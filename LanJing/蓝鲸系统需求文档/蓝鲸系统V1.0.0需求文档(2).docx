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34B49" w14:textId="3BE6AE25" w:rsidR="00D31975" w:rsidRPr="00D31975" w:rsidRDefault="006B5E86">
      <w:pPr>
        <w:jc w:val="center"/>
        <w:rPr>
          <w:ins w:id="0" w:author="haha" w:date="2019-07-23T16:45:00Z"/>
          <w:rFonts w:ascii="黑体" w:eastAsia="黑体" w:hAnsi="黑体"/>
          <w:sz w:val="84"/>
          <w:szCs w:val="84"/>
          <w:rPrChange w:id="1" w:author="haha" w:date="2019-07-23T16:46:00Z">
            <w:rPr>
              <w:ins w:id="2" w:author="haha" w:date="2019-07-23T16:45:00Z"/>
            </w:rPr>
          </w:rPrChange>
        </w:rPr>
        <w:pPrChange w:id="3" w:author="haha" w:date="2019-07-23T16:46:00Z">
          <w:pPr>
            <w:pStyle w:val="1"/>
            <w:jc w:val="center"/>
          </w:pPr>
        </w:pPrChange>
      </w:pPr>
      <w:r w:rsidRPr="00D31975">
        <w:rPr>
          <w:rFonts w:ascii="黑体" w:eastAsia="黑体" w:hAnsi="黑体" w:hint="eastAsia"/>
          <w:sz w:val="84"/>
          <w:szCs w:val="84"/>
          <w:rPrChange w:id="4" w:author="haha" w:date="2019-07-23T16:46:00Z">
            <w:rPr>
              <w:rFonts w:hint="eastAsia"/>
              <w:b w:val="0"/>
              <w:bCs w:val="0"/>
            </w:rPr>
          </w:rPrChange>
        </w:rPr>
        <w:t>蓝鲸系统</w:t>
      </w:r>
      <w:r w:rsidRPr="00D31975">
        <w:rPr>
          <w:rFonts w:ascii="黑体" w:eastAsia="黑体" w:hAnsi="黑体"/>
          <w:sz w:val="84"/>
          <w:szCs w:val="84"/>
          <w:rPrChange w:id="5" w:author="haha" w:date="2019-07-23T16:46:00Z">
            <w:rPr>
              <w:b w:val="0"/>
              <w:bCs w:val="0"/>
            </w:rPr>
          </w:rPrChange>
        </w:rPr>
        <w:t>V1.0.0</w:t>
      </w:r>
    </w:p>
    <w:p w14:paraId="666CF6BF" w14:textId="357AF53B" w:rsidR="00CE275A" w:rsidRPr="00D31975" w:rsidRDefault="00D31975">
      <w:pPr>
        <w:widowControl/>
        <w:tabs>
          <w:tab w:val="left" w:pos="1875"/>
        </w:tabs>
        <w:jc w:val="left"/>
        <w:rPr>
          <w:ins w:id="6" w:author="haha" w:date="2019-07-23T16:32:00Z"/>
        </w:rPr>
        <w:pPrChange w:id="7" w:author="haha" w:date="2019-07-23T16:46:00Z">
          <w:pPr>
            <w:pStyle w:val="1"/>
            <w:jc w:val="center"/>
          </w:pPr>
        </w:pPrChange>
      </w:pPr>
      <w:ins w:id="8" w:author="haha" w:date="2019-07-23T16:45:00Z">
        <w:r>
          <w:br w:type="page"/>
        </w:r>
      </w:ins>
    </w:p>
    <w:customXmlInsRangeStart w:id="9" w:author="haha" w:date="2019-07-23T16:33:00Z"/>
    <w:sdt>
      <w:sdtPr>
        <w:rPr>
          <w:rFonts w:asciiTheme="majorEastAsia" w:eastAsiaTheme="minorEastAsia" w:hAnsiTheme="majorEastAsia" w:cstheme="minorBidi"/>
          <w:color w:val="auto"/>
          <w:kern w:val="2"/>
          <w:sz w:val="28"/>
          <w:szCs w:val="28"/>
          <w:lang w:val="zh-CN"/>
        </w:rPr>
        <w:id w:val="-17474370"/>
        <w:docPartObj>
          <w:docPartGallery w:val="Table of Contents"/>
          <w:docPartUnique/>
        </w:docPartObj>
      </w:sdtPr>
      <w:sdtContent>
        <w:customXmlInsRangeEnd w:id="9"/>
        <w:p w14:paraId="5204D56A" w14:textId="4411E4F0" w:rsidR="00225374" w:rsidRPr="000F2EDC" w:rsidRDefault="00225374">
          <w:pPr>
            <w:pStyle w:val="TOC"/>
            <w:rPr>
              <w:ins w:id="10" w:author="haha" w:date="2019-07-23T16:33:00Z"/>
              <w:rFonts w:asciiTheme="majorEastAsia" w:hAnsiTheme="majorEastAsia"/>
              <w:sz w:val="28"/>
              <w:szCs w:val="28"/>
              <w:rPrChange w:id="11" w:author="haha" w:date="2019-07-23T17:29:00Z">
                <w:rPr>
                  <w:ins w:id="12" w:author="haha" w:date="2019-07-23T16:33:00Z"/>
                </w:rPr>
              </w:rPrChange>
            </w:rPr>
          </w:pPr>
          <w:ins w:id="13" w:author="haha" w:date="2019-07-23T16:33:00Z">
            <w:r w:rsidRPr="000F2EDC">
              <w:rPr>
                <w:rFonts w:asciiTheme="majorEastAsia" w:hAnsiTheme="majorEastAsia" w:hint="eastAsia"/>
                <w:sz w:val="28"/>
                <w:szCs w:val="28"/>
                <w:lang w:val="zh-CN"/>
                <w:rPrChange w:id="14" w:author="haha" w:date="2019-07-23T17:29:00Z">
                  <w:rPr>
                    <w:rFonts w:hint="eastAsia"/>
                    <w:lang w:val="zh-CN"/>
                  </w:rPr>
                </w:rPrChange>
              </w:rPr>
              <w:t>目录</w:t>
            </w:r>
          </w:ins>
        </w:p>
        <w:p w14:paraId="0E28BB26" w14:textId="0C615A94" w:rsidR="000F2EDC" w:rsidRPr="000F2EDC" w:rsidRDefault="00225374">
          <w:pPr>
            <w:pStyle w:val="TOC1"/>
            <w:tabs>
              <w:tab w:val="right" w:leader="dot" w:pos="8290"/>
            </w:tabs>
            <w:rPr>
              <w:ins w:id="15" w:author="haha" w:date="2019-07-23T17:29:00Z"/>
              <w:rFonts w:asciiTheme="majorEastAsia" w:eastAsiaTheme="majorEastAsia" w:hAnsiTheme="majorEastAsia"/>
              <w:noProof/>
              <w:sz w:val="28"/>
              <w:szCs w:val="28"/>
              <w:rPrChange w:id="16" w:author="haha" w:date="2019-07-23T17:29:00Z">
                <w:rPr>
                  <w:ins w:id="17" w:author="haha" w:date="2019-07-23T17:29:00Z"/>
                  <w:noProof/>
                  <w:sz w:val="21"/>
                  <w:szCs w:val="22"/>
                </w:rPr>
              </w:rPrChange>
            </w:rPr>
          </w:pPr>
          <w:ins w:id="18" w:author="haha" w:date="2019-07-23T16:33:00Z">
            <w:r w:rsidRPr="000F2EDC">
              <w:rPr>
                <w:rFonts w:asciiTheme="majorEastAsia" w:eastAsiaTheme="majorEastAsia" w:hAnsiTheme="majorEastAsia"/>
                <w:sz w:val="28"/>
                <w:szCs w:val="28"/>
                <w:rPrChange w:id="19" w:author="haha" w:date="2019-07-23T17:29:00Z">
                  <w:rPr/>
                </w:rPrChange>
              </w:rPr>
              <w:fldChar w:fldCharType="begin"/>
            </w:r>
            <w:r w:rsidRPr="000F2EDC">
              <w:rPr>
                <w:rFonts w:asciiTheme="majorEastAsia" w:eastAsiaTheme="majorEastAsia" w:hAnsiTheme="majorEastAsia"/>
                <w:sz w:val="28"/>
                <w:szCs w:val="28"/>
                <w:rPrChange w:id="20" w:author="haha" w:date="2019-07-23T17:29:00Z">
                  <w:rPr/>
                </w:rPrChange>
              </w:rPr>
              <w:instrText xml:space="preserve"> TOC \o "1-3" \h \z \u </w:instrText>
            </w:r>
            <w:r w:rsidRPr="000F2EDC">
              <w:rPr>
                <w:rFonts w:asciiTheme="majorEastAsia" w:eastAsiaTheme="majorEastAsia" w:hAnsiTheme="majorEastAsia"/>
                <w:sz w:val="28"/>
                <w:szCs w:val="28"/>
                <w:rPrChange w:id="21" w:author="haha" w:date="2019-07-23T17:29:00Z">
                  <w:rPr>
                    <w:b/>
                    <w:bCs/>
                    <w:lang w:val="zh-CN"/>
                  </w:rPr>
                </w:rPrChange>
              </w:rPr>
              <w:fldChar w:fldCharType="separate"/>
            </w:r>
          </w:ins>
          <w:ins w:id="22" w:author="haha" w:date="2019-07-23T17:29:00Z">
            <w:r w:rsidR="000F2EDC" w:rsidRPr="000F2EDC">
              <w:rPr>
                <w:rStyle w:val="af"/>
                <w:rFonts w:asciiTheme="majorEastAsia" w:eastAsiaTheme="majorEastAsia" w:hAnsiTheme="majorEastAsia"/>
                <w:noProof/>
                <w:sz w:val="28"/>
                <w:szCs w:val="28"/>
                <w:rPrChange w:id="23" w:author="haha" w:date="2019-07-23T17:29:00Z">
                  <w:rPr>
                    <w:rStyle w:val="af"/>
                    <w:noProof/>
                  </w:rPr>
                </w:rPrChange>
              </w:rPr>
              <w:fldChar w:fldCharType="begin"/>
            </w:r>
            <w:r w:rsidR="000F2EDC" w:rsidRPr="000F2EDC">
              <w:rPr>
                <w:rStyle w:val="af"/>
                <w:rFonts w:asciiTheme="majorEastAsia" w:eastAsiaTheme="majorEastAsia" w:hAnsiTheme="majorEastAsia"/>
                <w:noProof/>
                <w:sz w:val="28"/>
                <w:szCs w:val="28"/>
                <w:rPrChange w:id="24" w:author="haha" w:date="2019-07-23T17:29:00Z">
                  <w:rPr>
                    <w:rStyle w:val="af"/>
                    <w:noProof/>
                  </w:rPr>
                </w:rPrChange>
              </w:rPr>
              <w:instrText xml:space="preserve"> </w:instrText>
            </w:r>
            <w:r w:rsidR="000F2EDC" w:rsidRPr="000F2EDC">
              <w:rPr>
                <w:rFonts w:asciiTheme="majorEastAsia" w:eastAsiaTheme="majorEastAsia" w:hAnsiTheme="majorEastAsia"/>
                <w:noProof/>
                <w:sz w:val="28"/>
                <w:szCs w:val="28"/>
                <w:rPrChange w:id="25" w:author="haha" w:date="2019-07-23T17:29:00Z">
                  <w:rPr>
                    <w:noProof/>
                  </w:rPr>
                </w:rPrChange>
              </w:rPr>
              <w:instrText>HYPERLINK \l "_Toc14795452"</w:instrText>
            </w:r>
            <w:r w:rsidR="000F2EDC" w:rsidRPr="000F2EDC">
              <w:rPr>
                <w:rStyle w:val="af"/>
                <w:rFonts w:asciiTheme="majorEastAsia" w:eastAsiaTheme="majorEastAsia" w:hAnsiTheme="majorEastAsia"/>
                <w:noProof/>
                <w:sz w:val="28"/>
                <w:szCs w:val="28"/>
                <w:rPrChange w:id="26" w:author="haha" w:date="2019-07-23T17:29:00Z">
                  <w:rPr>
                    <w:rStyle w:val="af"/>
                    <w:noProof/>
                  </w:rPr>
                </w:rPrChange>
              </w:rPr>
              <w:instrText xml:space="preserve"> </w:instrText>
            </w:r>
            <w:r w:rsidR="000F2EDC" w:rsidRPr="000F2EDC">
              <w:rPr>
                <w:rStyle w:val="af"/>
                <w:rFonts w:asciiTheme="majorEastAsia" w:eastAsiaTheme="majorEastAsia" w:hAnsiTheme="majorEastAsia"/>
                <w:noProof/>
                <w:sz w:val="28"/>
                <w:szCs w:val="28"/>
                <w:rPrChange w:id="27" w:author="haha" w:date="2019-07-23T17:29:00Z">
                  <w:rPr>
                    <w:rStyle w:val="af"/>
                    <w:noProof/>
                  </w:rPr>
                </w:rPrChange>
              </w:rPr>
              <w:fldChar w:fldCharType="separate"/>
            </w:r>
            <w:r w:rsidR="000F2EDC" w:rsidRPr="000F2EDC">
              <w:rPr>
                <w:rStyle w:val="af"/>
                <w:rFonts w:asciiTheme="majorEastAsia" w:eastAsiaTheme="majorEastAsia" w:hAnsiTheme="majorEastAsia" w:hint="eastAsia"/>
                <w:noProof/>
                <w:sz w:val="28"/>
                <w:szCs w:val="28"/>
                <w:rPrChange w:id="28" w:author="haha" w:date="2019-07-23T17:29:00Z">
                  <w:rPr>
                    <w:rStyle w:val="af"/>
                    <w:rFonts w:hint="eastAsia"/>
                    <w:noProof/>
                  </w:rPr>
                </w:rPrChange>
              </w:rPr>
              <w:t>概要</w:t>
            </w:r>
            <w:r w:rsidR="000F2EDC" w:rsidRPr="000F2EDC">
              <w:rPr>
                <w:rFonts w:asciiTheme="majorEastAsia" w:eastAsiaTheme="majorEastAsia" w:hAnsiTheme="majorEastAsia"/>
                <w:noProof/>
                <w:webHidden/>
                <w:sz w:val="28"/>
                <w:szCs w:val="28"/>
                <w:rPrChange w:id="29" w:author="haha" w:date="2019-07-23T17:29:00Z">
                  <w:rPr>
                    <w:noProof/>
                    <w:webHidden/>
                  </w:rPr>
                </w:rPrChange>
              </w:rPr>
              <w:tab/>
            </w:r>
            <w:r w:rsidR="000F2EDC" w:rsidRPr="000F2EDC">
              <w:rPr>
                <w:rFonts w:asciiTheme="majorEastAsia" w:eastAsiaTheme="majorEastAsia" w:hAnsiTheme="majorEastAsia"/>
                <w:noProof/>
                <w:webHidden/>
                <w:sz w:val="28"/>
                <w:szCs w:val="28"/>
                <w:rPrChange w:id="30" w:author="haha" w:date="2019-07-23T17:29:00Z">
                  <w:rPr>
                    <w:noProof/>
                    <w:webHidden/>
                  </w:rPr>
                </w:rPrChange>
              </w:rPr>
              <w:fldChar w:fldCharType="begin"/>
            </w:r>
            <w:r w:rsidR="000F2EDC" w:rsidRPr="000F2EDC">
              <w:rPr>
                <w:rFonts w:asciiTheme="majorEastAsia" w:eastAsiaTheme="majorEastAsia" w:hAnsiTheme="majorEastAsia"/>
                <w:noProof/>
                <w:webHidden/>
                <w:sz w:val="28"/>
                <w:szCs w:val="28"/>
                <w:rPrChange w:id="31" w:author="haha" w:date="2019-07-23T17:29:00Z">
                  <w:rPr>
                    <w:noProof/>
                    <w:webHidden/>
                  </w:rPr>
                </w:rPrChange>
              </w:rPr>
              <w:instrText xml:space="preserve"> PAGEREF _Toc14795452 \h </w:instrText>
            </w:r>
          </w:ins>
          <w:r w:rsidR="000F2EDC" w:rsidRPr="000F2EDC">
            <w:rPr>
              <w:rFonts w:asciiTheme="majorEastAsia" w:eastAsiaTheme="majorEastAsia" w:hAnsiTheme="majorEastAsia"/>
              <w:noProof/>
              <w:webHidden/>
              <w:sz w:val="28"/>
              <w:szCs w:val="28"/>
              <w:rPrChange w:id="32" w:author="haha" w:date="2019-07-23T17:29:00Z">
                <w:rPr>
                  <w:rFonts w:asciiTheme="majorEastAsia" w:eastAsiaTheme="majorEastAsia" w:hAnsiTheme="majorEastAsia"/>
                  <w:noProof/>
                  <w:webHidden/>
                  <w:sz w:val="28"/>
                  <w:szCs w:val="28"/>
                </w:rPr>
              </w:rPrChange>
            </w:rPr>
          </w:r>
          <w:r w:rsidR="000F2EDC" w:rsidRPr="000F2EDC">
            <w:rPr>
              <w:rFonts w:asciiTheme="majorEastAsia" w:eastAsiaTheme="majorEastAsia" w:hAnsiTheme="majorEastAsia"/>
              <w:noProof/>
              <w:webHidden/>
              <w:sz w:val="28"/>
              <w:szCs w:val="28"/>
              <w:rPrChange w:id="33" w:author="haha" w:date="2019-07-23T17:29:00Z">
                <w:rPr>
                  <w:noProof/>
                  <w:webHidden/>
                </w:rPr>
              </w:rPrChange>
            </w:rPr>
            <w:fldChar w:fldCharType="separate"/>
          </w:r>
          <w:ins w:id="34" w:author="haha" w:date="2019-07-23T17:29:00Z">
            <w:r w:rsidR="000F2EDC" w:rsidRPr="000F2EDC">
              <w:rPr>
                <w:rFonts w:asciiTheme="majorEastAsia" w:eastAsiaTheme="majorEastAsia" w:hAnsiTheme="majorEastAsia"/>
                <w:noProof/>
                <w:webHidden/>
                <w:sz w:val="28"/>
                <w:szCs w:val="28"/>
                <w:rPrChange w:id="35" w:author="haha" w:date="2019-07-23T17:29:00Z">
                  <w:rPr>
                    <w:noProof/>
                    <w:webHidden/>
                  </w:rPr>
                </w:rPrChange>
              </w:rPr>
              <w:t>3</w:t>
            </w:r>
            <w:r w:rsidR="000F2EDC" w:rsidRPr="000F2EDC">
              <w:rPr>
                <w:rFonts w:asciiTheme="majorEastAsia" w:eastAsiaTheme="majorEastAsia" w:hAnsiTheme="majorEastAsia"/>
                <w:noProof/>
                <w:webHidden/>
                <w:sz w:val="28"/>
                <w:szCs w:val="28"/>
                <w:rPrChange w:id="36" w:author="haha" w:date="2019-07-23T17:29:00Z">
                  <w:rPr>
                    <w:noProof/>
                    <w:webHidden/>
                  </w:rPr>
                </w:rPrChange>
              </w:rPr>
              <w:fldChar w:fldCharType="end"/>
            </w:r>
            <w:r w:rsidR="000F2EDC" w:rsidRPr="000F2EDC">
              <w:rPr>
                <w:rStyle w:val="af"/>
                <w:rFonts w:asciiTheme="majorEastAsia" w:eastAsiaTheme="majorEastAsia" w:hAnsiTheme="majorEastAsia"/>
                <w:noProof/>
                <w:sz w:val="28"/>
                <w:szCs w:val="28"/>
                <w:rPrChange w:id="37" w:author="haha" w:date="2019-07-23T17:29:00Z">
                  <w:rPr>
                    <w:rStyle w:val="af"/>
                    <w:noProof/>
                  </w:rPr>
                </w:rPrChange>
              </w:rPr>
              <w:fldChar w:fldCharType="end"/>
            </w:r>
          </w:ins>
        </w:p>
        <w:p w14:paraId="4BA05567" w14:textId="21083CFD" w:rsidR="000F2EDC" w:rsidRPr="000F2EDC" w:rsidRDefault="000F2EDC">
          <w:pPr>
            <w:pStyle w:val="TOC1"/>
            <w:tabs>
              <w:tab w:val="right" w:leader="dot" w:pos="8290"/>
            </w:tabs>
            <w:rPr>
              <w:ins w:id="38" w:author="haha" w:date="2019-07-23T17:29:00Z"/>
              <w:rFonts w:asciiTheme="majorEastAsia" w:eastAsiaTheme="majorEastAsia" w:hAnsiTheme="majorEastAsia"/>
              <w:noProof/>
              <w:sz w:val="28"/>
              <w:szCs w:val="28"/>
              <w:rPrChange w:id="39" w:author="haha" w:date="2019-07-23T17:29:00Z">
                <w:rPr>
                  <w:ins w:id="40" w:author="haha" w:date="2019-07-23T17:29:00Z"/>
                  <w:noProof/>
                  <w:sz w:val="21"/>
                  <w:szCs w:val="22"/>
                </w:rPr>
              </w:rPrChange>
            </w:rPr>
          </w:pPr>
          <w:ins w:id="41" w:author="haha" w:date="2019-07-23T17:29:00Z">
            <w:r w:rsidRPr="000F2EDC">
              <w:rPr>
                <w:rStyle w:val="af"/>
                <w:rFonts w:asciiTheme="majorEastAsia" w:eastAsiaTheme="majorEastAsia" w:hAnsiTheme="majorEastAsia"/>
                <w:noProof/>
                <w:sz w:val="28"/>
                <w:szCs w:val="28"/>
                <w:rPrChange w:id="4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4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44" w:author="haha" w:date="2019-07-23T17:29:00Z">
                  <w:rPr>
                    <w:noProof/>
                  </w:rPr>
                </w:rPrChange>
              </w:rPr>
              <w:instrText>HYPERLINK \l "_Toc14795453"</w:instrText>
            </w:r>
            <w:r w:rsidRPr="000F2EDC">
              <w:rPr>
                <w:rStyle w:val="af"/>
                <w:rFonts w:asciiTheme="majorEastAsia" w:eastAsiaTheme="majorEastAsia" w:hAnsiTheme="majorEastAsia"/>
                <w:noProof/>
                <w:sz w:val="28"/>
                <w:szCs w:val="28"/>
                <w:rPrChange w:id="4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46" w:author="haha" w:date="2019-07-23T17:29:00Z">
                  <w:rPr>
                    <w:rStyle w:val="af"/>
                    <w:noProof/>
                  </w:rPr>
                </w:rPrChange>
              </w:rPr>
              <w:fldChar w:fldCharType="separate"/>
            </w:r>
            <w:r w:rsidRPr="000F2EDC">
              <w:rPr>
                <w:rStyle w:val="af"/>
                <w:rFonts w:asciiTheme="majorEastAsia" w:eastAsiaTheme="majorEastAsia" w:hAnsiTheme="majorEastAsia" w:hint="eastAsia"/>
                <w:noProof/>
                <w:sz w:val="28"/>
                <w:szCs w:val="28"/>
                <w:rPrChange w:id="47" w:author="haha" w:date="2019-07-23T17:29:00Z">
                  <w:rPr>
                    <w:rStyle w:val="af"/>
                    <w:rFonts w:hint="eastAsia"/>
                    <w:noProof/>
                  </w:rPr>
                </w:rPrChange>
              </w:rPr>
              <w:t>系统框架交互说明</w:t>
            </w:r>
            <w:r w:rsidRPr="000F2EDC">
              <w:rPr>
                <w:rFonts w:asciiTheme="majorEastAsia" w:eastAsiaTheme="majorEastAsia" w:hAnsiTheme="majorEastAsia"/>
                <w:noProof/>
                <w:webHidden/>
                <w:sz w:val="28"/>
                <w:szCs w:val="28"/>
                <w:rPrChange w:id="48" w:author="haha" w:date="2019-07-23T17:29:00Z">
                  <w:rPr>
                    <w:noProof/>
                    <w:webHidden/>
                  </w:rPr>
                </w:rPrChange>
              </w:rPr>
              <w:tab/>
            </w:r>
            <w:r w:rsidRPr="000F2EDC">
              <w:rPr>
                <w:rFonts w:asciiTheme="majorEastAsia" w:eastAsiaTheme="majorEastAsia" w:hAnsiTheme="majorEastAsia"/>
                <w:noProof/>
                <w:webHidden/>
                <w:sz w:val="28"/>
                <w:szCs w:val="28"/>
                <w:rPrChange w:id="49"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50" w:author="haha" w:date="2019-07-23T17:29:00Z">
                  <w:rPr>
                    <w:noProof/>
                    <w:webHidden/>
                  </w:rPr>
                </w:rPrChange>
              </w:rPr>
              <w:instrText xml:space="preserve"> PAGEREF _Toc14795453 \h </w:instrText>
            </w:r>
          </w:ins>
          <w:r w:rsidRPr="000F2EDC">
            <w:rPr>
              <w:rFonts w:asciiTheme="majorEastAsia" w:eastAsiaTheme="majorEastAsia" w:hAnsiTheme="majorEastAsia"/>
              <w:noProof/>
              <w:webHidden/>
              <w:sz w:val="28"/>
              <w:szCs w:val="28"/>
              <w:rPrChange w:id="51"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52" w:author="haha" w:date="2019-07-23T17:29:00Z">
                <w:rPr>
                  <w:noProof/>
                  <w:webHidden/>
                </w:rPr>
              </w:rPrChange>
            </w:rPr>
            <w:fldChar w:fldCharType="separate"/>
          </w:r>
          <w:ins w:id="53" w:author="haha" w:date="2019-07-23T17:29:00Z">
            <w:r w:rsidRPr="000F2EDC">
              <w:rPr>
                <w:rFonts w:asciiTheme="majorEastAsia" w:eastAsiaTheme="majorEastAsia" w:hAnsiTheme="majorEastAsia"/>
                <w:noProof/>
                <w:webHidden/>
                <w:sz w:val="28"/>
                <w:szCs w:val="28"/>
                <w:rPrChange w:id="54" w:author="haha" w:date="2019-07-23T17:29:00Z">
                  <w:rPr>
                    <w:noProof/>
                    <w:webHidden/>
                  </w:rPr>
                </w:rPrChange>
              </w:rPr>
              <w:t>5</w:t>
            </w:r>
            <w:r w:rsidRPr="000F2EDC">
              <w:rPr>
                <w:rFonts w:asciiTheme="majorEastAsia" w:eastAsiaTheme="majorEastAsia" w:hAnsiTheme="majorEastAsia"/>
                <w:noProof/>
                <w:webHidden/>
                <w:sz w:val="28"/>
                <w:szCs w:val="28"/>
                <w:rPrChange w:id="55"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56" w:author="haha" w:date="2019-07-23T17:29:00Z">
                  <w:rPr>
                    <w:rStyle w:val="af"/>
                    <w:noProof/>
                  </w:rPr>
                </w:rPrChange>
              </w:rPr>
              <w:fldChar w:fldCharType="end"/>
            </w:r>
          </w:ins>
        </w:p>
        <w:p w14:paraId="60F93DE3" w14:textId="4A3F94B4" w:rsidR="000F2EDC" w:rsidRPr="000F2EDC" w:rsidRDefault="000F2EDC">
          <w:pPr>
            <w:pStyle w:val="TOC1"/>
            <w:tabs>
              <w:tab w:val="right" w:leader="dot" w:pos="8290"/>
            </w:tabs>
            <w:rPr>
              <w:ins w:id="57" w:author="haha" w:date="2019-07-23T17:29:00Z"/>
              <w:rFonts w:asciiTheme="majorEastAsia" w:eastAsiaTheme="majorEastAsia" w:hAnsiTheme="majorEastAsia"/>
              <w:noProof/>
              <w:sz w:val="28"/>
              <w:szCs w:val="28"/>
              <w:rPrChange w:id="58" w:author="haha" w:date="2019-07-23T17:29:00Z">
                <w:rPr>
                  <w:ins w:id="59" w:author="haha" w:date="2019-07-23T17:29:00Z"/>
                  <w:noProof/>
                  <w:sz w:val="21"/>
                  <w:szCs w:val="22"/>
                </w:rPr>
              </w:rPrChange>
            </w:rPr>
          </w:pPr>
          <w:ins w:id="60" w:author="haha" w:date="2019-07-23T17:29:00Z">
            <w:r w:rsidRPr="000F2EDC">
              <w:rPr>
                <w:rStyle w:val="af"/>
                <w:rFonts w:asciiTheme="majorEastAsia" w:eastAsiaTheme="majorEastAsia" w:hAnsiTheme="majorEastAsia"/>
                <w:noProof/>
                <w:sz w:val="28"/>
                <w:szCs w:val="28"/>
                <w:rPrChange w:id="61"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62"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63" w:author="haha" w:date="2019-07-23T17:29:00Z">
                  <w:rPr>
                    <w:noProof/>
                  </w:rPr>
                </w:rPrChange>
              </w:rPr>
              <w:instrText>HYPERLINK \l "_Toc14795454"</w:instrText>
            </w:r>
            <w:r w:rsidRPr="000F2EDC">
              <w:rPr>
                <w:rStyle w:val="af"/>
                <w:rFonts w:asciiTheme="majorEastAsia" w:eastAsiaTheme="majorEastAsia" w:hAnsiTheme="majorEastAsia"/>
                <w:noProof/>
                <w:sz w:val="28"/>
                <w:szCs w:val="28"/>
                <w:rPrChange w:id="64"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65" w:author="haha" w:date="2019-07-23T17:29:00Z">
                  <w:rPr>
                    <w:rStyle w:val="af"/>
                    <w:noProof/>
                  </w:rPr>
                </w:rPrChange>
              </w:rPr>
              <w:fldChar w:fldCharType="separate"/>
            </w:r>
            <w:r w:rsidRPr="000F2EDC">
              <w:rPr>
                <w:rStyle w:val="af"/>
                <w:rFonts w:asciiTheme="majorEastAsia" w:eastAsiaTheme="majorEastAsia" w:hAnsiTheme="majorEastAsia" w:hint="eastAsia"/>
                <w:noProof/>
                <w:sz w:val="28"/>
                <w:szCs w:val="28"/>
                <w:rPrChange w:id="66" w:author="haha" w:date="2019-07-23T17:29:00Z">
                  <w:rPr>
                    <w:rStyle w:val="af"/>
                    <w:rFonts w:hint="eastAsia"/>
                    <w:noProof/>
                  </w:rPr>
                </w:rPrChange>
              </w:rPr>
              <w:t>登录页面</w:t>
            </w:r>
            <w:r w:rsidRPr="000F2EDC">
              <w:rPr>
                <w:rFonts w:asciiTheme="majorEastAsia" w:eastAsiaTheme="majorEastAsia" w:hAnsiTheme="majorEastAsia"/>
                <w:noProof/>
                <w:webHidden/>
                <w:sz w:val="28"/>
                <w:szCs w:val="28"/>
                <w:rPrChange w:id="67" w:author="haha" w:date="2019-07-23T17:29:00Z">
                  <w:rPr>
                    <w:noProof/>
                    <w:webHidden/>
                  </w:rPr>
                </w:rPrChange>
              </w:rPr>
              <w:tab/>
            </w:r>
            <w:r w:rsidRPr="000F2EDC">
              <w:rPr>
                <w:rFonts w:asciiTheme="majorEastAsia" w:eastAsiaTheme="majorEastAsia" w:hAnsiTheme="majorEastAsia"/>
                <w:noProof/>
                <w:webHidden/>
                <w:sz w:val="28"/>
                <w:szCs w:val="28"/>
                <w:rPrChange w:id="6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69" w:author="haha" w:date="2019-07-23T17:29:00Z">
                  <w:rPr>
                    <w:noProof/>
                    <w:webHidden/>
                  </w:rPr>
                </w:rPrChange>
              </w:rPr>
              <w:instrText xml:space="preserve"> PAGEREF _Toc14795454 \h </w:instrText>
            </w:r>
          </w:ins>
          <w:r w:rsidRPr="000F2EDC">
            <w:rPr>
              <w:rFonts w:asciiTheme="majorEastAsia" w:eastAsiaTheme="majorEastAsia" w:hAnsiTheme="majorEastAsia"/>
              <w:noProof/>
              <w:webHidden/>
              <w:sz w:val="28"/>
              <w:szCs w:val="28"/>
              <w:rPrChange w:id="7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71" w:author="haha" w:date="2019-07-23T17:29:00Z">
                <w:rPr>
                  <w:noProof/>
                  <w:webHidden/>
                </w:rPr>
              </w:rPrChange>
            </w:rPr>
            <w:fldChar w:fldCharType="separate"/>
          </w:r>
          <w:ins w:id="72" w:author="haha" w:date="2019-07-23T17:29:00Z">
            <w:r w:rsidRPr="000F2EDC">
              <w:rPr>
                <w:rFonts w:asciiTheme="majorEastAsia" w:eastAsiaTheme="majorEastAsia" w:hAnsiTheme="majorEastAsia"/>
                <w:noProof/>
                <w:webHidden/>
                <w:sz w:val="28"/>
                <w:szCs w:val="28"/>
                <w:rPrChange w:id="73" w:author="haha" w:date="2019-07-23T17:29:00Z">
                  <w:rPr>
                    <w:noProof/>
                    <w:webHidden/>
                  </w:rPr>
                </w:rPrChange>
              </w:rPr>
              <w:t>6</w:t>
            </w:r>
            <w:r w:rsidRPr="000F2EDC">
              <w:rPr>
                <w:rFonts w:asciiTheme="majorEastAsia" w:eastAsiaTheme="majorEastAsia" w:hAnsiTheme="majorEastAsia"/>
                <w:noProof/>
                <w:webHidden/>
                <w:sz w:val="28"/>
                <w:szCs w:val="28"/>
                <w:rPrChange w:id="7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75" w:author="haha" w:date="2019-07-23T17:29:00Z">
                  <w:rPr>
                    <w:rStyle w:val="af"/>
                    <w:noProof/>
                  </w:rPr>
                </w:rPrChange>
              </w:rPr>
              <w:fldChar w:fldCharType="end"/>
            </w:r>
          </w:ins>
        </w:p>
        <w:p w14:paraId="54C815C4" w14:textId="5B8FA782" w:rsidR="000F2EDC" w:rsidRPr="000F2EDC" w:rsidRDefault="000F2EDC">
          <w:pPr>
            <w:pStyle w:val="TOC1"/>
            <w:tabs>
              <w:tab w:val="right" w:leader="dot" w:pos="8290"/>
            </w:tabs>
            <w:rPr>
              <w:ins w:id="76" w:author="haha" w:date="2019-07-23T17:29:00Z"/>
              <w:rFonts w:asciiTheme="majorEastAsia" w:eastAsiaTheme="majorEastAsia" w:hAnsiTheme="majorEastAsia"/>
              <w:noProof/>
              <w:sz w:val="28"/>
              <w:szCs w:val="28"/>
              <w:rPrChange w:id="77" w:author="haha" w:date="2019-07-23T17:29:00Z">
                <w:rPr>
                  <w:ins w:id="78" w:author="haha" w:date="2019-07-23T17:29:00Z"/>
                  <w:noProof/>
                  <w:sz w:val="21"/>
                  <w:szCs w:val="22"/>
                </w:rPr>
              </w:rPrChange>
            </w:rPr>
          </w:pPr>
          <w:ins w:id="79" w:author="haha" w:date="2019-07-23T17:29:00Z">
            <w:r w:rsidRPr="000F2EDC">
              <w:rPr>
                <w:rStyle w:val="af"/>
                <w:rFonts w:asciiTheme="majorEastAsia" w:eastAsiaTheme="majorEastAsia" w:hAnsiTheme="majorEastAsia"/>
                <w:noProof/>
                <w:sz w:val="28"/>
                <w:szCs w:val="28"/>
                <w:rPrChange w:id="8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8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82" w:author="haha" w:date="2019-07-23T17:29:00Z">
                  <w:rPr>
                    <w:noProof/>
                  </w:rPr>
                </w:rPrChange>
              </w:rPr>
              <w:instrText>HYPERLINK \l "_Toc14795455"</w:instrText>
            </w:r>
            <w:r w:rsidRPr="000F2EDC">
              <w:rPr>
                <w:rStyle w:val="af"/>
                <w:rFonts w:asciiTheme="majorEastAsia" w:eastAsiaTheme="majorEastAsia" w:hAnsiTheme="majorEastAsia"/>
                <w:noProof/>
                <w:sz w:val="28"/>
                <w:szCs w:val="28"/>
                <w:rPrChange w:id="8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8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85" w:author="haha" w:date="2019-07-23T17:29:00Z">
                  <w:rPr>
                    <w:rStyle w:val="af"/>
                    <w:noProof/>
                  </w:rPr>
                </w:rPrChange>
              </w:rPr>
              <w:t>1</w:t>
            </w:r>
            <w:r w:rsidRPr="000F2EDC">
              <w:rPr>
                <w:rStyle w:val="af"/>
                <w:rFonts w:asciiTheme="majorEastAsia" w:eastAsiaTheme="majorEastAsia" w:hAnsiTheme="majorEastAsia" w:hint="eastAsia"/>
                <w:noProof/>
                <w:sz w:val="28"/>
                <w:szCs w:val="28"/>
                <w:rPrChange w:id="86" w:author="haha" w:date="2019-07-23T17:29:00Z">
                  <w:rPr>
                    <w:rStyle w:val="af"/>
                    <w:rFonts w:hint="eastAsia"/>
                    <w:noProof/>
                  </w:rPr>
                </w:rPrChange>
              </w:rPr>
              <w:t>数据平台</w:t>
            </w:r>
            <w:r w:rsidRPr="000F2EDC">
              <w:rPr>
                <w:rFonts w:asciiTheme="majorEastAsia" w:eastAsiaTheme="majorEastAsia" w:hAnsiTheme="majorEastAsia"/>
                <w:noProof/>
                <w:webHidden/>
                <w:sz w:val="28"/>
                <w:szCs w:val="28"/>
                <w:rPrChange w:id="87" w:author="haha" w:date="2019-07-23T17:29:00Z">
                  <w:rPr>
                    <w:noProof/>
                    <w:webHidden/>
                  </w:rPr>
                </w:rPrChange>
              </w:rPr>
              <w:tab/>
            </w:r>
            <w:r w:rsidRPr="000F2EDC">
              <w:rPr>
                <w:rFonts w:asciiTheme="majorEastAsia" w:eastAsiaTheme="majorEastAsia" w:hAnsiTheme="majorEastAsia"/>
                <w:noProof/>
                <w:webHidden/>
                <w:sz w:val="28"/>
                <w:szCs w:val="28"/>
                <w:rPrChange w:id="8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89" w:author="haha" w:date="2019-07-23T17:29:00Z">
                  <w:rPr>
                    <w:noProof/>
                    <w:webHidden/>
                  </w:rPr>
                </w:rPrChange>
              </w:rPr>
              <w:instrText xml:space="preserve"> PAGEREF _Toc14795455 \h </w:instrText>
            </w:r>
          </w:ins>
          <w:r w:rsidRPr="000F2EDC">
            <w:rPr>
              <w:rFonts w:asciiTheme="majorEastAsia" w:eastAsiaTheme="majorEastAsia" w:hAnsiTheme="majorEastAsia"/>
              <w:noProof/>
              <w:webHidden/>
              <w:sz w:val="28"/>
              <w:szCs w:val="28"/>
              <w:rPrChange w:id="9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91" w:author="haha" w:date="2019-07-23T17:29:00Z">
                <w:rPr>
                  <w:noProof/>
                  <w:webHidden/>
                </w:rPr>
              </w:rPrChange>
            </w:rPr>
            <w:fldChar w:fldCharType="separate"/>
          </w:r>
          <w:ins w:id="92" w:author="haha" w:date="2019-07-23T17:29:00Z">
            <w:r w:rsidRPr="000F2EDC">
              <w:rPr>
                <w:rFonts w:asciiTheme="majorEastAsia" w:eastAsiaTheme="majorEastAsia" w:hAnsiTheme="majorEastAsia"/>
                <w:noProof/>
                <w:webHidden/>
                <w:sz w:val="28"/>
                <w:szCs w:val="28"/>
                <w:rPrChange w:id="93" w:author="haha" w:date="2019-07-23T17:29:00Z">
                  <w:rPr>
                    <w:noProof/>
                    <w:webHidden/>
                  </w:rPr>
                </w:rPrChange>
              </w:rPr>
              <w:t>8</w:t>
            </w:r>
            <w:r w:rsidRPr="000F2EDC">
              <w:rPr>
                <w:rFonts w:asciiTheme="majorEastAsia" w:eastAsiaTheme="majorEastAsia" w:hAnsiTheme="majorEastAsia"/>
                <w:noProof/>
                <w:webHidden/>
                <w:sz w:val="28"/>
                <w:szCs w:val="28"/>
                <w:rPrChange w:id="9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95" w:author="haha" w:date="2019-07-23T17:29:00Z">
                  <w:rPr>
                    <w:rStyle w:val="af"/>
                    <w:noProof/>
                  </w:rPr>
                </w:rPrChange>
              </w:rPr>
              <w:fldChar w:fldCharType="end"/>
            </w:r>
          </w:ins>
        </w:p>
        <w:p w14:paraId="1AF7D40D" w14:textId="6BC8950A" w:rsidR="000F2EDC" w:rsidRPr="000F2EDC" w:rsidRDefault="000F2EDC">
          <w:pPr>
            <w:pStyle w:val="TOC2"/>
            <w:tabs>
              <w:tab w:val="right" w:leader="dot" w:pos="8290"/>
            </w:tabs>
            <w:ind w:left="480"/>
            <w:rPr>
              <w:ins w:id="96" w:author="haha" w:date="2019-07-23T17:29:00Z"/>
              <w:rFonts w:asciiTheme="majorEastAsia" w:eastAsiaTheme="majorEastAsia" w:hAnsiTheme="majorEastAsia"/>
              <w:noProof/>
              <w:sz w:val="28"/>
              <w:szCs w:val="28"/>
              <w:rPrChange w:id="97" w:author="haha" w:date="2019-07-23T17:29:00Z">
                <w:rPr>
                  <w:ins w:id="98" w:author="haha" w:date="2019-07-23T17:29:00Z"/>
                  <w:noProof/>
                  <w:sz w:val="21"/>
                  <w:szCs w:val="22"/>
                </w:rPr>
              </w:rPrChange>
            </w:rPr>
          </w:pPr>
          <w:ins w:id="99" w:author="haha" w:date="2019-07-23T17:29:00Z">
            <w:r w:rsidRPr="000F2EDC">
              <w:rPr>
                <w:rStyle w:val="af"/>
                <w:rFonts w:asciiTheme="majorEastAsia" w:eastAsiaTheme="majorEastAsia" w:hAnsiTheme="majorEastAsia"/>
                <w:noProof/>
                <w:sz w:val="28"/>
                <w:szCs w:val="28"/>
                <w:rPrChange w:id="10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0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02" w:author="haha" w:date="2019-07-23T17:29:00Z">
                  <w:rPr>
                    <w:noProof/>
                  </w:rPr>
                </w:rPrChange>
              </w:rPr>
              <w:instrText>HYPERLINK \l "_Toc14795456"</w:instrText>
            </w:r>
            <w:r w:rsidRPr="000F2EDC">
              <w:rPr>
                <w:rStyle w:val="af"/>
                <w:rFonts w:asciiTheme="majorEastAsia" w:eastAsiaTheme="majorEastAsia" w:hAnsiTheme="majorEastAsia"/>
                <w:noProof/>
                <w:sz w:val="28"/>
                <w:szCs w:val="28"/>
                <w:rPrChange w:id="10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0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05" w:author="haha" w:date="2019-07-23T17:29:00Z">
                  <w:rPr>
                    <w:rStyle w:val="af"/>
                    <w:noProof/>
                  </w:rPr>
                </w:rPrChange>
              </w:rPr>
              <w:t>1.1</w:t>
            </w:r>
            <w:r w:rsidRPr="000F2EDC">
              <w:rPr>
                <w:rStyle w:val="af"/>
                <w:rFonts w:asciiTheme="majorEastAsia" w:eastAsiaTheme="majorEastAsia" w:hAnsiTheme="majorEastAsia" w:hint="eastAsia"/>
                <w:noProof/>
                <w:sz w:val="28"/>
                <w:szCs w:val="28"/>
                <w:rPrChange w:id="106" w:author="haha" w:date="2019-07-23T17:29:00Z">
                  <w:rPr>
                    <w:rStyle w:val="af"/>
                    <w:rFonts w:hint="eastAsia"/>
                    <w:noProof/>
                  </w:rPr>
                </w:rPrChange>
              </w:rPr>
              <w:t>机构管理</w:t>
            </w:r>
            <w:r w:rsidRPr="000F2EDC">
              <w:rPr>
                <w:rFonts w:asciiTheme="majorEastAsia" w:eastAsiaTheme="majorEastAsia" w:hAnsiTheme="majorEastAsia"/>
                <w:noProof/>
                <w:webHidden/>
                <w:sz w:val="28"/>
                <w:szCs w:val="28"/>
                <w:rPrChange w:id="107" w:author="haha" w:date="2019-07-23T17:29:00Z">
                  <w:rPr>
                    <w:noProof/>
                    <w:webHidden/>
                  </w:rPr>
                </w:rPrChange>
              </w:rPr>
              <w:tab/>
            </w:r>
            <w:r w:rsidRPr="000F2EDC">
              <w:rPr>
                <w:rFonts w:asciiTheme="majorEastAsia" w:eastAsiaTheme="majorEastAsia" w:hAnsiTheme="majorEastAsia"/>
                <w:noProof/>
                <w:webHidden/>
                <w:sz w:val="28"/>
                <w:szCs w:val="28"/>
                <w:rPrChange w:id="10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09" w:author="haha" w:date="2019-07-23T17:29:00Z">
                  <w:rPr>
                    <w:noProof/>
                    <w:webHidden/>
                  </w:rPr>
                </w:rPrChange>
              </w:rPr>
              <w:instrText xml:space="preserve"> PAGEREF _Toc14795456 \h </w:instrText>
            </w:r>
          </w:ins>
          <w:r w:rsidRPr="000F2EDC">
            <w:rPr>
              <w:rFonts w:asciiTheme="majorEastAsia" w:eastAsiaTheme="majorEastAsia" w:hAnsiTheme="majorEastAsia"/>
              <w:noProof/>
              <w:webHidden/>
              <w:sz w:val="28"/>
              <w:szCs w:val="28"/>
              <w:rPrChange w:id="11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11" w:author="haha" w:date="2019-07-23T17:29:00Z">
                <w:rPr>
                  <w:noProof/>
                  <w:webHidden/>
                </w:rPr>
              </w:rPrChange>
            </w:rPr>
            <w:fldChar w:fldCharType="separate"/>
          </w:r>
          <w:ins w:id="112" w:author="haha" w:date="2019-07-23T17:29:00Z">
            <w:r w:rsidRPr="000F2EDC">
              <w:rPr>
                <w:rFonts w:asciiTheme="majorEastAsia" w:eastAsiaTheme="majorEastAsia" w:hAnsiTheme="majorEastAsia"/>
                <w:noProof/>
                <w:webHidden/>
                <w:sz w:val="28"/>
                <w:szCs w:val="28"/>
                <w:rPrChange w:id="113" w:author="haha" w:date="2019-07-23T17:29:00Z">
                  <w:rPr>
                    <w:noProof/>
                    <w:webHidden/>
                  </w:rPr>
                </w:rPrChange>
              </w:rPr>
              <w:t>8</w:t>
            </w:r>
            <w:r w:rsidRPr="000F2EDC">
              <w:rPr>
                <w:rFonts w:asciiTheme="majorEastAsia" w:eastAsiaTheme="majorEastAsia" w:hAnsiTheme="majorEastAsia"/>
                <w:noProof/>
                <w:webHidden/>
                <w:sz w:val="28"/>
                <w:szCs w:val="28"/>
                <w:rPrChange w:id="11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15" w:author="haha" w:date="2019-07-23T17:29:00Z">
                  <w:rPr>
                    <w:rStyle w:val="af"/>
                    <w:noProof/>
                  </w:rPr>
                </w:rPrChange>
              </w:rPr>
              <w:fldChar w:fldCharType="end"/>
            </w:r>
          </w:ins>
        </w:p>
        <w:p w14:paraId="308EB404" w14:textId="4A9AF10B" w:rsidR="000F2EDC" w:rsidRPr="000F2EDC" w:rsidRDefault="000F2EDC">
          <w:pPr>
            <w:pStyle w:val="TOC3"/>
            <w:tabs>
              <w:tab w:val="right" w:leader="dot" w:pos="8290"/>
            </w:tabs>
            <w:ind w:left="960"/>
            <w:rPr>
              <w:ins w:id="116" w:author="haha" w:date="2019-07-23T17:29:00Z"/>
              <w:rFonts w:asciiTheme="majorEastAsia" w:eastAsiaTheme="majorEastAsia" w:hAnsiTheme="majorEastAsia"/>
              <w:noProof/>
              <w:sz w:val="28"/>
              <w:szCs w:val="28"/>
              <w:rPrChange w:id="117" w:author="haha" w:date="2019-07-23T17:29:00Z">
                <w:rPr>
                  <w:ins w:id="118" w:author="haha" w:date="2019-07-23T17:29:00Z"/>
                  <w:noProof/>
                  <w:sz w:val="21"/>
                  <w:szCs w:val="22"/>
                </w:rPr>
              </w:rPrChange>
            </w:rPr>
          </w:pPr>
          <w:ins w:id="119" w:author="haha" w:date="2019-07-23T17:29:00Z">
            <w:r w:rsidRPr="000F2EDC">
              <w:rPr>
                <w:rStyle w:val="af"/>
                <w:rFonts w:asciiTheme="majorEastAsia" w:eastAsiaTheme="majorEastAsia" w:hAnsiTheme="majorEastAsia"/>
                <w:noProof/>
                <w:sz w:val="28"/>
                <w:szCs w:val="28"/>
                <w:rPrChange w:id="12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2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22" w:author="haha" w:date="2019-07-23T17:29:00Z">
                  <w:rPr>
                    <w:noProof/>
                  </w:rPr>
                </w:rPrChange>
              </w:rPr>
              <w:instrText>HYPERLINK \l "_Toc14795457"</w:instrText>
            </w:r>
            <w:r w:rsidRPr="000F2EDC">
              <w:rPr>
                <w:rStyle w:val="af"/>
                <w:rFonts w:asciiTheme="majorEastAsia" w:eastAsiaTheme="majorEastAsia" w:hAnsiTheme="majorEastAsia"/>
                <w:noProof/>
                <w:sz w:val="28"/>
                <w:szCs w:val="28"/>
                <w:rPrChange w:id="12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2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25" w:author="haha" w:date="2019-07-23T17:29:00Z">
                  <w:rPr>
                    <w:rStyle w:val="af"/>
                    <w:noProof/>
                  </w:rPr>
                </w:rPrChange>
              </w:rPr>
              <w:t>1.1.1</w:t>
            </w:r>
            <w:r w:rsidRPr="000F2EDC">
              <w:rPr>
                <w:rStyle w:val="af"/>
                <w:rFonts w:asciiTheme="majorEastAsia" w:eastAsiaTheme="majorEastAsia" w:hAnsiTheme="majorEastAsia" w:hint="eastAsia"/>
                <w:noProof/>
                <w:sz w:val="28"/>
                <w:szCs w:val="28"/>
                <w:rPrChange w:id="126" w:author="haha" w:date="2019-07-23T17:29:00Z">
                  <w:rPr>
                    <w:rStyle w:val="af"/>
                    <w:rFonts w:hint="eastAsia"/>
                    <w:noProof/>
                  </w:rPr>
                </w:rPrChange>
              </w:rPr>
              <w:t>新增机构弹框</w:t>
            </w:r>
            <w:r w:rsidRPr="000F2EDC">
              <w:rPr>
                <w:rFonts w:asciiTheme="majorEastAsia" w:eastAsiaTheme="majorEastAsia" w:hAnsiTheme="majorEastAsia"/>
                <w:noProof/>
                <w:webHidden/>
                <w:sz w:val="28"/>
                <w:szCs w:val="28"/>
                <w:rPrChange w:id="127" w:author="haha" w:date="2019-07-23T17:29:00Z">
                  <w:rPr>
                    <w:noProof/>
                    <w:webHidden/>
                  </w:rPr>
                </w:rPrChange>
              </w:rPr>
              <w:tab/>
            </w:r>
            <w:r w:rsidRPr="000F2EDC">
              <w:rPr>
                <w:rFonts w:asciiTheme="majorEastAsia" w:eastAsiaTheme="majorEastAsia" w:hAnsiTheme="majorEastAsia"/>
                <w:noProof/>
                <w:webHidden/>
                <w:sz w:val="28"/>
                <w:szCs w:val="28"/>
                <w:rPrChange w:id="12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29" w:author="haha" w:date="2019-07-23T17:29:00Z">
                  <w:rPr>
                    <w:noProof/>
                    <w:webHidden/>
                  </w:rPr>
                </w:rPrChange>
              </w:rPr>
              <w:instrText xml:space="preserve"> PAGEREF _Toc14795457 \h </w:instrText>
            </w:r>
          </w:ins>
          <w:r w:rsidRPr="000F2EDC">
            <w:rPr>
              <w:rFonts w:asciiTheme="majorEastAsia" w:eastAsiaTheme="majorEastAsia" w:hAnsiTheme="majorEastAsia"/>
              <w:noProof/>
              <w:webHidden/>
              <w:sz w:val="28"/>
              <w:szCs w:val="28"/>
              <w:rPrChange w:id="13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31" w:author="haha" w:date="2019-07-23T17:29:00Z">
                <w:rPr>
                  <w:noProof/>
                  <w:webHidden/>
                </w:rPr>
              </w:rPrChange>
            </w:rPr>
            <w:fldChar w:fldCharType="separate"/>
          </w:r>
          <w:ins w:id="132" w:author="haha" w:date="2019-07-23T17:29:00Z">
            <w:r w:rsidRPr="000F2EDC">
              <w:rPr>
                <w:rFonts w:asciiTheme="majorEastAsia" w:eastAsiaTheme="majorEastAsia" w:hAnsiTheme="majorEastAsia"/>
                <w:noProof/>
                <w:webHidden/>
                <w:sz w:val="28"/>
                <w:szCs w:val="28"/>
                <w:rPrChange w:id="133" w:author="haha" w:date="2019-07-23T17:29:00Z">
                  <w:rPr>
                    <w:noProof/>
                    <w:webHidden/>
                  </w:rPr>
                </w:rPrChange>
              </w:rPr>
              <w:t>9</w:t>
            </w:r>
            <w:r w:rsidRPr="000F2EDC">
              <w:rPr>
                <w:rFonts w:asciiTheme="majorEastAsia" w:eastAsiaTheme="majorEastAsia" w:hAnsiTheme="majorEastAsia"/>
                <w:noProof/>
                <w:webHidden/>
                <w:sz w:val="28"/>
                <w:szCs w:val="28"/>
                <w:rPrChange w:id="13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35" w:author="haha" w:date="2019-07-23T17:29:00Z">
                  <w:rPr>
                    <w:rStyle w:val="af"/>
                    <w:noProof/>
                  </w:rPr>
                </w:rPrChange>
              </w:rPr>
              <w:fldChar w:fldCharType="end"/>
            </w:r>
          </w:ins>
        </w:p>
        <w:p w14:paraId="6D9CC741" w14:textId="2216080E" w:rsidR="000F2EDC" w:rsidRPr="000F2EDC" w:rsidRDefault="000F2EDC">
          <w:pPr>
            <w:pStyle w:val="TOC3"/>
            <w:tabs>
              <w:tab w:val="right" w:leader="dot" w:pos="8290"/>
            </w:tabs>
            <w:ind w:left="960"/>
            <w:rPr>
              <w:ins w:id="136" w:author="haha" w:date="2019-07-23T17:29:00Z"/>
              <w:rFonts w:asciiTheme="majorEastAsia" w:eastAsiaTheme="majorEastAsia" w:hAnsiTheme="majorEastAsia"/>
              <w:noProof/>
              <w:sz w:val="28"/>
              <w:szCs w:val="28"/>
              <w:rPrChange w:id="137" w:author="haha" w:date="2019-07-23T17:29:00Z">
                <w:rPr>
                  <w:ins w:id="138" w:author="haha" w:date="2019-07-23T17:29:00Z"/>
                  <w:noProof/>
                  <w:sz w:val="21"/>
                  <w:szCs w:val="22"/>
                </w:rPr>
              </w:rPrChange>
            </w:rPr>
          </w:pPr>
          <w:ins w:id="139" w:author="haha" w:date="2019-07-23T17:29:00Z">
            <w:r w:rsidRPr="000F2EDC">
              <w:rPr>
                <w:rStyle w:val="af"/>
                <w:rFonts w:asciiTheme="majorEastAsia" w:eastAsiaTheme="majorEastAsia" w:hAnsiTheme="majorEastAsia"/>
                <w:noProof/>
                <w:sz w:val="28"/>
                <w:szCs w:val="28"/>
                <w:rPrChange w:id="14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4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42" w:author="haha" w:date="2019-07-23T17:29:00Z">
                  <w:rPr>
                    <w:noProof/>
                  </w:rPr>
                </w:rPrChange>
              </w:rPr>
              <w:instrText>HYPERLINK \l "_Toc14795458"</w:instrText>
            </w:r>
            <w:r w:rsidRPr="000F2EDC">
              <w:rPr>
                <w:rStyle w:val="af"/>
                <w:rFonts w:asciiTheme="majorEastAsia" w:eastAsiaTheme="majorEastAsia" w:hAnsiTheme="majorEastAsia"/>
                <w:noProof/>
                <w:sz w:val="28"/>
                <w:szCs w:val="28"/>
                <w:rPrChange w:id="14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4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45" w:author="haha" w:date="2019-07-23T17:29:00Z">
                  <w:rPr>
                    <w:rStyle w:val="af"/>
                    <w:noProof/>
                  </w:rPr>
                </w:rPrChange>
              </w:rPr>
              <w:t>1.1.2</w:t>
            </w:r>
            <w:r w:rsidRPr="000F2EDC">
              <w:rPr>
                <w:rStyle w:val="af"/>
                <w:rFonts w:asciiTheme="majorEastAsia" w:eastAsiaTheme="majorEastAsia" w:hAnsiTheme="majorEastAsia" w:hint="eastAsia"/>
                <w:noProof/>
                <w:sz w:val="28"/>
                <w:szCs w:val="28"/>
                <w:rPrChange w:id="146" w:author="haha" w:date="2019-07-23T17:29:00Z">
                  <w:rPr>
                    <w:rStyle w:val="af"/>
                    <w:rFonts w:hint="eastAsia"/>
                    <w:noProof/>
                  </w:rPr>
                </w:rPrChange>
              </w:rPr>
              <w:t>渠道设置</w:t>
            </w:r>
            <w:r w:rsidRPr="000F2EDC">
              <w:rPr>
                <w:rFonts w:asciiTheme="majorEastAsia" w:eastAsiaTheme="majorEastAsia" w:hAnsiTheme="majorEastAsia"/>
                <w:noProof/>
                <w:webHidden/>
                <w:sz w:val="28"/>
                <w:szCs w:val="28"/>
                <w:rPrChange w:id="147" w:author="haha" w:date="2019-07-23T17:29:00Z">
                  <w:rPr>
                    <w:noProof/>
                    <w:webHidden/>
                  </w:rPr>
                </w:rPrChange>
              </w:rPr>
              <w:tab/>
            </w:r>
            <w:r w:rsidRPr="000F2EDC">
              <w:rPr>
                <w:rFonts w:asciiTheme="majorEastAsia" w:eastAsiaTheme="majorEastAsia" w:hAnsiTheme="majorEastAsia"/>
                <w:noProof/>
                <w:webHidden/>
                <w:sz w:val="28"/>
                <w:szCs w:val="28"/>
                <w:rPrChange w:id="14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49" w:author="haha" w:date="2019-07-23T17:29:00Z">
                  <w:rPr>
                    <w:noProof/>
                    <w:webHidden/>
                  </w:rPr>
                </w:rPrChange>
              </w:rPr>
              <w:instrText xml:space="preserve"> PAGEREF _Toc14795458 \h </w:instrText>
            </w:r>
          </w:ins>
          <w:r w:rsidRPr="000F2EDC">
            <w:rPr>
              <w:rFonts w:asciiTheme="majorEastAsia" w:eastAsiaTheme="majorEastAsia" w:hAnsiTheme="majorEastAsia"/>
              <w:noProof/>
              <w:webHidden/>
              <w:sz w:val="28"/>
              <w:szCs w:val="28"/>
              <w:rPrChange w:id="15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51" w:author="haha" w:date="2019-07-23T17:29:00Z">
                <w:rPr>
                  <w:noProof/>
                  <w:webHidden/>
                </w:rPr>
              </w:rPrChange>
            </w:rPr>
            <w:fldChar w:fldCharType="separate"/>
          </w:r>
          <w:ins w:id="152" w:author="haha" w:date="2019-07-23T17:29:00Z">
            <w:r w:rsidRPr="000F2EDC">
              <w:rPr>
                <w:rFonts w:asciiTheme="majorEastAsia" w:eastAsiaTheme="majorEastAsia" w:hAnsiTheme="majorEastAsia"/>
                <w:noProof/>
                <w:webHidden/>
                <w:sz w:val="28"/>
                <w:szCs w:val="28"/>
                <w:rPrChange w:id="153" w:author="haha" w:date="2019-07-23T17:29:00Z">
                  <w:rPr>
                    <w:noProof/>
                    <w:webHidden/>
                  </w:rPr>
                </w:rPrChange>
              </w:rPr>
              <w:t>10</w:t>
            </w:r>
            <w:r w:rsidRPr="000F2EDC">
              <w:rPr>
                <w:rFonts w:asciiTheme="majorEastAsia" w:eastAsiaTheme="majorEastAsia" w:hAnsiTheme="majorEastAsia"/>
                <w:noProof/>
                <w:webHidden/>
                <w:sz w:val="28"/>
                <w:szCs w:val="28"/>
                <w:rPrChange w:id="15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55" w:author="haha" w:date="2019-07-23T17:29:00Z">
                  <w:rPr>
                    <w:rStyle w:val="af"/>
                    <w:noProof/>
                  </w:rPr>
                </w:rPrChange>
              </w:rPr>
              <w:fldChar w:fldCharType="end"/>
            </w:r>
          </w:ins>
        </w:p>
        <w:p w14:paraId="32950598" w14:textId="4E9009CD" w:rsidR="000F2EDC" w:rsidRPr="000F2EDC" w:rsidRDefault="000F2EDC">
          <w:pPr>
            <w:pStyle w:val="TOC3"/>
            <w:tabs>
              <w:tab w:val="right" w:leader="dot" w:pos="8290"/>
            </w:tabs>
            <w:ind w:left="960"/>
            <w:rPr>
              <w:ins w:id="156" w:author="haha" w:date="2019-07-23T17:29:00Z"/>
              <w:rFonts w:asciiTheme="majorEastAsia" w:eastAsiaTheme="majorEastAsia" w:hAnsiTheme="majorEastAsia"/>
              <w:noProof/>
              <w:sz w:val="28"/>
              <w:szCs w:val="28"/>
              <w:rPrChange w:id="157" w:author="haha" w:date="2019-07-23T17:29:00Z">
                <w:rPr>
                  <w:ins w:id="158" w:author="haha" w:date="2019-07-23T17:29:00Z"/>
                  <w:noProof/>
                  <w:sz w:val="21"/>
                  <w:szCs w:val="22"/>
                </w:rPr>
              </w:rPrChange>
            </w:rPr>
          </w:pPr>
          <w:ins w:id="159" w:author="haha" w:date="2019-07-23T17:29:00Z">
            <w:r w:rsidRPr="000F2EDC">
              <w:rPr>
                <w:rStyle w:val="af"/>
                <w:rFonts w:asciiTheme="majorEastAsia" w:eastAsiaTheme="majorEastAsia" w:hAnsiTheme="majorEastAsia"/>
                <w:noProof/>
                <w:sz w:val="28"/>
                <w:szCs w:val="28"/>
                <w:rPrChange w:id="16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6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62" w:author="haha" w:date="2019-07-23T17:29:00Z">
                  <w:rPr>
                    <w:noProof/>
                  </w:rPr>
                </w:rPrChange>
              </w:rPr>
              <w:instrText>HYPERLINK \l "_Toc14795459"</w:instrText>
            </w:r>
            <w:r w:rsidRPr="000F2EDC">
              <w:rPr>
                <w:rStyle w:val="af"/>
                <w:rFonts w:asciiTheme="majorEastAsia" w:eastAsiaTheme="majorEastAsia" w:hAnsiTheme="majorEastAsia"/>
                <w:noProof/>
                <w:sz w:val="28"/>
                <w:szCs w:val="28"/>
                <w:rPrChange w:id="16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6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65" w:author="haha" w:date="2019-07-23T17:29:00Z">
                  <w:rPr>
                    <w:rStyle w:val="af"/>
                    <w:noProof/>
                  </w:rPr>
                </w:rPrChange>
              </w:rPr>
              <w:t>1.1.3</w:t>
            </w:r>
            <w:r w:rsidRPr="000F2EDC">
              <w:rPr>
                <w:rStyle w:val="af"/>
                <w:rFonts w:asciiTheme="majorEastAsia" w:eastAsiaTheme="majorEastAsia" w:hAnsiTheme="majorEastAsia" w:hint="eastAsia"/>
                <w:noProof/>
                <w:sz w:val="28"/>
                <w:szCs w:val="28"/>
                <w:rPrChange w:id="166" w:author="haha" w:date="2019-07-23T17:29:00Z">
                  <w:rPr>
                    <w:rStyle w:val="af"/>
                    <w:rFonts w:hint="eastAsia"/>
                    <w:noProof/>
                  </w:rPr>
                </w:rPrChange>
              </w:rPr>
              <w:t>增减平台</w:t>
            </w:r>
            <w:r w:rsidRPr="000F2EDC">
              <w:rPr>
                <w:rFonts w:asciiTheme="majorEastAsia" w:eastAsiaTheme="majorEastAsia" w:hAnsiTheme="majorEastAsia"/>
                <w:noProof/>
                <w:webHidden/>
                <w:sz w:val="28"/>
                <w:szCs w:val="28"/>
                <w:rPrChange w:id="167" w:author="haha" w:date="2019-07-23T17:29:00Z">
                  <w:rPr>
                    <w:noProof/>
                    <w:webHidden/>
                  </w:rPr>
                </w:rPrChange>
              </w:rPr>
              <w:tab/>
            </w:r>
            <w:r w:rsidRPr="000F2EDC">
              <w:rPr>
                <w:rFonts w:asciiTheme="majorEastAsia" w:eastAsiaTheme="majorEastAsia" w:hAnsiTheme="majorEastAsia"/>
                <w:noProof/>
                <w:webHidden/>
                <w:sz w:val="28"/>
                <w:szCs w:val="28"/>
                <w:rPrChange w:id="16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69" w:author="haha" w:date="2019-07-23T17:29:00Z">
                  <w:rPr>
                    <w:noProof/>
                    <w:webHidden/>
                  </w:rPr>
                </w:rPrChange>
              </w:rPr>
              <w:instrText xml:space="preserve"> PAGEREF _Toc14795459 \h </w:instrText>
            </w:r>
          </w:ins>
          <w:r w:rsidRPr="000F2EDC">
            <w:rPr>
              <w:rFonts w:asciiTheme="majorEastAsia" w:eastAsiaTheme="majorEastAsia" w:hAnsiTheme="majorEastAsia"/>
              <w:noProof/>
              <w:webHidden/>
              <w:sz w:val="28"/>
              <w:szCs w:val="28"/>
              <w:rPrChange w:id="17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71" w:author="haha" w:date="2019-07-23T17:29:00Z">
                <w:rPr>
                  <w:noProof/>
                  <w:webHidden/>
                </w:rPr>
              </w:rPrChange>
            </w:rPr>
            <w:fldChar w:fldCharType="separate"/>
          </w:r>
          <w:ins w:id="172" w:author="haha" w:date="2019-07-23T17:29:00Z">
            <w:r w:rsidRPr="000F2EDC">
              <w:rPr>
                <w:rFonts w:asciiTheme="majorEastAsia" w:eastAsiaTheme="majorEastAsia" w:hAnsiTheme="majorEastAsia"/>
                <w:noProof/>
                <w:webHidden/>
                <w:sz w:val="28"/>
                <w:szCs w:val="28"/>
                <w:rPrChange w:id="173" w:author="haha" w:date="2019-07-23T17:29:00Z">
                  <w:rPr>
                    <w:noProof/>
                    <w:webHidden/>
                  </w:rPr>
                </w:rPrChange>
              </w:rPr>
              <w:t>11</w:t>
            </w:r>
            <w:r w:rsidRPr="000F2EDC">
              <w:rPr>
                <w:rFonts w:asciiTheme="majorEastAsia" w:eastAsiaTheme="majorEastAsia" w:hAnsiTheme="majorEastAsia"/>
                <w:noProof/>
                <w:webHidden/>
                <w:sz w:val="28"/>
                <w:szCs w:val="28"/>
                <w:rPrChange w:id="17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75" w:author="haha" w:date="2019-07-23T17:29:00Z">
                  <w:rPr>
                    <w:rStyle w:val="af"/>
                    <w:noProof/>
                  </w:rPr>
                </w:rPrChange>
              </w:rPr>
              <w:fldChar w:fldCharType="end"/>
            </w:r>
          </w:ins>
        </w:p>
        <w:p w14:paraId="1A047129" w14:textId="472446C3" w:rsidR="000F2EDC" w:rsidRPr="000F2EDC" w:rsidRDefault="000F2EDC">
          <w:pPr>
            <w:pStyle w:val="TOC3"/>
            <w:tabs>
              <w:tab w:val="right" w:leader="dot" w:pos="8290"/>
            </w:tabs>
            <w:ind w:left="960"/>
            <w:rPr>
              <w:ins w:id="176" w:author="haha" w:date="2019-07-23T17:29:00Z"/>
              <w:rFonts w:asciiTheme="majorEastAsia" w:eastAsiaTheme="majorEastAsia" w:hAnsiTheme="majorEastAsia"/>
              <w:noProof/>
              <w:sz w:val="28"/>
              <w:szCs w:val="28"/>
              <w:rPrChange w:id="177" w:author="haha" w:date="2019-07-23T17:29:00Z">
                <w:rPr>
                  <w:ins w:id="178" w:author="haha" w:date="2019-07-23T17:29:00Z"/>
                  <w:noProof/>
                  <w:sz w:val="21"/>
                  <w:szCs w:val="22"/>
                </w:rPr>
              </w:rPrChange>
            </w:rPr>
          </w:pPr>
          <w:ins w:id="179" w:author="haha" w:date="2019-07-23T17:29:00Z">
            <w:r w:rsidRPr="000F2EDC">
              <w:rPr>
                <w:rStyle w:val="af"/>
                <w:rFonts w:asciiTheme="majorEastAsia" w:eastAsiaTheme="majorEastAsia" w:hAnsiTheme="majorEastAsia"/>
                <w:noProof/>
                <w:sz w:val="28"/>
                <w:szCs w:val="28"/>
                <w:rPrChange w:id="18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8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82" w:author="haha" w:date="2019-07-23T17:29:00Z">
                  <w:rPr>
                    <w:noProof/>
                  </w:rPr>
                </w:rPrChange>
              </w:rPr>
              <w:instrText>HYPERLINK \l "_Toc14795460"</w:instrText>
            </w:r>
            <w:r w:rsidRPr="000F2EDC">
              <w:rPr>
                <w:rStyle w:val="af"/>
                <w:rFonts w:asciiTheme="majorEastAsia" w:eastAsiaTheme="majorEastAsia" w:hAnsiTheme="majorEastAsia"/>
                <w:noProof/>
                <w:sz w:val="28"/>
                <w:szCs w:val="28"/>
                <w:rPrChange w:id="18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8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85" w:author="haha" w:date="2019-07-23T17:29:00Z">
                  <w:rPr>
                    <w:rStyle w:val="af"/>
                    <w:noProof/>
                  </w:rPr>
                </w:rPrChange>
              </w:rPr>
              <w:t>1.1.4</w:t>
            </w:r>
            <w:r w:rsidRPr="000F2EDC">
              <w:rPr>
                <w:rStyle w:val="af"/>
                <w:rFonts w:asciiTheme="majorEastAsia" w:eastAsiaTheme="majorEastAsia" w:hAnsiTheme="majorEastAsia" w:hint="eastAsia"/>
                <w:noProof/>
                <w:sz w:val="28"/>
                <w:szCs w:val="28"/>
                <w:rPrChange w:id="186" w:author="haha" w:date="2019-07-23T17:29:00Z">
                  <w:rPr>
                    <w:rStyle w:val="af"/>
                    <w:rFonts w:hint="eastAsia"/>
                    <w:noProof/>
                  </w:rPr>
                </w:rPrChange>
              </w:rPr>
              <w:t>流量配置页面</w:t>
            </w:r>
            <w:r w:rsidRPr="000F2EDC">
              <w:rPr>
                <w:rFonts w:asciiTheme="majorEastAsia" w:eastAsiaTheme="majorEastAsia" w:hAnsiTheme="majorEastAsia"/>
                <w:noProof/>
                <w:webHidden/>
                <w:sz w:val="28"/>
                <w:szCs w:val="28"/>
                <w:rPrChange w:id="187" w:author="haha" w:date="2019-07-23T17:29:00Z">
                  <w:rPr>
                    <w:noProof/>
                    <w:webHidden/>
                  </w:rPr>
                </w:rPrChange>
              </w:rPr>
              <w:tab/>
            </w:r>
            <w:r w:rsidRPr="000F2EDC">
              <w:rPr>
                <w:rFonts w:asciiTheme="majorEastAsia" w:eastAsiaTheme="majorEastAsia" w:hAnsiTheme="majorEastAsia"/>
                <w:noProof/>
                <w:webHidden/>
                <w:sz w:val="28"/>
                <w:szCs w:val="28"/>
                <w:rPrChange w:id="18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89" w:author="haha" w:date="2019-07-23T17:29:00Z">
                  <w:rPr>
                    <w:noProof/>
                    <w:webHidden/>
                  </w:rPr>
                </w:rPrChange>
              </w:rPr>
              <w:instrText xml:space="preserve"> PAGEREF _Toc14795460 \h </w:instrText>
            </w:r>
          </w:ins>
          <w:r w:rsidRPr="000F2EDC">
            <w:rPr>
              <w:rFonts w:asciiTheme="majorEastAsia" w:eastAsiaTheme="majorEastAsia" w:hAnsiTheme="majorEastAsia"/>
              <w:noProof/>
              <w:webHidden/>
              <w:sz w:val="28"/>
              <w:szCs w:val="28"/>
              <w:rPrChange w:id="19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91" w:author="haha" w:date="2019-07-23T17:29:00Z">
                <w:rPr>
                  <w:noProof/>
                  <w:webHidden/>
                </w:rPr>
              </w:rPrChange>
            </w:rPr>
            <w:fldChar w:fldCharType="separate"/>
          </w:r>
          <w:ins w:id="192" w:author="haha" w:date="2019-07-23T17:29:00Z">
            <w:r w:rsidRPr="000F2EDC">
              <w:rPr>
                <w:rFonts w:asciiTheme="majorEastAsia" w:eastAsiaTheme="majorEastAsia" w:hAnsiTheme="majorEastAsia"/>
                <w:noProof/>
                <w:webHidden/>
                <w:sz w:val="28"/>
                <w:szCs w:val="28"/>
                <w:rPrChange w:id="193" w:author="haha" w:date="2019-07-23T17:29:00Z">
                  <w:rPr>
                    <w:noProof/>
                    <w:webHidden/>
                  </w:rPr>
                </w:rPrChange>
              </w:rPr>
              <w:t>12</w:t>
            </w:r>
            <w:r w:rsidRPr="000F2EDC">
              <w:rPr>
                <w:rFonts w:asciiTheme="majorEastAsia" w:eastAsiaTheme="majorEastAsia" w:hAnsiTheme="majorEastAsia"/>
                <w:noProof/>
                <w:webHidden/>
                <w:sz w:val="28"/>
                <w:szCs w:val="28"/>
                <w:rPrChange w:id="19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95" w:author="haha" w:date="2019-07-23T17:29:00Z">
                  <w:rPr>
                    <w:rStyle w:val="af"/>
                    <w:noProof/>
                  </w:rPr>
                </w:rPrChange>
              </w:rPr>
              <w:fldChar w:fldCharType="end"/>
            </w:r>
          </w:ins>
        </w:p>
        <w:p w14:paraId="3775FCAC" w14:textId="1D3BA4CA" w:rsidR="000F2EDC" w:rsidRPr="000F2EDC" w:rsidRDefault="000F2EDC">
          <w:pPr>
            <w:pStyle w:val="TOC2"/>
            <w:tabs>
              <w:tab w:val="right" w:leader="dot" w:pos="8290"/>
            </w:tabs>
            <w:ind w:left="480"/>
            <w:rPr>
              <w:ins w:id="196" w:author="haha" w:date="2019-07-23T17:29:00Z"/>
              <w:rFonts w:asciiTheme="majorEastAsia" w:eastAsiaTheme="majorEastAsia" w:hAnsiTheme="majorEastAsia"/>
              <w:noProof/>
              <w:sz w:val="28"/>
              <w:szCs w:val="28"/>
              <w:rPrChange w:id="197" w:author="haha" w:date="2019-07-23T17:29:00Z">
                <w:rPr>
                  <w:ins w:id="198" w:author="haha" w:date="2019-07-23T17:29:00Z"/>
                  <w:noProof/>
                  <w:sz w:val="21"/>
                  <w:szCs w:val="22"/>
                </w:rPr>
              </w:rPrChange>
            </w:rPr>
          </w:pPr>
          <w:ins w:id="199" w:author="haha" w:date="2019-07-23T17:29:00Z">
            <w:r w:rsidRPr="000F2EDC">
              <w:rPr>
                <w:rStyle w:val="af"/>
                <w:rFonts w:asciiTheme="majorEastAsia" w:eastAsiaTheme="majorEastAsia" w:hAnsiTheme="majorEastAsia"/>
                <w:noProof/>
                <w:sz w:val="28"/>
                <w:szCs w:val="28"/>
                <w:rPrChange w:id="20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20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202" w:author="haha" w:date="2019-07-23T17:29:00Z">
                  <w:rPr>
                    <w:noProof/>
                  </w:rPr>
                </w:rPrChange>
              </w:rPr>
              <w:instrText>HYPERLINK \l "_Toc14795461"</w:instrText>
            </w:r>
            <w:r w:rsidRPr="000F2EDC">
              <w:rPr>
                <w:rStyle w:val="af"/>
                <w:rFonts w:asciiTheme="majorEastAsia" w:eastAsiaTheme="majorEastAsia" w:hAnsiTheme="majorEastAsia"/>
                <w:noProof/>
                <w:sz w:val="28"/>
                <w:szCs w:val="28"/>
                <w:rPrChange w:id="20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20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205" w:author="haha" w:date="2019-07-23T17:29:00Z">
                  <w:rPr>
                    <w:rStyle w:val="af"/>
                    <w:noProof/>
                  </w:rPr>
                </w:rPrChange>
              </w:rPr>
              <w:t>1.2</w:t>
            </w:r>
            <w:r w:rsidRPr="000F2EDC">
              <w:rPr>
                <w:rStyle w:val="af"/>
                <w:rFonts w:asciiTheme="majorEastAsia" w:eastAsiaTheme="majorEastAsia" w:hAnsiTheme="majorEastAsia" w:hint="eastAsia"/>
                <w:noProof/>
                <w:sz w:val="28"/>
                <w:szCs w:val="28"/>
                <w:rPrChange w:id="206" w:author="haha" w:date="2019-07-23T17:29:00Z">
                  <w:rPr>
                    <w:rStyle w:val="af"/>
                    <w:rFonts w:hint="eastAsia"/>
                    <w:noProof/>
                  </w:rPr>
                </w:rPrChange>
              </w:rPr>
              <w:t>渠道管理</w:t>
            </w:r>
            <w:r w:rsidRPr="000F2EDC">
              <w:rPr>
                <w:rFonts w:asciiTheme="majorEastAsia" w:eastAsiaTheme="majorEastAsia" w:hAnsiTheme="majorEastAsia"/>
                <w:noProof/>
                <w:webHidden/>
                <w:sz w:val="28"/>
                <w:szCs w:val="28"/>
                <w:rPrChange w:id="207" w:author="haha" w:date="2019-07-23T17:29:00Z">
                  <w:rPr>
                    <w:noProof/>
                    <w:webHidden/>
                  </w:rPr>
                </w:rPrChange>
              </w:rPr>
              <w:tab/>
            </w:r>
            <w:r w:rsidRPr="000F2EDC">
              <w:rPr>
                <w:rFonts w:asciiTheme="majorEastAsia" w:eastAsiaTheme="majorEastAsia" w:hAnsiTheme="majorEastAsia"/>
                <w:noProof/>
                <w:webHidden/>
                <w:sz w:val="28"/>
                <w:szCs w:val="28"/>
                <w:rPrChange w:id="20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209" w:author="haha" w:date="2019-07-23T17:29:00Z">
                  <w:rPr>
                    <w:noProof/>
                    <w:webHidden/>
                  </w:rPr>
                </w:rPrChange>
              </w:rPr>
              <w:instrText xml:space="preserve"> PAGEREF _Toc14795461 \h </w:instrText>
            </w:r>
          </w:ins>
          <w:r w:rsidRPr="000F2EDC">
            <w:rPr>
              <w:rFonts w:asciiTheme="majorEastAsia" w:eastAsiaTheme="majorEastAsia" w:hAnsiTheme="majorEastAsia"/>
              <w:noProof/>
              <w:webHidden/>
              <w:sz w:val="28"/>
              <w:szCs w:val="28"/>
              <w:rPrChange w:id="21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211" w:author="haha" w:date="2019-07-23T17:29:00Z">
                <w:rPr>
                  <w:noProof/>
                  <w:webHidden/>
                </w:rPr>
              </w:rPrChange>
            </w:rPr>
            <w:fldChar w:fldCharType="separate"/>
          </w:r>
          <w:ins w:id="212" w:author="haha" w:date="2019-07-23T17:29:00Z">
            <w:r w:rsidRPr="000F2EDC">
              <w:rPr>
                <w:rFonts w:asciiTheme="majorEastAsia" w:eastAsiaTheme="majorEastAsia" w:hAnsiTheme="majorEastAsia"/>
                <w:noProof/>
                <w:webHidden/>
                <w:sz w:val="28"/>
                <w:szCs w:val="28"/>
                <w:rPrChange w:id="213" w:author="haha" w:date="2019-07-23T17:29:00Z">
                  <w:rPr>
                    <w:noProof/>
                    <w:webHidden/>
                  </w:rPr>
                </w:rPrChange>
              </w:rPr>
              <w:t>13</w:t>
            </w:r>
            <w:r w:rsidRPr="000F2EDC">
              <w:rPr>
                <w:rFonts w:asciiTheme="majorEastAsia" w:eastAsiaTheme="majorEastAsia" w:hAnsiTheme="majorEastAsia"/>
                <w:noProof/>
                <w:webHidden/>
                <w:sz w:val="28"/>
                <w:szCs w:val="28"/>
                <w:rPrChange w:id="21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215" w:author="haha" w:date="2019-07-23T17:29:00Z">
                  <w:rPr>
                    <w:rStyle w:val="af"/>
                    <w:noProof/>
                  </w:rPr>
                </w:rPrChange>
              </w:rPr>
              <w:fldChar w:fldCharType="end"/>
            </w:r>
          </w:ins>
        </w:p>
        <w:p w14:paraId="446B36F7" w14:textId="548C5DB6" w:rsidR="000F2EDC" w:rsidRPr="000F2EDC" w:rsidRDefault="000F2EDC">
          <w:pPr>
            <w:pStyle w:val="TOC3"/>
            <w:tabs>
              <w:tab w:val="right" w:leader="dot" w:pos="8290"/>
            </w:tabs>
            <w:ind w:left="960"/>
            <w:rPr>
              <w:ins w:id="216" w:author="haha" w:date="2019-07-23T17:29:00Z"/>
              <w:rFonts w:asciiTheme="majorEastAsia" w:eastAsiaTheme="majorEastAsia" w:hAnsiTheme="majorEastAsia"/>
              <w:noProof/>
              <w:sz w:val="28"/>
              <w:szCs w:val="28"/>
              <w:rPrChange w:id="217" w:author="haha" w:date="2019-07-23T17:29:00Z">
                <w:rPr>
                  <w:ins w:id="218" w:author="haha" w:date="2019-07-23T17:29:00Z"/>
                  <w:noProof/>
                  <w:sz w:val="21"/>
                  <w:szCs w:val="22"/>
                </w:rPr>
              </w:rPrChange>
            </w:rPr>
          </w:pPr>
          <w:ins w:id="219" w:author="haha" w:date="2019-07-23T17:29:00Z">
            <w:r w:rsidRPr="000F2EDC">
              <w:rPr>
                <w:rStyle w:val="af"/>
                <w:rFonts w:asciiTheme="majorEastAsia" w:eastAsiaTheme="majorEastAsia" w:hAnsiTheme="majorEastAsia"/>
                <w:noProof/>
                <w:sz w:val="28"/>
                <w:szCs w:val="28"/>
                <w:rPrChange w:id="22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22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222" w:author="haha" w:date="2019-07-23T17:29:00Z">
                  <w:rPr>
                    <w:noProof/>
                  </w:rPr>
                </w:rPrChange>
              </w:rPr>
              <w:instrText>HYPERLINK \l "_Toc14795462"</w:instrText>
            </w:r>
            <w:r w:rsidRPr="000F2EDC">
              <w:rPr>
                <w:rStyle w:val="af"/>
                <w:rFonts w:asciiTheme="majorEastAsia" w:eastAsiaTheme="majorEastAsia" w:hAnsiTheme="majorEastAsia"/>
                <w:noProof/>
                <w:sz w:val="28"/>
                <w:szCs w:val="28"/>
                <w:rPrChange w:id="22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22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225" w:author="haha" w:date="2019-07-23T17:29:00Z">
                  <w:rPr>
                    <w:rStyle w:val="af"/>
                    <w:noProof/>
                  </w:rPr>
                </w:rPrChange>
              </w:rPr>
              <w:t>1.2.1</w:t>
            </w:r>
            <w:r w:rsidRPr="000F2EDC">
              <w:rPr>
                <w:rStyle w:val="af"/>
                <w:rFonts w:asciiTheme="majorEastAsia" w:eastAsiaTheme="majorEastAsia" w:hAnsiTheme="majorEastAsia" w:hint="eastAsia"/>
                <w:noProof/>
                <w:sz w:val="28"/>
                <w:szCs w:val="28"/>
                <w:rPrChange w:id="226" w:author="haha" w:date="2019-07-23T17:29:00Z">
                  <w:rPr>
                    <w:rStyle w:val="af"/>
                    <w:rFonts w:hint="eastAsia"/>
                    <w:noProof/>
                  </w:rPr>
                </w:rPrChange>
              </w:rPr>
              <w:t>冻结选择弹框</w:t>
            </w:r>
            <w:r w:rsidRPr="000F2EDC">
              <w:rPr>
                <w:rFonts w:asciiTheme="majorEastAsia" w:eastAsiaTheme="majorEastAsia" w:hAnsiTheme="majorEastAsia"/>
                <w:noProof/>
                <w:webHidden/>
                <w:sz w:val="28"/>
                <w:szCs w:val="28"/>
                <w:rPrChange w:id="227" w:author="haha" w:date="2019-07-23T17:29:00Z">
                  <w:rPr>
                    <w:noProof/>
                    <w:webHidden/>
                  </w:rPr>
                </w:rPrChange>
              </w:rPr>
              <w:tab/>
            </w:r>
            <w:r w:rsidRPr="000F2EDC">
              <w:rPr>
                <w:rFonts w:asciiTheme="majorEastAsia" w:eastAsiaTheme="majorEastAsia" w:hAnsiTheme="majorEastAsia"/>
                <w:noProof/>
                <w:webHidden/>
                <w:sz w:val="28"/>
                <w:szCs w:val="28"/>
                <w:rPrChange w:id="228"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229" w:author="haha" w:date="2019-07-23T17:29:00Z">
                  <w:rPr>
                    <w:noProof/>
                    <w:webHidden/>
                  </w:rPr>
                </w:rPrChange>
              </w:rPr>
              <w:instrText xml:space="preserve"> PAGEREF _Toc14795462 \h </w:instrText>
            </w:r>
          </w:ins>
          <w:r w:rsidRPr="000F2EDC">
            <w:rPr>
              <w:rFonts w:asciiTheme="majorEastAsia" w:eastAsiaTheme="majorEastAsia" w:hAnsiTheme="majorEastAsia"/>
              <w:noProof/>
              <w:webHidden/>
              <w:sz w:val="28"/>
              <w:szCs w:val="28"/>
              <w:rPrChange w:id="230"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231" w:author="haha" w:date="2019-07-23T17:29:00Z">
                <w:rPr>
                  <w:noProof/>
                  <w:webHidden/>
                </w:rPr>
              </w:rPrChange>
            </w:rPr>
            <w:fldChar w:fldCharType="separate"/>
          </w:r>
          <w:ins w:id="232" w:author="haha" w:date="2019-07-23T17:29:00Z">
            <w:r w:rsidRPr="000F2EDC">
              <w:rPr>
                <w:rFonts w:asciiTheme="majorEastAsia" w:eastAsiaTheme="majorEastAsia" w:hAnsiTheme="majorEastAsia"/>
                <w:noProof/>
                <w:webHidden/>
                <w:sz w:val="28"/>
                <w:szCs w:val="28"/>
                <w:rPrChange w:id="233" w:author="haha" w:date="2019-07-23T17:29:00Z">
                  <w:rPr>
                    <w:noProof/>
                    <w:webHidden/>
                  </w:rPr>
                </w:rPrChange>
              </w:rPr>
              <w:t>15</w:t>
            </w:r>
            <w:r w:rsidRPr="000F2EDC">
              <w:rPr>
                <w:rFonts w:asciiTheme="majorEastAsia" w:eastAsiaTheme="majorEastAsia" w:hAnsiTheme="majorEastAsia"/>
                <w:noProof/>
                <w:webHidden/>
                <w:sz w:val="28"/>
                <w:szCs w:val="28"/>
                <w:rPrChange w:id="234"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235" w:author="haha" w:date="2019-07-23T17:29:00Z">
                  <w:rPr>
                    <w:rStyle w:val="af"/>
                    <w:noProof/>
                  </w:rPr>
                </w:rPrChange>
              </w:rPr>
              <w:fldChar w:fldCharType="end"/>
            </w:r>
          </w:ins>
        </w:p>
        <w:p w14:paraId="60286B75" w14:textId="6C90D126" w:rsidR="000F2EDC" w:rsidRPr="000F2EDC" w:rsidRDefault="000F2EDC">
          <w:pPr>
            <w:pStyle w:val="TOC3"/>
            <w:tabs>
              <w:tab w:val="right" w:leader="dot" w:pos="8290"/>
            </w:tabs>
            <w:ind w:left="960"/>
            <w:rPr>
              <w:ins w:id="236" w:author="haha" w:date="2019-07-23T17:29:00Z"/>
              <w:rFonts w:asciiTheme="majorEastAsia" w:eastAsiaTheme="majorEastAsia" w:hAnsiTheme="majorEastAsia"/>
              <w:noProof/>
              <w:sz w:val="28"/>
              <w:szCs w:val="28"/>
              <w:rPrChange w:id="237" w:author="haha" w:date="2019-07-23T17:29:00Z">
                <w:rPr>
                  <w:ins w:id="238" w:author="haha" w:date="2019-07-23T17:29:00Z"/>
                  <w:noProof/>
                  <w:sz w:val="21"/>
                  <w:szCs w:val="22"/>
                </w:rPr>
              </w:rPrChange>
            </w:rPr>
          </w:pPr>
          <w:ins w:id="239" w:author="haha" w:date="2019-07-23T17:29:00Z">
            <w:r w:rsidRPr="000F2EDC">
              <w:rPr>
                <w:rStyle w:val="af"/>
                <w:rFonts w:asciiTheme="majorEastAsia" w:eastAsiaTheme="majorEastAsia" w:hAnsiTheme="majorEastAsia"/>
                <w:noProof/>
                <w:sz w:val="28"/>
                <w:szCs w:val="28"/>
                <w:rPrChange w:id="240"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241"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242" w:author="haha" w:date="2019-07-23T17:29:00Z">
                  <w:rPr>
                    <w:noProof/>
                  </w:rPr>
                </w:rPrChange>
              </w:rPr>
              <w:instrText>HYPERLINK \l "_Toc14795463"</w:instrText>
            </w:r>
            <w:r w:rsidRPr="000F2EDC">
              <w:rPr>
                <w:rStyle w:val="af"/>
                <w:rFonts w:asciiTheme="majorEastAsia" w:eastAsiaTheme="majorEastAsia" w:hAnsiTheme="majorEastAsia"/>
                <w:noProof/>
                <w:sz w:val="28"/>
                <w:szCs w:val="28"/>
                <w:rPrChange w:id="243"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244"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245" w:author="haha" w:date="2019-07-23T17:29:00Z">
                  <w:rPr>
                    <w:rStyle w:val="af"/>
                    <w:noProof/>
                  </w:rPr>
                </w:rPrChange>
              </w:rPr>
              <w:t>1.2.1</w:t>
            </w:r>
            <w:r w:rsidRPr="000F2EDC">
              <w:rPr>
                <w:rStyle w:val="af"/>
                <w:rFonts w:asciiTheme="majorEastAsia" w:eastAsiaTheme="majorEastAsia" w:hAnsiTheme="majorEastAsia" w:hint="eastAsia"/>
                <w:noProof/>
                <w:sz w:val="28"/>
                <w:szCs w:val="28"/>
                <w:rPrChange w:id="246" w:author="haha" w:date="2019-07-23T17:29:00Z">
                  <w:rPr>
                    <w:rStyle w:val="af"/>
                    <w:rFonts w:hint="eastAsia"/>
                    <w:noProof/>
                  </w:rPr>
                </w:rPrChange>
              </w:rPr>
              <w:t>新增</w:t>
            </w:r>
            <w:r w:rsidRPr="000F2EDC">
              <w:rPr>
                <w:rStyle w:val="af"/>
                <w:rFonts w:asciiTheme="majorEastAsia" w:eastAsiaTheme="majorEastAsia" w:hAnsiTheme="majorEastAsia"/>
                <w:noProof/>
                <w:sz w:val="28"/>
                <w:szCs w:val="28"/>
                <w:rPrChange w:id="247" w:author="haha" w:date="2019-07-23T17:29:00Z">
                  <w:rPr>
                    <w:rStyle w:val="af"/>
                    <w:noProof/>
                  </w:rPr>
                </w:rPrChange>
              </w:rPr>
              <w:t>/</w:t>
            </w:r>
            <w:r w:rsidRPr="000F2EDC">
              <w:rPr>
                <w:rStyle w:val="af"/>
                <w:rFonts w:asciiTheme="majorEastAsia" w:eastAsiaTheme="majorEastAsia" w:hAnsiTheme="majorEastAsia" w:hint="eastAsia"/>
                <w:noProof/>
                <w:sz w:val="28"/>
                <w:szCs w:val="28"/>
                <w:rPrChange w:id="248" w:author="haha" w:date="2019-07-23T17:29:00Z">
                  <w:rPr>
                    <w:rStyle w:val="af"/>
                    <w:rFonts w:hint="eastAsia"/>
                    <w:noProof/>
                  </w:rPr>
                </w:rPrChange>
              </w:rPr>
              <w:t>编辑渠道弹框</w:t>
            </w:r>
            <w:r w:rsidRPr="000F2EDC">
              <w:rPr>
                <w:rFonts w:asciiTheme="majorEastAsia" w:eastAsiaTheme="majorEastAsia" w:hAnsiTheme="majorEastAsia"/>
                <w:noProof/>
                <w:webHidden/>
                <w:sz w:val="28"/>
                <w:szCs w:val="28"/>
                <w:rPrChange w:id="249" w:author="haha" w:date="2019-07-23T17:29:00Z">
                  <w:rPr>
                    <w:noProof/>
                    <w:webHidden/>
                  </w:rPr>
                </w:rPrChange>
              </w:rPr>
              <w:tab/>
            </w:r>
            <w:r w:rsidRPr="000F2EDC">
              <w:rPr>
                <w:rFonts w:asciiTheme="majorEastAsia" w:eastAsiaTheme="majorEastAsia" w:hAnsiTheme="majorEastAsia"/>
                <w:noProof/>
                <w:webHidden/>
                <w:sz w:val="28"/>
                <w:szCs w:val="28"/>
                <w:rPrChange w:id="25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251" w:author="haha" w:date="2019-07-23T17:29:00Z">
                  <w:rPr>
                    <w:noProof/>
                    <w:webHidden/>
                  </w:rPr>
                </w:rPrChange>
              </w:rPr>
              <w:instrText xml:space="preserve"> PAGEREF _Toc14795463 \h </w:instrText>
            </w:r>
          </w:ins>
          <w:r w:rsidRPr="000F2EDC">
            <w:rPr>
              <w:rFonts w:asciiTheme="majorEastAsia" w:eastAsiaTheme="majorEastAsia" w:hAnsiTheme="majorEastAsia"/>
              <w:noProof/>
              <w:webHidden/>
              <w:sz w:val="28"/>
              <w:szCs w:val="28"/>
              <w:rPrChange w:id="25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253" w:author="haha" w:date="2019-07-23T17:29:00Z">
                <w:rPr>
                  <w:noProof/>
                  <w:webHidden/>
                </w:rPr>
              </w:rPrChange>
            </w:rPr>
            <w:fldChar w:fldCharType="separate"/>
          </w:r>
          <w:ins w:id="254" w:author="haha" w:date="2019-07-23T17:29:00Z">
            <w:r w:rsidRPr="000F2EDC">
              <w:rPr>
                <w:rFonts w:asciiTheme="majorEastAsia" w:eastAsiaTheme="majorEastAsia" w:hAnsiTheme="majorEastAsia"/>
                <w:noProof/>
                <w:webHidden/>
                <w:sz w:val="28"/>
                <w:szCs w:val="28"/>
                <w:rPrChange w:id="255" w:author="haha" w:date="2019-07-23T17:29:00Z">
                  <w:rPr>
                    <w:noProof/>
                    <w:webHidden/>
                  </w:rPr>
                </w:rPrChange>
              </w:rPr>
              <w:t>16</w:t>
            </w:r>
            <w:r w:rsidRPr="000F2EDC">
              <w:rPr>
                <w:rFonts w:asciiTheme="majorEastAsia" w:eastAsiaTheme="majorEastAsia" w:hAnsiTheme="majorEastAsia"/>
                <w:noProof/>
                <w:webHidden/>
                <w:sz w:val="28"/>
                <w:szCs w:val="28"/>
                <w:rPrChange w:id="25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257" w:author="haha" w:date="2019-07-23T17:29:00Z">
                  <w:rPr>
                    <w:rStyle w:val="af"/>
                    <w:noProof/>
                  </w:rPr>
                </w:rPrChange>
              </w:rPr>
              <w:fldChar w:fldCharType="end"/>
            </w:r>
          </w:ins>
        </w:p>
        <w:p w14:paraId="09AF5D85" w14:textId="68D8B72D" w:rsidR="000F2EDC" w:rsidRPr="000F2EDC" w:rsidRDefault="000F2EDC">
          <w:pPr>
            <w:pStyle w:val="TOC2"/>
            <w:tabs>
              <w:tab w:val="right" w:leader="dot" w:pos="8290"/>
            </w:tabs>
            <w:ind w:left="480"/>
            <w:rPr>
              <w:ins w:id="258" w:author="haha" w:date="2019-07-23T17:29:00Z"/>
              <w:rFonts w:asciiTheme="majorEastAsia" w:eastAsiaTheme="majorEastAsia" w:hAnsiTheme="majorEastAsia"/>
              <w:noProof/>
              <w:sz w:val="28"/>
              <w:szCs w:val="28"/>
              <w:rPrChange w:id="259" w:author="haha" w:date="2019-07-23T17:29:00Z">
                <w:rPr>
                  <w:ins w:id="260" w:author="haha" w:date="2019-07-23T17:29:00Z"/>
                  <w:noProof/>
                  <w:sz w:val="21"/>
                  <w:szCs w:val="22"/>
                </w:rPr>
              </w:rPrChange>
            </w:rPr>
          </w:pPr>
          <w:ins w:id="261" w:author="haha" w:date="2019-07-23T17:29:00Z">
            <w:r w:rsidRPr="000F2EDC">
              <w:rPr>
                <w:rStyle w:val="af"/>
                <w:rFonts w:asciiTheme="majorEastAsia" w:eastAsiaTheme="majorEastAsia" w:hAnsiTheme="majorEastAsia"/>
                <w:noProof/>
                <w:sz w:val="28"/>
                <w:szCs w:val="28"/>
                <w:rPrChange w:id="26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26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264" w:author="haha" w:date="2019-07-23T17:29:00Z">
                  <w:rPr>
                    <w:noProof/>
                  </w:rPr>
                </w:rPrChange>
              </w:rPr>
              <w:instrText>HYPERLINK \l "_Toc14795464"</w:instrText>
            </w:r>
            <w:r w:rsidRPr="000F2EDC">
              <w:rPr>
                <w:rStyle w:val="af"/>
                <w:rFonts w:asciiTheme="majorEastAsia" w:eastAsiaTheme="majorEastAsia" w:hAnsiTheme="majorEastAsia"/>
                <w:noProof/>
                <w:sz w:val="28"/>
                <w:szCs w:val="28"/>
                <w:rPrChange w:id="26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26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267" w:author="haha" w:date="2019-07-23T17:29:00Z">
                  <w:rPr>
                    <w:rStyle w:val="af"/>
                    <w:noProof/>
                  </w:rPr>
                </w:rPrChange>
              </w:rPr>
              <w:t>1.3</w:t>
            </w:r>
            <w:r w:rsidRPr="000F2EDC">
              <w:rPr>
                <w:rStyle w:val="af"/>
                <w:rFonts w:asciiTheme="majorEastAsia" w:eastAsiaTheme="majorEastAsia" w:hAnsiTheme="majorEastAsia" w:hint="eastAsia"/>
                <w:noProof/>
                <w:sz w:val="28"/>
                <w:szCs w:val="28"/>
                <w:rPrChange w:id="268" w:author="haha" w:date="2019-07-23T17:29:00Z">
                  <w:rPr>
                    <w:rStyle w:val="af"/>
                    <w:rFonts w:hint="eastAsia"/>
                    <w:noProof/>
                  </w:rPr>
                </w:rPrChange>
              </w:rPr>
              <w:t>数据管理</w:t>
            </w:r>
            <w:r w:rsidRPr="000F2EDC">
              <w:rPr>
                <w:rFonts w:asciiTheme="majorEastAsia" w:eastAsiaTheme="majorEastAsia" w:hAnsiTheme="majorEastAsia"/>
                <w:noProof/>
                <w:webHidden/>
                <w:sz w:val="28"/>
                <w:szCs w:val="28"/>
                <w:rPrChange w:id="269" w:author="haha" w:date="2019-07-23T17:29:00Z">
                  <w:rPr>
                    <w:noProof/>
                    <w:webHidden/>
                  </w:rPr>
                </w:rPrChange>
              </w:rPr>
              <w:tab/>
            </w:r>
            <w:r w:rsidRPr="000F2EDC">
              <w:rPr>
                <w:rFonts w:asciiTheme="majorEastAsia" w:eastAsiaTheme="majorEastAsia" w:hAnsiTheme="majorEastAsia"/>
                <w:noProof/>
                <w:webHidden/>
                <w:sz w:val="28"/>
                <w:szCs w:val="28"/>
                <w:rPrChange w:id="27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271" w:author="haha" w:date="2019-07-23T17:29:00Z">
                  <w:rPr>
                    <w:noProof/>
                    <w:webHidden/>
                  </w:rPr>
                </w:rPrChange>
              </w:rPr>
              <w:instrText xml:space="preserve"> PAGEREF _Toc14795464 \h </w:instrText>
            </w:r>
          </w:ins>
          <w:r w:rsidRPr="000F2EDC">
            <w:rPr>
              <w:rFonts w:asciiTheme="majorEastAsia" w:eastAsiaTheme="majorEastAsia" w:hAnsiTheme="majorEastAsia"/>
              <w:noProof/>
              <w:webHidden/>
              <w:sz w:val="28"/>
              <w:szCs w:val="28"/>
              <w:rPrChange w:id="27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273" w:author="haha" w:date="2019-07-23T17:29:00Z">
                <w:rPr>
                  <w:noProof/>
                  <w:webHidden/>
                </w:rPr>
              </w:rPrChange>
            </w:rPr>
            <w:fldChar w:fldCharType="separate"/>
          </w:r>
          <w:ins w:id="274" w:author="haha" w:date="2019-07-23T17:29:00Z">
            <w:r w:rsidRPr="000F2EDC">
              <w:rPr>
                <w:rFonts w:asciiTheme="majorEastAsia" w:eastAsiaTheme="majorEastAsia" w:hAnsiTheme="majorEastAsia"/>
                <w:noProof/>
                <w:webHidden/>
                <w:sz w:val="28"/>
                <w:szCs w:val="28"/>
                <w:rPrChange w:id="275" w:author="haha" w:date="2019-07-23T17:29:00Z">
                  <w:rPr>
                    <w:noProof/>
                    <w:webHidden/>
                  </w:rPr>
                </w:rPrChange>
              </w:rPr>
              <w:t>17</w:t>
            </w:r>
            <w:r w:rsidRPr="000F2EDC">
              <w:rPr>
                <w:rFonts w:asciiTheme="majorEastAsia" w:eastAsiaTheme="majorEastAsia" w:hAnsiTheme="majorEastAsia"/>
                <w:noProof/>
                <w:webHidden/>
                <w:sz w:val="28"/>
                <w:szCs w:val="28"/>
                <w:rPrChange w:id="27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277" w:author="haha" w:date="2019-07-23T17:29:00Z">
                  <w:rPr>
                    <w:rStyle w:val="af"/>
                    <w:noProof/>
                  </w:rPr>
                </w:rPrChange>
              </w:rPr>
              <w:fldChar w:fldCharType="end"/>
            </w:r>
          </w:ins>
        </w:p>
        <w:p w14:paraId="27A36E04" w14:textId="0901573A" w:rsidR="000F2EDC" w:rsidRPr="000F2EDC" w:rsidRDefault="000F2EDC">
          <w:pPr>
            <w:pStyle w:val="TOC2"/>
            <w:tabs>
              <w:tab w:val="right" w:leader="dot" w:pos="8290"/>
            </w:tabs>
            <w:ind w:left="480"/>
            <w:rPr>
              <w:ins w:id="278" w:author="haha" w:date="2019-07-23T17:29:00Z"/>
              <w:rFonts w:asciiTheme="majorEastAsia" w:eastAsiaTheme="majorEastAsia" w:hAnsiTheme="majorEastAsia"/>
              <w:noProof/>
              <w:sz w:val="28"/>
              <w:szCs w:val="28"/>
              <w:rPrChange w:id="279" w:author="haha" w:date="2019-07-23T17:29:00Z">
                <w:rPr>
                  <w:ins w:id="280" w:author="haha" w:date="2019-07-23T17:29:00Z"/>
                  <w:noProof/>
                  <w:sz w:val="21"/>
                  <w:szCs w:val="22"/>
                </w:rPr>
              </w:rPrChange>
            </w:rPr>
          </w:pPr>
          <w:ins w:id="281" w:author="haha" w:date="2019-07-23T17:29:00Z">
            <w:r w:rsidRPr="000F2EDC">
              <w:rPr>
                <w:rStyle w:val="af"/>
                <w:rFonts w:asciiTheme="majorEastAsia" w:eastAsiaTheme="majorEastAsia" w:hAnsiTheme="majorEastAsia"/>
                <w:noProof/>
                <w:sz w:val="28"/>
                <w:szCs w:val="28"/>
                <w:rPrChange w:id="28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28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284" w:author="haha" w:date="2019-07-23T17:29:00Z">
                  <w:rPr>
                    <w:noProof/>
                  </w:rPr>
                </w:rPrChange>
              </w:rPr>
              <w:instrText>HYPERLINK \l "_Toc14795465"</w:instrText>
            </w:r>
            <w:r w:rsidRPr="000F2EDC">
              <w:rPr>
                <w:rStyle w:val="af"/>
                <w:rFonts w:asciiTheme="majorEastAsia" w:eastAsiaTheme="majorEastAsia" w:hAnsiTheme="majorEastAsia"/>
                <w:noProof/>
                <w:sz w:val="28"/>
                <w:szCs w:val="28"/>
                <w:rPrChange w:id="28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28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287" w:author="haha" w:date="2019-07-23T17:29:00Z">
                  <w:rPr>
                    <w:rStyle w:val="af"/>
                    <w:noProof/>
                  </w:rPr>
                </w:rPrChange>
              </w:rPr>
              <w:t>1.3</w:t>
            </w:r>
            <w:r w:rsidRPr="000F2EDC">
              <w:rPr>
                <w:rStyle w:val="af"/>
                <w:rFonts w:asciiTheme="majorEastAsia" w:eastAsiaTheme="majorEastAsia" w:hAnsiTheme="majorEastAsia" w:hint="eastAsia"/>
                <w:noProof/>
                <w:sz w:val="28"/>
                <w:szCs w:val="28"/>
                <w:rPrChange w:id="288" w:author="haha" w:date="2019-07-23T17:29:00Z">
                  <w:rPr>
                    <w:rStyle w:val="af"/>
                    <w:rFonts w:hint="eastAsia"/>
                    <w:noProof/>
                  </w:rPr>
                </w:rPrChange>
              </w:rPr>
              <w:t>渠道数据平台</w:t>
            </w:r>
            <w:r w:rsidRPr="000F2EDC">
              <w:rPr>
                <w:rFonts w:asciiTheme="majorEastAsia" w:eastAsiaTheme="majorEastAsia" w:hAnsiTheme="majorEastAsia"/>
                <w:noProof/>
                <w:webHidden/>
                <w:sz w:val="28"/>
                <w:szCs w:val="28"/>
                <w:rPrChange w:id="289" w:author="haha" w:date="2019-07-23T17:29:00Z">
                  <w:rPr>
                    <w:noProof/>
                    <w:webHidden/>
                  </w:rPr>
                </w:rPrChange>
              </w:rPr>
              <w:tab/>
            </w:r>
            <w:r w:rsidRPr="000F2EDC">
              <w:rPr>
                <w:rFonts w:asciiTheme="majorEastAsia" w:eastAsiaTheme="majorEastAsia" w:hAnsiTheme="majorEastAsia"/>
                <w:noProof/>
                <w:webHidden/>
                <w:sz w:val="28"/>
                <w:szCs w:val="28"/>
                <w:rPrChange w:id="29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291" w:author="haha" w:date="2019-07-23T17:29:00Z">
                  <w:rPr>
                    <w:noProof/>
                    <w:webHidden/>
                  </w:rPr>
                </w:rPrChange>
              </w:rPr>
              <w:instrText xml:space="preserve"> PAGEREF _Toc14795465 \h </w:instrText>
            </w:r>
          </w:ins>
          <w:r w:rsidRPr="000F2EDC">
            <w:rPr>
              <w:rFonts w:asciiTheme="majorEastAsia" w:eastAsiaTheme="majorEastAsia" w:hAnsiTheme="majorEastAsia"/>
              <w:noProof/>
              <w:webHidden/>
              <w:sz w:val="28"/>
              <w:szCs w:val="28"/>
              <w:rPrChange w:id="29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293" w:author="haha" w:date="2019-07-23T17:29:00Z">
                <w:rPr>
                  <w:noProof/>
                  <w:webHidden/>
                </w:rPr>
              </w:rPrChange>
            </w:rPr>
            <w:fldChar w:fldCharType="separate"/>
          </w:r>
          <w:ins w:id="294" w:author="haha" w:date="2019-07-23T17:29:00Z">
            <w:r w:rsidRPr="000F2EDC">
              <w:rPr>
                <w:rFonts w:asciiTheme="majorEastAsia" w:eastAsiaTheme="majorEastAsia" w:hAnsiTheme="majorEastAsia"/>
                <w:noProof/>
                <w:webHidden/>
                <w:sz w:val="28"/>
                <w:szCs w:val="28"/>
                <w:rPrChange w:id="295" w:author="haha" w:date="2019-07-23T17:29:00Z">
                  <w:rPr>
                    <w:noProof/>
                    <w:webHidden/>
                  </w:rPr>
                </w:rPrChange>
              </w:rPr>
              <w:t>18</w:t>
            </w:r>
            <w:r w:rsidRPr="000F2EDC">
              <w:rPr>
                <w:rFonts w:asciiTheme="majorEastAsia" w:eastAsiaTheme="majorEastAsia" w:hAnsiTheme="majorEastAsia"/>
                <w:noProof/>
                <w:webHidden/>
                <w:sz w:val="28"/>
                <w:szCs w:val="28"/>
                <w:rPrChange w:id="29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297" w:author="haha" w:date="2019-07-23T17:29:00Z">
                  <w:rPr>
                    <w:rStyle w:val="af"/>
                    <w:noProof/>
                  </w:rPr>
                </w:rPrChange>
              </w:rPr>
              <w:fldChar w:fldCharType="end"/>
            </w:r>
          </w:ins>
        </w:p>
        <w:p w14:paraId="43C059DB" w14:textId="46621363" w:rsidR="000F2EDC" w:rsidRPr="000F2EDC" w:rsidRDefault="000F2EDC">
          <w:pPr>
            <w:pStyle w:val="TOC2"/>
            <w:tabs>
              <w:tab w:val="right" w:leader="dot" w:pos="8290"/>
            </w:tabs>
            <w:ind w:left="480"/>
            <w:rPr>
              <w:ins w:id="298" w:author="haha" w:date="2019-07-23T17:29:00Z"/>
              <w:rFonts w:asciiTheme="majorEastAsia" w:eastAsiaTheme="majorEastAsia" w:hAnsiTheme="majorEastAsia"/>
              <w:noProof/>
              <w:sz w:val="28"/>
              <w:szCs w:val="28"/>
              <w:rPrChange w:id="299" w:author="haha" w:date="2019-07-23T17:29:00Z">
                <w:rPr>
                  <w:ins w:id="300" w:author="haha" w:date="2019-07-23T17:29:00Z"/>
                  <w:noProof/>
                  <w:sz w:val="21"/>
                  <w:szCs w:val="22"/>
                </w:rPr>
              </w:rPrChange>
            </w:rPr>
          </w:pPr>
          <w:ins w:id="301" w:author="haha" w:date="2019-07-23T17:29:00Z">
            <w:r w:rsidRPr="000F2EDC">
              <w:rPr>
                <w:rStyle w:val="af"/>
                <w:rFonts w:asciiTheme="majorEastAsia" w:eastAsiaTheme="majorEastAsia" w:hAnsiTheme="majorEastAsia"/>
                <w:noProof/>
                <w:sz w:val="28"/>
                <w:szCs w:val="28"/>
                <w:rPrChange w:id="30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30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304" w:author="haha" w:date="2019-07-23T17:29:00Z">
                  <w:rPr>
                    <w:noProof/>
                  </w:rPr>
                </w:rPrChange>
              </w:rPr>
              <w:instrText>HYPERLINK \l "_Toc14795466"</w:instrText>
            </w:r>
            <w:r w:rsidRPr="000F2EDC">
              <w:rPr>
                <w:rStyle w:val="af"/>
                <w:rFonts w:asciiTheme="majorEastAsia" w:eastAsiaTheme="majorEastAsia" w:hAnsiTheme="majorEastAsia"/>
                <w:noProof/>
                <w:sz w:val="28"/>
                <w:szCs w:val="28"/>
                <w:rPrChange w:id="30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30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307" w:author="haha" w:date="2019-07-23T17:29:00Z">
                  <w:rPr>
                    <w:rStyle w:val="af"/>
                    <w:noProof/>
                  </w:rPr>
                </w:rPrChange>
              </w:rPr>
              <w:t>1.3.1</w:t>
            </w:r>
            <w:r w:rsidRPr="000F2EDC">
              <w:rPr>
                <w:rStyle w:val="af"/>
                <w:rFonts w:asciiTheme="majorEastAsia" w:eastAsiaTheme="majorEastAsia" w:hAnsiTheme="majorEastAsia" w:hint="eastAsia"/>
                <w:noProof/>
                <w:sz w:val="28"/>
                <w:szCs w:val="28"/>
                <w:rPrChange w:id="308" w:author="haha" w:date="2019-07-23T17:29:00Z">
                  <w:rPr>
                    <w:rStyle w:val="af"/>
                    <w:rFonts w:hint="eastAsia"/>
                    <w:noProof/>
                  </w:rPr>
                </w:rPrChange>
              </w:rPr>
              <w:t>渠道登录页面</w:t>
            </w:r>
            <w:r w:rsidRPr="000F2EDC">
              <w:rPr>
                <w:rFonts w:asciiTheme="majorEastAsia" w:eastAsiaTheme="majorEastAsia" w:hAnsiTheme="majorEastAsia"/>
                <w:noProof/>
                <w:webHidden/>
                <w:sz w:val="28"/>
                <w:szCs w:val="28"/>
                <w:rPrChange w:id="309" w:author="haha" w:date="2019-07-23T17:29:00Z">
                  <w:rPr>
                    <w:noProof/>
                    <w:webHidden/>
                  </w:rPr>
                </w:rPrChange>
              </w:rPr>
              <w:tab/>
            </w:r>
            <w:r w:rsidRPr="000F2EDC">
              <w:rPr>
                <w:rFonts w:asciiTheme="majorEastAsia" w:eastAsiaTheme="majorEastAsia" w:hAnsiTheme="majorEastAsia"/>
                <w:noProof/>
                <w:webHidden/>
                <w:sz w:val="28"/>
                <w:szCs w:val="28"/>
                <w:rPrChange w:id="31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311" w:author="haha" w:date="2019-07-23T17:29:00Z">
                  <w:rPr>
                    <w:noProof/>
                    <w:webHidden/>
                  </w:rPr>
                </w:rPrChange>
              </w:rPr>
              <w:instrText xml:space="preserve"> PAGEREF _Toc14795466 \h </w:instrText>
            </w:r>
          </w:ins>
          <w:r w:rsidRPr="000F2EDC">
            <w:rPr>
              <w:rFonts w:asciiTheme="majorEastAsia" w:eastAsiaTheme="majorEastAsia" w:hAnsiTheme="majorEastAsia"/>
              <w:noProof/>
              <w:webHidden/>
              <w:sz w:val="28"/>
              <w:szCs w:val="28"/>
              <w:rPrChange w:id="31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313" w:author="haha" w:date="2019-07-23T17:29:00Z">
                <w:rPr>
                  <w:noProof/>
                  <w:webHidden/>
                </w:rPr>
              </w:rPrChange>
            </w:rPr>
            <w:fldChar w:fldCharType="separate"/>
          </w:r>
          <w:ins w:id="314" w:author="haha" w:date="2019-07-23T17:29:00Z">
            <w:r w:rsidRPr="000F2EDC">
              <w:rPr>
                <w:rFonts w:asciiTheme="majorEastAsia" w:eastAsiaTheme="majorEastAsia" w:hAnsiTheme="majorEastAsia"/>
                <w:noProof/>
                <w:webHidden/>
                <w:sz w:val="28"/>
                <w:szCs w:val="28"/>
                <w:rPrChange w:id="315" w:author="haha" w:date="2019-07-23T17:29:00Z">
                  <w:rPr>
                    <w:noProof/>
                    <w:webHidden/>
                  </w:rPr>
                </w:rPrChange>
              </w:rPr>
              <w:t>18</w:t>
            </w:r>
            <w:r w:rsidRPr="000F2EDC">
              <w:rPr>
                <w:rFonts w:asciiTheme="majorEastAsia" w:eastAsiaTheme="majorEastAsia" w:hAnsiTheme="majorEastAsia"/>
                <w:noProof/>
                <w:webHidden/>
                <w:sz w:val="28"/>
                <w:szCs w:val="28"/>
                <w:rPrChange w:id="31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317" w:author="haha" w:date="2019-07-23T17:29:00Z">
                  <w:rPr>
                    <w:rStyle w:val="af"/>
                    <w:noProof/>
                  </w:rPr>
                </w:rPrChange>
              </w:rPr>
              <w:fldChar w:fldCharType="end"/>
            </w:r>
          </w:ins>
        </w:p>
        <w:p w14:paraId="45440E8F" w14:textId="17E56294" w:rsidR="000F2EDC" w:rsidRPr="000F2EDC" w:rsidRDefault="000F2EDC">
          <w:pPr>
            <w:pStyle w:val="TOC2"/>
            <w:tabs>
              <w:tab w:val="right" w:leader="dot" w:pos="8290"/>
            </w:tabs>
            <w:ind w:left="480"/>
            <w:rPr>
              <w:ins w:id="318" w:author="haha" w:date="2019-07-23T17:29:00Z"/>
              <w:rFonts w:asciiTheme="majorEastAsia" w:eastAsiaTheme="majorEastAsia" w:hAnsiTheme="majorEastAsia"/>
              <w:noProof/>
              <w:sz w:val="28"/>
              <w:szCs w:val="28"/>
              <w:rPrChange w:id="319" w:author="haha" w:date="2019-07-23T17:29:00Z">
                <w:rPr>
                  <w:ins w:id="320" w:author="haha" w:date="2019-07-23T17:29:00Z"/>
                  <w:noProof/>
                  <w:sz w:val="21"/>
                  <w:szCs w:val="22"/>
                </w:rPr>
              </w:rPrChange>
            </w:rPr>
          </w:pPr>
          <w:ins w:id="321" w:author="haha" w:date="2019-07-23T17:29:00Z">
            <w:r w:rsidRPr="000F2EDC">
              <w:rPr>
                <w:rStyle w:val="af"/>
                <w:rFonts w:asciiTheme="majorEastAsia" w:eastAsiaTheme="majorEastAsia" w:hAnsiTheme="majorEastAsia"/>
                <w:noProof/>
                <w:sz w:val="28"/>
                <w:szCs w:val="28"/>
                <w:rPrChange w:id="32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32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324" w:author="haha" w:date="2019-07-23T17:29:00Z">
                  <w:rPr>
                    <w:noProof/>
                  </w:rPr>
                </w:rPrChange>
              </w:rPr>
              <w:instrText>HYPERLINK \l "_Toc14795467"</w:instrText>
            </w:r>
            <w:r w:rsidRPr="000F2EDC">
              <w:rPr>
                <w:rStyle w:val="af"/>
                <w:rFonts w:asciiTheme="majorEastAsia" w:eastAsiaTheme="majorEastAsia" w:hAnsiTheme="majorEastAsia"/>
                <w:noProof/>
                <w:sz w:val="28"/>
                <w:szCs w:val="28"/>
                <w:rPrChange w:id="32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32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327" w:author="haha" w:date="2019-07-23T17:29:00Z">
                  <w:rPr>
                    <w:rStyle w:val="af"/>
                    <w:noProof/>
                  </w:rPr>
                </w:rPrChange>
              </w:rPr>
              <w:t>1.3.2</w:t>
            </w:r>
            <w:r w:rsidRPr="000F2EDC">
              <w:rPr>
                <w:rStyle w:val="af"/>
                <w:rFonts w:asciiTheme="majorEastAsia" w:eastAsiaTheme="majorEastAsia" w:hAnsiTheme="majorEastAsia" w:hint="eastAsia"/>
                <w:noProof/>
                <w:sz w:val="28"/>
                <w:szCs w:val="28"/>
                <w:rPrChange w:id="328" w:author="haha" w:date="2019-07-23T17:29:00Z">
                  <w:rPr>
                    <w:rStyle w:val="af"/>
                    <w:rFonts w:hint="eastAsia"/>
                    <w:noProof/>
                  </w:rPr>
                </w:rPrChange>
              </w:rPr>
              <w:t>渠道系统页面</w:t>
            </w:r>
            <w:r w:rsidRPr="000F2EDC">
              <w:rPr>
                <w:rFonts w:asciiTheme="majorEastAsia" w:eastAsiaTheme="majorEastAsia" w:hAnsiTheme="majorEastAsia"/>
                <w:noProof/>
                <w:webHidden/>
                <w:sz w:val="28"/>
                <w:szCs w:val="28"/>
                <w:rPrChange w:id="329" w:author="haha" w:date="2019-07-23T17:29:00Z">
                  <w:rPr>
                    <w:noProof/>
                    <w:webHidden/>
                  </w:rPr>
                </w:rPrChange>
              </w:rPr>
              <w:tab/>
            </w:r>
            <w:r w:rsidRPr="000F2EDC">
              <w:rPr>
                <w:rFonts w:asciiTheme="majorEastAsia" w:eastAsiaTheme="majorEastAsia" w:hAnsiTheme="majorEastAsia"/>
                <w:noProof/>
                <w:webHidden/>
                <w:sz w:val="28"/>
                <w:szCs w:val="28"/>
                <w:rPrChange w:id="33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331" w:author="haha" w:date="2019-07-23T17:29:00Z">
                  <w:rPr>
                    <w:noProof/>
                    <w:webHidden/>
                  </w:rPr>
                </w:rPrChange>
              </w:rPr>
              <w:instrText xml:space="preserve"> PAGEREF _Toc14795467 \h </w:instrText>
            </w:r>
          </w:ins>
          <w:r w:rsidRPr="000F2EDC">
            <w:rPr>
              <w:rFonts w:asciiTheme="majorEastAsia" w:eastAsiaTheme="majorEastAsia" w:hAnsiTheme="majorEastAsia"/>
              <w:noProof/>
              <w:webHidden/>
              <w:sz w:val="28"/>
              <w:szCs w:val="28"/>
              <w:rPrChange w:id="33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333" w:author="haha" w:date="2019-07-23T17:29:00Z">
                <w:rPr>
                  <w:noProof/>
                  <w:webHidden/>
                </w:rPr>
              </w:rPrChange>
            </w:rPr>
            <w:fldChar w:fldCharType="separate"/>
          </w:r>
          <w:ins w:id="334" w:author="haha" w:date="2019-07-23T17:29:00Z">
            <w:r w:rsidRPr="000F2EDC">
              <w:rPr>
                <w:rFonts w:asciiTheme="majorEastAsia" w:eastAsiaTheme="majorEastAsia" w:hAnsiTheme="majorEastAsia"/>
                <w:noProof/>
                <w:webHidden/>
                <w:sz w:val="28"/>
                <w:szCs w:val="28"/>
                <w:rPrChange w:id="335" w:author="haha" w:date="2019-07-23T17:29:00Z">
                  <w:rPr>
                    <w:noProof/>
                    <w:webHidden/>
                  </w:rPr>
                </w:rPrChange>
              </w:rPr>
              <w:t>19</w:t>
            </w:r>
            <w:r w:rsidRPr="000F2EDC">
              <w:rPr>
                <w:rFonts w:asciiTheme="majorEastAsia" w:eastAsiaTheme="majorEastAsia" w:hAnsiTheme="majorEastAsia"/>
                <w:noProof/>
                <w:webHidden/>
                <w:sz w:val="28"/>
                <w:szCs w:val="28"/>
                <w:rPrChange w:id="33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337" w:author="haha" w:date="2019-07-23T17:29:00Z">
                  <w:rPr>
                    <w:rStyle w:val="af"/>
                    <w:noProof/>
                  </w:rPr>
                </w:rPrChange>
              </w:rPr>
              <w:fldChar w:fldCharType="end"/>
            </w:r>
          </w:ins>
        </w:p>
        <w:p w14:paraId="5EEF6248" w14:textId="3DFA1426" w:rsidR="000F2EDC" w:rsidRPr="000F2EDC" w:rsidRDefault="000F2EDC">
          <w:pPr>
            <w:pStyle w:val="TOC1"/>
            <w:tabs>
              <w:tab w:val="right" w:leader="dot" w:pos="8290"/>
            </w:tabs>
            <w:rPr>
              <w:ins w:id="338" w:author="haha" w:date="2019-07-23T17:29:00Z"/>
              <w:rFonts w:asciiTheme="majorEastAsia" w:eastAsiaTheme="majorEastAsia" w:hAnsiTheme="majorEastAsia"/>
              <w:noProof/>
              <w:sz w:val="28"/>
              <w:szCs w:val="28"/>
              <w:rPrChange w:id="339" w:author="haha" w:date="2019-07-23T17:29:00Z">
                <w:rPr>
                  <w:ins w:id="340" w:author="haha" w:date="2019-07-23T17:29:00Z"/>
                  <w:noProof/>
                  <w:sz w:val="21"/>
                  <w:szCs w:val="22"/>
                </w:rPr>
              </w:rPrChange>
            </w:rPr>
          </w:pPr>
          <w:ins w:id="341" w:author="haha" w:date="2019-07-23T17:29:00Z">
            <w:r w:rsidRPr="000F2EDC">
              <w:rPr>
                <w:rStyle w:val="af"/>
                <w:rFonts w:asciiTheme="majorEastAsia" w:eastAsiaTheme="majorEastAsia" w:hAnsiTheme="majorEastAsia"/>
                <w:noProof/>
                <w:sz w:val="28"/>
                <w:szCs w:val="28"/>
                <w:rPrChange w:id="34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34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344" w:author="haha" w:date="2019-07-23T17:29:00Z">
                  <w:rPr>
                    <w:noProof/>
                  </w:rPr>
                </w:rPrChange>
              </w:rPr>
              <w:instrText>HYPERLINK \l "_Toc14795468"</w:instrText>
            </w:r>
            <w:r w:rsidRPr="000F2EDC">
              <w:rPr>
                <w:rStyle w:val="af"/>
                <w:rFonts w:asciiTheme="majorEastAsia" w:eastAsiaTheme="majorEastAsia" w:hAnsiTheme="majorEastAsia"/>
                <w:noProof/>
                <w:sz w:val="28"/>
                <w:szCs w:val="28"/>
                <w:rPrChange w:id="34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34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347" w:author="haha" w:date="2019-07-23T17:29:00Z">
                  <w:rPr>
                    <w:rStyle w:val="af"/>
                    <w:noProof/>
                  </w:rPr>
                </w:rPrChange>
              </w:rPr>
              <w:t xml:space="preserve">2 </w:t>
            </w:r>
            <w:r w:rsidRPr="000F2EDC">
              <w:rPr>
                <w:rStyle w:val="af"/>
                <w:rFonts w:asciiTheme="majorEastAsia" w:eastAsiaTheme="majorEastAsia" w:hAnsiTheme="majorEastAsia" w:hint="eastAsia"/>
                <w:noProof/>
                <w:sz w:val="28"/>
                <w:szCs w:val="28"/>
                <w:rPrChange w:id="348" w:author="haha" w:date="2019-07-23T17:29:00Z">
                  <w:rPr>
                    <w:rStyle w:val="af"/>
                    <w:rFonts w:hint="eastAsia"/>
                    <w:noProof/>
                  </w:rPr>
                </w:rPrChange>
              </w:rPr>
              <w:t>审批系统</w:t>
            </w:r>
            <w:r w:rsidRPr="000F2EDC">
              <w:rPr>
                <w:rFonts w:asciiTheme="majorEastAsia" w:eastAsiaTheme="majorEastAsia" w:hAnsiTheme="majorEastAsia"/>
                <w:noProof/>
                <w:webHidden/>
                <w:sz w:val="28"/>
                <w:szCs w:val="28"/>
                <w:rPrChange w:id="349" w:author="haha" w:date="2019-07-23T17:29:00Z">
                  <w:rPr>
                    <w:noProof/>
                    <w:webHidden/>
                  </w:rPr>
                </w:rPrChange>
              </w:rPr>
              <w:tab/>
            </w:r>
            <w:r w:rsidRPr="000F2EDC">
              <w:rPr>
                <w:rFonts w:asciiTheme="majorEastAsia" w:eastAsiaTheme="majorEastAsia" w:hAnsiTheme="majorEastAsia"/>
                <w:noProof/>
                <w:webHidden/>
                <w:sz w:val="28"/>
                <w:szCs w:val="28"/>
                <w:rPrChange w:id="35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351" w:author="haha" w:date="2019-07-23T17:29:00Z">
                  <w:rPr>
                    <w:noProof/>
                    <w:webHidden/>
                  </w:rPr>
                </w:rPrChange>
              </w:rPr>
              <w:instrText xml:space="preserve"> PAGEREF _Toc14795468 \h </w:instrText>
            </w:r>
          </w:ins>
          <w:r w:rsidRPr="000F2EDC">
            <w:rPr>
              <w:rFonts w:asciiTheme="majorEastAsia" w:eastAsiaTheme="majorEastAsia" w:hAnsiTheme="majorEastAsia"/>
              <w:noProof/>
              <w:webHidden/>
              <w:sz w:val="28"/>
              <w:szCs w:val="28"/>
              <w:rPrChange w:id="35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353" w:author="haha" w:date="2019-07-23T17:29:00Z">
                <w:rPr>
                  <w:noProof/>
                  <w:webHidden/>
                </w:rPr>
              </w:rPrChange>
            </w:rPr>
            <w:fldChar w:fldCharType="separate"/>
          </w:r>
          <w:ins w:id="354" w:author="haha" w:date="2019-07-23T17:29:00Z">
            <w:r w:rsidRPr="000F2EDC">
              <w:rPr>
                <w:rFonts w:asciiTheme="majorEastAsia" w:eastAsiaTheme="majorEastAsia" w:hAnsiTheme="majorEastAsia"/>
                <w:noProof/>
                <w:webHidden/>
                <w:sz w:val="28"/>
                <w:szCs w:val="28"/>
                <w:rPrChange w:id="355" w:author="haha" w:date="2019-07-23T17:29:00Z">
                  <w:rPr>
                    <w:noProof/>
                    <w:webHidden/>
                  </w:rPr>
                </w:rPrChange>
              </w:rPr>
              <w:t>20</w:t>
            </w:r>
            <w:r w:rsidRPr="000F2EDC">
              <w:rPr>
                <w:rFonts w:asciiTheme="majorEastAsia" w:eastAsiaTheme="majorEastAsia" w:hAnsiTheme="majorEastAsia"/>
                <w:noProof/>
                <w:webHidden/>
                <w:sz w:val="28"/>
                <w:szCs w:val="28"/>
                <w:rPrChange w:id="35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357" w:author="haha" w:date="2019-07-23T17:29:00Z">
                  <w:rPr>
                    <w:rStyle w:val="af"/>
                    <w:noProof/>
                  </w:rPr>
                </w:rPrChange>
              </w:rPr>
              <w:fldChar w:fldCharType="end"/>
            </w:r>
          </w:ins>
        </w:p>
        <w:p w14:paraId="209A584C" w14:textId="46D09821" w:rsidR="000F2EDC" w:rsidRPr="000F2EDC" w:rsidRDefault="000F2EDC">
          <w:pPr>
            <w:pStyle w:val="TOC2"/>
            <w:tabs>
              <w:tab w:val="right" w:leader="dot" w:pos="8290"/>
            </w:tabs>
            <w:ind w:left="480"/>
            <w:rPr>
              <w:ins w:id="358" w:author="haha" w:date="2019-07-23T17:29:00Z"/>
              <w:rFonts w:asciiTheme="majorEastAsia" w:eastAsiaTheme="majorEastAsia" w:hAnsiTheme="majorEastAsia"/>
              <w:noProof/>
              <w:sz w:val="28"/>
              <w:szCs w:val="28"/>
              <w:rPrChange w:id="359" w:author="haha" w:date="2019-07-23T17:29:00Z">
                <w:rPr>
                  <w:ins w:id="360" w:author="haha" w:date="2019-07-23T17:29:00Z"/>
                  <w:noProof/>
                  <w:sz w:val="21"/>
                  <w:szCs w:val="22"/>
                </w:rPr>
              </w:rPrChange>
            </w:rPr>
          </w:pPr>
          <w:ins w:id="361" w:author="haha" w:date="2019-07-23T17:29:00Z">
            <w:r w:rsidRPr="000F2EDC">
              <w:rPr>
                <w:rStyle w:val="af"/>
                <w:rFonts w:asciiTheme="majorEastAsia" w:eastAsiaTheme="majorEastAsia" w:hAnsiTheme="majorEastAsia"/>
                <w:noProof/>
                <w:sz w:val="28"/>
                <w:szCs w:val="28"/>
                <w:rPrChange w:id="36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36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364" w:author="haha" w:date="2019-07-23T17:29:00Z">
                  <w:rPr>
                    <w:noProof/>
                  </w:rPr>
                </w:rPrChange>
              </w:rPr>
              <w:instrText>HYPERLINK \l "_Toc14795469"</w:instrText>
            </w:r>
            <w:r w:rsidRPr="000F2EDC">
              <w:rPr>
                <w:rStyle w:val="af"/>
                <w:rFonts w:asciiTheme="majorEastAsia" w:eastAsiaTheme="majorEastAsia" w:hAnsiTheme="majorEastAsia"/>
                <w:noProof/>
                <w:sz w:val="28"/>
                <w:szCs w:val="28"/>
                <w:rPrChange w:id="36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36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367" w:author="haha" w:date="2019-07-23T17:29:00Z">
                  <w:rPr>
                    <w:rStyle w:val="af"/>
                    <w:noProof/>
                  </w:rPr>
                </w:rPrChange>
              </w:rPr>
              <w:t>2.1</w:t>
            </w:r>
            <w:r w:rsidRPr="000F2EDC">
              <w:rPr>
                <w:rStyle w:val="af"/>
                <w:rFonts w:asciiTheme="majorEastAsia" w:eastAsiaTheme="majorEastAsia" w:hAnsiTheme="majorEastAsia" w:hint="eastAsia"/>
                <w:noProof/>
                <w:sz w:val="28"/>
                <w:szCs w:val="28"/>
                <w:rPrChange w:id="368" w:author="haha" w:date="2019-07-23T17:29:00Z">
                  <w:rPr>
                    <w:rStyle w:val="af"/>
                    <w:rFonts w:hint="eastAsia"/>
                    <w:noProof/>
                  </w:rPr>
                </w:rPrChange>
              </w:rPr>
              <w:t>待审</w:t>
            </w:r>
            <w:r w:rsidRPr="000F2EDC">
              <w:rPr>
                <w:rFonts w:asciiTheme="majorEastAsia" w:eastAsiaTheme="majorEastAsia" w:hAnsiTheme="majorEastAsia"/>
                <w:noProof/>
                <w:webHidden/>
                <w:sz w:val="28"/>
                <w:szCs w:val="28"/>
                <w:rPrChange w:id="369" w:author="haha" w:date="2019-07-23T17:29:00Z">
                  <w:rPr>
                    <w:noProof/>
                    <w:webHidden/>
                  </w:rPr>
                </w:rPrChange>
              </w:rPr>
              <w:tab/>
            </w:r>
            <w:r w:rsidRPr="000F2EDC">
              <w:rPr>
                <w:rFonts w:asciiTheme="majorEastAsia" w:eastAsiaTheme="majorEastAsia" w:hAnsiTheme="majorEastAsia"/>
                <w:noProof/>
                <w:webHidden/>
                <w:sz w:val="28"/>
                <w:szCs w:val="28"/>
                <w:rPrChange w:id="37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371" w:author="haha" w:date="2019-07-23T17:29:00Z">
                  <w:rPr>
                    <w:noProof/>
                    <w:webHidden/>
                  </w:rPr>
                </w:rPrChange>
              </w:rPr>
              <w:instrText xml:space="preserve"> PAGEREF _Toc14795469 \h </w:instrText>
            </w:r>
          </w:ins>
          <w:r w:rsidRPr="000F2EDC">
            <w:rPr>
              <w:rFonts w:asciiTheme="majorEastAsia" w:eastAsiaTheme="majorEastAsia" w:hAnsiTheme="majorEastAsia"/>
              <w:noProof/>
              <w:webHidden/>
              <w:sz w:val="28"/>
              <w:szCs w:val="28"/>
              <w:rPrChange w:id="37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373" w:author="haha" w:date="2019-07-23T17:29:00Z">
                <w:rPr>
                  <w:noProof/>
                  <w:webHidden/>
                </w:rPr>
              </w:rPrChange>
            </w:rPr>
            <w:fldChar w:fldCharType="separate"/>
          </w:r>
          <w:ins w:id="374" w:author="haha" w:date="2019-07-23T17:29:00Z">
            <w:r w:rsidRPr="000F2EDC">
              <w:rPr>
                <w:rFonts w:asciiTheme="majorEastAsia" w:eastAsiaTheme="majorEastAsia" w:hAnsiTheme="majorEastAsia"/>
                <w:noProof/>
                <w:webHidden/>
                <w:sz w:val="28"/>
                <w:szCs w:val="28"/>
                <w:rPrChange w:id="375" w:author="haha" w:date="2019-07-23T17:29:00Z">
                  <w:rPr>
                    <w:noProof/>
                    <w:webHidden/>
                  </w:rPr>
                </w:rPrChange>
              </w:rPr>
              <w:t>20</w:t>
            </w:r>
            <w:r w:rsidRPr="000F2EDC">
              <w:rPr>
                <w:rFonts w:asciiTheme="majorEastAsia" w:eastAsiaTheme="majorEastAsia" w:hAnsiTheme="majorEastAsia"/>
                <w:noProof/>
                <w:webHidden/>
                <w:sz w:val="28"/>
                <w:szCs w:val="28"/>
                <w:rPrChange w:id="37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377" w:author="haha" w:date="2019-07-23T17:29:00Z">
                  <w:rPr>
                    <w:rStyle w:val="af"/>
                    <w:noProof/>
                  </w:rPr>
                </w:rPrChange>
              </w:rPr>
              <w:fldChar w:fldCharType="end"/>
            </w:r>
          </w:ins>
        </w:p>
        <w:p w14:paraId="5C3A23EA" w14:textId="7B54BF41" w:rsidR="000F2EDC" w:rsidRPr="000F2EDC" w:rsidRDefault="000F2EDC">
          <w:pPr>
            <w:pStyle w:val="TOC3"/>
            <w:tabs>
              <w:tab w:val="right" w:leader="dot" w:pos="8290"/>
            </w:tabs>
            <w:ind w:left="960"/>
            <w:rPr>
              <w:ins w:id="378" w:author="haha" w:date="2019-07-23T17:29:00Z"/>
              <w:rFonts w:asciiTheme="majorEastAsia" w:eastAsiaTheme="majorEastAsia" w:hAnsiTheme="majorEastAsia"/>
              <w:noProof/>
              <w:sz w:val="28"/>
              <w:szCs w:val="28"/>
              <w:rPrChange w:id="379" w:author="haha" w:date="2019-07-23T17:29:00Z">
                <w:rPr>
                  <w:ins w:id="380" w:author="haha" w:date="2019-07-23T17:29:00Z"/>
                  <w:noProof/>
                  <w:sz w:val="21"/>
                  <w:szCs w:val="22"/>
                </w:rPr>
              </w:rPrChange>
            </w:rPr>
          </w:pPr>
          <w:ins w:id="381" w:author="haha" w:date="2019-07-23T17:29:00Z">
            <w:r w:rsidRPr="000F2EDC">
              <w:rPr>
                <w:rStyle w:val="af"/>
                <w:rFonts w:asciiTheme="majorEastAsia" w:eastAsiaTheme="majorEastAsia" w:hAnsiTheme="majorEastAsia"/>
                <w:noProof/>
                <w:sz w:val="28"/>
                <w:szCs w:val="28"/>
                <w:rPrChange w:id="38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38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384" w:author="haha" w:date="2019-07-23T17:29:00Z">
                  <w:rPr>
                    <w:noProof/>
                  </w:rPr>
                </w:rPrChange>
              </w:rPr>
              <w:instrText>HYPERLINK \l "_Toc14795470"</w:instrText>
            </w:r>
            <w:r w:rsidRPr="000F2EDC">
              <w:rPr>
                <w:rStyle w:val="af"/>
                <w:rFonts w:asciiTheme="majorEastAsia" w:eastAsiaTheme="majorEastAsia" w:hAnsiTheme="majorEastAsia"/>
                <w:noProof/>
                <w:sz w:val="28"/>
                <w:szCs w:val="28"/>
                <w:rPrChange w:id="38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38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387" w:author="haha" w:date="2019-07-23T17:29:00Z">
                  <w:rPr>
                    <w:rStyle w:val="af"/>
                    <w:noProof/>
                  </w:rPr>
                </w:rPrChange>
              </w:rPr>
              <w:t>2.1.1</w:t>
            </w:r>
            <w:r w:rsidRPr="000F2EDC">
              <w:rPr>
                <w:rStyle w:val="af"/>
                <w:rFonts w:asciiTheme="majorEastAsia" w:eastAsiaTheme="majorEastAsia" w:hAnsiTheme="majorEastAsia" w:hint="eastAsia"/>
                <w:noProof/>
                <w:sz w:val="28"/>
                <w:szCs w:val="28"/>
                <w:rPrChange w:id="388" w:author="haha" w:date="2019-07-23T17:29:00Z">
                  <w:rPr>
                    <w:rStyle w:val="af"/>
                    <w:rFonts w:hint="eastAsia"/>
                    <w:noProof/>
                  </w:rPr>
                </w:rPrChange>
              </w:rPr>
              <w:t>处理页面</w:t>
            </w:r>
            <w:r w:rsidRPr="000F2EDC">
              <w:rPr>
                <w:rFonts w:asciiTheme="majorEastAsia" w:eastAsiaTheme="majorEastAsia" w:hAnsiTheme="majorEastAsia"/>
                <w:noProof/>
                <w:webHidden/>
                <w:sz w:val="28"/>
                <w:szCs w:val="28"/>
                <w:rPrChange w:id="389" w:author="haha" w:date="2019-07-23T17:29:00Z">
                  <w:rPr>
                    <w:noProof/>
                    <w:webHidden/>
                  </w:rPr>
                </w:rPrChange>
              </w:rPr>
              <w:tab/>
            </w:r>
            <w:r w:rsidRPr="000F2EDC">
              <w:rPr>
                <w:rFonts w:asciiTheme="majorEastAsia" w:eastAsiaTheme="majorEastAsia" w:hAnsiTheme="majorEastAsia"/>
                <w:noProof/>
                <w:webHidden/>
                <w:sz w:val="28"/>
                <w:szCs w:val="28"/>
                <w:rPrChange w:id="39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391" w:author="haha" w:date="2019-07-23T17:29:00Z">
                  <w:rPr>
                    <w:noProof/>
                    <w:webHidden/>
                  </w:rPr>
                </w:rPrChange>
              </w:rPr>
              <w:instrText xml:space="preserve"> PAGEREF _Toc14795470 \h </w:instrText>
            </w:r>
          </w:ins>
          <w:r w:rsidRPr="000F2EDC">
            <w:rPr>
              <w:rFonts w:asciiTheme="majorEastAsia" w:eastAsiaTheme="majorEastAsia" w:hAnsiTheme="majorEastAsia"/>
              <w:noProof/>
              <w:webHidden/>
              <w:sz w:val="28"/>
              <w:szCs w:val="28"/>
              <w:rPrChange w:id="39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393" w:author="haha" w:date="2019-07-23T17:29:00Z">
                <w:rPr>
                  <w:noProof/>
                  <w:webHidden/>
                </w:rPr>
              </w:rPrChange>
            </w:rPr>
            <w:fldChar w:fldCharType="separate"/>
          </w:r>
          <w:ins w:id="394" w:author="haha" w:date="2019-07-23T17:29:00Z">
            <w:r w:rsidRPr="000F2EDC">
              <w:rPr>
                <w:rFonts w:asciiTheme="majorEastAsia" w:eastAsiaTheme="majorEastAsia" w:hAnsiTheme="majorEastAsia"/>
                <w:noProof/>
                <w:webHidden/>
                <w:sz w:val="28"/>
                <w:szCs w:val="28"/>
                <w:rPrChange w:id="395" w:author="haha" w:date="2019-07-23T17:29:00Z">
                  <w:rPr>
                    <w:noProof/>
                    <w:webHidden/>
                  </w:rPr>
                </w:rPrChange>
              </w:rPr>
              <w:t>22</w:t>
            </w:r>
            <w:r w:rsidRPr="000F2EDC">
              <w:rPr>
                <w:rFonts w:asciiTheme="majorEastAsia" w:eastAsiaTheme="majorEastAsia" w:hAnsiTheme="majorEastAsia"/>
                <w:noProof/>
                <w:webHidden/>
                <w:sz w:val="28"/>
                <w:szCs w:val="28"/>
                <w:rPrChange w:id="39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397" w:author="haha" w:date="2019-07-23T17:29:00Z">
                  <w:rPr>
                    <w:rStyle w:val="af"/>
                    <w:noProof/>
                  </w:rPr>
                </w:rPrChange>
              </w:rPr>
              <w:fldChar w:fldCharType="end"/>
            </w:r>
          </w:ins>
        </w:p>
        <w:p w14:paraId="3D80ACB6" w14:textId="06384428" w:rsidR="000F2EDC" w:rsidRPr="000F2EDC" w:rsidRDefault="000F2EDC">
          <w:pPr>
            <w:pStyle w:val="TOC2"/>
            <w:tabs>
              <w:tab w:val="right" w:leader="dot" w:pos="8290"/>
            </w:tabs>
            <w:ind w:left="480"/>
            <w:rPr>
              <w:ins w:id="398" w:author="haha" w:date="2019-07-23T17:29:00Z"/>
              <w:rFonts w:asciiTheme="majorEastAsia" w:eastAsiaTheme="majorEastAsia" w:hAnsiTheme="majorEastAsia"/>
              <w:noProof/>
              <w:sz w:val="28"/>
              <w:szCs w:val="28"/>
              <w:rPrChange w:id="399" w:author="haha" w:date="2019-07-23T17:29:00Z">
                <w:rPr>
                  <w:ins w:id="400" w:author="haha" w:date="2019-07-23T17:29:00Z"/>
                  <w:noProof/>
                  <w:sz w:val="21"/>
                  <w:szCs w:val="22"/>
                </w:rPr>
              </w:rPrChange>
            </w:rPr>
          </w:pPr>
          <w:ins w:id="401" w:author="haha" w:date="2019-07-23T17:29:00Z">
            <w:r w:rsidRPr="000F2EDC">
              <w:rPr>
                <w:rStyle w:val="af"/>
                <w:rFonts w:asciiTheme="majorEastAsia" w:eastAsiaTheme="majorEastAsia" w:hAnsiTheme="majorEastAsia"/>
                <w:noProof/>
                <w:sz w:val="28"/>
                <w:szCs w:val="28"/>
                <w:rPrChange w:id="40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40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404" w:author="haha" w:date="2019-07-23T17:29:00Z">
                  <w:rPr>
                    <w:noProof/>
                  </w:rPr>
                </w:rPrChange>
              </w:rPr>
              <w:instrText>HYPERLINK \l "_Toc14795471"</w:instrText>
            </w:r>
            <w:r w:rsidRPr="000F2EDC">
              <w:rPr>
                <w:rStyle w:val="af"/>
                <w:rFonts w:asciiTheme="majorEastAsia" w:eastAsiaTheme="majorEastAsia" w:hAnsiTheme="majorEastAsia"/>
                <w:noProof/>
                <w:sz w:val="28"/>
                <w:szCs w:val="28"/>
                <w:rPrChange w:id="40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40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407" w:author="haha" w:date="2019-07-23T17:29:00Z">
                  <w:rPr>
                    <w:rStyle w:val="af"/>
                    <w:noProof/>
                  </w:rPr>
                </w:rPrChange>
              </w:rPr>
              <w:t>2.2</w:t>
            </w:r>
            <w:r w:rsidRPr="000F2EDC">
              <w:rPr>
                <w:rStyle w:val="af"/>
                <w:rFonts w:asciiTheme="majorEastAsia" w:eastAsiaTheme="majorEastAsia" w:hAnsiTheme="majorEastAsia" w:hint="eastAsia"/>
                <w:noProof/>
                <w:sz w:val="28"/>
                <w:szCs w:val="28"/>
                <w:rPrChange w:id="408" w:author="haha" w:date="2019-07-23T17:29:00Z">
                  <w:rPr>
                    <w:rStyle w:val="af"/>
                    <w:rFonts w:hint="eastAsia"/>
                    <w:noProof/>
                  </w:rPr>
                </w:rPrChange>
              </w:rPr>
              <w:t>进件查询</w:t>
            </w:r>
            <w:r w:rsidRPr="000F2EDC">
              <w:rPr>
                <w:rFonts w:asciiTheme="majorEastAsia" w:eastAsiaTheme="majorEastAsia" w:hAnsiTheme="majorEastAsia"/>
                <w:noProof/>
                <w:webHidden/>
                <w:sz w:val="28"/>
                <w:szCs w:val="28"/>
                <w:rPrChange w:id="409" w:author="haha" w:date="2019-07-23T17:29:00Z">
                  <w:rPr>
                    <w:noProof/>
                    <w:webHidden/>
                  </w:rPr>
                </w:rPrChange>
              </w:rPr>
              <w:tab/>
            </w:r>
            <w:r w:rsidRPr="000F2EDC">
              <w:rPr>
                <w:rFonts w:asciiTheme="majorEastAsia" w:eastAsiaTheme="majorEastAsia" w:hAnsiTheme="majorEastAsia"/>
                <w:noProof/>
                <w:webHidden/>
                <w:sz w:val="28"/>
                <w:szCs w:val="28"/>
                <w:rPrChange w:id="41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411" w:author="haha" w:date="2019-07-23T17:29:00Z">
                  <w:rPr>
                    <w:noProof/>
                    <w:webHidden/>
                  </w:rPr>
                </w:rPrChange>
              </w:rPr>
              <w:instrText xml:space="preserve"> PAGEREF _Toc14795471 \h </w:instrText>
            </w:r>
          </w:ins>
          <w:r w:rsidRPr="000F2EDC">
            <w:rPr>
              <w:rFonts w:asciiTheme="majorEastAsia" w:eastAsiaTheme="majorEastAsia" w:hAnsiTheme="majorEastAsia"/>
              <w:noProof/>
              <w:webHidden/>
              <w:sz w:val="28"/>
              <w:szCs w:val="28"/>
              <w:rPrChange w:id="41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413" w:author="haha" w:date="2019-07-23T17:29:00Z">
                <w:rPr>
                  <w:noProof/>
                  <w:webHidden/>
                </w:rPr>
              </w:rPrChange>
            </w:rPr>
            <w:fldChar w:fldCharType="separate"/>
          </w:r>
          <w:ins w:id="414" w:author="haha" w:date="2019-07-23T17:29:00Z">
            <w:r w:rsidRPr="000F2EDC">
              <w:rPr>
                <w:rFonts w:asciiTheme="majorEastAsia" w:eastAsiaTheme="majorEastAsia" w:hAnsiTheme="majorEastAsia"/>
                <w:noProof/>
                <w:webHidden/>
                <w:sz w:val="28"/>
                <w:szCs w:val="28"/>
                <w:rPrChange w:id="415" w:author="haha" w:date="2019-07-23T17:29:00Z">
                  <w:rPr>
                    <w:noProof/>
                    <w:webHidden/>
                  </w:rPr>
                </w:rPrChange>
              </w:rPr>
              <w:t>25</w:t>
            </w:r>
            <w:r w:rsidRPr="000F2EDC">
              <w:rPr>
                <w:rFonts w:asciiTheme="majorEastAsia" w:eastAsiaTheme="majorEastAsia" w:hAnsiTheme="majorEastAsia"/>
                <w:noProof/>
                <w:webHidden/>
                <w:sz w:val="28"/>
                <w:szCs w:val="28"/>
                <w:rPrChange w:id="41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417" w:author="haha" w:date="2019-07-23T17:29:00Z">
                  <w:rPr>
                    <w:rStyle w:val="af"/>
                    <w:noProof/>
                  </w:rPr>
                </w:rPrChange>
              </w:rPr>
              <w:fldChar w:fldCharType="end"/>
            </w:r>
          </w:ins>
        </w:p>
        <w:p w14:paraId="0C6EA0C1" w14:textId="54FAB668" w:rsidR="000F2EDC" w:rsidRPr="000F2EDC" w:rsidRDefault="000F2EDC">
          <w:pPr>
            <w:pStyle w:val="TOC3"/>
            <w:tabs>
              <w:tab w:val="right" w:leader="dot" w:pos="8290"/>
            </w:tabs>
            <w:ind w:left="960"/>
            <w:rPr>
              <w:ins w:id="418" w:author="haha" w:date="2019-07-23T17:29:00Z"/>
              <w:rFonts w:asciiTheme="majorEastAsia" w:eastAsiaTheme="majorEastAsia" w:hAnsiTheme="majorEastAsia"/>
              <w:noProof/>
              <w:sz w:val="28"/>
              <w:szCs w:val="28"/>
              <w:rPrChange w:id="419" w:author="haha" w:date="2019-07-23T17:29:00Z">
                <w:rPr>
                  <w:ins w:id="420" w:author="haha" w:date="2019-07-23T17:29:00Z"/>
                  <w:noProof/>
                  <w:sz w:val="21"/>
                  <w:szCs w:val="22"/>
                </w:rPr>
              </w:rPrChange>
            </w:rPr>
          </w:pPr>
          <w:ins w:id="421" w:author="haha" w:date="2019-07-23T17:29:00Z">
            <w:r w:rsidRPr="000F2EDC">
              <w:rPr>
                <w:rStyle w:val="af"/>
                <w:rFonts w:asciiTheme="majorEastAsia" w:eastAsiaTheme="majorEastAsia" w:hAnsiTheme="majorEastAsia"/>
                <w:noProof/>
                <w:sz w:val="28"/>
                <w:szCs w:val="28"/>
                <w:rPrChange w:id="42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42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424" w:author="haha" w:date="2019-07-23T17:29:00Z">
                  <w:rPr>
                    <w:noProof/>
                  </w:rPr>
                </w:rPrChange>
              </w:rPr>
              <w:instrText>HYPERLINK \l "_Toc14795472"</w:instrText>
            </w:r>
            <w:r w:rsidRPr="000F2EDC">
              <w:rPr>
                <w:rStyle w:val="af"/>
                <w:rFonts w:asciiTheme="majorEastAsia" w:eastAsiaTheme="majorEastAsia" w:hAnsiTheme="majorEastAsia"/>
                <w:noProof/>
                <w:sz w:val="28"/>
                <w:szCs w:val="28"/>
                <w:rPrChange w:id="42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42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427" w:author="haha" w:date="2019-07-23T17:29:00Z">
                  <w:rPr>
                    <w:rStyle w:val="af"/>
                    <w:noProof/>
                  </w:rPr>
                </w:rPrChange>
              </w:rPr>
              <w:t>2.2.1</w:t>
            </w:r>
            <w:r w:rsidRPr="000F2EDC">
              <w:rPr>
                <w:rStyle w:val="af"/>
                <w:rFonts w:asciiTheme="majorEastAsia" w:eastAsiaTheme="majorEastAsia" w:hAnsiTheme="majorEastAsia" w:hint="eastAsia"/>
                <w:noProof/>
                <w:sz w:val="28"/>
                <w:szCs w:val="28"/>
                <w:rPrChange w:id="428" w:author="haha" w:date="2019-07-23T17:29:00Z">
                  <w:rPr>
                    <w:rStyle w:val="af"/>
                    <w:rFonts w:hint="eastAsia"/>
                    <w:noProof/>
                  </w:rPr>
                </w:rPrChange>
              </w:rPr>
              <w:t>客户详情页面</w:t>
            </w:r>
            <w:r w:rsidRPr="000F2EDC">
              <w:rPr>
                <w:rFonts w:asciiTheme="majorEastAsia" w:eastAsiaTheme="majorEastAsia" w:hAnsiTheme="majorEastAsia"/>
                <w:noProof/>
                <w:webHidden/>
                <w:sz w:val="28"/>
                <w:szCs w:val="28"/>
                <w:rPrChange w:id="429" w:author="haha" w:date="2019-07-23T17:29:00Z">
                  <w:rPr>
                    <w:noProof/>
                    <w:webHidden/>
                  </w:rPr>
                </w:rPrChange>
              </w:rPr>
              <w:tab/>
            </w:r>
            <w:r w:rsidRPr="000F2EDC">
              <w:rPr>
                <w:rFonts w:asciiTheme="majorEastAsia" w:eastAsiaTheme="majorEastAsia" w:hAnsiTheme="majorEastAsia"/>
                <w:noProof/>
                <w:webHidden/>
                <w:sz w:val="28"/>
                <w:szCs w:val="28"/>
                <w:rPrChange w:id="43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431" w:author="haha" w:date="2019-07-23T17:29:00Z">
                  <w:rPr>
                    <w:noProof/>
                    <w:webHidden/>
                  </w:rPr>
                </w:rPrChange>
              </w:rPr>
              <w:instrText xml:space="preserve"> PAGEREF _Toc14795472 \h </w:instrText>
            </w:r>
          </w:ins>
          <w:r w:rsidRPr="000F2EDC">
            <w:rPr>
              <w:rFonts w:asciiTheme="majorEastAsia" w:eastAsiaTheme="majorEastAsia" w:hAnsiTheme="majorEastAsia"/>
              <w:noProof/>
              <w:webHidden/>
              <w:sz w:val="28"/>
              <w:szCs w:val="28"/>
              <w:rPrChange w:id="43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433" w:author="haha" w:date="2019-07-23T17:29:00Z">
                <w:rPr>
                  <w:noProof/>
                  <w:webHidden/>
                </w:rPr>
              </w:rPrChange>
            </w:rPr>
            <w:fldChar w:fldCharType="separate"/>
          </w:r>
          <w:ins w:id="434" w:author="haha" w:date="2019-07-23T17:29:00Z">
            <w:r w:rsidRPr="000F2EDC">
              <w:rPr>
                <w:rFonts w:asciiTheme="majorEastAsia" w:eastAsiaTheme="majorEastAsia" w:hAnsiTheme="majorEastAsia"/>
                <w:noProof/>
                <w:webHidden/>
                <w:sz w:val="28"/>
                <w:szCs w:val="28"/>
                <w:rPrChange w:id="435" w:author="haha" w:date="2019-07-23T17:29:00Z">
                  <w:rPr>
                    <w:noProof/>
                    <w:webHidden/>
                  </w:rPr>
                </w:rPrChange>
              </w:rPr>
              <w:t>26</w:t>
            </w:r>
            <w:r w:rsidRPr="000F2EDC">
              <w:rPr>
                <w:rFonts w:asciiTheme="majorEastAsia" w:eastAsiaTheme="majorEastAsia" w:hAnsiTheme="majorEastAsia"/>
                <w:noProof/>
                <w:webHidden/>
                <w:sz w:val="28"/>
                <w:szCs w:val="28"/>
                <w:rPrChange w:id="43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437" w:author="haha" w:date="2019-07-23T17:29:00Z">
                  <w:rPr>
                    <w:rStyle w:val="af"/>
                    <w:noProof/>
                  </w:rPr>
                </w:rPrChange>
              </w:rPr>
              <w:fldChar w:fldCharType="end"/>
            </w:r>
          </w:ins>
        </w:p>
        <w:p w14:paraId="0B19CF67" w14:textId="691AF375" w:rsidR="000F2EDC" w:rsidRPr="000F2EDC" w:rsidRDefault="000F2EDC">
          <w:pPr>
            <w:pStyle w:val="TOC2"/>
            <w:tabs>
              <w:tab w:val="right" w:leader="dot" w:pos="8290"/>
            </w:tabs>
            <w:ind w:left="480"/>
            <w:rPr>
              <w:ins w:id="438" w:author="haha" w:date="2019-07-23T17:29:00Z"/>
              <w:rFonts w:asciiTheme="majorEastAsia" w:eastAsiaTheme="majorEastAsia" w:hAnsiTheme="majorEastAsia"/>
              <w:noProof/>
              <w:sz w:val="28"/>
              <w:szCs w:val="28"/>
              <w:rPrChange w:id="439" w:author="haha" w:date="2019-07-23T17:29:00Z">
                <w:rPr>
                  <w:ins w:id="440" w:author="haha" w:date="2019-07-23T17:29:00Z"/>
                  <w:noProof/>
                  <w:sz w:val="21"/>
                  <w:szCs w:val="22"/>
                </w:rPr>
              </w:rPrChange>
            </w:rPr>
          </w:pPr>
          <w:ins w:id="441" w:author="haha" w:date="2019-07-23T17:29:00Z">
            <w:r w:rsidRPr="000F2EDC">
              <w:rPr>
                <w:rStyle w:val="af"/>
                <w:rFonts w:asciiTheme="majorEastAsia" w:eastAsiaTheme="majorEastAsia" w:hAnsiTheme="majorEastAsia"/>
                <w:noProof/>
                <w:sz w:val="28"/>
                <w:szCs w:val="28"/>
                <w:rPrChange w:id="442" w:author="haha" w:date="2019-07-23T17:29:00Z">
                  <w:rPr>
                    <w:rStyle w:val="af"/>
                    <w:noProof/>
                  </w:rPr>
                </w:rPrChange>
              </w:rPr>
              <w:lastRenderedPageBreak/>
              <w:fldChar w:fldCharType="begin"/>
            </w:r>
            <w:r w:rsidRPr="000F2EDC">
              <w:rPr>
                <w:rStyle w:val="af"/>
                <w:rFonts w:asciiTheme="majorEastAsia" w:eastAsiaTheme="majorEastAsia" w:hAnsiTheme="majorEastAsia"/>
                <w:noProof/>
                <w:sz w:val="28"/>
                <w:szCs w:val="28"/>
                <w:rPrChange w:id="44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444" w:author="haha" w:date="2019-07-23T17:29:00Z">
                  <w:rPr>
                    <w:noProof/>
                  </w:rPr>
                </w:rPrChange>
              </w:rPr>
              <w:instrText>HYPERLINK \l "_Toc14795473"</w:instrText>
            </w:r>
            <w:r w:rsidRPr="000F2EDC">
              <w:rPr>
                <w:rStyle w:val="af"/>
                <w:rFonts w:asciiTheme="majorEastAsia" w:eastAsiaTheme="majorEastAsia" w:hAnsiTheme="majorEastAsia"/>
                <w:noProof/>
                <w:sz w:val="28"/>
                <w:szCs w:val="28"/>
                <w:rPrChange w:id="44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44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447" w:author="haha" w:date="2019-07-23T17:29:00Z">
                  <w:rPr>
                    <w:rStyle w:val="af"/>
                    <w:noProof/>
                  </w:rPr>
                </w:rPrChange>
              </w:rPr>
              <w:t>2.3</w:t>
            </w:r>
            <w:r w:rsidRPr="000F2EDC">
              <w:rPr>
                <w:rStyle w:val="af"/>
                <w:rFonts w:asciiTheme="majorEastAsia" w:eastAsiaTheme="majorEastAsia" w:hAnsiTheme="majorEastAsia" w:hint="eastAsia"/>
                <w:noProof/>
                <w:sz w:val="28"/>
                <w:szCs w:val="28"/>
                <w:rPrChange w:id="448" w:author="haha" w:date="2019-07-23T17:29:00Z">
                  <w:rPr>
                    <w:rStyle w:val="af"/>
                    <w:rFonts w:hint="eastAsia"/>
                    <w:noProof/>
                  </w:rPr>
                </w:rPrChange>
              </w:rPr>
              <w:t>产品流程配置页面</w:t>
            </w:r>
            <w:r w:rsidRPr="000F2EDC">
              <w:rPr>
                <w:rFonts w:asciiTheme="majorEastAsia" w:eastAsiaTheme="majorEastAsia" w:hAnsiTheme="majorEastAsia"/>
                <w:noProof/>
                <w:webHidden/>
                <w:sz w:val="28"/>
                <w:szCs w:val="28"/>
                <w:rPrChange w:id="449" w:author="haha" w:date="2019-07-23T17:29:00Z">
                  <w:rPr>
                    <w:noProof/>
                    <w:webHidden/>
                  </w:rPr>
                </w:rPrChange>
              </w:rPr>
              <w:tab/>
            </w:r>
            <w:r w:rsidRPr="000F2EDC">
              <w:rPr>
                <w:rFonts w:asciiTheme="majorEastAsia" w:eastAsiaTheme="majorEastAsia" w:hAnsiTheme="majorEastAsia"/>
                <w:noProof/>
                <w:webHidden/>
                <w:sz w:val="28"/>
                <w:szCs w:val="28"/>
                <w:rPrChange w:id="45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451" w:author="haha" w:date="2019-07-23T17:29:00Z">
                  <w:rPr>
                    <w:noProof/>
                    <w:webHidden/>
                  </w:rPr>
                </w:rPrChange>
              </w:rPr>
              <w:instrText xml:space="preserve"> PAGEREF _Toc14795473 \h </w:instrText>
            </w:r>
          </w:ins>
          <w:r w:rsidRPr="000F2EDC">
            <w:rPr>
              <w:rFonts w:asciiTheme="majorEastAsia" w:eastAsiaTheme="majorEastAsia" w:hAnsiTheme="majorEastAsia"/>
              <w:noProof/>
              <w:webHidden/>
              <w:sz w:val="28"/>
              <w:szCs w:val="28"/>
              <w:rPrChange w:id="45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453" w:author="haha" w:date="2019-07-23T17:29:00Z">
                <w:rPr>
                  <w:noProof/>
                  <w:webHidden/>
                </w:rPr>
              </w:rPrChange>
            </w:rPr>
            <w:fldChar w:fldCharType="separate"/>
          </w:r>
          <w:ins w:id="454" w:author="haha" w:date="2019-07-23T17:29:00Z">
            <w:r w:rsidRPr="000F2EDC">
              <w:rPr>
                <w:rFonts w:asciiTheme="majorEastAsia" w:eastAsiaTheme="majorEastAsia" w:hAnsiTheme="majorEastAsia"/>
                <w:noProof/>
                <w:webHidden/>
                <w:sz w:val="28"/>
                <w:szCs w:val="28"/>
                <w:rPrChange w:id="455" w:author="haha" w:date="2019-07-23T17:29:00Z">
                  <w:rPr>
                    <w:noProof/>
                    <w:webHidden/>
                  </w:rPr>
                </w:rPrChange>
              </w:rPr>
              <w:t>27</w:t>
            </w:r>
            <w:r w:rsidRPr="000F2EDC">
              <w:rPr>
                <w:rFonts w:asciiTheme="majorEastAsia" w:eastAsiaTheme="majorEastAsia" w:hAnsiTheme="majorEastAsia"/>
                <w:noProof/>
                <w:webHidden/>
                <w:sz w:val="28"/>
                <w:szCs w:val="28"/>
                <w:rPrChange w:id="45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457" w:author="haha" w:date="2019-07-23T17:29:00Z">
                  <w:rPr>
                    <w:rStyle w:val="af"/>
                    <w:noProof/>
                  </w:rPr>
                </w:rPrChange>
              </w:rPr>
              <w:fldChar w:fldCharType="end"/>
            </w:r>
          </w:ins>
        </w:p>
        <w:p w14:paraId="78365A3D" w14:textId="6D5FA404" w:rsidR="000F2EDC" w:rsidRPr="000F2EDC" w:rsidRDefault="000F2EDC">
          <w:pPr>
            <w:pStyle w:val="TOC1"/>
            <w:tabs>
              <w:tab w:val="right" w:leader="dot" w:pos="8290"/>
            </w:tabs>
            <w:rPr>
              <w:ins w:id="458" w:author="haha" w:date="2019-07-23T17:29:00Z"/>
              <w:rFonts w:asciiTheme="majorEastAsia" w:eastAsiaTheme="majorEastAsia" w:hAnsiTheme="majorEastAsia"/>
              <w:noProof/>
              <w:sz w:val="28"/>
              <w:szCs w:val="28"/>
              <w:rPrChange w:id="459" w:author="haha" w:date="2019-07-23T17:29:00Z">
                <w:rPr>
                  <w:ins w:id="460" w:author="haha" w:date="2019-07-23T17:29:00Z"/>
                  <w:noProof/>
                  <w:sz w:val="21"/>
                  <w:szCs w:val="22"/>
                </w:rPr>
              </w:rPrChange>
            </w:rPr>
          </w:pPr>
          <w:ins w:id="461" w:author="haha" w:date="2019-07-23T17:29:00Z">
            <w:r w:rsidRPr="000F2EDC">
              <w:rPr>
                <w:rStyle w:val="af"/>
                <w:rFonts w:asciiTheme="majorEastAsia" w:eastAsiaTheme="majorEastAsia" w:hAnsiTheme="majorEastAsia"/>
                <w:noProof/>
                <w:sz w:val="28"/>
                <w:szCs w:val="28"/>
                <w:rPrChange w:id="46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46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464" w:author="haha" w:date="2019-07-23T17:29:00Z">
                  <w:rPr>
                    <w:noProof/>
                  </w:rPr>
                </w:rPrChange>
              </w:rPr>
              <w:instrText>HYPERLINK \l "_Toc14795474"</w:instrText>
            </w:r>
            <w:r w:rsidRPr="000F2EDC">
              <w:rPr>
                <w:rStyle w:val="af"/>
                <w:rFonts w:asciiTheme="majorEastAsia" w:eastAsiaTheme="majorEastAsia" w:hAnsiTheme="majorEastAsia"/>
                <w:noProof/>
                <w:sz w:val="28"/>
                <w:szCs w:val="28"/>
                <w:rPrChange w:id="46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46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467" w:author="haha" w:date="2019-07-23T17:29:00Z">
                  <w:rPr>
                    <w:rStyle w:val="af"/>
                    <w:noProof/>
                  </w:rPr>
                </w:rPrChange>
              </w:rPr>
              <w:t xml:space="preserve">3 </w:t>
            </w:r>
            <w:r w:rsidRPr="000F2EDC">
              <w:rPr>
                <w:rStyle w:val="af"/>
                <w:rFonts w:asciiTheme="majorEastAsia" w:eastAsiaTheme="majorEastAsia" w:hAnsiTheme="majorEastAsia" w:hint="eastAsia"/>
                <w:noProof/>
                <w:sz w:val="28"/>
                <w:szCs w:val="28"/>
                <w:rPrChange w:id="468" w:author="haha" w:date="2019-07-23T17:29:00Z">
                  <w:rPr>
                    <w:rStyle w:val="af"/>
                    <w:rFonts w:hint="eastAsia"/>
                    <w:noProof/>
                  </w:rPr>
                </w:rPrChange>
              </w:rPr>
              <w:t>账务系统</w:t>
            </w:r>
            <w:r w:rsidRPr="000F2EDC">
              <w:rPr>
                <w:rFonts w:asciiTheme="majorEastAsia" w:eastAsiaTheme="majorEastAsia" w:hAnsiTheme="majorEastAsia"/>
                <w:noProof/>
                <w:webHidden/>
                <w:sz w:val="28"/>
                <w:szCs w:val="28"/>
                <w:rPrChange w:id="469" w:author="haha" w:date="2019-07-23T17:29:00Z">
                  <w:rPr>
                    <w:noProof/>
                    <w:webHidden/>
                  </w:rPr>
                </w:rPrChange>
              </w:rPr>
              <w:tab/>
            </w:r>
            <w:r w:rsidRPr="000F2EDC">
              <w:rPr>
                <w:rFonts w:asciiTheme="majorEastAsia" w:eastAsiaTheme="majorEastAsia" w:hAnsiTheme="majorEastAsia"/>
                <w:noProof/>
                <w:webHidden/>
                <w:sz w:val="28"/>
                <w:szCs w:val="28"/>
                <w:rPrChange w:id="47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471" w:author="haha" w:date="2019-07-23T17:29:00Z">
                  <w:rPr>
                    <w:noProof/>
                    <w:webHidden/>
                  </w:rPr>
                </w:rPrChange>
              </w:rPr>
              <w:instrText xml:space="preserve"> PAGEREF _Toc14795474 \h </w:instrText>
            </w:r>
          </w:ins>
          <w:r w:rsidRPr="000F2EDC">
            <w:rPr>
              <w:rFonts w:asciiTheme="majorEastAsia" w:eastAsiaTheme="majorEastAsia" w:hAnsiTheme="majorEastAsia"/>
              <w:noProof/>
              <w:webHidden/>
              <w:sz w:val="28"/>
              <w:szCs w:val="28"/>
              <w:rPrChange w:id="47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473" w:author="haha" w:date="2019-07-23T17:29:00Z">
                <w:rPr>
                  <w:noProof/>
                  <w:webHidden/>
                </w:rPr>
              </w:rPrChange>
            </w:rPr>
            <w:fldChar w:fldCharType="separate"/>
          </w:r>
          <w:ins w:id="474" w:author="haha" w:date="2019-07-23T17:29:00Z">
            <w:r w:rsidRPr="000F2EDC">
              <w:rPr>
                <w:rFonts w:asciiTheme="majorEastAsia" w:eastAsiaTheme="majorEastAsia" w:hAnsiTheme="majorEastAsia"/>
                <w:noProof/>
                <w:webHidden/>
                <w:sz w:val="28"/>
                <w:szCs w:val="28"/>
                <w:rPrChange w:id="475" w:author="haha" w:date="2019-07-23T17:29:00Z">
                  <w:rPr>
                    <w:noProof/>
                    <w:webHidden/>
                  </w:rPr>
                </w:rPrChange>
              </w:rPr>
              <w:t>30</w:t>
            </w:r>
            <w:r w:rsidRPr="000F2EDC">
              <w:rPr>
                <w:rFonts w:asciiTheme="majorEastAsia" w:eastAsiaTheme="majorEastAsia" w:hAnsiTheme="majorEastAsia"/>
                <w:noProof/>
                <w:webHidden/>
                <w:sz w:val="28"/>
                <w:szCs w:val="28"/>
                <w:rPrChange w:id="47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477" w:author="haha" w:date="2019-07-23T17:29:00Z">
                  <w:rPr>
                    <w:rStyle w:val="af"/>
                    <w:noProof/>
                  </w:rPr>
                </w:rPrChange>
              </w:rPr>
              <w:fldChar w:fldCharType="end"/>
            </w:r>
          </w:ins>
        </w:p>
        <w:p w14:paraId="5830BC5C" w14:textId="39824849" w:rsidR="000F2EDC" w:rsidRPr="000F2EDC" w:rsidRDefault="000F2EDC">
          <w:pPr>
            <w:pStyle w:val="TOC2"/>
            <w:tabs>
              <w:tab w:val="right" w:leader="dot" w:pos="8290"/>
            </w:tabs>
            <w:ind w:left="480"/>
            <w:rPr>
              <w:ins w:id="478" w:author="haha" w:date="2019-07-23T17:29:00Z"/>
              <w:rFonts w:asciiTheme="majorEastAsia" w:eastAsiaTheme="majorEastAsia" w:hAnsiTheme="majorEastAsia"/>
              <w:noProof/>
              <w:sz w:val="28"/>
              <w:szCs w:val="28"/>
              <w:rPrChange w:id="479" w:author="haha" w:date="2019-07-23T17:29:00Z">
                <w:rPr>
                  <w:ins w:id="480" w:author="haha" w:date="2019-07-23T17:29:00Z"/>
                  <w:noProof/>
                  <w:sz w:val="21"/>
                  <w:szCs w:val="22"/>
                </w:rPr>
              </w:rPrChange>
            </w:rPr>
          </w:pPr>
          <w:ins w:id="481" w:author="haha" w:date="2019-07-23T17:29:00Z">
            <w:r w:rsidRPr="000F2EDC">
              <w:rPr>
                <w:rStyle w:val="af"/>
                <w:rFonts w:asciiTheme="majorEastAsia" w:eastAsiaTheme="majorEastAsia" w:hAnsiTheme="majorEastAsia"/>
                <w:noProof/>
                <w:sz w:val="28"/>
                <w:szCs w:val="28"/>
                <w:rPrChange w:id="48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48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484" w:author="haha" w:date="2019-07-23T17:29:00Z">
                  <w:rPr>
                    <w:noProof/>
                  </w:rPr>
                </w:rPrChange>
              </w:rPr>
              <w:instrText>HYPERLINK \l "_Toc14795475"</w:instrText>
            </w:r>
            <w:r w:rsidRPr="000F2EDC">
              <w:rPr>
                <w:rStyle w:val="af"/>
                <w:rFonts w:asciiTheme="majorEastAsia" w:eastAsiaTheme="majorEastAsia" w:hAnsiTheme="majorEastAsia"/>
                <w:noProof/>
                <w:sz w:val="28"/>
                <w:szCs w:val="28"/>
                <w:rPrChange w:id="48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48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487" w:author="haha" w:date="2019-07-23T17:29:00Z">
                  <w:rPr>
                    <w:rStyle w:val="af"/>
                    <w:noProof/>
                  </w:rPr>
                </w:rPrChange>
              </w:rPr>
              <w:t>3.1</w:t>
            </w:r>
            <w:r w:rsidRPr="000F2EDC">
              <w:rPr>
                <w:rStyle w:val="af"/>
                <w:rFonts w:asciiTheme="majorEastAsia" w:eastAsiaTheme="majorEastAsia" w:hAnsiTheme="majorEastAsia" w:hint="eastAsia"/>
                <w:noProof/>
                <w:sz w:val="28"/>
                <w:szCs w:val="28"/>
                <w:rPrChange w:id="488" w:author="haha" w:date="2019-07-23T17:29:00Z">
                  <w:rPr>
                    <w:rStyle w:val="af"/>
                    <w:rFonts w:hint="eastAsia"/>
                    <w:noProof/>
                  </w:rPr>
                </w:rPrChange>
              </w:rPr>
              <w:t>借款人账务信息</w:t>
            </w:r>
            <w:r w:rsidRPr="000F2EDC">
              <w:rPr>
                <w:rFonts w:asciiTheme="majorEastAsia" w:eastAsiaTheme="majorEastAsia" w:hAnsiTheme="majorEastAsia"/>
                <w:noProof/>
                <w:webHidden/>
                <w:sz w:val="28"/>
                <w:szCs w:val="28"/>
                <w:rPrChange w:id="489" w:author="haha" w:date="2019-07-23T17:29:00Z">
                  <w:rPr>
                    <w:noProof/>
                    <w:webHidden/>
                  </w:rPr>
                </w:rPrChange>
              </w:rPr>
              <w:tab/>
            </w:r>
            <w:r w:rsidRPr="000F2EDC">
              <w:rPr>
                <w:rFonts w:asciiTheme="majorEastAsia" w:eastAsiaTheme="majorEastAsia" w:hAnsiTheme="majorEastAsia"/>
                <w:noProof/>
                <w:webHidden/>
                <w:sz w:val="28"/>
                <w:szCs w:val="28"/>
                <w:rPrChange w:id="49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491" w:author="haha" w:date="2019-07-23T17:29:00Z">
                  <w:rPr>
                    <w:noProof/>
                    <w:webHidden/>
                  </w:rPr>
                </w:rPrChange>
              </w:rPr>
              <w:instrText xml:space="preserve"> PAGEREF _Toc14795475 \h </w:instrText>
            </w:r>
          </w:ins>
          <w:r w:rsidRPr="000F2EDC">
            <w:rPr>
              <w:rFonts w:asciiTheme="majorEastAsia" w:eastAsiaTheme="majorEastAsia" w:hAnsiTheme="majorEastAsia"/>
              <w:noProof/>
              <w:webHidden/>
              <w:sz w:val="28"/>
              <w:szCs w:val="28"/>
              <w:rPrChange w:id="49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493" w:author="haha" w:date="2019-07-23T17:29:00Z">
                <w:rPr>
                  <w:noProof/>
                  <w:webHidden/>
                </w:rPr>
              </w:rPrChange>
            </w:rPr>
            <w:fldChar w:fldCharType="separate"/>
          </w:r>
          <w:ins w:id="494" w:author="haha" w:date="2019-07-23T17:29:00Z">
            <w:r w:rsidRPr="000F2EDC">
              <w:rPr>
                <w:rFonts w:asciiTheme="majorEastAsia" w:eastAsiaTheme="majorEastAsia" w:hAnsiTheme="majorEastAsia"/>
                <w:noProof/>
                <w:webHidden/>
                <w:sz w:val="28"/>
                <w:szCs w:val="28"/>
                <w:rPrChange w:id="495" w:author="haha" w:date="2019-07-23T17:29:00Z">
                  <w:rPr>
                    <w:noProof/>
                    <w:webHidden/>
                  </w:rPr>
                </w:rPrChange>
              </w:rPr>
              <w:t>30</w:t>
            </w:r>
            <w:r w:rsidRPr="000F2EDC">
              <w:rPr>
                <w:rFonts w:asciiTheme="majorEastAsia" w:eastAsiaTheme="majorEastAsia" w:hAnsiTheme="majorEastAsia"/>
                <w:noProof/>
                <w:webHidden/>
                <w:sz w:val="28"/>
                <w:szCs w:val="28"/>
                <w:rPrChange w:id="49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497" w:author="haha" w:date="2019-07-23T17:29:00Z">
                  <w:rPr>
                    <w:rStyle w:val="af"/>
                    <w:noProof/>
                  </w:rPr>
                </w:rPrChange>
              </w:rPr>
              <w:fldChar w:fldCharType="end"/>
            </w:r>
          </w:ins>
        </w:p>
        <w:p w14:paraId="60B70C55" w14:textId="38574C79" w:rsidR="000F2EDC" w:rsidRPr="000F2EDC" w:rsidRDefault="000F2EDC">
          <w:pPr>
            <w:pStyle w:val="TOC3"/>
            <w:tabs>
              <w:tab w:val="right" w:leader="dot" w:pos="8290"/>
            </w:tabs>
            <w:ind w:left="960"/>
            <w:rPr>
              <w:ins w:id="498" w:author="haha" w:date="2019-07-23T17:29:00Z"/>
              <w:rFonts w:asciiTheme="majorEastAsia" w:eastAsiaTheme="majorEastAsia" w:hAnsiTheme="majorEastAsia"/>
              <w:noProof/>
              <w:sz w:val="28"/>
              <w:szCs w:val="28"/>
              <w:rPrChange w:id="499" w:author="haha" w:date="2019-07-23T17:29:00Z">
                <w:rPr>
                  <w:ins w:id="500" w:author="haha" w:date="2019-07-23T17:29:00Z"/>
                  <w:noProof/>
                  <w:sz w:val="21"/>
                  <w:szCs w:val="22"/>
                </w:rPr>
              </w:rPrChange>
            </w:rPr>
          </w:pPr>
          <w:ins w:id="501" w:author="haha" w:date="2019-07-23T17:29:00Z">
            <w:r w:rsidRPr="000F2EDC">
              <w:rPr>
                <w:rStyle w:val="af"/>
                <w:rFonts w:asciiTheme="majorEastAsia" w:eastAsiaTheme="majorEastAsia" w:hAnsiTheme="majorEastAsia"/>
                <w:noProof/>
                <w:sz w:val="28"/>
                <w:szCs w:val="28"/>
                <w:rPrChange w:id="50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50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504" w:author="haha" w:date="2019-07-23T17:29:00Z">
                  <w:rPr>
                    <w:noProof/>
                  </w:rPr>
                </w:rPrChange>
              </w:rPr>
              <w:instrText>HYPERLINK \l "_Toc14795476"</w:instrText>
            </w:r>
            <w:r w:rsidRPr="000F2EDC">
              <w:rPr>
                <w:rStyle w:val="af"/>
                <w:rFonts w:asciiTheme="majorEastAsia" w:eastAsiaTheme="majorEastAsia" w:hAnsiTheme="majorEastAsia"/>
                <w:noProof/>
                <w:sz w:val="28"/>
                <w:szCs w:val="28"/>
                <w:rPrChange w:id="50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50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507" w:author="haha" w:date="2019-07-23T17:29:00Z">
                  <w:rPr>
                    <w:rStyle w:val="af"/>
                    <w:noProof/>
                  </w:rPr>
                </w:rPrChange>
              </w:rPr>
              <w:t>3.1.1</w:t>
            </w:r>
            <w:r w:rsidRPr="000F2EDC">
              <w:rPr>
                <w:rStyle w:val="af"/>
                <w:rFonts w:asciiTheme="majorEastAsia" w:eastAsiaTheme="majorEastAsia" w:hAnsiTheme="majorEastAsia" w:hint="eastAsia"/>
                <w:noProof/>
                <w:sz w:val="28"/>
                <w:szCs w:val="28"/>
                <w:rPrChange w:id="508" w:author="haha" w:date="2019-07-23T17:29:00Z">
                  <w:rPr>
                    <w:rStyle w:val="af"/>
                    <w:rFonts w:hint="eastAsia"/>
                    <w:noProof/>
                  </w:rPr>
                </w:rPrChange>
              </w:rPr>
              <w:t>借款详细信息</w:t>
            </w:r>
            <w:r w:rsidRPr="000F2EDC">
              <w:rPr>
                <w:rFonts w:asciiTheme="majorEastAsia" w:eastAsiaTheme="majorEastAsia" w:hAnsiTheme="majorEastAsia"/>
                <w:noProof/>
                <w:webHidden/>
                <w:sz w:val="28"/>
                <w:szCs w:val="28"/>
                <w:rPrChange w:id="509" w:author="haha" w:date="2019-07-23T17:29:00Z">
                  <w:rPr>
                    <w:noProof/>
                    <w:webHidden/>
                  </w:rPr>
                </w:rPrChange>
              </w:rPr>
              <w:tab/>
            </w:r>
            <w:r w:rsidRPr="000F2EDC">
              <w:rPr>
                <w:rFonts w:asciiTheme="majorEastAsia" w:eastAsiaTheme="majorEastAsia" w:hAnsiTheme="majorEastAsia"/>
                <w:noProof/>
                <w:webHidden/>
                <w:sz w:val="28"/>
                <w:szCs w:val="28"/>
                <w:rPrChange w:id="51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511" w:author="haha" w:date="2019-07-23T17:29:00Z">
                  <w:rPr>
                    <w:noProof/>
                    <w:webHidden/>
                  </w:rPr>
                </w:rPrChange>
              </w:rPr>
              <w:instrText xml:space="preserve"> PAGEREF _Toc14795476 \h </w:instrText>
            </w:r>
          </w:ins>
          <w:r w:rsidRPr="000F2EDC">
            <w:rPr>
              <w:rFonts w:asciiTheme="majorEastAsia" w:eastAsiaTheme="majorEastAsia" w:hAnsiTheme="majorEastAsia"/>
              <w:noProof/>
              <w:webHidden/>
              <w:sz w:val="28"/>
              <w:szCs w:val="28"/>
              <w:rPrChange w:id="51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513" w:author="haha" w:date="2019-07-23T17:29:00Z">
                <w:rPr>
                  <w:noProof/>
                  <w:webHidden/>
                </w:rPr>
              </w:rPrChange>
            </w:rPr>
            <w:fldChar w:fldCharType="separate"/>
          </w:r>
          <w:ins w:id="514" w:author="haha" w:date="2019-07-23T17:29:00Z">
            <w:r w:rsidRPr="000F2EDC">
              <w:rPr>
                <w:rFonts w:asciiTheme="majorEastAsia" w:eastAsiaTheme="majorEastAsia" w:hAnsiTheme="majorEastAsia"/>
                <w:noProof/>
                <w:webHidden/>
                <w:sz w:val="28"/>
                <w:szCs w:val="28"/>
                <w:rPrChange w:id="515" w:author="haha" w:date="2019-07-23T17:29:00Z">
                  <w:rPr>
                    <w:noProof/>
                    <w:webHidden/>
                  </w:rPr>
                </w:rPrChange>
              </w:rPr>
              <w:t>31</w:t>
            </w:r>
            <w:r w:rsidRPr="000F2EDC">
              <w:rPr>
                <w:rFonts w:asciiTheme="majorEastAsia" w:eastAsiaTheme="majorEastAsia" w:hAnsiTheme="majorEastAsia"/>
                <w:noProof/>
                <w:webHidden/>
                <w:sz w:val="28"/>
                <w:szCs w:val="28"/>
                <w:rPrChange w:id="51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517" w:author="haha" w:date="2019-07-23T17:29:00Z">
                  <w:rPr>
                    <w:rStyle w:val="af"/>
                    <w:noProof/>
                  </w:rPr>
                </w:rPrChange>
              </w:rPr>
              <w:fldChar w:fldCharType="end"/>
            </w:r>
          </w:ins>
        </w:p>
        <w:p w14:paraId="6960FCD5" w14:textId="54B30638" w:rsidR="000F2EDC" w:rsidRPr="000F2EDC" w:rsidRDefault="000F2EDC">
          <w:pPr>
            <w:pStyle w:val="TOC2"/>
            <w:tabs>
              <w:tab w:val="right" w:leader="dot" w:pos="8290"/>
            </w:tabs>
            <w:ind w:left="480"/>
            <w:rPr>
              <w:ins w:id="518" w:author="haha" w:date="2019-07-23T17:29:00Z"/>
              <w:rFonts w:asciiTheme="majorEastAsia" w:eastAsiaTheme="majorEastAsia" w:hAnsiTheme="majorEastAsia"/>
              <w:noProof/>
              <w:sz w:val="28"/>
              <w:szCs w:val="28"/>
              <w:rPrChange w:id="519" w:author="haha" w:date="2019-07-23T17:29:00Z">
                <w:rPr>
                  <w:ins w:id="520" w:author="haha" w:date="2019-07-23T17:29:00Z"/>
                  <w:noProof/>
                  <w:sz w:val="21"/>
                  <w:szCs w:val="22"/>
                </w:rPr>
              </w:rPrChange>
            </w:rPr>
          </w:pPr>
          <w:ins w:id="521" w:author="haha" w:date="2019-07-23T17:29:00Z">
            <w:r w:rsidRPr="000F2EDC">
              <w:rPr>
                <w:rStyle w:val="af"/>
                <w:rFonts w:asciiTheme="majorEastAsia" w:eastAsiaTheme="majorEastAsia" w:hAnsiTheme="majorEastAsia"/>
                <w:noProof/>
                <w:sz w:val="28"/>
                <w:szCs w:val="28"/>
                <w:rPrChange w:id="52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52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524" w:author="haha" w:date="2019-07-23T17:29:00Z">
                  <w:rPr>
                    <w:noProof/>
                  </w:rPr>
                </w:rPrChange>
              </w:rPr>
              <w:instrText>HYPERLINK \l "_Toc14795477"</w:instrText>
            </w:r>
            <w:r w:rsidRPr="000F2EDC">
              <w:rPr>
                <w:rStyle w:val="af"/>
                <w:rFonts w:asciiTheme="majorEastAsia" w:eastAsiaTheme="majorEastAsia" w:hAnsiTheme="majorEastAsia"/>
                <w:noProof/>
                <w:sz w:val="28"/>
                <w:szCs w:val="28"/>
                <w:rPrChange w:id="52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52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527" w:author="haha" w:date="2019-07-23T17:29:00Z">
                  <w:rPr>
                    <w:rStyle w:val="af"/>
                    <w:noProof/>
                  </w:rPr>
                </w:rPrChange>
              </w:rPr>
              <w:t>3.2</w:t>
            </w:r>
            <w:r w:rsidRPr="000F2EDC">
              <w:rPr>
                <w:rStyle w:val="af"/>
                <w:rFonts w:asciiTheme="majorEastAsia" w:eastAsiaTheme="majorEastAsia" w:hAnsiTheme="majorEastAsia" w:hint="eastAsia"/>
                <w:noProof/>
                <w:sz w:val="28"/>
                <w:szCs w:val="28"/>
                <w:rPrChange w:id="528" w:author="haha" w:date="2019-07-23T17:29:00Z">
                  <w:rPr>
                    <w:rStyle w:val="af"/>
                    <w:rFonts w:hint="eastAsia"/>
                    <w:noProof/>
                  </w:rPr>
                </w:rPrChange>
              </w:rPr>
              <w:t>入账审核</w:t>
            </w:r>
            <w:r w:rsidRPr="000F2EDC">
              <w:rPr>
                <w:rFonts w:asciiTheme="majorEastAsia" w:eastAsiaTheme="majorEastAsia" w:hAnsiTheme="majorEastAsia"/>
                <w:noProof/>
                <w:webHidden/>
                <w:sz w:val="28"/>
                <w:szCs w:val="28"/>
                <w:rPrChange w:id="529" w:author="haha" w:date="2019-07-23T17:29:00Z">
                  <w:rPr>
                    <w:noProof/>
                    <w:webHidden/>
                  </w:rPr>
                </w:rPrChange>
              </w:rPr>
              <w:tab/>
            </w:r>
            <w:r w:rsidRPr="000F2EDC">
              <w:rPr>
                <w:rFonts w:asciiTheme="majorEastAsia" w:eastAsiaTheme="majorEastAsia" w:hAnsiTheme="majorEastAsia"/>
                <w:noProof/>
                <w:webHidden/>
                <w:sz w:val="28"/>
                <w:szCs w:val="28"/>
                <w:rPrChange w:id="53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531" w:author="haha" w:date="2019-07-23T17:29:00Z">
                  <w:rPr>
                    <w:noProof/>
                    <w:webHidden/>
                  </w:rPr>
                </w:rPrChange>
              </w:rPr>
              <w:instrText xml:space="preserve"> PAGEREF _Toc14795477 \h </w:instrText>
            </w:r>
          </w:ins>
          <w:r w:rsidRPr="000F2EDC">
            <w:rPr>
              <w:rFonts w:asciiTheme="majorEastAsia" w:eastAsiaTheme="majorEastAsia" w:hAnsiTheme="majorEastAsia"/>
              <w:noProof/>
              <w:webHidden/>
              <w:sz w:val="28"/>
              <w:szCs w:val="28"/>
              <w:rPrChange w:id="53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533" w:author="haha" w:date="2019-07-23T17:29:00Z">
                <w:rPr>
                  <w:noProof/>
                  <w:webHidden/>
                </w:rPr>
              </w:rPrChange>
            </w:rPr>
            <w:fldChar w:fldCharType="separate"/>
          </w:r>
          <w:ins w:id="534" w:author="haha" w:date="2019-07-23T17:29:00Z">
            <w:r w:rsidRPr="000F2EDC">
              <w:rPr>
                <w:rFonts w:asciiTheme="majorEastAsia" w:eastAsiaTheme="majorEastAsia" w:hAnsiTheme="majorEastAsia"/>
                <w:noProof/>
                <w:webHidden/>
                <w:sz w:val="28"/>
                <w:szCs w:val="28"/>
                <w:rPrChange w:id="535" w:author="haha" w:date="2019-07-23T17:29:00Z">
                  <w:rPr>
                    <w:noProof/>
                    <w:webHidden/>
                  </w:rPr>
                </w:rPrChange>
              </w:rPr>
              <w:t>33</w:t>
            </w:r>
            <w:r w:rsidRPr="000F2EDC">
              <w:rPr>
                <w:rFonts w:asciiTheme="majorEastAsia" w:eastAsiaTheme="majorEastAsia" w:hAnsiTheme="majorEastAsia"/>
                <w:noProof/>
                <w:webHidden/>
                <w:sz w:val="28"/>
                <w:szCs w:val="28"/>
                <w:rPrChange w:id="53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537" w:author="haha" w:date="2019-07-23T17:29:00Z">
                  <w:rPr>
                    <w:rStyle w:val="af"/>
                    <w:noProof/>
                  </w:rPr>
                </w:rPrChange>
              </w:rPr>
              <w:fldChar w:fldCharType="end"/>
            </w:r>
          </w:ins>
        </w:p>
        <w:p w14:paraId="48D05D0E" w14:textId="7D47DC50" w:rsidR="000F2EDC" w:rsidRPr="000F2EDC" w:rsidRDefault="000F2EDC">
          <w:pPr>
            <w:pStyle w:val="TOC3"/>
            <w:tabs>
              <w:tab w:val="right" w:leader="dot" w:pos="8290"/>
            </w:tabs>
            <w:ind w:left="960"/>
            <w:rPr>
              <w:ins w:id="538" w:author="haha" w:date="2019-07-23T17:29:00Z"/>
              <w:rFonts w:asciiTheme="majorEastAsia" w:eastAsiaTheme="majorEastAsia" w:hAnsiTheme="majorEastAsia"/>
              <w:noProof/>
              <w:sz w:val="28"/>
              <w:szCs w:val="28"/>
              <w:rPrChange w:id="539" w:author="haha" w:date="2019-07-23T17:29:00Z">
                <w:rPr>
                  <w:ins w:id="540" w:author="haha" w:date="2019-07-23T17:29:00Z"/>
                  <w:noProof/>
                  <w:sz w:val="21"/>
                  <w:szCs w:val="22"/>
                </w:rPr>
              </w:rPrChange>
            </w:rPr>
          </w:pPr>
          <w:ins w:id="541" w:author="haha" w:date="2019-07-23T17:29:00Z">
            <w:r w:rsidRPr="000F2EDC">
              <w:rPr>
                <w:rStyle w:val="af"/>
                <w:rFonts w:asciiTheme="majorEastAsia" w:eastAsiaTheme="majorEastAsia" w:hAnsiTheme="majorEastAsia"/>
                <w:noProof/>
                <w:sz w:val="28"/>
                <w:szCs w:val="28"/>
                <w:rPrChange w:id="54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54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544" w:author="haha" w:date="2019-07-23T17:29:00Z">
                  <w:rPr>
                    <w:noProof/>
                  </w:rPr>
                </w:rPrChange>
              </w:rPr>
              <w:instrText>HYPERLINK \l "_Toc14795478"</w:instrText>
            </w:r>
            <w:r w:rsidRPr="000F2EDC">
              <w:rPr>
                <w:rStyle w:val="af"/>
                <w:rFonts w:asciiTheme="majorEastAsia" w:eastAsiaTheme="majorEastAsia" w:hAnsiTheme="majorEastAsia"/>
                <w:noProof/>
                <w:sz w:val="28"/>
                <w:szCs w:val="28"/>
                <w:rPrChange w:id="54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54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547" w:author="haha" w:date="2019-07-23T17:29:00Z">
                  <w:rPr>
                    <w:rStyle w:val="af"/>
                    <w:noProof/>
                  </w:rPr>
                </w:rPrChange>
              </w:rPr>
              <w:t>3.2.1</w:t>
            </w:r>
            <w:r w:rsidRPr="000F2EDC">
              <w:rPr>
                <w:rStyle w:val="af"/>
                <w:rFonts w:asciiTheme="majorEastAsia" w:eastAsiaTheme="majorEastAsia" w:hAnsiTheme="majorEastAsia" w:hint="eastAsia"/>
                <w:noProof/>
                <w:sz w:val="28"/>
                <w:szCs w:val="28"/>
                <w:rPrChange w:id="548" w:author="haha" w:date="2019-07-23T17:29:00Z">
                  <w:rPr>
                    <w:rStyle w:val="af"/>
                    <w:rFonts w:hint="eastAsia"/>
                    <w:noProof/>
                  </w:rPr>
                </w:rPrChange>
              </w:rPr>
              <w:t>详细信息</w:t>
            </w:r>
            <w:r w:rsidRPr="000F2EDC">
              <w:rPr>
                <w:rFonts w:asciiTheme="majorEastAsia" w:eastAsiaTheme="majorEastAsia" w:hAnsiTheme="majorEastAsia"/>
                <w:noProof/>
                <w:webHidden/>
                <w:sz w:val="28"/>
                <w:szCs w:val="28"/>
                <w:rPrChange w:id="549" w:author="haha" w:date="2019-07-23T17:29:00Z">
                  <w:rPr>
                    <w:noProof/>
                    <w:webHidden/>
                  </w:rPr>
                </w:rPrChange>
              </w:rPr>
              <w:tab/>
            </w:r>
            <w:r w:rsidRPr="000F2EDC">
              <w:rPr>
                <w:rFonts w:asciiTheme="majorEastAsia" w:eastAsiaTheme="majorEastAsia" w:hAnsiTheme="majorEastAsia"/>
                <w:noProof/>
                <w:webHidden/>
                <w:sz w:val="28"/>
                <w:szCs w:val="28"/>
                <w:rPrChange w:id="55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551" w:author="haha" w:date="2019-07-23T17:29:00Z">
                  <w:rPr>
                    <w:noProof/>
                    <w:webHidden/>
                  </w:rPr>
                </w:rPrChange>
              </w:rPr>
              <w:instrText xml:space="preserve"> PAGEREF _Toc14795478 \h </w:instrText>
            </w:r>
          </w:ins>
          <w:r w:rsidRPr="000F2EDC">
            <w:rPr>
              <w:rFonts w:asciiTheme="majorEastAsia" w:eastAsiaTheme="majorEastAsia" w:hAnsiTheme="majorEastAsia"/>
              <w:noProof/>
              <w:webHidden/>
              <w:sz w:val="28"/>
              <w:szCs w:val="28"/>
              <w:rPrChange w:id="55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553" w:author="haha" w:date="2019-07-23T17:29:00Z">
                <w:rPr>
                  <w:noProof/>
                  <w:webHidden/>
                </w:rPr>
              </w:rPrChange>
            </w:rPr>
            <w:fldChar w:fldCharType="separate"/>
          </w:r>
          <w:ins w:id="554" w:author="haha" w:date="2019-07-23T17:29:00Z">
            <w:r w:rsidRPr="000F2EDC">
              <w:rPr>
                <w:rFonts w:asciiTheme="majorEastAsia" w:eastAsiaTheme="majorEastAsia" w:hAnsiTheme="majorEastAsia"/>
                <w:noProof/>
                <w:webHidden/>
                <w:sz w:val="28"/>
                <w:szCs w:val="28"/>
                <w:rPrChange w:id="555" w:author="haha" w:date="2019-07-23T17:29:00Z">
                  <w:rPr>
                    <w:noProof/>
                    <w:webHidden/>
                  </w:rPr>
                </w:rPrChange>
              </w:rPr>
              <w:t>35</w:t>
            </w:r>
            <w:r w:rsidRPr="000F2EDC">
              <w:rPr>
                <w:rFonts w:asciiTheme="majorEastAsia" w:eastAsiaTheme="majorEastAsia" w:hAnsiTheme="majorEastAsia"/>
                <w:noProof/>
                <w:webHidden/>
                <w:sz w:val="28"/>
                <w:szCs w:val="28"/>
                <w:rPrChange w:id="55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557" w:author="haha" w:date="2019-07-23T17:29:00Z">
                  <w:rPr>
                    <w:rStyle w:val="af"/>
                    <w:noProof/>
                  </w:rPr>
                </w:rPrChange>
              </w:rPr>
              <w:fldChar w:fldCharType="end"/>
            </w:r>
          </w:ins>
        </w:p>
        <w:p w14:paraId="7C8ECE94" w14:textId="0B73BE8E" w:rsidR="000F2EDC" w:rsidRPr="000F2EDC" w:rsidRDefault="000F2EDC">
          <w:pPr>
            <w:pStyle w:val="TOC1"/>
            <w:tabs>
              <w:tab w:val="right" w:leader="dot" w:pos="8290"/>
            </w:tabs>
            <w:rPr>
              <w:ins w:id="558" w:author="haha" w:date="2019-07-23T17:29:00Z"/>
              <w:rFonts w:asciiTheme="majorEastAsia" w:eastAsiaTheme="majorEastAsia" w:hAnsiTheme="majorEastAsia"/>
              <w:noProof/>
              <w:sz w:val="28"/>
              <w:szCs w:val="28"/>
              <w:rPrChange w:id="559" w:author="haha" w:date="2019-07-23T17:29:00Z">
                <w:rPr>
                  <w:ins w:id="560" w:author="haha" w:date="2019-07-23T17:29:00Z"/>
                  <w:noProof/>
                  <w:sz w:val="21"/>
                  <w:szCs w:val="22"/>
                </w:rPr>
              </w:rPrChange>
            </w:rPr>
          </w:pPr>
          <w:ins w:id="561" w:author="haha" w:date="2019-07-23T17:29:00Z">
            <w:r w:rsidRPr="000F2EDC">
              <w:rPr>
                <w:rStyle w:val="af"/>
                <w:rFonts w:asciiTheme="majorEastAsia" w:eastAsiaTheme="majorEastAsia" w:hAnsiTheme="majorEastAsia"/>
                <w:noProof/>
                <w:sz w:val="28"/>
                <w:szCs w:val="28"/>
                <w:rPrChange w:id="56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56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564" w:author="haha" w:date="2019-07-23T17:29:00Z">
                  <w:rPr>
                    <w:noProof/>
                  </w:rPr>
                </w:rPrChange>
              </w:rPr>
              <w:instrText>HYPERLINK \l "_Toc14795479"</w:instrText>
            </w:r>
            <w:r w:rsidRPr="000F2EDC">
              <w:rPr>
                <w:rStyle w:val="af"/>
                <w:rFonts w:asciiTheme="majorEastAsia" w:eastAsiaTheme="majorEastAsia" w:hAnsiTheme="majorEastAsia"/>
                <w:noProof/>
                <w:sz w:val="28"/>
                <w:szCs w:val="28"/>
                <w:rPrChange w:id="56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56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567" w:author="haha" w:date="2019-07-23T17:29:00Z">
                  <w:rPr>
                    <w:rStyle w:val="af"/>
                    <w:noProof/>
                  </w:rPr>
                </w:rPrChange>
              </w:rPr>
              <w:t xml:space="preserve">4 </w:t>
            </w:r>
            <w:r w:rsidRPr="000F2EDC">
              <w:rPr>
                <w:rStyle w:val="af"/>
                <w:rFonts w:asciiTheme="majorEastAsia" w:eastAsiaTheme="majorEastAsia" w:hAnsiTheme="majorEastAsia" w:hint="eastAsia"/>
                <w:noProof/>
                <w:sz w:val="28"/>
                <w:szCs w:val="28"/>
                <w:rPrChange w:id="568" w:author="haha" w:date="2019-07-23T17:29:00Z">
                  <w:rPr>
                    <w:rStyle w:val="af"/>
                    <w:rFonts w:hint="eastAsia"/>
                    <w:noProof/>
                  </w:rPr>
                </w:rPrChange>
              </w:rPr>
              <w:t>贷后系统</w:t>
            </w:r>
            <w:r w:rsidRPr="000F2EDC">
              <w:rPr>
                <w:rFonts w:asciiTheme="majorEastAsia" w:eastAsiaTheme="majorEastAsia" w:hAnsiTheme="majorEastAsia"/>
                <w:noProof/>
                <w:webHidden/>
                <w:sz w:val="28"/>
                <w:szCs w:val="28"/>
                <w:rPrChange w:id="569" w:author="haha" w:date="2019-07-23T17:29:00Z">
                  <w:rPr>
                    <w:noProof/>
                    <w:webHidden/>
                  </w:rPr>
                </w:rPrChange>
              </w:rPr>
              <w:tab/>
            </w:r>
            <w:r w:rsidRPr="000F2EDC">
              <w:rPr>
                <w:rFonts w:asciiTheme="majorEastAsia" w:eastAsiaTheme="majorEastAsia" w:hAnsiTheme="majorEastAsia"/>
                <w:noProof/>
                <w:webHidden/>
                <w:sz w:val="28"/>
                <w:szCs w:val="28"/>
                <w:rPrChange w:id="57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571" w:author="haha" w:date="2019-07-23T17:29:00Z">
                  <w:rPr>
                    <w:noProof/>
                    <w:webHidden/>
                  </w:rPr>
                </w:rPrChange>
              </w:rPr>
              <w:instrText xml:space="preserve"> PAGEREF _Toc14795479 \h </w:instrText>
            </w:r>
          </w:ins>
          <w:r w:rsidRPr="000F2EDC">
            <w:rPr>
              <w:rFonts w:asciiTheme="majorEastAsia" w:eastAsiaTheme="majorEastAsia" w:hAnsiTheme="majorEastAsia"/>
              <w:noProof/>
              <w:webHidden/>
              <w:sz w:val="28"/>
              <w:szCs w:val="28"/>
              <w:rPrChange w:id="57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573" w:author="haha" w:date="2019-07-23T17:29:00Z">
                <w:rPr>
                  <w:noProof/>
                  <w:webHidden/>
                </w:rPr>
              </w:rPrChange>
            </w:rPr>
            <w:fldChar w:fldCharType="separate"/>
          </w:r>
          <w:ins w:id="574" w:author="haha" w:date="2019-07-23T17:29:00Z">
            <w:r w:rsidRPr="000F2EDC">
              <w:rPr>
                <w:rFonts w:asciiTheme="majorEastAsia" w:eastAsiaTheme="majorEastAsia" w:hAnsiTheme="majorEastAsia"/>
                <w:noProof/>
                <w:webHidden/>
                <w:sz w:val="28"/>
                <w:szCs w:val="28"/>
                <w:rPrChange w:id="575" w:author="haha" w:date="2019-07-23T17:29:00Z">
                  <w:rPr>
                    <w:noProof/>
                    <w:webHidden/>
                  </w:rPr>
                </w:rPrChange>
              </w:rPr>
              <w:t>37</w:t>
            </w:r>
            <w:r w:rsidRPr="000F2EDC">
              <w:rPr>
                <w:rFonts w:asciiTheme="majorEastAsia" w:eastAsiaTheme="majorEastAsia" w:hAnsiTheme="majorEastAsia"/>
                <w:noProof/>
                <w:webHidden/>
                <w:sz w:val="28"/>
                <w:szCs w:val="28"/>
                <w:rPrChange w:id="57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577" w:author="haha" w:date="2019-07-23T17:29:00Z">
                  <w:rPr>
                    <w:rStyle w:val="af"/>
                    <w:noProof/>
                  </w:rPr>
                </w:rPrChange>
              </w:rPr>
              <w:fldChar w:fldCharType="end"/>
            </w:r>
          </w:ins>
        </w:p>
        <w:p w14:paraId="0D980492" w14:textId="116F0BC8" w:rsidR="000F2EDC" w:rsidRPr="000F2EDC" w:rsidRDefault="000F2EDC">
          <w:pPr>
            <w:pStyle w:val="TOC2"/>
            <w:tabs>
              <w:tab w:val="right" w:leader="dot" w:pos="8290"/>
            </w:tabs>
            <w:ind w:left="480"/>
            <w:rPr>
              <w:ins w:id="578" w:author="haha" w:date="2019-07-23T17:29:00Z"/>
              <w:rFonts w:asciiTheme="majorEastAsia" w:eastAsiaTheme="majorEastAsia" w:hAnsiTheme="majorEastAsia"/>
              <w:noProof/>
              <w:sz w:val="28"/>
              <w:szCs w:val="28"/>
              <w:rPrChange w:id="579" w:author="haha" w:date="2019-07-23T17:29:00Z">
                <w:rPr>
                  <w:ins w:id="580" w:author="haha" w:date="2019-07-23T17:29:00Z"/>
                  <w:noProof/>
                  <w:sz w:val="21"/>
                  <w:szCs w:val="22"/>
                </w:rPr>
              </w:rPrChange>
            </w:rPr>
          </w:pPr>
          <w:ins w:id="581" w:author="haha" w:date="2019-07-23T17:29:00Z">
            <w:r w:rsidRPr="000F2EDC">
              <w:rPr>
                <w:rStyle w:val="af"/>
                <w:rFonts w:asciiTheme="majorEastAsia" w:eastAsiaTheme="majorEastAsia" w:hAnsiTheme="majorEastAsia"/>
                <w:noProof/>
                <w:sz w:val="28"/>
                <w:szCs w:val="28"/>
                <w:rPrChange w:id="58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58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584" w:author="haha" w:date="2019-07-23T17:29:00Z">
                  <w:rPr>
                    <w:noProof/>
                  </w:rPr>
                </w:rPrChange>
              </w:rPr>
              <w:instrText>HYPERLINK \l "_Toc14795480"</w:instrText>
            </w:r>
            <w:r w:rsidRPr="000F2EDC">
              <w:rPr>
                <w:rStyle w:val="af"/>
                <w:rFonts w:asciiTheme="majorEastAsia" w:eastAsiaTheme="majorEastAsia" w:hAnsiTheme="majorEastAsia"/>
                <w:noProof/>
                <w:sz w:val="28"/>
                <w:szCs w:val="28"/>
                <w:rPrChange w:id="58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58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587" w:author="haha" w:date="2019-07-23T17:29:00Z">
                  <w:rPr>
                    <w:rStyle w:val="af"/>
                    <w:noProof/>
                  </w:rPr>
                </w:rPrChange>
              </w:rPr>
              <w:t>4.1</w:t>
            </w:r>
            <w:r w:rsidRPr="000F2EDC">
              <w:rPr>
                <w:rStyle w:val="af"/>
                <w:rFonts w:asciiTheme="majorEastAsia" w:eastAsiaTheme="majorEastAsia" w:hAnsiTheme="majorEastAsia" w:hint="eastAsia"/>
                <w:noProof/>
                <w:sz w:val="28"/>
                <w:szCs w:val="28"/>
                <w:rPrChange w:id="588" w:author="haha" w:date="2019-07-23T17:29:00Z">
                  <w:rPr>
                    <w:rStyle w:val="af"/>
                    <w:rFonts w:hint="eastAsia"/>
                    <w:noProof/>
                  </w:rPr>
                </w:rPrChange>
              </w:rPr>
              <w:t>全部案件</w:t>
            </w:r>
            <w:r w:rsidRPr="000F2EDC">
              <w:rPr>
                <w:rFonts w:asciiTheme="majorEastAsia" w:eastAsiaTheme="majorEastAsia" w:hAnsiTheme="majorEastAsia"/>
                <w:noProof/>
                <w:webHidden/>
                <w:sz w:val="28"/>
                <w:szCs w:val="28"/>
                <w:rPrChange w:id="589" w:author="haha" w:date="2019-07-23T17:29:00Z">
                  <w:rPr>
                    <w:noProof/>
                    <w:webHidden/>
                  </w:rPr>
                </w:rPrChange>
              </w:rPr>
              <w:tab/>
            </w:r>
            <w:r w:rsidRPr="000F2EDC">
              <w:rPr>
                <w:rFonts w:asciiTheme="majorEastAsia" w:eastAsiaTheme="majorEastAsia" w:hAnsiTheme="majorEastAsia"/>
                <w:noProof/>
                <w:webHidden/>
                <w:sz w:val="28"/>
                <w:szCs w:val="28"/>
                <w:rPrChange w:id="59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591" w:author="haha" w:date="2019-07-23T17:29:00Z">
                  <w:rPr>
                    <w:noProof/>
                    <w:webHidden/>
                  </w:rPr>
                </w:rPrChange>
              </w:rPr>
              <w:instrText xml:space="preserve"> PAGEREF _Toc14795480 \h </w:instrText>
            </w:r>
          </w:ins>
          <w:r w:rsidRPr="000F2EDC">
            <w:rPr>
              <w:rFonts w:asciiTheme="majorEastAsia" w:eastAsiaTheme="majorEastAsia" w:hAnsiTheme="majorEastAsia"/>
              <w:noProof/>
              <w:webHidden/>
              <w:sz w:val="28"/>
              <w:szCs w:val="28"/>
              <w:rPrChange w:id="59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593" w:author="haha" w:date="2019-07-23T17:29:00Z">
                <w:rPr>
                  <w:noProof/>
                  <w:webHidden/>
                </w:rPr>
              </w:rPrChange>
            </w:rPr>
            <w:fldChar w:fldCharType="separate"/>
          </w:r>
          <w:ins w:id="594" w:author="haha" w:date="2019-07-23T17:29:00Z">
            <w:r w:rsidRPr="000F2EDC">
              <w:rPr>
                <w:rFonts w:asciiTheme="majorEastAsia" w:eastAsiaTheme="majorEastAsia" w:hAnsiTheme="majorEastAsia"/>
                <w:noProof/>
                <w:webHidden/>
                <w:sz w:val="28"/>
                <w:szCs w:val="28"/>
                <w:rPrChange w:id="595" w:author="haha" w:date="2019-07-23T17:29:00Z">
                  <w:rPr>
                    <w:noProof/>
                    <w:webHidden/>
                  </w:rPr>
                </w:rPrChange>
              </w:rPr>
              <w:t>37</w:t>
            </w:r>
            <w:r w:rsidRPr="000F2EDC">
              <w:rPr>
                <w:rFonts w:asciiTheme="majorEastAsia" w:eastAsiaTheme="majorEastAsia" w:hAnsiTheme="majorEastAsia"/>
                <w:noProof/>
                <w:webHidden/>
                <w:sz w:val="28"/>
                <w:szCs w:val="28"/>
                <w:rPrChange w:id="59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597" w:author="haha" w:date="2019-07-23T17:29:00Z">
                  <w:rPr>
                    <w:rStyle w:val="af"/>
                    <w:noProof/>
                  </w:rPr>
                </w:rPrChange>
              </w:rPr>
              <w:fldChar w:fldCharType="end"/>
            </w:r>
          </w:ins>
        </w:p>
        <w:p w14:paraId="1BF411CF" w14:textId="0D7A10E4" w:rsidR="000F2EDC" w:rsidRPr="000F2EDC" w:rsidRDefault="000F2EDC">
          <w:pPr>
            <w:pStyle w:val="TOC3"/>
            <w:tabs>
              <w:tab w:val="right" w:leader="dot" w:pos="8290"/>
            </w:tabs>
            <w:ind w:left="960"/>
            <w:rPr>
              <w:ins w:id="598" w:author="haha" w:date="2019-07-23T17:29:00Z"/>
              <w:rFonts w:asciiTheme="majorEastAsia" w:eastAsiaTheme="majorEastAsia" w:hAnsiTheme="majorEastAsia"/>
              <w:noProof/>
              <w:sz w:val="28"/>
              <w:szCs w:val="28"/>
              <w:rPrChange w:id="599" w:author="haha" w:date="2019-07-23T17:29:00Z">
                <w:rPr>
                  <w:ins w:id="600" w:author="haha" w:date="2019-07-23T17:29:00Z"/>
                  <w:noProof/>
                  <w:sz w:val="21"/>
                  <w:szCs w:val="22"/>
                </w:rPr>
              </w:rPrChange>
            </w:rPr>
          </w:pPr>
          <w:ins w:id="601" w:author="haha" w:date="2019-07-23T17:29:00Z">
            <w:r w:rsidRPr="000F2EDC">
              <w:rPr>
                <w:rStyle w:val="af"/>
                <w:rFonts w:asciiTheme="majorEastAsia" w:eastAsiaTheme="majorEastAsia" w:hAnsiTheme="majorEastAsia"/>
                <w:noProof/>
                <w:sz w:val="28"/>
                <w:szCs w:val="28"/>
                <w:rPrChange w:id="60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60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604" w:author="haha" w:date="2019-07-23T17:29:00Z">
                  <w:rPr>
                    <w:noProof/>
                  </w:rPr>
                </w:rPrChange>
              </w:rPr>
              <w:instrText>HYPERLINK \l "_Toc14795481"</w:instrText>
            </w:r>
            <w:r w:rsidRPr="000F2EDC">
              <w:rPr>
                <w:rStyle w:val="af"/>
                <w:rFonts w:asciiTheme="majorEastAsia" w:eastAsiaTheme="majorEastAsia" w:hAnsiTheme="majorEastAsia"/>
                <w:noProof/>
                <w:sz w:val="28"/>
                <w:szCs w:val="28"/>
                <w:rPrChange w:id="60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60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607" w:author="haha" w:date="2019-07-23T17:29:00Z">
                  <w:rPr>
                    <w:rStyle w:val="af"/>
                    <w:noProof/>
                  </w:rPr>
                </w:rPrChange>
              </w:rPr>
              <w:t>4.1.1</w:t>
            </w:r>
            <w:r w:rsidRPr="000F2EDC">
              <w:rPr>
                <w:rStyle w:val="af"/>
                <w:rFonts w:asciiTheme="majorEastAsia" w:eastAsiaTheme="majorEastAsia" w:hAnsiTheme="majorEastAsia" w:hint="eastAsia"/>
                <w:noProof/>
                <w:sz w:val="28"/>
                <w:szCs w:val="28"/>
                <w:rPrChange w:id="608" w:author="haha" w:date="2019-07-23T17:29:00Z">
                  <w:rPr>
                    <w:rStyle w:val="af"/>
                    <w:rFonts w:hint="eastAsia"/>
                    <w:noProof/>
                  </w:rPr>
                </w:rPrChange>
              </w:rPr>
              <w:t>编辑电话状态</w:t>
            </w:r>
            <w:r w:rsidRPr="000F2EDC">
              <w:rPr>
                <w:rFonts w:asciiTheme="majorEastAsia" w:eastAsiaTheme="majorEastAsia" w:hAnsiTheme="majorEastAsia"/>
                <w:noProof/>
                <w:webHidden/>
                <w:sz w:val="28"/>
                <w:szCs w:val="28"/>
                <w:rPrChange w:id="609" w:author="haha" w:date="2019-07-23T17:29:00Z">
                  <w:rPr>
                    <w:noProof/>
                    <w:webHidden/>
                  </w:rPr>
                </w:rPrChange>
              </w:rPr>
              <w:tab/>
            </w:r>
            <w:r w:rsidRPr="000F2EDC">
              <w:rPr>
                <w:rFonts w:asciiTheme="majorEastAsia" w:eastAsiaTheme="majorEastAsia" w:hAnsiTheme="majorEastAsia"/>
                <w:noProof/>
                <w:webHidden/>
                <w:sz w:val="28"/>
                <w:szCs w:val="28"/>
                <w:rPrChange w:id="61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611" w:author="haha" w:date="2019-07-23T17:29:00Z">
                  <w:rPr>
                    <w:noProof/>
                    <w:webHidden/>
                  </w:rPr>
                </w:rPrChange>
              </w:rPr>
              <w:instrText xml:space="preserve"> PAGEREF _Toc14795481 \h </w:instrText>
            </w:r>
          </w:ins>
          <w:r w:rsidRPr="000F2EDC">
            <w:rPr>
              <w:rFonts w:asciiTheme="majorEastAsia" w:eastAsiaTheme="majorEastAsia" w:hAnsiTheme="majorEastAsia"/>
              <w:noProof/>
              <w:webHidden/>
              <w:sz w:val="28"/>
              <w:szCs w:val="28"/>
              <w:rPrChange w:id="61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613" w:author="haha" w:date="2019-07-23T17:29:00Z">
                <w:rPr>
                  <w:noProof/>
                  <w:webHidden/>
                </w:rPr>
              </w:rPrChange>
            </w:rPr>
            <w:fldChar w:fldCharType="separate"/>
          </w:r>
          <w:ins w:id="614" w:author="haha" w:date="2019-07-23T17:29:00Z">
            <w:r w:rsidRPr="000F2EDC">
              <w:rPr>
                <w:rFonts w:asciiTheme="majorEastAsia" w:eastAsiaTheme="majorEastAsia" w:hAnsiTheme="majorEastAsia"/>
                <w:noProof/>
                <w:webHidden/>
                <w:sz w:val="28"/>
                <w:szCs w:val="28"/>
                <w:rPrChange w:id="615" w:author="haha" w:date="2019-07-23T17:29:00Z">
                  <w:rPr>
                    <w:noProof/>
                    <w:webHidden/>
                  </w:rPr>
                </w:rPrChange>
              </w:rPr>
              <w:t>38</w:t>
            </w:r>
            <w:r w:rsidRPr="000F2EDC">
              <w:rPr>
                <w:rFonts w:asciiTheme="majorEastAsia" w:eastAsiaTheme="majorEastAsia" w:hAnsiTheme="majorEastAsia"/>
                <w:noProof/>
                <w:webHidden/>
                <w:sz w:val="28"/>
                <w:szCs w:val="28"/>
                <w:rPrChange w:id="61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617" w:author="haha" w:date="2019-07-23T17:29:00Z">
                  <w:rPr>
                    <w:rStyle w:val="af"/>
                    <w:noProof/>
                  </w:rPr>
                </w:rPrChange>
              </w:rPr>
              <w:fldChar w:fldCharType="end"/>
            </w:r>
          </w:ins>
        </w:p>
        <w:p w14:paraId="7D5BF196" w14:textId="0FECA467" w:rsidR="000F2EDC" w:rsidRPr="000F2EDC" w:rsidRDefault="000F2EDC">
          <w:pPr>
            <w:pStyle w:val="TOC3"/>
            <w:tabs>
              <w:tab w:val="right" w:leader="dot" w:pos="8290"/>
            </w:tabs>
            <w:ind w:left="960"/>
            <w:rPr>
              <w:ins w:id="618" w:author="haha" w:date="2019-07-23T17:29:00Z"/>
              <w:rFonts w:asciiTheme="majorEastAsia" w:eastAsiaTheme="majorEastAsia" w:hAnsiTheme="majorEastAsia"/>
              <w:noProof/>
              <w:sz w:val="28"/>
              <w:szCs w:val="28"/>
              <w:rPrChange w:id="619" w:author="haha" w:date="2019-07-23T17:29:00Z">
                <w:rPr>
                  <w:ins w:id="620" w:author="haha" w:date="2019-07-23T17:29:00Z"/>
                  <w:noProof/>
                  <w:sz w:val="21"/>
                  <w:szCs w:val="22"/>
                </w:rPr>
              </w:rPrChange>
            </w:rPr>
          </w:pPr>
          <w:ins w:id="621" w:author="haha" w:date="2019-07-23T17:29:00Z">
            <w:r w:rsidRPr="000F2EDC">
              <w:rPr>
                <w:rStyle w:val="af"/>
                <w:rFonts w:asciiTheme="majorEastAsia" w:eastAsiaTheme="majorEastAsia" w:hAnsiTheme="majorEastAsia"/>
                <w:noProof/>
                <w:sz w:val="28"/>
                <w:szCs w:val="28"/>
                <w:rPrChange w:id="62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62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624" w:author="haha" w:date="2019-07-23T17:29:00Z">
                  <w:rPr>
                    <w:noProof/>
                  </w:rPr>
                </w:rPrChange>
              </w:rPr>
              <w:instrText>HYPERLINK \l "_Toc14795482"</w:instrText>
            </w:r>
            <w:r w:rsidRPr="000F2EDC">
              <w:rPr>
                <w:rStyle w:val="af"/>
                <w:rFonts w:asciiTheme="majorEastAsia" w:eastAsiaTheme="majorEastAsia" w:hAnsiTheme="majorEastAsia"/>
                <w:noProof/>
                <w:sz w:val="28"/>
                <w:szCs w:val="28"/>
                <w:rPrChange w:id="62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62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627" w:author="haha" w:date="2019-07-23T17:29:00Z">
                  <w:rPr>
                    <w:rStyle w:val="af"/>
                    <w:noProof/>
                  </w:rPr>
                </w:rPrChange>
              </w:rPr>
              <w:t>4.1.2</w:t>
            </w:r>
            <w:r w:rsidRPr="000F2EDC">
              <w:rPr>
                <w:rStyle w:val="af"/>
                <w:rFonts w:asciiTheme="majorEastAsia" w:eastAsiaTheme="majorEastAsia" w:hAnsiTheme="majorEastAsia" w:hint="eastAsia"/>
                <w:noProof/>
                <w:sz w:val="28"/>
                <w:szCs w:val="28"/>
                <w:rPrChange w:id="628" w:author="haha" w:date="2019-07-23T17:29:00Z">
                  <w:rPr>
                    <w:rStyle w:val="af"/>
                    <w:rFonts w:hint="eastAsia"/>
                    <w:noProof/>
                  </w:rPr>
                </w:rPrChange>
              </w:rPr>
              <w:t>编辑跟进状态</w:t>
            </w:r>
            <w:r w:rsidRPr="000F2EDC">
              <w:rPr>
                <w:rFonts w:asciiTheme="majorEastAsia" w:eastAsiaTheme="majorEastAsia" w:hAnsiTheme="majorEastAsia"/>
                <w:noProof/>
                <w:webHidden/>
                <w:sz w:val="28"/>
                <w:szCs w:val="28"/>
                <w:rPrChange w:id="629" w:author="haha" w:date="2019-07-23T17:29:00Z">
                  <w:rPr>
                    <w:noProof/>
                    <w:webHidden/>
                  </w:rPr>
                </w:rPrChange>
              </w:rPr>
              <w:tab/>
            </w:r>
            <w:r w:rsidRPr="000F2EDC">
              <w:rPr>
                <w:rFonts w:asciiTheme="majorEastAsia" w:eastAsiaTheme="majorEastAsia" w:hAnsiTheme="majorEastAsia"/>
                <w:noProof/>
                <w:webHidden/>
                <w:sz w:val="28"/>
                <w:szCs w:val="28"/>
                <w:rPrChange w:id="63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631" w:author="haha" w:date="2019-07-23T17:29:00Z">
                  <w:rPr>
                    <w:noProof/>
                    <w:webHidden/>
                  </w:rPr>
                </w:rPrChange>
              </w:rPr>
              <w:instrText xml:space="preserve"> PAGEREF _Toc14795482 \h </w:instrText>
            </w:r>
          </w:ins>
          <w:r w:rsidRPr="000F2EDC">
            <w:rPr>
              <w:rFonts w:asciiTheme="majorEastAsia" w:eastAsiaTheme="majorEastAsia" w:hAnsiTheme="majorEastAsia"/>
              <w:noProof/>
              <w:webHidden/>
              <w:sz w:val="28"/>
              <w:szCs w:val="28"/>
              <w:rPrChange w:id="63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633" w:author="haha" w:date="2019-07-23T17:29:00Z">
                <w:rPr>
                  <w:noProof/>
                  <w:webHidden/>
                </w:rPr>
              </w:rPrChange>
            </w:rPr>
            <w:fldChar w:fldCharType="separate"/>
          </w:r>
          <w:ins w:id="634" w:author="haha" w:date="2019-07-23T17:29:00Z">
            <w:r w:rsidRPr="000F2EDC">
              <w:rPr>
                <w:rFonts w:asciiTheme="majorEastAsia" w:eastAsiaTheme="majorEastAsia" w:hAnsiTheme="majorEastAsia"/>
                <w:noProof/>
                <w:webHidden/>
                <w:sz w:val="28"/>
                <w:szCs w:val="28"/>
                <w:rPrChange w:id="635" w:author="haha" w:date="2019-07-23T17:29:00Z">
                  <w:rPr>
                    <w:noProof/>
                    <w:webHidden/>
                  </w:rPr>
                </w:rPrChange>
              </w:rPr>
              <w:t>39</w:t>
            </w:r>
            <w:r w:rsidRPr="000F2EDC">
              <w:rPr>
                <w:rFonts w:asciiTheme="majorEastAsia" w:eastAsiaTheme="majorEastAsia" w:hAnsiTheme="majorEastAsia"/>
                <w:noProof/>
                <w:webHidden/>
                <w:sz w:val="28"/>
                <w:szCs w:val="28"/>
                <w:rPrChange w:id="63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637" w:author="haha" w:date="2019-07-23T17:29:00Z">
                  <w:rPr>
                    <w:rStyle w:val="af"/>
                    <w:noProof/>
                  </w:rPr>
                </w:rPrChange>
              </w:rPr>
              <w:fldChar w:fldCharType="end"/>
            </w:r>
          </w:ins>
        </w:p>
        <w:p w14:paraId="4B4FFAF5" w14:textId="732BBDEC" w:rsidR="000F2EDC" w:rsidRPr="000F2EDC" w:rsidRDefault="000F2EDC">
          <w:pPr>
            <w:pStyle w:val="TOC3"/>
            <w:tabs>
              <w:tab w:val="right" w:leader="dot" w:pos="8290"/>
            </w:tabs>
            <w:ind w:left="960"/>
            <w:rPr>
              <w:ins w:id="638" w:author="haha" w:date="2019-07-23T17:29:00Z"/>
              <w:rFonts w:asciiTheme="majorEastAsia" w:eastAsiaTheme="majorEastAsia" w:hAnsiTheme="majorEastAsia"/>
              <w:noProof/>
              <w:sz w:val="28"/>
              <w:szCs w:val="28"/>
              <w:rPrChange w:id="639" w:author="haha" w:date="2019-07-23T17:29:00Z">
                <w:rPr>
                  <w:ins w:id="640" w:author="haha" w:date="2019-07-23T17:29:00Z"/>
                  <w:noProof/>
                  <w:sz w:val="21"/>
                  <w:szCs w:val="22"/>
                </w:rPr>
              </w:rPrChange>
            </w:rPr>
          </w:pPr>
          <w:ins w:id="641" w:author="haha" w:date="2019-07-23T17:29:00Z">
            <w:r w:rsidRPr="000F2EDC">
              <w:rPr>
                <w:rStyle w:val="af"/>
                <w:rFonts w:asciiTheme="majorEastAsia" w:eastAsiaTheme="majorEastAsia" w:hAnsiTheme="majorEastAsia"/>
                <w:noProof/>
                <w:sz w:val="28"/>
                <w:szCs w:val="28"/>
                <w:rPrChange w:id="64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64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644" w:author="haha" w:date="2019-07-23T17:29:00Z">
                  <w:rPr>
                    <w:noProof/>
                  </w:rPr>
                </w:rPrChange>
              </w:rPr>
              <w:instrText>HYPERLINK \l "_Toc14795483"</w:instrText>
            </w:r>
            <w:r w:rsidRPr="000F2EDC">
              <w:rPr>
                <w:rStyle w:val="af"/>
                <w:rFonts w:asciiTheme="majorEastAsia" w:eastAsiaTheme="majorEastAsia" w:hAnsiTheme="majorEastAsia"/>
                <w:noProof/>
                <w:sz w:val="28"/>
                <w:szCs w:val="28"/>
                <w:rPrChange w:id="64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64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647" w:author="haha" w:date="2019-07-23T17:29:00Z">
                  <w:rPr>
                    <w:rStyle w:val="af"/>
                    <w:noProof/>
                  </w:rPr>
                </w:rPrChange>
              </w:rPr>
              <w:t>4.1.3</w:t>
            </w:r>
            <w:r w:rsidRPr="000F2EDC">
              <w:rPr>
                <w:rStyle w:val="af"/>
                <w:rFonts w:asciiTheme="majorEastAsia" w:eastAsiaTheme="majorEastAsia" w:hAnsiTheme="majorEastAsia" w:hint="eastAsia"/>
                <w:noProof/>
                <w:sz w:val="28"/>
                <w:szCs w:val="28"/>
                <w:rPrChange w:id="648" w:author="haha" w:date="2019-07-23T17:29:00Z">
                  <w:rPr>
                    <w:rStyle w:val="af"/>
                    <w:rFonts w:hint="eastAsia"/>
                    <w:noProof/>
                  </w:rPr>
                </w:rPrChange>
              </w:rPr>
              <w:t>客户详情页面</w:t>
            </w:r>
            <w:r w:rsidRPr="000F2EDC">
              <w:rPr>
                <w:rFonts w:asciiTheme="majorEastAsia" w:eastAsiaTheme="majorEastAsia" w:hAnsiTheme="majorEastAsia"/>
                <w:noProof/>
                <w:webHidden/>
                <w:sz w:val="28"/>
                <w:szCs w:val="28"/>
                <w:rPrChange w:id="649" w:author="haha" w:date="2019-07-23T17:29:00Z">
                  <w:rPr>
                    <w:noProof/>
                    <w:webHidden/>
                  </w:rPr>
                </w:rPrChange>
              </w:rPr>
              <w:tab/>
            </w:r>
            <w:r w:rsidRPr="000F2EDC">
              <w:rPr>
                <w:rFonts w:asciiTheme="majorEastAsia" w:eastAsiaTheme="majorEastAsia" w:hAnsiTheme="majorEastAsia"/>
                <w:noProof/>
                <w:webHidden/>
                <w:sz w:val="28"/>
                <w:szCs w:val="28"/>
                <w:rPrChange w:id="65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651" w:author="haha" w:date="2019-07-23T17:29:00Z">
                  <w:rPr>
                    <w:noProof/>
                    <w:webHidden/>
                  </w:rPr>
                </w:rPrChange>
              </w:rPr>
              <w:instrText xml:space="preserve"> PAGEREF _Toc14795483 \h </w:instrText>
            </w:r>
          </w:ins>
          <w:r w:rsidRPr="000F2EDC">
            <w:rPr>
              <w:rFonts w:asciiTheme="majorEastAsia" w:eastAsiaTheme="majorEastAsia" w:hAnsiTheme="majorEastAsia"/>
              <w:noProof/>
              <w:webHidden/>
              <w:sz w:val="28"/>
              <w:szCs w:val="28"/>
              <w:rPrChange w:id="65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653" w:author="haha" w:date="2019-07-23T17:29:00Z">
                <w:rPr>
                  <w:noProof/>
                  <w:webHidden/>
                </w:rPr>
              </w:rPrChange>
            </w:rPr>
            <w:fldChar w:fldCharType="separate"/>
          </w:r>
          <w:ins w:id="654" w:author="haha" w:date="2019-07-23T17:29:00Z">
            <w:r w:rsidRPr="000F2EDC">
              <w:rPr>
                <w:rFonts w:asciiTheme="majorEastAsia" w:eastAsiaTheme="majorEastAsia" w:hAnsiTheme="majorEastAsia"/>
                <w:noProof/>
                <w:webHidden/>
                <w:sz w:val="28"/>
                <w:szCs w:val="28"/>
                <w:rPrChange w:id="655" w:author="haha" w:date="2019-07-23T17:29:00Z">
                  <w:rPr>
                    <w:noProof/>
                    <w:webHidden/>
                  </w:rPr>
                </w:rPrChange>
              </w:rPr>
              <w:t>40</w:t>
            </w:r>
            <w:r w:rsidRPr="000F2EDC">
              <w:rPr>
                <w:rFonts w:asciiTheme="majorEastAsia" w:eastAsiaTheme="majorEastAsia" w:hAnsiTheme="majorEastAsia"/>
                <w:noProof/>
                <w:webHidden/>
                <w:sz w:val="28"/>
                <w:szCs w:val="28"/>
                <w:rPrChange w:id="65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657" w:author="haha" w:date="2019-07-23T17:29:00Z">
                  <w:rPr>
                    <w:rStyle w:val="af"/>
                    <w:noProof/>
                  </w:rPr>
                </w:rPrChange>
              </w:rPr>
              <w:fldChar w:fldCharType="end"/>
            </w:r>
          </w:ins>
        </w:p>
        <w:p w14:paraId="565B5F65" w14:textId="6E363B90" w:rsidR="000F2EDC" w:rsidRPr="000F2EDC" w:rsidRDefault="000F2EDC">
          <w:pPr>
            <w:pStyle w:val="TOC3"/>
            <w:tabs>
              <w:tab w:val="right" w:leader="dot" w:pos="8290"/>
            </w:tabs>
            <w:ind w:left="960"/>
            <w:rPr>
              <w:ins w:id="658" w:author="haha" w:date="2019-07-23T17:29:00Z"/>
              <w:rFonts w:asciiTheme="majorEastAsia" w:eastAsiaTheme="majorEastAsia" w:hAnsiTheme="majorEastAsia"/>
              <w:noProof/>
              <w:sz w:val="28"/>
              <w:szCs w:val="28"/>
              <w:rPrChange w:id="659" w:author="haha" w:date="2019-07-23T17:29:00Z">
                <w:rPr>
                  <w:ins w:id="660" w:author="haha" w:date="2019-07-23T17:29:00Z"/>
                  <w:noProof/>
                  <w:sz w:val="21"/>
                  <w:szCs w:val="22"/>
                </w:rPr>
              </w:rPrChange>
            </w:rPr>
          </w:pPr>
          <w:ins w:id="661" w:author="haha" w:date="2019-07-23T17:29:00Z">
            <w:r w:rsidRPr="000F2EDC">
              <w:rPr>
                <w:rStyle w:val="af"/>
                <w:rFonts w:asciiTheme="majorEastAsia" w:eastAsiaTheme="majorEastAsia" w:hAnsiTheme="majorEastAsia"/>
                <w:noProof/>
                <w:sz w:val="28"/>
                <w:szCs w:val="28"/>
                <w:rPrChange w:id="66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66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664" w:author="haha" w:date="2019-07-23T17:29:00Z">
                  <w:rPr>
                    <w:noProof/>
                  </w:rPr>
                </w:rPrChange>
              </w:rPr>
              <w:instrText>HYPERLINK \l "_Toc14795484"</w:instrText>
            </w:r>
            <w:r w:rsidRPr="000F2EDC">
              <w:rPr>
                <w:rStyle w:val="af"/>
                <w:rFonts w:asciiTheme="majorEastAsia" w:eastAsiaTheme="majorEastAsia" w:hAnsiTheme="majorEastAsia"/>
                <w:noProof/>
                <w:sz w:val="28"/>
                <w:szCs w:val="28"/>
                <w:rPrChange w:id="66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666" w:author="haha" w:date="2019-07-23T17:29:00Z">
                  <w:rPr>
                    <w:rStyle w:val="af"/>
                    <w:noProof/>
                  </w:rPr>
                </w:rPrChange>
              </w:rPr>
              <w:fldChar w:fldCharType="separate"/>
            </w:r>
            <w:r w:rsidRPr="000F2EDC">
              <w:rPr>
                <w:rStyle w:val="af"/>
                <w:rFonts w:asciiTheme="majorEastAsia" w:eastAsiaTheme="majorEastAsia" w:hAnsiTheme="majorEastAsia"/>
                <w:b/>
                <w:bCs/>
                <w:noProof/>
                <w:sz w:val="28"/>
                <w:szCs w:val="28"/>
                <w:rPrChange w:id="667" w:author="haha" w:date="2019-07-23T17:29:00Z">
                  <w:rPr>
                    <w:rStyle w:val="af"/>
                    <w:b/>
                    <w:bCs/>
                    <w:noProof/>
                  </w:rPr>
                </w:rPrChange>
              </w:rPr>
              <w:t>4.1.4</w:t>
            </w:r>
            <w:r w:rsidRPr="000F2EDC">
              <w:rPr>
                <w:rStyle w:val="af"/>
                <w:rFonts w:asciiTheme="majorEastAsia" w:eastAsiaTheme="majorEastAsia" w:hAnsiTheme="majorEastAsia" w:hint="eastAsia"/>
                <w:b/>
                <w:bCs/>
                <w:noProof/>
                <w:sz w:val="28"/>
                <w:szCs w:val="28"/>
                <w:rPrChange w:id="668" w:author="haha" w:date="2019-07-23T17:29:00Z">
                  <w:rPr>
                    <w:rStyle w:val="af"/>
                    <w:rFonts w:hint="eastAsia"/>
                    <w:b/>
                    <w:bCs/>
                    <w:noProof/>
                  </w:rPr>
                </w:rPrChange>
              </w:rPr>
              <w:t>明日预提醒弹框</w:t>
            </w:r>
            <w:r w:rsidRPr="000F2EDC">
              <w:rPr>
                <w:rFonts w:asciiTheme="majorEastAsia" w:eastAsiaTheme="majorEastAsia" w:hAnsiTheme="majorEastAsia"/>
                <w:noProof/>
                <w:webHidden/>
                <w:sz w:val="28"/>
                <w:szCs w:val="28"/>
                <w:rPrChange w:id="669" w:author="haha" w:date="2019-07-23T17:29:00Z">
                  <w:rPr>
                    <w:noProof/>
                    <w:webHidden/>
                  </w:rPr>
                </w:rPrChange>
              </w:rPr>
              <w:tab/>
            </w:r>
            <w:r w:rsidRPr="000F2EDC">
              <w:rPr>
                <w:rFonts w:asciiTheme="majorEastAsia" w:eastAsiaTheme="majorEastAsia" w:hAnsiTheme="majorEastAsia"/>
                <w:noProof/>
                <w:webHidden/>
                <w:sz w:val="28"/>
                <w:szCs w:val="28"/>
                <w:rPrChange w:id="67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671" w:author="haha" w:date="2019-07-23T17:29:00Z">
                  <w:rPr>
                    <w:noProof/>
                    <w:webHidden/>
                  </w:rPr>
                </w:rPrChange>
              </w:rPr>
              <w:instrText xml:space="preserve"> PAGEREF _Toc14795484 \h </w:instrText>
            </w:r>
          </w:ins>
          <w:r w:rsidRPr="000F2EDC">
            <w:rPr>
              <w:rFonts w:asciiTheme="majorEastAsia" w:eastAsiaTheme="majorEastAsia" w:hAnsiTheme="majorEastAsia"/>
              <w:noProof/>
              <w:webHidden/>
              <w:sz w:val="28"/>
              <w:szCs w:val="28"/>
              <w:rPrChange w:id="67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673" w:author="haha" w:date="2019-07-23T17:29:00Z">
                <w:rPr>
                  <w:noProof/>
                  <w:webHidden/>
                </w:rPr>
              </w:rPrChange>
            </w:rPr>
            <w:fldChar w:fldCharType="separate"/>
          </w:r>
          <w:ins w:id="674" w:author="haha" w:date="2019-07-23T17:29:00Z">
            <w:r w:rsidRPr="000F2EDC">
              <w:rPr>
                <w:rFonts w:asciiTheme="majorEastAsia" w:eastAsiaTheme="majorEastAsia" w:hAnsiTheme="majorEastAsia"/>
                <w:noProof/>
                <w:webHidden/>
                <w:sz w:val="28"/>
                <w:szCs w:val="28"/>
                <w:rPrChange w:id="675" w:author="haha" w:date="2019-07-23T17:29:00Z">
                  <w:rPr>
                    <w:noProof/>
                    <w:webHidden/>
                  </w:rPr>
                </w:rPrChange>
              </w:rPr>
              <w:t>42</w:t>
            </w:r>
            <w:r w:rsidRPr="000F2EDC">
              <w:rPr>
                <w:rFonts w:asciiTheme="majorEastAsia" w:eastAsiaTheme="majorEastAsia" w:hAnsiTheme="majorEastAsia"/>
                <w:noProof/>
                <w:webHidden/>
                <w:sz w:val="28"/>
                <w:szCs w:val="28"/>
                <w:rPrChange w:id="67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677" w:author="haha" w:date="2019-07-23T17:29:00Z">
                  <w:rPr>
                    <w:rStyle w:val="af"/>
                    <w:noProof/>
                  </w:rPr>
                </w:rPrChange>
              </w:rPr>
              <w:fldChar w:fldCharType="end"/>
            </w:r>
          </w:ins>
        </w:p>
        <w:p w14:paraId="0A679018" w14:textId="160B53F4" w:rsidR="000F2EDC" w:rsidRPr="000F2EDC" w:rsidRDefault="000F2EDC">
          <w:pPr>
            <w:pStyle w:val="TOC2"/>
            <w:tabs>
              <w:tab w:val="right" w:leader="dot" w:pos="8290"/>
            </w:tabs>
            <w:ind w:left="480"/>
            <w:rPr>
              <w:ins w:id="678" w:author="haha" w:date="2019-07-23T17:29:00Z"/>
              <w:rFonts w:asciiTheme="majorEastAsia" w:eastAsiaTheme="majorEastAsia" w:hAnsiTheme="majorEastAsia"/>
              <w:noProof/>
              <w:sz w:val="28"/>
              <w:szCs w:val="28"/>
              <w:rPrChange w:id="679" w:author="haha" w:date="2019-07-23T17:29:00Z">
                <w:rPr>
                  <w:ins w:id="680" w:author="haha" w:date="2019-07-23T17:29:00Z"/>
                  <w:noProof/>
                  <w:sz w:val="21"/>
                  <w:szCs w:val="22"/>
                </w:rPr>
              </w:rPrChange>
            </w:rPr>
          </w:pPr>
          <w:ins w:id="681" w:author="haha" w:date="2019-07-23T17:29:00Z">
            <w:r w:rsidRPr="000F2EDC">
              <w:rPr>
                <w:rStyle w:val="af"/>
                <w:rFonts w:asciiTheme="majorEastAsia" w:eastAsiaTheme="majorEastAsia" w:hAnsiTheme="majorEastAsia"/>
                <w:noProof/>
                <w:sz w:val="28"/>
                <w:szCs w:val="28"/>
                <w:rPrChange w:id="68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68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684" w:author="haha" w:date="2019-07-23T17:29:00Z">
                  <w:rPr>
                    <w:noProof/>
                  </w:rPr>
                </w:rPrChange>
              </w:rPr>
              <w:instrText>HYPERLINK \l "_Toc14795485"</w:instrText>
            </w:r>
            <w:r w:rsidRPr="000F2EDC">
              <w:rPr>
                <w:rStyle w:val="af"/>
                <w:rFonts w:asciiTheme="majorEastAsia" w:eastAsiaTheme="majorEastAsia" w:hAnsiTheme="majorEastAsia"/>
                <w:noProof/>
                <w:sz w:val="28"/>
                <w:szCs w:val="28"/>
                <w:rPrChange w:id="68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68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687" w:author="haha" w:date="2019-07-23T17:29:00Z">
                  <w:rPr>
                    <w:rStyle w:val="af"/>
                    <w:noProof/>
                  </w:rPr>
                </w:rPrChange>
              </w:rPr>
              <w:t>4.2</w:t>
            </w:r>
            <w:r w:rsidRPr="000F2EDC">
              <w:rPr>
                <w:rStyle w:val="af"/>
                <w:rFonts w:asciiTheme="majorEastAsia" w:eastAsiaTheme="majorEastAsia" w:hAnsiTheme="majorEastAsia" w:hint="eastAsia"/>
                <w:noProof/>
                <w:sz w:val="28"/>
                <w:szCs w:val="28"/>
                <w:rPrChange w:id="688" w:author="haha" w:date="2019-07-23T17:29:00Z">
                  <w:rPr>
                    <w:rStyle w:val="af"/>
                    <w:rFonts w:hint="eastAsia"/>
                    <w:noProof/>
                  </w:rPr>
                </w:rPrChange>
              </w:rPr>
              <w:t>案件管理</w:t>
            </w:r>
            <w:r w:rsidRPr="000F2EDC">
              <w:rPr>
                <w:rStyle w:val="af"/>
                <w:rFonts w:asciiTheme="majorEastAsia" w:eastAsiaTheme="majorEastAsia" w:hAnsiTheme="majorEastAsia"/>
                <w:noProof/>
                <w:sz w:val="28"/>
                <w:szCs w:val="28"/>
                <w:rPrChange w:id="689" w:author="haha" w:date="2019-07-23T17:29:00Z">
                  <w:rPr>
                    <w:rStyle w:val="af"/>
                    <w:noProof/>
                  </w:rPr>
                </w:rPrChange>
              </w:rPr>
              <w:t>-</w:t>
            </w:r>
            <w:r w:rsidRPr="000F2EDC">
              <w:rPr>
                <w:rStyle w:val="af"/>
                <w:rFonts w:asciiTheme="majorEastAsia" w:eastAsiaTheme="majorEastAsia" w:hAnsiTheme="majorEastAsia" w:hint="eastAsia"/>
                <w:noProof/>
                <w:sz w:val="28"/>
                <w:szCs w:val="28"/>
                <w:rPrChange w:id="690" w:author="haha" w:date="2019-07-23T17:29:00Z">
                  <w:rPr>
                    <w:rStyle w:val="af"/>
                    <w:rFonts w:hint="eastAsia"/>
                    <w:noProof/>
                  </w:rPr>
                </w:rPrChange>
              </w:rPr>
              <w:t>所有案件</w:t>
            </w:r>
            <w:r w:rsidRPr="000F2EDC">
              <w:rPr>
                <w:rFonts w:asciiTheme="majorEastAsia" w:eastAsiaTheme="majorEastAsia" w:hAnsiTheme="majorEastAsia"/>
                <w:noProof/>
                <w:webHidden/>
                <w:sz w:val="28"/>
                <w:szCs w:val="28"/>
                <w:rPrChange w:id="691" w:author="haha" w:date="2019-07-23T17:29:00Z">
                  <w:rPr>
                    <w:noProof/>
                    <w:webHidden/>
                  </w:rPr>
                </w:rPrChange>
              </w:rPr>
              <w:tab/>
            </w:r>
            <w:r w:rsidRPr="000F2EDC">
              <w:rPr>
                <w:rFonts w:asciiTheme="majorEastAsia" w:eastAsiaTheme="majorEastAsia" w:hAnsiTheme="majorEastAsia"/>
                <w:noProof/>
                <w:webHidden/>
                <w:sz w:val="28"/>
                <w:szCs w:val="28"/>
                <w:rPrChange w:id="692"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693" w:author="haha" w:date="2019-07-23T17:29:00Z">
                  <w:rPr>
                    <w:noProof/>
                    <w:webHidden/>
                  </w:rPr>
                </w:rPrChange>
              </w:rPr>
              <w:instrText xml:space="preserve"> PAGEREF _Toc14795485 \h </w:instrText>
            </w:r>
          </w:ins>
          <w:r w:rsidRPr="000F2EDC">
            <w:rPr>
              <w:rFonts w:asciiTheme="majorEastAsia" w:eastAsiaTheme="majorEastAsia" w:hAnsiTheme="majorEastAsia"/>
              <w:noProof/>
              <w:webHidden/>
              <w:sz w:val="28"/>
              <w:szCs w:val="28"/>
              <w:rPrChange w:id="694"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695" w:author="haha" w:date="2019-07-23T17:29:00Z">
                <w:rPr>
                  <w:noProof/>
                  <w:webHidden/>
                </w:rPr>
              </w:rPrChange>
            </w:rPr>
            <w:fldChar w:fldCharType="separate"/>
          </w:r>
          <w:ins w:id="696" w:author="haha" w:date="2019-07-23T17:29:00Z">
            <w:r w:rsidRPr="000F2EDC">
              <w:rPr>
                <w:rFonts w:asciiTheme="majorEastAsia" w:eastAsiaTheme="majorEastAsia" w:hAnsiTheme="majorEastAsia"/>
                <w:noProof/>
                <w:webHidden/>
                <w:sz w:val="28"/>
                <w:szCs w:val="28"/>
                <w:rPrChange w:id="697" w:author="haha" w:date="2019-07-23T17:29:00Z">
                  <w:rPr>
                    <w:noProof/>
                    <w:webHidden/>
                  </w:rPr>
                </w:rPrChange>
              </w:rPr>
              <w:t>42</w:t>
            </w:r>
            <w:r w:rsidRPr="000F2EDC">
              <w:rPr>
                <w:rFonts w:asciiTheme="majorEastAsia" w:eastAsiaTheme="majorEastAsia" w:hAnsiTheme="majorEastAsia"/>
                <w:noProof/>
                <w:webHidden/>
                <w:sz w:val="28"/>
                <w:szCs w:val="28"/>
                <w:rPrChange w:id="698"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699" w:author="haha" w:date="2019-07-23T17:29:00Z">
                  <w:rPr>
                    <w:rStyle w:val="af"/>
                    <w:noProof/>
                  </w:rPr>
                </w:rPrChange>
              </w:rPr>
              <w:fldChar w:fldCharType="end"/>
            </w:r>
          </w:ins>
        </w:p>
        <w:p w14:paraId="420F997F" w14:textId="669DF953" w:rsidR="000F2EDC" w:rsidRPr="000F2EDC" w:rsidRDefault="000F2EDC">
          <w:pPr>
            <w:pStyle w:val="TOC3"/>
            <w:tabs>
              <w:tab w:val="right" w:leader="dot" w:pos="8290"/>
            </w:tabs>
            <w:ind w:left="960"/>
            <w:rPr>
              <w:ins w:id="700" w:author="haha" w:date="2019-07-23T17:29:00Z"/>
              <w:rFonts w:asciiTheme="majorEastAsia" w:eastAsiaTheme="majorEastAsia" w:hAnsiTheme="majorEastAsia"/>
              <w:noProof/>
              <w:sz w:val="28"/>
              <w:szCs w:val="28"/>
              <w:rPrChange w:id="701" w:author="haha" w:date="2019-07-23T17:29:00Z">
                <w:rPr>
                  <w:ins w:id="702" w:author="haha" w:date="2019-07-23T17:29:00Z"/>
                  <w:noProof/>
                  <w:sz w:val="21"/>
                  <w:szCs w:val="22"/>
                </w:rPr>
              </w:rPrChange>
            </w:rPr>
          </w:pPr>
          <w:ins w:id="703" w:author="haha" w:date="2019-07-23T17:29:00Z">
            <w:r w:rsidRPr="000F2EDC">
              <w:rPr>
                <w:rStyle w:val="af"/>
                <w:rFonts w:asciiTheme="majorEastAsia" w:eastAsiaTheme="majorEastAsia" w:hAnsiTheme="majorEastAsia"/>
                <w:noProof/>
                <w:sz w:val="28"/>
                <w:szCs w:val="28"/>
                <w:rPrChange w:id="704"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705"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706" w:author="haha" w:date="2019-07-23T17:29:00Z">
                  <w:rPr>
                    <w:noProof/>
                  </w:rPr>
                </w:rPrChange>
              </w:rPr>
              <w:instrText>HYPERLINK \l "_Toc14795486"</w:instrText>
            </w:r>
            <w:r w:rsidRPr="000F2EDC">
              <w:rPr>
                <w:rStyle w:val="af"/>
                <w:rFonts w:asciiTheme="majorEastAsia" w:eastAsiaTheme="majorEastAsia" w:hAnsiTheme="majorEastAsia"/>
                <w:noProof/>
                <w:sz w:val="28"/>
                <w:szCs w:val="28"/>
                <w:rPrChange w:id="707"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708" w:author="haha" w:date="2019-07-23T17:29:00Z">
                  <w:rPr>
                    <w:rStyle w:val="af"/>
                    <w:noProof/>
                  </w:rPr>
                </w:rPrChange>
              </w:rPr>
              <w:fldChar w:fldCharType="separate"/>
            </w:r>
            <w:r w:rsidRPr="000F2EDC">
              <w:rPr>
                <w:rStyle w:val="af"/>
                <w:rFonts w:asciiTheme="majorEastAsia" w:eastAsiaTheme="majorEastAsia" w:hAnsiTheme="majorEastAsia"/>
                <w:b/>
                <w:bCs/>
                <w:noProof/>
                <w:sz w:val="28"/>
                <w:szCs w:val="28"/>
                <w:rPrChange w:id="709" w:author="haha" w:date="2019-07-23T17:29:00Z">
                  <w:rPr>
                    <w:rStyle w:val="af"/>
                    <w:b/>
                    <w:bCs/>
                    <w:noProof/>
                  </w:rPr>
                </w:rPrChange>
              </w:rPr>
              <w:t>4.2.1</w:t>
            </w:r>
            <w:r w:rsidRPr="000F2EDC">
              <w:rPr>
                <w:rStyle w:val="af"/>
                <w:rFonts w:asciiTheme="majorEastAsia" w:eastAsiaTheme="majorEastAsia" w:hAnsiTheme="majorEastAsia" w:hint="eastAsia"/>
                <w:b/>
                <w:bCs/>
                <w:noProof/>
                <w:sz w:val="28"/>
                <w:szCs w:val="28"/>
                <w:rPrChange w:id="710" w:author="haha" w:date="2019-07-23T17:29:00Z">
                  <w:rPr>
                    <w:rStyle w:val="af"/>
                    <w:rFonts w:hint="eastAsia"/>
                    <w:b/>
                    <w:bCs/>
                    <w:noProof/>
                  </w:rPr>
                </w:rPrChange>
              </w:rPr>
              <w:t>改派弹框</w:t>
            </w:r>
            <w:r w:rsidRPr="000F2EDC">
              <w:rPr>
                <w:rFonts w:asciiTheme="majorEastAsia" w:eastAsiaTheme="majorEastAsia" w:hAnsiTheme="majorEastAsia"/>
                <w:noProof/>
                <w:webHidden/>
                <w:sz w:val="28"/>
                <w:szCs w:val="28"/>
                <w:rPrChange w:id="711" w:author="haha" w:date="2019-07-23T17:29:00Z">
                  <w:rPr>
                    <w:noProof/>
                    <w:webHidden/>
                  </w:rPr>
                </w:rPrChange>
              </w:rPr>
              <w:tab/>
            </w:r>
            <w:r w:rsidRPr="000F2EDC">
              <w:rPr>
                <w:rFonts w:asciiTheme="majorEastAsia" w:eastAsiaTheme="majorEastAsia" w:hAnsiTheme="majorEastAsia"/>
                <w:noProof/>
                <w:webHidden/>
                <w:sz w:val="28"/>
                <w:szCs w:val="28"/>
                <w:rPrChange w:id="712"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713" w:author="haha" w:date="2019-07-23T17:29:00Z">
                  <w:rPr>
                    <w:noProof/>
                    <w:webHidden/>
                  </w:rPr>
                </w:rPrChange>
              </w:rPr>
              <w:instrText xml:space="preserve"> PAGEREF _Toc14795486 \h </w:instrText>
            </w:r>
          </w:ins>
          <w:r w:rsidRPr="000F2EDC">
            <w:rPr>
              <w:rFonts w:asciiTheme="majorEastAsia" w:eastAsiaTheme="majorEastAsia" w:hAnsiTheme="majorEastAsia"/>
              <w:noProof/>
              <w:webHidden/>
              <w:sz w:val="28"/>
              <w:szCs w:val="28"/>
              <w:rPrChange w:id="714"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715" w:author="haha" w:date="2019-07-23T17:29:00Z">
                <w:rPr>
                  <w:noProof/>
                  <w:webHidden/>
                </w:rPr>
              </w:rPrChange>
            </w:rPr>
            <w:fldChar w:fldCharType="separate"/>
          </w:r>
          <w:ins w:id="716" w:author="haha" w:date="2019-07-23T17:29:00Z">
            <w:r w:rsidRPr="000F2EDC">
              <w:rPr>
                <w:rFonts w:asciiTheme="majorEastAsia" w:eastAsiaTheme="majorEastAsia" w:hAnsiTheme="majorEastAsia"/>
                <w:noProof/>
                <w:webHidden/>
                <w:sz w:val="28"/>
                <w:szCs w:val="28"/>
                <w:rPrChange w:id="717" w:author="haha" w:date="2019-07-23T17:29:00Z">
                  <w:rPr>
                    <w:noProof/>
                    <w:webHidden/>
                  </w:rPr>
                </w:rPrChange>
              </w:rPr>
              <w:t>44</w:t>
            </w:r>
            <w:r w:rsidRPr="000F2EDC">
              <w:rPr>
                <w:rFonts w:asciiTheme="majorEastAsia" w:eastAsiaTheme="majorEastAsia" w:hAnsiTheme="majorEastAsia"/>
                <w:noProof/>
                <w:webHidden/>
                <w:sz w:val="28"/>
                <w:szCs w:val="28"/>
                <w:rPrChange w:id="718"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719" w:author="haha" w:date="2019-07-23T17:29:00Z">
                  <w:rPr>
                    <w:rStyle w:val="af"/>
                    <w:noProof/>
                  </w:rPr>
                </w:rPrChange>
              </w:rPr>
              <w:fldChar w:fldCharType="end"/>
            </w:r>
          </w:ins>
        </w:p>
        <w:p w14:paraId="6B80807D" w14:textId="257976C9" w:rsidR="000F2EDC" w:rsidRPr="000F2EDC" w:rsidRDefault="000F2EDC">
          <w:pPr>
            <w:pStyle w:val="TOC2"/>
            <w:tabs>
              <w:tab w:val="right" w:leader="dot" w:pos="8290"/>
            </w:tabs>
            <w:ind w:left="480"/>
            <w:rPr>
              <w:ins w:id="720" w:author="haha" w:date="2019-07-23T17:29:00Z"/>
              <w:rFonts w:asciiTheme="majorEastAsia" w:eastAsiaTheme="majorEastAsia" w:hAnsiTheme="majorEastAsia"/>
              <w:noProof/>
              <w:sz w:val="28"/>
              <w:szCs w:val="28"/>
              <w:rPrChange w:id="721" w:author="haha" w:date="2019-07-23T17:29:00Z">
                <w:rPr>
                  <w:ins w:id="722" w:author="haha" w:date="2019-07-23T17:29:00Z"/>
                  <w:noProof/>
                  <w:sz w:val="21"/>
                  <w:szCs w:val="22"/>
                </w:rPr>
              </w:rPrChange>
            </w:rPr>
          </w:pPr>
          <w:ins w:id="723" w:author="haha" w:date="2019-07-23T17:29:00Z">
            <w:r w:rsidRPr="000F2EDC">
              <w:rPr>
                <w:rStyle w:val="af"/>
                <w:rFonts w:asciiTheme="majorEastAsia" w:eastAsiaTheme="majorEastAsia" w:hAnsiTheme="majorEastAsia"/>
                <w:noProof/>
                <w:sz w:val="28"/>
                <w:szCs w:val="28"/>
                <w:rPrChange w:id="724"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725"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726" w:author="haha" w:date="2019-07-23T17:29:00Z">
                  <w:rPr>
                    <w:noProof/>
                  </w:rPr>
                </w:rPrChange>
              </w:rPr>
              <w:instrText>HYPERLINK \l "_Toc14795487"</w:instrText>
            </w:r>
            <w:r w:rsidRPr="000F2EDC">
              <w:rPr>
                <w:rStyle w:val="af"/>
                <w:rFonts w:asciiTheme="majorEastAsia" w:eastAsiaTheme="majorEastAsia" w:hAnsiTheme="majorEastAsia"/>
                <w:noProof/>
                <w:sz w:val="28"/>
                <w:szCs w:val="28"/>
                <w:rPrChange w:id="727"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728" w:author="haha" w:date="2019-07-23T17:29:00Z">
                  <w:rPr>
                    <w:rStyle w:val="af"/>
                    <w:noProof/>
                  </w:rPr>
                </w:rPrChange>
              </w:rPr>
              <w:fldChar w:fldCharType="separate"/>
            </w:r>
            <w:r w:rsidRPr="000F2EDC">
              <w:rPr>
                <w:rStyle w:val="af"/>
                <w:rFonts w:asciiTheme="majorEastAsia" w:eastAsiaTheme="majorEastAsia" w:hAnsiTheme="majorEastAsia" w:cstheme="majorBidi"/>
                <w:b/>
                <w:bCs/>
                <w:noProof/>
                <w:sz w:val="28"/>
                <w:szCs w:val="28"/>
                <w:rPrChange w:id="729" w:author="haha" w:date="2019-07-23T17:29:00Z">
                  <w:rPr>
                    <w:rStyle w:val="af"/>
                    <w:rFonts w:asciiTheme="majorHAnsi" w:eastAsiaTheme="majorEastAsia" w:hAnsiTheme="majorHAnsi" w:cstheme="majorBidi"/>
                    <w:b/>
                    <w:bCs/>
                    <w:noProof/>
                  </w:rPr>
                </w:rPrChange>
              </w:rPr>
              <w:t>4.3</w:t>
            </w:r>
            <w:r w:rsidRPr="000F2EDC">
              <w:rPr>
                <w:rStyle w:val="af"/>
                <w:rFonts w:asciiTheme="majorEastAsia" w:eastAsiaTheme="majorEastAsia" w:hAnsiTheme="majorEastAsia" w:cstheme="majorBidi" w:hint="eastAsia"/>
                <w:b/>
                <w:bCs/>
                <w:noProof/>
                <w:sz w:val="28"/>
                <w:szCs w:val="28"/>
                <w:rPrChange w:id="730" w:author="haha" w:date="2019-07-23T17:29:00Z">
                  <w:rPr>
                    <w:rStyle w:val="af"/>
                    <w:rFonts w:asciiTheme="majorHAnsi" w:eastAsiaTheme="majorEastAsia" w:hAnsiTheme="majorHAnsi" w:cstheme="majorBidi" w:hint="eastAsia"/>
                    <w:b/>
                    <w:bCs/>
                    <w:noProof/>
                  </w:rPr>
                </w:rPrChange>
              </w:rPr>
              <w:t>案件管理</w:t>
            </w:r>
            <w:r w:rsidRPr="000F2EDC">
              <w:rPr>
                <w:rStyle w:val="af"/>
                <w:rFonts w:asciiTheme="majorEastAsia" w:eastAsiaTheme="majorEastAsia" w:hAnsiTheme="majorEastAsia" w:cstheme="majorBidi"/>
                <w:b/>
                <w:bCs/>
                <w:noProof/>
                <w:sz w:val="28"/>
                <w:szCs w:val="28"/>
                <w:rPrChange w:id="731" w:author="haha" w:date="2019-07-23T17:29:00Z">
                  <w:rPr>
                    <w:rStyle w:val="af"/>
                    <w:rFonts w:asciiTheme="majorHAnsi" w:eastAsiaTheme="majorEastAsia" w:hAnsiTheme="majorHAnsi" w:cstheme="majorBidi"/>
                    <w:b/>
                    <w:bCs/>
                    <w:noProof/>
                  </w:rPr>
                </w:rPrChange>
              </w:rPr>
              <w:t>-</w:t>
            </w:r>
            <w:r w:rsidRPr="000F2EDC">
              <w:rPr>
                <w:rStyle w:val="af"/>
                <w:rFonts w:asciiTheme="majorEastAsia" w:eastAsiaTheme="majorEastAsia" w:hAnsiTheme="majorEastAsia" w:cstheme="majorBidi" w:hint="eastAsia"/>
                <w:b/>
                <w:bCs/>
                <w:noProof/>
                <w:sz w:val="28"/>
                <w:szCs w:val="28"/>
                <w:rPrChange w:id="732" w:author="haha" w:date="2019-07-23T17:29:00Z">
                  <w:rPr>
                    <w:rStyle w:val="af"/>
                    <w:rFonts w:asciiTheme="majorHAnsi" w:eastAsiaTheme="majorEastAsia" w:hAnsiTheme="majorHAnsi" w:cstheme="majorBidi" w:hint="eastAsia"/>
                    <w:b/>
                    <w:bCs/>
                    <w:noProof/>
                  </w:rPr>
                </w:rPrChange>
              </w:rPr>
              <w:t>案件分配</w:t>
            </w:r>
            <w:r w:rsidRPr="000F2EDC">
              <w:rPr>
                <w:rFonts w:asciiTheme="majorEastAsia" w:eastAsiaTheme="majorEastAsia" w:hAnsiTheme="majorEastAsia"/>
                <w:noProof/>
                <w:webHidden/>
                <w:sz w:val="28"/>
                <w:szCs w:val="28"/>
                <w:rPrChange w:id="733" w:author="haha" w:date="2019-07-23T17:29:00Z">
                  <w:rPr>
                    <w:noProof/>
                    <w:webHidden/>
                  </w:rPr>
                </w:rPrChange>
              </w:rPr>
              <w:tab/>
            </w:r>
            <w:r w:rsidRPr="000F2EDC">
              <w:rPr>
                <w:rFonts w:asciiTheme="majorEastAsia" w:eastAsiaTheme="majorEastAsia" w:hAnsiTheme="majorEastAsia"/>
                <w:noProof/>
                <w:webHidden/>
                <w:sz w:val="28"/>
                <w:szCs w:val="28"/>
                <w:rPrChange w:id="73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735" w:author="haha" w:date="2019-07-23T17:29:00Z">
                  <w:rPr>
                    <w:noProof/>
                    <w:webHidden/>
                  </w:rPr>
                </w:rPrChange>
              </w:rPr>
              <w:instrText xml:space="preserve"> PAGEREF _Toc14795487 \h </w:instrText>
            </w:r>
          </w:ins>
          <w:r w:rsidRPr="000F2EDC">
            <w:rPr>
              <w:rFonts w:asciiTheme="majorEastAsia" w:eastAsiaTheme="majorEastAsia" w:hAnsiTheme="majorEastAsia"/>
              <w:noProof/>
              <w:webHidden/>
              <w:sz w:val="28"/>
              <w:szCs w:val="28"/>
              <w:rPrChange w:id="73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737" w:author="haha" w:date="2019-07-23T17:29:00Z">
                <w:rPr>
                  <w:noProof/>
                  <w:webHidden/>
                </w:rPr>
              </w:rPrChange>
            </w:rPr>
            <w:fldChar w:fldCharType="separate"/>
          </w:r>
          <w:ins w:id="738" w:author="haha" w:date="2019-07-23T17:29:00Z">
            <w:r w:rsidRPr="000F2EDC">
              <w:rPr>
                <w:rFonts w:asciiTheme="majorEastAsia" w:eastAsiaTheme="majorEastAsia" w:hAnsiTheme="majorEastAsia"/>
                <w:noProof/>
                <w:webHidden/>
                <w:sz w:val="28"/>
                <w:szCs w:val="28"/>
                <w:rPrChange w:id="739" w:author="haha" w:date="2019-07-23T17:29:00Z">
                  <w:rPr>
                    <w:noProof/>
                    <w:webHidden/>
                  </w:rPr>
                </w:rPrChange>
              </w:rPr>
              <w:t>45</w:t>
            </w:r>
            <w:r w:rsidRPr="000F2EDC">
              <w:rPr>
                <w:rFonts w:asciiTheme="majorEastAsia" w:eastAsiaTheme="majorEastAsia" w:hAnsiTheme="majorEastAsia"/>
                <w:noProof/>
                <w:webHidden/>
                <w:sz w:val="28"/>
                <w:szCs w:val="28"/>
                <w:rPrChange w:id="74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741" w:author="haha" w:date="2019-07-23T17:29:00Z">
                  <w:rPr>
                    <w:rStyle w:val="af"/>
                    <w:noProof/>
                  </w:rPr>
                </w:rPrChange>
              </w:rPr>
              <w:fldChar w:fldCharType="end"/>
            </w:r>
          </w:ins>
        </w:p>
        <w:p w14:paraId="3BCE3611" w14:textId="3DE09118" w:rsidR="000F2EDC" w:rsidRPr="000F2EDC" w:rsidRDefault="000F2EDC">
          <w:pPr>
            <w:pStyle w:val="TOC3"/>
            <w:tabs>
              <w:tab w:val="right" w:leader="dot" w:pos="8290"/>
            </w:tabs>
            <w:ind w:left="960"/>
            <w:rPr>
              <w:ins w:id="742" w:author="haha" w:date="2019-07-23T17:29:00Z"/>
              <w:rFonts w:asciiTheme="majorEastAsia" w:eastAsiaTheme="majorEastAsia" w:hAnsiTheme="majorEastAsia"/>
              <w:noProof/>
              <w:sz w:val="28"/>
              <w:szCs w:val="28"/>
              <w:rPrChange w:id="743" w:author="haha" w:date="2019-07-23T17:29:00Z">
                <w:rPr>
                  <w:ins w:id="744" w:author="haha" w:date="2019-07-23T17:29:00Z"/>
                  <w:noProof/>
                  <w:sz w:val="21"/>
                  <w:szCs w:val="22"/>
                </w:rPr>
              </w:rPrChange>
            </w:rPr>
          </w:pPr>
          <w:ins w:id="745" w:author="haha" w:date="2019-07-23T17:29:00Z">
            <w:r w:rsidRPr="000F2EDC">
              <w:rPr>
                <w:rStyle w:val="af"/>
                <w:rFonts w:asciiTheme="majorEastAsia" w:eastAsiaTheme="majorEastAsia" w:hAnsiTheme="majorEastAsia"/>
                <w:noProof/>
                <w:sz w:val="28"/>
                <w:szCs w:val="28"/>
                <w:rPrChange w:id="74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74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748" w:author="haha" w:date="2019-07-23T17:29:00Z">
                  <w:rPr>
                    <w:noProof/>
                  </w:rPr>
                </w:rPrChange>
              </w:rPr>
              <w:instrText>HYPERLINK \l "_Toc14795488"</w:instrText>
            </w:r>
            <w:r w:rsidRPr="000F2EDC">
              <w:rPr>
                <w:rStyle w:val="af"/>
                <w:rFonts w:asciiTheme="majorEastAsia" w:eastAsiaTheme="majorEastAsia" w:hAnsiTheme="majorEastAsia"/>
                <w:noProof/>
                <w:sz w:val="28"/>
                <w:szCs w:val="28"/>
                <w:rPrChange w:id="74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750" w:author="haha" w:date="2019-07-23T17:29:00Z">
                  <w:rPr>
                    <w:rStyle w:val="af"/>
                    <w:noProof/>
                  </w:rPr>
                </w:rPrChange>
              </w:rPr>
              <w:fldChar w:fldCharType="separate"/>
            </w:r>
            <w:r w:rsidRPr="000F2EDC">
              <w:rPr>
                <w:rStyle w:val="af"/>
                <w:rFonts w:asciiTheme="majorEastAsia" w:eastAsiaTheme="majorEastAsia" w:hAnsiTheme="majorEastAsia"/>
                <w:b/>
                <w:bCs/>
                <w:noProof/>
                <w:sz w:val="28"/>
                <w:szCs w:val="28"/>
                <w:rPrChange w:id="751" w:author="haha" w:date="2019-07-23T17:29:00Z">
                  <w:rPr>
                    <w:rStyle w:val="af"/>
                    <w:b/>
                    <w:bCs/>
                    <w:noProof/>
                  </w:rPr>
                </w:rPrChange>
              </w:rPr>
              <w:t>4.3.1</w:t>
            </w:r>
            <w:r w:rsidRPr="000F2EDC">
              <w:rPr>
                <w:rStyle w:val="af"/>
                <w:rFonts w:asciiTheme="majorEastAsia" w:eastAsiaTheme="majorEastAsia" w:hAnsiTheme="majorEastAsia" w:hint="eastAsia"/>
                <w:b/>
                <w:bCs/>
                <w:noProof/>
                <w:sz w:val="28"/>
                <w:szCs w:val="28"/>
                <w:rPrChange w:id="752" w:author="haha" w:date="2019-07-23T17:29:00Z">
                  <w:rPr>
                    <w:rStyle w:val="af"/>
                    <w:rFonts w:hint="eastAsia"/>
                    <w:b/>
                    <w:bCs/>
                    <w:noProof/>
                  </w:rPr>
                </w:rPrChange>
              </w:rPr>
              <w:t>客服弹框</w:t>
            </w:r>
            <w:r w:rsidRPr="000F2EDC">
              <w:rPr>
                <w:rFonts w:asciiTheme="majorEastAsia" w:eastAsiaTheme="majorEastAsia" w:hAnsiTheme="majorEastAsia"/>
                <w:noProof/>
                <w:webHidden/>
                <w:sz w:val="28"/>
                <w:szCs w:val="28"/>
                <w:rPrChange w:id="753" w:author="haha" w:date="2019-07-23T17:29:00Z">
                  <w:rPr>
                    <w:noProof/>
                    <w:webHidden/>
                  </w:rPr>
                </w:rPrChange>
              </w:rPr>
              <w:tab/>
            </w:r>
            <w:r w:rsidRPr="000F2EDC">
              <w:rPr>
                <w:rFonts w:asciiTheme="majorEastAsia" w:eastAsiaTheme="majorEastAsia" w:hAnsiTheme="majorEastAsia"/>
                <w:noProof/>
                <w:webHidden/>
                <w:sz w:val="28"/>
                <w:szCs w:val="28"/>
                <w:rPrChange w:id="75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755" w:author="haha" w:date="2019-07-23T17:29:00Z">
                  <w:rPr>
                    <w:noProof/>
                    <w:webHidden/>
                  </w:rPr>
                </w:rPrChange>
              </w:rPr>
              <w:instrText xml:space="preserve"> PAGEREF _Toc14795488 \h </w:instrText>
            </w:r>
          </w:ins>
          <w:r w:rsidRPr="000F2EDC">
            <w:rPr>
              <w:rFonts w:asciiTheme="majorEastAsia" w:eastAsiaTheme="majorEastAsia" w:hAnsiTheme="majorEastAsia"/>
              <w:noProof/>
              <w:webHidden/>
              <w:sz w:val="28"/>
              <w:szCs w:val="28"/>
              <w:rPrChange w:id="75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757" w:author="haha" w:date="2019-07-23T17:29:00Z">
                <w:rPr>
                  <w:noProof/>
                  <w:webHidden/>
                </w:rPr>
              </w:rPrChange>
            </w:rPr>
            <w:fldChar w:fldCharType="separate"/>
          </w:r>
          <w:ins w:id="758" w:author="haha" w:date="2019-07-23T17:29:00Z">
            <w:r w:rsidRPr="000F2EDC">
              <w:rPr>
                <w:rFonts w:asciiTheme="majorEastAsia" w:eastAsiaTheme="majorEastAsia" w:hAnsiTheme="majorEastAsia"/>
                <w:noProof/>
                <w:webHidden/>
                <w:sz w:val="28"/>
                <w:szCs w:val="28"/>
                <w:rPrChange w:id="759" w:author="haha" w:date="2019-07-23T17:29:00Z">
                  <w:rPr>
                    <w:noProof/>
                    <w:webHidden/>
                  </w:rPr>
                </w:rPrChange>
              </w:rPr>
              <w:t>46</w:t>
            </w:r>
            <w:r w:rsidRPr="000F2EDC">
              <w:rPr>
                <w:rFonts w:asciiTheme="majorEastAsia" w:eastAsiaTheme="majorEastAsia" w:hAnsiTheme="majorEastAsia"/>
                <w:noProof/>
                <w:webHidden/>
                <w:sz w:val="28"/>
                <w:szCs w:val="28"/>
                <w:rPrChange w:id="76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761" w:author="haha" w:date="2019-07-23T17:29:00Z">
                  <w:rPr>
                    <w:rStyle w:val="af"/>
                    <w:noProof/>
                  </w:rPr>
                </w:rPrChange>
              </w:rPr>
              <w:fldChar w:fldCharType="end"/>
            </w:r>
          </w:ins>
        </w:p>
        <w:p w14:paraId="70FD1159" w14:textId="4B27D1B5" w:rsidR="000F2EDC" w:rsidRPr="000F2EDC" w:rsidRDefault="000F2EDC">
          <w:pPr>
            <w:pStyle w:val="TOC3"/>
            <w:tabs>
              <w:tab w:val="right" w:leader="dot" w:pos="8290"/>
            </w:tabs>
            <w:ind w:left="960"/>
            <w:rPr>
              <w:ins w:id="762" w:author="haha" w:date="2019-07-23T17:29:00Z"/>
              <w:rFonts w:asciiTheme="majorEastAsia" w:eastAsiaTheme="majorEastAsia" w:hAnsiTheme="majorEastAsia"/>
              <w:noProof/>
              <w:sz w:val="28"/>
              <w:szCs w:val="28"/>
              <w:rPrChange w:id="763" w:author="haha" w:date="2019-07-23T17:29:00Z">
                <w:rPr>
                  <w:ins w:id="764" w:author="haha" w:date="2019-07-23T17:29:00Z"/>
                  <w:noProof/>
                  <w:sz w:val="21"/>
                  <w:szCs w:val="22"/>
                </w:rPr>
              </w:rPrChange>
            </w:rPr>
          </w:pPr>
          <w:ins w:id="765" w:author="haha" w:date="2019-07-23T17:29:00Z">
            <w:r w:rsidRPr="000F2EDC">
              <w:rPr>
                <w:rStyle w:val="af"/>
                <w:rFonts w:asciiTheme="majorEastAsia" w:eastAsiaTheme="majorEastAsia" w:hAnsiTheme="majorEastAsia"/>
                <w:noProof/>
                <w:sz w:val="28"/>
                <w:szCs w:val="28"/>
                <w:rPrChange w:id="76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76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768" w:author="haha" w:date="2019-07-23T17:29:00Z">
                  <w:rPr>
                    <w:noProof/>
                  </w:rPr>
                </w:rPrChange>
              </w:rPr>
              <w:instrText>HYPERLINK \l "_Toc14795489"</w:instrText>
            </w:r>
            <w:r w:rsidRPr="000F2EDC">
              <w:rPr>
                <w:rStyle w:val="af"/>
                <w:rFonts w:asciiTheme="majorEastAsia" w:eastAsiaTheme="majorEastAsia" w:hAnsiTheme="majorEastAsia"/>
                <w:noProof/>
                <w:sz w:val="28"/>
                <w:szCs w:val="28"/>
                <w:rPrChange w:id="76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770" w:author="haha" w:date="2019-07-23T17:29:00Z">
                  <w:rPr>
                    <w:rStyle w:val="af"/>
                    <w:noProof/>
                  </w:rPr>
                </w:rPrChange>
              </w:rPr>
              <w:fldChar w:fldCharType="separate"/>
            </w:r>
            <w:r w:rsidRPr="000F2EDC">
              <w:rPr>
                <w:rStyle w:val="af"/>
                <w:rFonts w:asciiTheme="majorEastAsia" w:eastAsiaTheme="majorEastAsia" w:hAnsiTheme="majorEastAsia"/>
                <w:b/>
                <w:bCs/>
                <w:noProof/>
                <w:sz w:val="28"/>
                <w:szCs w:val="28"/>
                <w:rPrChange w:id="771" w:author="haha" w:date="2019-07-23T17:29:00Z">
                  <w:rPr>
                    <w:rStyle w:val="af"/>
                    <w:b/>
                    <w:bCs/>
                    <w:noProof/>
                  </w:rPr>
                </w:rPrChange>
              </w:rPr>
              <w:t>4.3.2</w:t>
            </w:r>
            <w:r w:rsidRPr="000F2EDC">
              <w:rPr>
                <w:rStyle w:val="af"/>
                <w:rFonts w:asciiTheme="majorEastAsia" w:eastAsiaTheme="majorEastAsia" w:hAnsiTheme="majorEastAsia" w:hint="eastAsia"/>
                <w:b/>
                <w:bCs/>
                <w:noProof/>
                <w:sz w:val="28"/>
                <w:szCs w:val="28"/>
                <w:rPrChange w:id="772" w:author="haha" w:date="2019-07-23T17:29:00Z">
                  <w:rPr>
                    <w:rStyle w:val="af"/>
                    <w:rFonts w:hint="eastAsia"/>
                    <w:b/>
                    <w:bCs/>
                    <w:noProof/>
                  </w:rPr>
                </w:rPrChange>
              </w:rPr>
              <w:t>催收弹框</w:t>
            </w:r>
            <w:r w:rsidRPr="000F2EDC">
              <w:rPr>
                <w:rFonts w:asciiTheme="majorEastAsia" w:eastAsiaTheme="majorEastAsia" w:hAnsiTheme="majorEastAsia"/>
                <w:noProof/>
                <w:webHidden/>
                <w:sz w:val="28"/>
                <w:szCs w:val="28"/>
                <w:rPrChange w:id="773" w:author="haha" w:date="2019-07-23T17:29:00Z">
                  <w:rPr>
                    <w:noProof/>
                    <w:webHidden/>
                  </w:rPr>
                </w:rPrChange>
              </w:rPr>
              <w:tab/>
            </w:r>
            <w:r w:rsidRPr="000F2EDC">
              <w:rPr>
                <w:rFonts w:asciiTheme="majorEastAsia" w:eastAsiaTheme="majorEastAsia" w:hAnsiTheme="majorEastAsia"/>
                <w:noProof/>
                <w:webHidden/>
                <w:sz w:val="28"/>
                <w:szCs w:val="28"/>
                <w:rPrChange w:id="77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775" w:author="haha" w:date="2019-07-23T17:29:00Z">
                  <w:rPr>
                    <w:noProof/>
                    <w:webHidden/>
                  </w:rPr>
                </w:rPrChange>
              </w:rPr>
              <w:instrText xml:space="preserve"> PAGEREF _Toc14795489 \h </w:instrText>
            </w:r>
          </w:ins>
          <w:r w:rsidRPr="000F2EDC">
            <w:rPr>
              <w:rFonts w:asciiTheme="majorEastAsia" w:eastAsiaTheme="majorEastAsia" w:hAnsiTheme="majorEastAsia"/>
              <w:noProof/>
              <w:webHidden/>
              <w:sz w:val="28"/>
              <w:szCs w:val="28"/>
              <w:rPrChange w:id="77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777" w:author="haha" w:date="2019-07-23T17:29:00Z">
                <w:rPr>
                  <w:noProof/>
                  <w:webHidden/>
                </w:rPr>
              </w:rPrChange>
            </w:rPr>
            <w:fldChar w:fldCharType="separate"/>
          </w:r>
          <w:ins w:id="778" w:author="haha" w:date="2019-07-23T17:29:00Z">
            <w:r w:rsidRPr="000F2EDC">
              <w:rPr>
                <w:rFonts w:asciiTheme="majorEastAsia" w:eastAsiaTheme="majorEastAsia" w:hAnsiTheme="majorEastAsia"/>
                <w:noProof/>
                <w:webHidden/>
                <w:sz w:val="28"/>
                <w:szCs w:val="28"/>
                <w:rPrChange w:id="779" w:author="haha" w:date="2019-07-23T17:29:00Z">
                  <w:rPr>
                    <w:noProof/>
                    <w:webHidden/>
                  </w:rPr>
                </w:rPrChange>
              </w:rPr>
              <w:t>47</w:t>
            </w:r>
            <w:r w:rsidRPr="000F2EDC">
              <w:rPr>
                <w:rFonts w:asciiTheme="majorEastAsia" w:eastAsiaTheme="majorEastAsia" w:hAnsiTheme="majorEastAsia"/>
                <w:noProof/>
                <w:webHidden/>
                <w:sz w:val="28"/>
                <w:szCs w:val="28"/>
                <w:rPrChange w:id="78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781" w:author="haha" w:date="2019-07-23T17:29:00Z">
                  <w:rPr>
                    <w:rStyle w:val="af"/>
                    <w:noProof/>
                  </w:rPr>
                </w:rPrChange>
              </w:rPr>
              <w:fldChar w:fldCharType="end"/>
            </w:r>
          </w:ins>
        </w:p>
        <w:p w14:paraId="378F881B" w14:textId="4694F5DD" w:rsidR="000F2EDC" w:rsidRPr="000F2EDC" w:rsidRDefault="000F2EDC">
          <w:pPr>
            <w:pStyle w:val="TOC3"/>
            <w:tabs>
              <w:tab w:val="right" w:leader="dot" w:pos="8290"/>
            </w:tabs>
            <w:ind w:left="960"/>
            <w:rPr>
              <w:ins w:id="782" w:author="haha" w:date="2019-07-23T17:29:00Z"/>
              <w:rFonts w:asciiTheme="majorEastAsia" w:eastAsiaTheme="majorEastAsia" w:hAnsiTheme="majorEastAsia"/>
              <w:noProof/>
              <w:sz w:val="28"/>
              <w:szCs w:val="28"/>
              <w:rPrChange w:id="783" w:author="haha" w:date="2019-07-23T17:29:00Z">
                <w:rPr>
                  <w:ins w:id="784" w:author="haha" w:date="2019-07-23T17:29:00Z"/>
                  <w:noProof/>
                  <w:sz w:val="21"/>
                  <w:szCs w:val="22"/>
                </w:rPr>
              </w:rPrChange>
            </w:rPr>
          </w:pPr>
          <w:ins w:id="785" w:author="haha" w:date="2019-07-23T17:29:00Z">
            <w:r w:rsidRPr="000F2EDC">
              <w:rPr>
                <w:rStyle w:val="af"/>
                <w:rFonts w:asciiTheme="majorEastAsia" w:eastAsiaTheme="majorEastAsia" w:hAnsiTheme="majorEastAsia"/>
                <w:noProof/>
                <w:sz w:val="28"/>
                <w:szCs w:val="28"/>
                <w:rPrChange w:id="78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78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788" w:author="haha" w:date="2019-07-23T17:29:00Z">
                  <w:rPr>
                    <w:noProof/>
                  </w:rPr>
                </w:rPrChange>
              </w:rPr>
              <w:instrText>HYPERLINK \l "_Toc14795490"</w:instrText>
            </w:r>
            <w:r w:rsidRPr="000F2EDC">
              <w:rPr>
                <w:rStyle w:val="af"/>
                <w:rFonts w:asciiTheme="majorEastAsia" w:eastAsiaTheme="majorEastAsia" w:hAnsiTheme="majorEastAsia"/>
                <w:noProof/>
                <w:sz w:val="28"/>
                <w:szCs w:val="28"/>
                <w:rPrChange w:id="78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790" w:author="haha" w:date="2019-07-23T17:29:00Z">
                  <w:rPr>
                    <w:rStyle w:val="af"/>
                    <w:noProof/>
                  </w:rPr>
                </w:rPrChange>
              </w:rPr>
              <w:fldChar w:fldCharType="separate"/>
            </w:r>
            <w:r w:rsidRPr="000F2EDC">
              <w:rPr>
                <w:rStyle w:val="af"/>
                <w:rFonts w:asciiTheme="majorEastAsia" w:eastAsiaTheme="majorEastAsia" w:hAnsiTheme="majorEastAsia"/>
                <w:b/>
                <w:bCs/>
                <w:noProof/>
                <w:sz w:val="28"/>
                <w:szCs w:val="28"/>
                <w:rPrChange w:id="791" w:author="haha" w:date="2019-07-23T17:29:00Z">
                  <w:rPr>
                    <w:rStyle w:val="af"/>
                    <w:b/>
                    <w:bCs/>
                    <w:noProof/>
                  </w:rPr>
                </w:rPrChange>
              </w:rPr>
              <w:t>4.3.3</w:t>
            </w:r>
            <w:r w:rsidRPr="000F2EDC">
              <w:rPr>
                <w:rStyle w:val="af"/>
                <w:rFonts w:asciiTheme="majorEastAsia" w:eastAsiaTheme="majorEastAsia" w:hAnsiTheme="majorEastAsia" w:hint="eastAsia"/>
                <w:b/>
                <w:bCs/>
                <w:noProof/>
                <w:sz w:val="28"/>
                <w:szCs w:val="28"/>
                <w:rPrChange w:id="792" w:author="haha" w:date="2019-07-23T17:29:00Z">
                  <w:rPr>
                    <w:rStyle w:val="af"/>
                    <w:rFonts w:hint="eastAsia"/>
                    <w:b/>
                    <w:bCs/>
                    <w:noProof/>
                  </w:rPr>
                </w:rPrChange>
              </w:rPr>
              <w:t>派单弹框</w:t>
            </w:r>
            <w:r w:rsidRPr="000F2EDC">
              <w:rPr>
                <w:rFonts w:asciiTheme="majorEastAsia" w:eastAsiaTheme="majorEastAsia" w:hAnsiTheme="majorEastAsia"/>
                <w:noProof/>
                <w:webHidden/>
                <w:sz w:val="28"/>
                <w:szCs w:val="28"/>
                <w:rPrChange w:id="793" w:author="haha" w:date="2019-07-23T17:29:00Z">
                  <w:rPr>
                    <w:noProof/>
                    <w:webHidden/>
                  </w:rPr>
                </w:rPrChange>
              </w:rPr>
              <w:tab/>
            </w:r>
            <w:r w:rsidRPr="000F2EDC">
              <w:rPr>
                <w:rFonts w:asciiTheme="majorEastAsia" w:eastAsiaTheme="majorEastAsia" w:hAnsiTheme="majorEastAsia"/>
                <w:noProof/>
                <w:webHidden/>
                <w:sz w:val="28"/>
                <w:szCs w:val="28"/>
                <w:rPrChange w:id="79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795" w:author="haha" w:date="2019-07-23T17:29:00Z">
                  <w:rPr>
                    <w:noProof/>
                    <w:webHidden/>
                  </w:rPr>
                </w:rPrChange>
              </w:rPr>
              <w:instrText xml:space="preserve"> PAGEREF _Toc14795490 \h </w:instrText>
            </w:r>
          </w:ins>
          <w:r w:rsidRPr="000F2EDC">
            <w:rPr>
              <w:rFonts w:asciiTheme="majorEastAsia" w:eastAsiaTheme="majorEastAsia" w:hAnsiTheme="majorEastAsia"/>
              <w:noProof/>
              <w:webHidden/>
              <w:sz w:val="28"/>
              <w:szCs w:val="28"/>
              <w:rPrChange w:id="79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797" w:author="haha" w:date="2019-07-23T17:29:00Z">
                <w:rPr>
                  <w:noProof/>
                  <w:webHidden/>
                </w:rPr>
              </w:rPrChange>
            </w:rPr>
            <w:fldChar w:fldCharType="separate"/>
          </w:r>
          <w:ins w:id="798" w:author="haha" w:date="2019-07-23T17:29:00Z">
            <w:r w:rsidRPr="000F2EDC">
              <w:rPr>
                <w:rFonts w:asciiTheme="majorEastAsia" w:eastAsiaTheme="majorEastAsia" w:hAnsiTheme="majorEastAsia"/>
                <w:noProof/>
                <w:webHidden/>
                <w:sz w:val="28"/>
                <w:szCs w:val="28"/>
                <w:rPrChange w:id="799" w:author="haha" w:date="2019-07-23T17:29:00Z">
                  <w:rPr>
                    <w:noProof/>
                    <w:webHidden/>
                  </w:rPr>
                </w:rPrChange>
              </w:rPr>
              <w:t>48</w:t>
            </w:r>
            <w:r w:rsidRPr="000F2EDC">
              <w:rPr>
                <w:rFonts w:asciiTheme="majorEastAsia" w:eastAsiaTheme="majorEastAsia" w:hAnsiTheme="majorEastAsia"/>
                <w:noProof/>
                <w:webHidden/>
                <w:sz w:val="28"/>
                <w:szCs w:val="28"/>
                <w:rPrChange w:id="80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801" w:author="haha" w:date="2019-07-23T17:29:00Z">
                  <w:rPr>
                    <w:rStyle w:val="af"/>
                    <w:noProof/>
                  </w:rPr>
                </w:rPrChange>
              </w:rPr>
              <w:fldChar w:fldCharType="end"/>
            </w:r>
          </w:ins>
        </w:p>
        <w:p w14:paraId="1865488E" w14:textId="5ADCE2E6" w:rsidR="000F2EDC" w:rsidRPr="000F2EDC" w:rsidRDefault="000F2EDC">
          <w:pPr>
            <w:pStyle w:val="TOC3"/>
            <w:tabs>
              <w:tab w:val="right" w:leader="dot" w:pos="8290"/>
            </w:tabs>
            <w:ind w:left="960"/>
            <w:rPr>
              <w:ins w:id="802" w:author="haha" w:date="2019-07-23T17:29:00Z"/>
              <w:rFonts w:asciiTheme="majorEastAsia" w:eastAsiaTheme="majorEastAsia" w:hAnsiTheme="majorEastAsia"/>
              <w:noProof/>
              <w:sz w:val="28"/>
              <w:szCs w:val="28"/>
              <w:rPrChange w:id="803" w:author="haha" w:date="2019-07-23T17:29:00Z">
                <w:rPr>
                  <w:ins w:id="804" w:author="haha" w:date="2019-07-23T17:29:00Z"/>
                  <w:noProof/>
                  <w:sz w:val="21"/>
                  <w:szCs w:val="22"/>
                </w:rPr>
              </w:rPrChange>
            </w:rPr>
          </w:pPr>
          <w:ins w:id="805" w:author="haha" w:date="2019-07-23T17:29:00Z">
            <w:r w:rsidRPr="000F2EDC">
              <w:rPr>
                <w:rStyle w:val="af"/>
                <w:rFonts w:asciiTheme="majorEastAsia" w:eastAsiaTheme="majorEastAsia" w:hAnsiTheme="majorEastAsia"/>
                <w:noProof/>
                <w:sz w:val="28"/>
                <w:szCs w:val="28"/>
                <w:rPrChange w:id="80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80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808" w:author="haha" w:date="2019-07-23T17:29:00Z">
                  <w:rPr>
                    <w:noProof/>
                  </w:rPr>
                </w:rPrChange>
              </w:rPr>
              <w:instrText>HYPERLINK \l "_Toc14795491"</w:instrText>
            </w:r>
            <w:r w:rsidRPr="000F2EDC">
              <w:rPr>
                <w:rStyle w:val="af"/>
                <w:rFonts w:asciiTheme="majorEastAsia" w:eastAsiaTheme="majorEastAsia" w:hAnsiTheme="majorEastAsia"/>
                <w:noProof/>
                <w:sz w:val="28"/>
                <w:szCs w:val="28"/>
                <w:rPrChange w:id="80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810" w:author="haha" w:date="2019-07-23T17:29:00Z">
                  <w:rPr>
                    <w:rStyle w:val="af"/>
                    <w:noProof/>
                  </w:rPr>
                </w:rPrChange>
              </w:rPr>
              <w:fldChar w:fldCharType="separate"/>
            </w:r>
            <w:r w:rsidRPr="000F2EDC">
              <w:rPr>
                <w:rStyle w:val="af"/>
                <w:rFonts w:asciiTheme="majorEastAsia" w:eastAsiaTheme="majorEastAsia" w:hAnsiTheme="majorEastAsia"/>
                <w:b/>
                <w:bCs/>
                <w:noProof/>
                <w:sz w:val="28"/>
                <w:szCs w:val="28"/>
                <w:rPrChange w:id="811" w:author="haha" w:date="2019-07-23T17:29:00Z">
                  <w:rPr>
                    <w:rStyle w:val="af"/>
                    <w:b/>
                    <w:bCs/>
                    <w:noProof/>
                  </w:rPr>
                </w:rPrChange>
              </w:rPr>
              <w:t>4.4</w:t>
            </w:r>
            <w:r w:rsidRPr="000F2EDC">
              <w:rPr>
                <w:rStyle w:val="af"/>
                <w:rFonts w:asciiTheme="majorEastAsia" w:eastAsiaTheme="majorEastAsia" w:hAnsiTheme="majorEastAsia" w:hint="eastAsia"/>
                <w:b/>
                <w:bCs/>
                <w:noProof/>
                <w:sz w:val="28"/>
                <w:szCs w:val="28"/>
                <w:rPrChange w:id="812" w:author="haha" w:date="2019-07-23T17:29:00Z">
                  <w:rPr>
                    <w:rStyle w:val="af"/>
                    <w:rFonts w:hint="eastAsia"/>
                    <w:b/>
                    <w:bCs/>
                    <w:noProof/>
                  </w:rPr>
                </w:rPrChange>
              </w:rPr>
              <w:t>案件还款记录</w:t>
            </w:r>
            <w:r w:rsidRPr="000F2EDC">
              <w:rPr>
                <w:rFonts w:asciiTheme="majorEastAsia" w:eastAsiaTheme="majorEastAsia" w:hAnsiTheme="majorEastAsia"/>
                <w:noProof/>
                <w:webHidden/>
                <w:sz w:val="28"/>
                <w:szCs w:val="28"/>
                <w:rPrChange w:id="813" w:author="haha" w:date="2019-07-23T17:29:00Z">
                  <w:rPr>
                    <w:noProof/>
                    <w:webHidden/>
                  </w:rPr>
                </w:rPrChange>
              </w:rPr>
              <w:tab/>
            </w:r>
            <w:r w:rsidRPr="000F2EDC">
              <w:rPr>
                <w:rFonts w:asciiTheme="majorEastAsia" w:eastAsiaTheme="majorEastAsia" w:hAnsiTheme="majorEastAsia"/>
                <w:noProof/>
                <w:webHidden/>
                <w:sz w:val="28"/>
                <w:szCs w:val="28"/>
                <w:rPrChange w:id="81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815" w:author="haha" w:date="2019-07-23T17:29:00Z">
                  <w:rPr>
                    <w:noProof/>
                    <w:webHidden/>
                  </w:rPr>
                </w:rPrChange>
              </w:rPr>
              <w:instrText xml:space="preserve"> PAGEREF _Toc14795491 \h </w:instrText>
            </w:r>
          </w:ins>
          <w:r w:rsidRPr="000F2EDC">
            <w:rPr>
              <w:rFonts w:asciiTheme="majorEastAsia" w:eastAsiaTheme="majorEastAsia" w:hAnsiTheme="majorEastAsia"/>
              <w:noProof/>
              <w:webHidden/>
              <w:sz w:val="28"/>
              <w:szCs w:val="28"/>
              <w:rPrChange w:id="81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817" w:author="haha" w:date="2019-07-23T17:29:00Z">
                <w:rPr>
                  <w:noProof/>
                  <w:webHidden/>
                </w:rPr>
              </w:rPrChange>
            </w:rPr>
            <w:fldChar w:fldCharType="separate"/>
          </w:r>
          <w:ins w:id="818" w:author="haha" w:date="2019-07-23T17:29:00Z">
            <w:r w:rsidRPr="000F2EDC">
              <w:rPr>
                <w:rFonts w:asciiTheme="majorEastAsia" w:eastAsiaTheme="majorEastAsia" w:hAnsiTheme="majorEastAsia"/>
                <w:noProof/>
                <w:webHidden/>
                <w:sz w:val="28"/>
                <w:szCs w:val="28"/>
                <w:rPrChange w:id="819" w:author="haha" w:date="2019-07-23T17:29:00Z">
                  <w:rPr>
                    <w:noProof/>
                    <w:webHidden/>
                  </w:rPr>
                </w:rPrChange>
              </w:rPr>
              <w:t>49</w:t>
            </w:r>
            <w:r w:rsidRPr="000F2EDC">
              <w:rPr>
                <w:rFonts w:asciiTheme="majorEastAsia" w:eastAsiaTheme="majorEastAsia" w:hAnsiTheme="majorEastAsia"/>
                <w:noProof/>
                <w:webHidden/>
                <w:sz w:val="28"/>
                <w:szCs w:val="28"/>
                <w:rPrChange w:id="82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821" w:author="haha" w:date="2019-07-23T17:29:00Z">
                  <w:rPr>
                    <w:rStyle w:val="af"/>
                    <w:noProof/>
                  </w:rPr>
                </w:rPrChange>
              </w:rPr>
              <w:fldChar w:fldCharType="end"/>
            </w:r>
          </w:ins>
        </w:p>
        <w:p w14:paraId="009D33C6" w14:textId="5C716216" w:rsidR="000F2EDC" w:rsidRPr="000F2EDC" w:rsidRDefault="000F2EDC">
          <w:pPr>
            <w:pStyle w:val="TOC1"/>
            <w:tabs>
              <w:tab w:val="right" w:leader="dot" w:pos="8290"/>
            </w:tabs>
            <w:rPr>
              <w:ins w:id="822" w:author="haha" w:date="2019-07-23T17:29:00Z"/>
              <w:rFonts w:asciiTheme="majorEastAsia" w:eastAsiaTheme="majorEastAsia" w:hAnsiTheme="majorEastAsia"/>
              <w:noProof/>
              <w:sz w:val="28"/>
              <w:szCs w:val="28"/>
              <w:rPrChange w:id="823" w:author="haha" w:date="2019-07-23T17:29:00Z">
                <w:rPr>
                  <w:ins w:id="824" w:author="haha" w:date="2019-07-23T17:29:00Z"/>
                  <w:noProof/>
                  <w:sz w:val="21"/>
                  <w:szCs w:val="22"/>
                </w:rPr>
              </w:rPrChange>
            </w:rPr>
          </w:pPr>
          <w:ins w:id="825" w:author="haha" w:date="2019-07-23T17:29:00Z">
            <w:r w:rsidRPr="000F2EDC">
              <w:rPr>
                <w:rStyle w:val="af"/>
                <w:rFonts w:asciiTheme="majorEastAsia" w:eastAsiaTheme="majorEastAsia" w:hAnsiTheme="majorEastAsia"/>
                <w:noProof/>
                <w:sz w:val="28"/>
                <w:szCs w:val="28"/>
                <w:rPrChange w:id="82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82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828" w:author="haha" w:date="2019-07-23T17:29:00Z">
                  <w:rPr>
                    <w:noProof/>
                  </w:rPr>
                </w:rPrChange>
              </w:rPr>
              <w:instrText>HYPERLINK \l "_Toc14795492"</w:instrText>
            </w:r>
            <w:r w:rsidRPr="000F2EDC">
              <w:rPr>
                <w:rStyle w:val="af"/>
                <w:rFonts w:asciiTheme="majorEastAsia" w:eastAsiaTheme="majorEastAsia" w:hAnsiTheme="majorEastAsia"/>
                <w:noProof/>
                <w:sz w:val="28"/>
                <w:szCs w:val="28"/>
                <w:rPrChange w:id="82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83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831" w:author="haha" w:date="2019-07-23T17:29:00Z">
                  <w:rPr>
                    <w:rStyle w:val="af"/>
                    <w:noProof/>
                  </w:rPr>
                </w:rPrChange>
              </w:rPr>
              <w:t xml:space="preserve">5 </w:t>
            </w:r>
            <w:r w:rsidRPr="000F2EDC">
              <w:rPr>
                <w:rStyle w:val="af"/>
                <w:rFonts w:asciiTheme="majorEastAsia" w:eastAsiaTheme="majorEastAsia" w:hAnsiTheme="majorEastAsia" w:hint="eastAsia"/>
                <w:noProof/>
                <w:sz w:val="28"/>
                <w:szCs w:val="28"/>
                <w:rPrChange w:id="832" w:author="haha" w:date="2019-07-23T17:29:00Z">
                  <w:rPr>
                    <w:rStyle w:val="af"/>
                    <w:rFonts w:hint="eastAsia"/>
                    <w:noProof/>
                  </w:rPr>
                </w:rPrChange>
              </w:rPr>
              <w:t>运营报表</w:t>
            </w:r>
            <w:r w:rsidRPr="000F2EDC">
              <w:rPr>
                <w:rFonts w:asciiTheme="majorEastAsia" w:eastAsiaTheme="majorEastAsia" w:hAnsiTheme="majorEastAsia"/>
                <w:noProof/>
                <w:webHidden/>
                <w:sz w:val="28"/>
                <w:szCs w:val="28"/>
                <w:rPrChange w:id="833" w:author="haha" w:date="2019-07-23T17:29:00Z">
                  <w:rPr>
                    <w:noProof/>
                    <w:webHidden/>
                  </w:rPr>
                </w:rPrChange>
              </w:rPr>
              <w:tab/>
            </w:r>
            <w:r w:rsidRPr="000F2EDC">
              <w:rPr>
                <w:rFonts w:asciiTheme="majorEastAsia" w:eastAsiaTheme="majorEastAsia" w:hAnsiTheme="majorEastAsia"/>
                <w:noProof/>
                <w:webHidden/>
                <w:sz w:val="28"/>
                <w:szCs w:val="28"/>
                <w:rPrChange w:id="83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835" w:author="haha" w:date="2019-07-23T17:29:00Z">
                  <w:rPr>
                    <w:noProof/>
                    <w:webHidden/>
                  </w:rPr>
                </w:rPrChange>
              </w:rPr>
              <w:instrText xml:space="preserve"> PAGEREF _Toc14795492 \h </w:instrText>
            </w:r>
          </w:ins>
          <w:r w:rsidRPr="000F2EDC">
            <w:rPr>
              <w:rFonts w:asciiTheme="majorEastAsia" w:eastAsiaTheme="majorEastAsia" w:hAnsiTheme="majorEastAsia"/>
              <w:noProof/>
              <w:webHidden/>
              <w:sz w:val="28"/>
              <w:szCs w:val="28"/>
              <w:rPrChange w:id="83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837" w:author="haha" w:date="2019-07-23T17:29:00Z">
                <w:rPr>
                  <w:noProof/>
                  <w:webHidden/>
                </w:rPr>
              </w:rPrChange>
            </w:rPr>
            <w:fldChar w:fldCharType="separate"/>
          </w:r>
          <w:ins w:id="838" w:author="haha" w:date="2019-07-23T17:29:00Z">
            <w:r w:rsidRPr="000F2EDC">
              <w:rPr>
                <w:rFonts w:asciiTheme="majorEastAsia" w:eastAsiaTheme="majorEastAsia" w:hAnsiTheme="majorEastAsia"/>
                <w:noProof/>
                <w:webHidden/>
                <w:sz w:val="28"/>
                <w:szCs w:val="28"/>
                <w:rPrChange w:id="839" w:author="haha" w:date="2019-07-23T17:29:00Z">
                  <w:rPr>
                    <w:noProof/>
                    <w:webHidden/>
                  </w:rPr>
                </w:rPrChange>
              </w:rPr>
              <w:t>51</w:t>
            </w:r>
            <w:r w:rsidRPr="000F2EDC">
              <w:rPr>
                <w:rFonts w:asciiTheme="majorEastAsia" w:eastAsiaTheme="majorEastAsia" w:hAnsiTheme="majorEastAsia"/>
                <w:noProof/>
                <w:webHidden/>
                <w:sz w:val="28"/>
                <w:szCs w:val="28"/>
                <w:rPrChange w:id="84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841" w:author="haha" w:date="2019-07-23T17:29:00Z">
                  <w:rPr>
                    <w:rStyle w:val="af"/>
                    <w:noProof/>
                  </w:rPr>
                </w:rPrChange>
              </w:rPr>
              <w:fldChar w:fldCharType="end"/>
            </w:r>
          </w:ins>
        </w:p>
        <w:p w14:paraId="29D7F1A5" w14:textId="37CBC1C5" w:rsidR="000F2EDC" w:rsidRPr="000F2EDC" w:rsidRDefault="000F2EDC">
          <w:pPr>
            <w:pStyle w:val="TOC2"/>
            <w:tabs>
              <w:tab w:val="right" w:leader="dot" w:pos="8290"/>
            </w:tabs>
            <w:ind w:left="480"/>
            <w:rPr>
              <w:ins w:id="842" w:author="haha" w:date="2019-07-23T17:29:00Z"/>
              <w:rFonts w:asciiTheme="majorEastAsia" w:eastAsiaTheme="majorEastAsia" w:hAnsiTheme="majorEastAsia"/>
              <w:noProof/>
              <w:sz w:val="28"/>
              <w:szCs w:val="28"/>
              <w:rPrChange w:id="843" w:author="haha" w:date="2019-07-23T17:29:00Z">
                <w:rPr>
                  <w:ins w:id="844" w:author="haha" w:date="2019-07-23T17:29:00Z"/>
                  <w:noProof/>
                  <w:sz w:val="21"/>
                  <w:szCs w:val="22"/>
                </w:rPr>
              </w:rPrChange>
            </w:rPr>
          </w:pPr>
          <w:ins w:id="845" w:author="haha" w:date="2019-07-23T17:29:00Z">
            <w:r w:rsidRPr="000F2EDC">
              <w:rPr>
                <w:rStyle w:val="af"/>
                <w:rFonts w:asciiTheme="majorEastAsia" w:eastAsiaTheme="majorEastAsia" w:hAnsiTheme="majorEastAsia"/>
                <w:noProof/>
                <w:sz w:val="28"/>
                <w:szCs w:val="28"/>
                <w:rPrChange w:id="84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84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848" w:author="haha" w:date="2019-07-23T17:29:00Z">
                  <w:rPr>
                    <w:noProof/>
                  </w:rPr>
                </w:rPrChange>
              </w:rPr>
              <w:instrText>HYPERLINK \l "_Toc14795493"</w:instrText>
            </w:r>
            <w:r w:rsidRPr="000F2EDC">
              <w:rPr>
                <w:rStyle w:val="af"/>
                <w:rFonts w:asciiTheme="majorEastAsia" w:eastAsiaTheme="majorEastAsia" w:hAnsiTheme="majorEastAsia"/>
                <w:noProof/>
                <w:sz w:val="28"/>
                <w:szCs w:val="28"/>
                <w:rPrChange w:id="84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85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851" w:author="haha" w:date="2019-07-23T17:29:00Z">
                  <w:rPr>
                    <w:rStyle w:val="af"/>
                    <w:noProof/>
                  </w:rPr>
                </w:rPrChange>
              </w:rPr>
              <w:t>5.1</w:t>
            </w:r>
            <w:r w:rsidRPr="000F2EDC">
              <w:rPr>
                <w:rStyle w:val="af"/>
                <w:rFonts w:asciiTheme="majorEastAsia" w:eastAsiaTheme="majorEastAsia" w:hAnsiTheme="majorEastAsia" w:hint="eastAsia"/>
                <w:noProof/>
                <w:sz w:val="28"/>
                <w:szCs w:val="28"/>
                <w:rPrChange w:id="852" w:author="haha" w:date="2019-07-23T17:29:00Z">
                  <w:rPr>
                    <w:rStyle w:val="af"/>
                    <w:rFonts w:hint="eastAsia"/>
                    <w:noProof/>
                  </w:rPr>
                </w:rPrChange>
              </w:rPr>
              <w:t>运营报表</w:t>
            </w:r>
            <w:r w:rsidRPr="000F2EDC">
              <w:rPr>
                <w:rFonts w:asciiTheme="majorEastAsia" w:eastAsiaTheme="majorEastAsia" w:hAnsiTheme="majorEastAsia"/>
                <w:noProof/>
                <w:webHidden/>
                <w:sz w:val="28"/>
                <w:szCs w:val="28"/>
                <w:rPrChange w:id="853" w:author="haha" w:date="2019-07-23T17:29:00Z">
                  <w:rPr>
                    <w:noProof/>
                    <w:webHidden/>
                  </w:rPr>
                </w:rPrChange>
              </w:rPr>
              <w:tab/>
            </w:r>
            <w:r w:rsidRPr="000F2EDC">
              <w:rPr>
                <w:rFonts w:asciiTheme="majorEastAsia" w:eastAsiaTheme="majorEastAsia" w:hAnsiTheme="majorEastAsia"/>
                <w:noProof/>
                <w:webHidden/>
                <w:sz w:val="28"/>
                <w:szCs w:val="28"/>
                <w:rPrChange w:id="85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855" w:author="haha" w:date="2019-07-23T17:29:00Z">
                  <w:rPr>
                    <w:noProof/>
                    <w:webHidden/>
                  </w:rPr>
                </w:rPrChange>
              </w:rPr>
              <w:instrText xml:space="preserve"> PAGEREF _Toc14795493 \h </w:instrText>
            </w:r>
          </w:ins>
          <w:r w:rsidRPr="000F2EDC">
            <w:rPr>
              <w:rFonts w:asciiTheme="majorEastAsia" w:eastAsiaTheme="majorEastAsia" w:hAnsiTheme="majorEastAsia"/>
              <w:noProof/>
              <w:webHidden/>
              <w:sz w:val="28"/>
              <w:szCs w:val="28"/>
              <w:rPrChange w:id="85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857" w:author="haha" w:date="2019-07-23T17:29:00Z">
                <w:rPr>
                  <w:noProof/>
                  <w:webHidden/>
                </w:rPr>
              </w:rPrChange>
            </w:rPr>
            <w:fldChar w:fldCharType="separate"/>
          </w:r>
          <w:ins w:id="858" w:author="haha" w:date="2019-07-23T17:29:00Z">
            <w:r w:rsidRPr="000F2EDC">
              <w:rPr>
                <w:rFonts w:asciiTheme="majorEastAsia" w:eastAsiaTheme="majorEastAsia" w:hAnsiTheme="majorEastAsia"/>
                <w:noProof/>
                <w:webHidden/>
                <w:sz w:val="28"/>
                <w:szCs w:val="28"/>
                <w:rPrChange w:id="859" w:author="haha" w:date="2019-07-23T17:29:00Z">
                  <w:rPr>
                    <w:noProof/>
                    <w:webHidden/>
                  </w:rPr>
                </w:rPrChange>
              </w:rPr>
              <w:t>51</w:t>
            </w:r>
            <w:r w:rsidRPr="000F2EDC">
              <w:rPr>
                <w:rFonts w:asciiTheme="majorEastAsia" w:eastAsiaTheme="majorEastAsia" w:hAnsiTheme="majorEastAsia"/>
                <w:noProof/>
                <w:webHidden/>
                <w:sz w:val="28"/>
                <w:szCs w:val="28"/>
                <w:rPrChange w:id="86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861" w:author="haha" w:date="2019-07-23T17:29:00Z">
                  <w:rPr>
                    <w:rStyle w:val="af"/>
                    <w:noProof/>
                  </w:rPr>
                </w:rPrChange>
              </w:rPr>
              <w:fldChar w:fldCharType="end"/>
            </w:r>
          </w:ins>
        </w:p>
        <w:p w14:paraId="5C5E220E" w14:textId="0CF7AF62" w:rsidR="000F2EDC" w:rsidRPr="000F2EDC" w:rsidRDefault="000F2EDC">
          <w:pPr>
            <w:pStyle w:val="TOC2"/>
            <w:tabs>
              <w:tab w:val="right" w:leader="dot" w:pos="8290"/>
            </w:tabs>
            <w:ind w:left="480"/>
            <w:rPr>
              <w:ins w:id="862" w:author="haha" w:date="2019-07-23T17:29:00Z"/>
              <w:rFonts w:asciiTheme="majorEastAsia" w:eastAsiaTheme="majorEastAsia" w:hAnsiTheme="majorEastAsia"/>
              <w:noProof/>
              <w:sz w:val="28"/>
              <w:szCs w:val="28"/>
              <w:rPrChange w:id="863" w:author="haha" w:date="2019-07-23T17:29:00Z">
                <w:rPr>
                  <w:ins w:id="864" w:author="haha" w:date="2019-07-23T17:29:00Z"/>
                  <w:noProof/>
                  <w:sz w:val="21"/>
                  <w:szCs w:val="22"/>
                </w:rPr>
              </w:rPrChange>
            </w:rPr>
          </w:pPr>
          <w:ins w:id="865" w:author="haha" w:date="2019-07-23T17:29:00Z">
            <w:r w:rsidRPr="000F2EDC">
              <w:rPr>
                <w:rStyle w:val="af"/>
                <w:rFonts w:asciiTheme="majorEastAsia" w:eastAsiaTheme="majorEastAsia" w:hAnsiTheme="majorEastAsia"/>
                <w:noProof/>
                <w:sz w:val="28"/>
                <w:szCs w:val="28"/>
                <w:rPrChange w:id="86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86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868" w:author="haha" w:date="2019-07-23T17:29:00Z">
                  <w:rPr>
                    <w:noProof/>
                  </w:rPr>
                </w:rPrChange>
              </w:rPr>
              <w:instrText>HYPERLINK \l "_Toc14795494"</w:instrText>
            </w:r>
            <w:r w:rsidRPr="000F2EDC">
              <w:rPr>
                <w:rStyle w:val="af"/>
                <w:rFonts w:asciiTheme="majorEastAsia" w:eastAsiaTheme="majorEastAsia" w:hAnsiTheme="majorEastAsia"/>
                <w:noProof/>
                <w:sz w:val="28"/>
                <w:szCs w:val="28"/>
                <w:rPrChange w:id="86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87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871" w:author="haha" w:date="2019-07-23T17:29:00Z">
                  <w:rPr>
                    <w:rStyle w:val="af"/>
                    <w:noProof/>
                  </w:rPr>
                </w:rPrChange>
              </w:rPr>
              <w:t>5.2</w:t>
            </w:r>
            <w:r w:rsidRPr="000F2EDC">
              <w:rPr>
                <w:rStyle w:val="af"/>
                <w:rFonts w:asciiTheme="majorEastAsia" w:eastAsiaTheme="majorEastAsia" w:hAnsiTheme="majorEastAsia" w:hint="eastAsia"/>
                <w:noProof/>
                <w:sz w:val="28"/>
                <w:szCs w:val="28"/>
                <w:rPrChange w:id="872" w:author="haha" w:date="2019-07-23T17:29:00Z">
                  <w:rPr>
                    <w:rStyle w:val="af"/>
                    <w:rFonts w:hint="eastAsia"/>
                    <w:noProof/>
                  </w:rPr>
                </w:rPrChange>
              </w:rPr>
              <w:t>运营情况报表</w:t>
            </w:r>
            <w:r w:rsidRPr="000F2EDC">
              <w:rPr>
                <w:rFonts w:asciiTheme="majorEastAsia" w:eastAsiaTheme="majorEastAsia" w:hAnsiTheme="majorEastAsia"/>
                <w:noProof/>
                <w:webHidden/>
                <w:sz w:val="28"/>
                <w:szCs w:val="28"/>
                <w:rPrChange w:id="873" w:author="haha" w:date="2019-07-23T17:29:00Z">
                  <w:rPr>
                    <w:noProof/>
                    <w:webHidden/>
                  </w:rPr>
                </w:rPrChange>
              </w:rPr>
              <w:tab/>
            </w:r>
            <w:r w:rsidRPr="000F2EDC">
              <w:rPr>
                <w:rFonts w:asciiTheme="majorEastAsia" w:eastAsiaTheme="majorEastAsia" w:hAnsiTheme="majorEastAsia"/>
                <w:noProof/>
                <w:webHidden/>
                <w:sz w:val="28"/>
                <w:szCs w:val="28"/>
                <w:rPrChange w:id="87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875" w:author="haha" w:date="2019-07-23T17:29:00Z">
                  <w:rPr>
                    <w:noProof/>
                    <w:webHidden/>
                  </w:rPr>
                </w:rPrChange>
              </w:rPr>
              <w:instrText xml:space="preserve"> PAGEREF _Toc14795494 \h </w:instrText>
            </w:r>
          </w:ins>
          <w:r w:rsidRPr="000F2EDC">
            <w:rPr>
              <w:rFonts w:asciiTheme="majorEastAsia" w:eastAsiaTheme="majorEastAsia" w:hAnsiTheme="majorEastAsia"/>
              <w:noProof/>
              <w:webHidden/>
              <w:sz w:val="28"/>
              <w:szCs w:val="28"/>
              <w:rPrChange w:id="87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877" w:author="haha" w:date="2019-07-23T17:29:00Z">
                <w:rPr>
                  <w:noProof/>
                  <w:webHidden/>
                </w:rPr>
              </w:rPrChange>
            </w:rPr>
            <w:fldChar w:fldCharType="separate"/>
          </w:r>
          <w:ins w:id="878" w:author="haha" w:date="2019-07-23T17:29:00Z">
            <w:r w:rsidRPr="000F2EDC">
              <w:rPr>
                <w:rFonts w:asciiTheme="majorEastAsia" w:eastAsiaTheme="majorEastAsia" w:hAnsiTheme="majorEastAsia"/>
                <w:noProof/>
                <w:webHidden/>
                <w:sz w:val="28"/>
                <w:szCs w:val="28"/>
                <w:rPrChange w:id="879" w:author="haha" w:date="2019-07-23T17:29:00Z">
                  <w:rPr>
                    <w:noProof/>
                    <w:webHidden/>
                  </w:rPr>
                </w:rPrChange>
              </w:rPr>
              <w:t>53</w:t>
            </w:r>
            <w:r w:rsidRPr="000F2EDC">
              <w:rPr>
                <w:rFonts w:asciiTheme="majorEastAsia" w:eastAsiaTheme="majorEastAsia" w:hAnsiTheme="majorEastAsia"/>
                <w:noProof/>
                <w:webHidden/>
                <w:sz w:val="28"/>
                <w:szCs w:val="28"/>
                <w:rPrChange w:id="88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881" w:author="haha" w:date="2019-07-23T17:29:00Z">
                  <w:rPr>
                    <w:rStyle w:val="af"/>
                    <w:noProof/>
                  </w:rPr>
                </w:rPrChange>
              </w:rPr>
              <w:fldChar w:fldCharType="end"/>
            </w:r>
          </w:ins>
        </w:p>
        <w:p w14:paraId="224D53A2" w14:textId="4C3ADB92" w:rsidR="000F2EDC" w:rsidRPr="000F2EDC" w:rsidRDefault="000F2EDC">
          <w:pPr>
            <w:pStyle w:val="TOC2"/>
            <w:tabs>
              <w:tab w:val="right" w:leader="dot" w:pos="8290"/>
            </w:tabs>
            <w:ind w:left="480"/>
            <w:rPr>
              <w:ins w:id="882" w:author="haha" w:date="2019-07-23T17:29:00Z"/>
              <w:rFonts w:asciiTheme="majorEastAsia" w:eastAsiaTheme="majorEastAsia" w:hAnsiTheme="majorEastAsia"/>
              <w:noProof/>
              <w:sz w:val="28"/>
              <w:szCs w:val="28"/>
              <w:rPrChange w:id="883" w:author="haha" w:date="2019-07-23T17:29:00Z">
                <w:rPr>
                  <w:ins w:id="884" w:author="haha" w:date="2019-07-23T17:29:00Z"/>
                  <w:noProof/>
                  <w:sz w:val="21"/>
                  <w:szCs w:val="22"/>
                </w:rPr>
              </w:rPrChange>
            </w:rPr>
          </w:pPr>
          <w:ins w:id="885" w:author="haha" w:date="2019-07-23T17:29:00Z">
            <w:r w:rsidRPr="000F2EDC">
              <w:rPr>
                <w:rStyle w:val="af"/>
                <w:rFonts w:asciiTheme="majorEastAsia" w:eastAsiaTheme="majorEastAsia" w:hAnsiTheme="majorEastAsia"/>
                <w:noProof/>
                <w:sz w:val="28"/>
                <w:szCs w:val="28"/>
                <w:rPrChange w:id="886" w:author="haha" w:date="2019-07-23T17:29:00Z">
                  <w:rPr>
                    <w:rStyle w:val="af"/>
                    <w:noProof/>
                  </w:rPr>
                </w:rPrChange>
              </w:rPr>
              <w:lastRenderedPageBreak/>
              <w:fldChar w:fldCharType="begin"/>
            </w:r>
            <w:r w:rsidRPr="000F2EDC">
              <w:rPr>
                <w:rStyle w:val="af"/>
                <w:rFonts w:asciiTheme="majorEastAsia" w:eastAsiaTheme="majorEastAsia" w:hAnsiTheme="majorEastAsia"/>
                <w:noProof/>
                <w:sz w:val="28"/>
                <w:szCs w:val="28"/>
                <w:rPrChange w:id="88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888" w:author="haha" w:date="2019-07-23T17:29:00Z">
                  <w:rPr>
                    <w:noProof/>
                  </w:rPr>
                </w:rPrChange>
              </w:rPr>
              <w:instrText>HYPERLINK \l "_Toc14795495"</w:instrText>
            </w:r>
            <w:r w:rsidRPr="000F2EDC">
              <w:rPr>
                <w:rStyle w:val="af"/>
                <w:rFonts w:asciiTheme="majorEastAsia" w:eastAsiaTheme="majorEastAsia" w:hAnsiTheme="majorEastAsia"/>
                <w:noProof/>
                <w:sz w:val="28"/>
                <w:szCs w:val="28"/>
                <w:rPrChange w:id="88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89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891" w:author="haha" w:date="2019-07-23T17:29:00Z">
                  <w:rPr>
                    <w:rStyle w:val="af"/>
                    <w:noProof/>
                  </w:rPr>
                </w:rPrChange>
              </w:rPr>
              <w:t>5.3</w:t>
            </w:r>
            <w:r w:rsidRPr="000F2EDC">
              <w:rPr>
                <w:rStyle w:val="af"/>
                <w:rFonts w:asciiTheme="majorEastAsia" w:eastAsiaTheme="majorEastAsia" w:hAnsiTheme="majorEastAsia" w:hint="eastAsia"/>
                <w:noProof/>
                <w:sz w:val="28"/>
                <w:szCs w:val="28"/>
                <w:rPrChange w:id="892" w:author="haha" w:date="2019-07-23T17:29:00Z">
                  <w:rPr>
                    <w:rStyle w:val="af"/>
                    <w:rFonts w:hint="eastAsia"/>
                    <w:noProof/>
                  </w:rPr>
                </w:rPrChange>
              </w:rPr>
              <w:t>流量报表</w:t>
            </w:r>
            <w:r w:rsidRPr="000F2EDC">
              <w:rPr>
                <w:rFonts w:asciiTheme="majorEastAsia" w:eastAsiaTheme="majorEastAsia" w:hAnsiTheme="majorEastAsia"/>
                <w:noProof/>
                <w:webHidden/>
                <w:sz w:val="28"/>
                <w:szCs w:val="28"/>
                <w:rPrChange w:id="893" w:author="haha" w:date="2019-07-23T17:29:00Z">
                  <w:rPr>
                    <w:noProof/>
                    <w:webHidden/>
                  </w:rPr>
                </w:rPrChange>
              </w:rPr>
              <w:tab/>
            </w:r>
            <w:r w:rsidRPr="000F2EDC">
              <w:rPr>
                <w:rFonts w:asciiTheme="majorEastAsia" w:eastAsiaTheme="majorEastAsia" w:hAnsiTheme="majorEastAsia"/>
                <w:noProof/>
                <w:webHidden/>
                <w:sz w:val="28"/>
                <w:szCs w:val="28"/>
                <w:rPrChange w:id="89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895" w:author="haha" w:date="2019-07-23T17:29:00Z">
                  <w:rPr>
                    <w:noProof/>
                    <w:webHidden/>
                  </w:rPr>
                </w:rPrChange>
              </w:rPr>
              <w:instrText xml:space="preserve"> PAGEREF _Toc14795495 \h </w:instrText>
            </w:r>
          </w:ins>
          <w:r w:rsidRPr="000F2EDC">
            <w:rPr>
              <w:rFonts w:asciiTheme="majorEastAsia" w:eastAsiaTheme="majorEastAsia" w:hAnsiTheme="majorEastAsia"/>
              <w:noProof/>
              <w:webHidden/>
              <w:sz w:val="28"/>
              <w:szCs w:val="28"/>
              <w:rPrChange w:id="89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897" w:author="haha" w:date="2019-07-23T17:29:00Z">
                <w:rPr>
                  <w:noProof/>
                  <w:webHidden/>
                </w:rPr>
              </w:rPrChange>
            </w:rPr>
            <w:fldChar w:fldCharType="separate"/>
          </w:r>
          <w:ins w:id="898" w:author="haha" w:date="2019-07-23T17:29:00Z">
            <w:r w:rsidRPr="000F2EDC">
              <w:rPr>
                <w:rFonts w:asciiTheme="majorEastAsia" w:eastAsiaTheme="majorEastAsia" w:hAnsiTheme="majorEastAsia"/>
                <w:noProof/>
                <w:webHidden/>
                <w:sz w:val="28"/>
                <w:szCs w:val="28"/>
                <w:rPrChange w:id="899" w:author="haha" w:date="2019-07-23T17:29:00Z">
                  <w:rPr>
                    <w:noProof/>
                    <w:webHidden/>
                  </w:rPr>
                </w:rPrChange>
              </w:rPr>
              <w:t>54</w:t>
            </w:r>
            <w:r w:rsidRPr="000F2EDC">
              <w:rPr>
                <w:rFonts w:asciiTheme="majorEastAsia" w:eastAsiaTheme="majorEastAsia" w:hAnsiTheme="majorEastAsia"/>
                <w:noProof/>
                <w:webHidden/>
                <w:sz w:val="28"/>
                <w:szCs w:val="28"/>
                <w:rPrChange w:id="90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901" w:author="haha" w:date="2019-07-23T17:29:00Z">
                  <w:rPr>
                    <w:rStyle w:val="af"/>
                    <w:noProof/>
                  </w:rPr>
                </w:rPrChange>
              </w:rPr>
              <w:fldChar w:fldCharType="end"/>
            </w:r>
          </w:ins>
        </w:p>
        <w:p w14:paraId="0B8E363C" w14:textId="4A12849B" w:rsidR="000F2EDC" w:rsidRPr="000F2EDC" w:rsidRDefault="000F2EDC">
          <w:pPr>
            <w:pStyle w:val="TOC2"/>
            <w:tabs>
              <w:tab w:val="right" w:leader="dot" w:pos="8290"/>
            </w:tabs>
            <w:ind w:left="480"/>
            <w:rPr>
              <w:ins w:id="902" w:author="haha" w:date="2019-07-23T17:29:00Z"/>
              <w:rFonts w:asciiTheme="majorEastAsia" w:eastAsiaTheme="majorEastAsia" w:hAnsiTheme="majorEastAsia"/>
              <w:noProof/>
              <w:sz w:val="28"/>
              <w:szCs w:val="28"/>
              <w:rPrChange w:id="903" w:author="haha" w:date="2019-07-23T17:29:00Z">
                <w:rPr>
                  <w:ins w:id="904" w:author="haha" w:date="2019-07-23T17:29:00Z"/>
                  <w:noProof/>
                  <w:sz w:val="21"/>
                  <w:szCs w:val="22"/>
                </w:rPr>
              </w:rPrChange>
            </w:rPr>
          </w:pPr>
          <w:ins w:id="905" w:author="haha" w:date="2019-07-23T17:29:00Z">
            <w:r w:rsidRPr="000F2EDC">
              <w:rPr>
                <w:rStyle w:val="af"/>
                <w:rFonts w:asciiTheme="majorEastAsia" w:eastAsiaTheme="majorEastAsia" w:hAnsiTheme="majorEastAsia"/>
                <w:noProof/>
                <w:sz w:val="28"/>
                <w:szCs w:val="28"/>
                <w:rPrChange w:id="90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90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908" w:author="haha" w:date="2019-07-23T17:29:00Z">
                  <w:rPr>
                    <w:noProof/>
                  </w:rPr>
                </w:rPrChange>
              </w:rPr>
              <w:instrText>HYPERLINK \l "_Toc14795496"</w:instrText>
            </w:r>
            <w:r w:rsidRPr="000F2EDC">
              <w:rPr>
                <w:rStyle w:val="af"/>
                <w:rFonts w:asciiTheme="majorEastAsia" w:eastAsiaTheme="majorEastAsia" w:hAnsiTheme="majorEastAsia"/>
                <w:noProof/>
                <w:sz w:val="28"/>
                <w:szCs w:val="28"/>
                <w:rPrChange w:id="90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91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911" w:author="haha" w:date="2019-07-23T17:29:00Z">
                  <w:rPr>
                    <w:rStyle w:val="af"/>
                    <w:noProof/>
                  </w:rPr>
                </w:rPrChange>
              </w:rPr>
              <w:t>5.4</w:t>
            </w:r>
            <w:r w:rsidRPr="000F2EDC">
              <w:rPr>
                <w:rStyle w:val="af"/>
                <w:rFonts w:asciiTheme="majorEastAsia" w:eastAsiaTheme="majorEastAsia" w:hAnsiTheme="majorEastAsia" w:hint="eastAsia"/>
                <w:noProof/>
                <w:sz w:val="28"/>
                <w:szCs w:val="28"/>
                <w:rPrChange w:id="912" w:author="haha" w:date="2019-07-23T17:29:00Z">
                  <w:rPr>
                    <w:rStyle w:val="af"/>
                    <w:rFonts w:hint="eastAsia"/>
                    <w:noProof/>
                  </w:rPr>
                </w:rPrChange>
              </w:rPr>
              <w:t>审核报表</w:t>
            </w:r>
            <w:r w:rsidRPr="000F2EDC">
              <w:rPr>
                <w:rFonts w:asciiTheme="majorEastAsia" w:eastAsiaTheme="majorEastAsia" w:hAnsiTheme="majorEastAsia"/>
                <w:noProof/>
                <w:webHidden/>
                <w:sz w:val="28"/>
                <w:szCs w:val="28"/>
                <w:rPrChange w:id="913" w:author="haha" w:date="2019-07-23T17:29:00Z">
                  <w:rPr>
                    <w:noProof/>
                    <w:webHidden/>
                  </w:rPr>
                </w:rPrChange>
              </w:rPr>
              <w:tab/>
            </w:r>
            <w:r w:rsidRPr="000F2EDC">
              <w:rPr>
                <w:rFonts w:asciiTheme="majorEastAsia" w:eastAsiaTheme="majorEastAsia" w:hAnsiTheme="majorEastAsia"/>
                <w:noProof/>
                <w:webHidden/>
                <w:sz w:val="28"/>
                <w:szCs w:val="28"/>
                <w:rPrChange w:id="91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915" w:author="haha" w:date="2019-07-23T17:29:00Z">
                  <w:rPr>
                    <w:noProof/>
                    <w:webHidden/>
                  </w:rPr>
                </w:rPrChange>
              </w:rPr>
              <w:instrText xml:space="preserve"> PAGEREF _Toc14795496 \h </w:instrText>
            </w:r>
          </w:ins>
          <w:r w:rsidRPr="000F2EDC">
            <w:rPr>
              <w:rFonts w:asciiTheme="majorEastAsia" w:eastAsiaTheme="majorEastAsia" w:hAnsiTheme="majorEastAsia"/>
              <w:noProof/>
              <w:webHidden/>
              <w:sz w:val="28"/>
              <w:szCs w:val="28"/>
              <w:rPrChange w:id="91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917" w:author="haha" w:date="2019-07-23T17:29:00Z">
                <w:rPr>
                  <w:noProof/>
                  <w:webHidden/>
                </w:rPr>
              </w:rPrChange>
            </w:rPr>
            <w:fldChar w:fldCharType="separate"/>
          </w:r>
          <w:ins w:id="918" w:author="haha" w:date="2019-07-23T17:29:00Z">
            <w:r w:rsidRPr="000F2EDC">
              <w:rPr>
                <w:rFonts w:asciiTheme="majorEastAsia" w:eastAsiaTheme="majorEastAsia" w:hAnsiTheme="majorEastAsia"/>
                <w:noProof/>
                <w:webHidden/>
                <w:sz w:val="28"/>
                <w:szCs w:val="28"/>
                <w:rPrChange w:id="919" w:author="haha" w:date="2019-07-23T17:29:00Z">
                  <w:rPr>
                    <w:noProof/>
                    <w:webHidden/>
                  </w:rPr>
                </w:rPrChange>
              </w:rPr>
              <w:t>55</w:t>
            </w:r>
            <w:r w:rsidRPr="000F2EDC">
              <w:rPr>
                <w:rFonts w:asciiTheme="majorEastAsia" w:eastAsiaTheme="majorEastAsia" w:hAnsiTheme="majorEastAsia"/>
                <w:noProof/>
                <w:webHidden/>
                <w:sz w:val="28"/>
                <w:szCs w:val="28"/>
                <w:rPrChange w:id="92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921" w:author="haha" w:date="2019-07-23T17:29:00Z">
                  <w:rPr>
                    <w:rStyle w:val="af"/>
                    <w:noProof/>
                  </w:rPr>
                </w:rPrChange>
              </w:rPr>
              <w:fldChar w:fldCharType="end"/>
            </w:r>
          </w:ins>
        </w:p>
        <w:p w14:paraId="69C3611A" w14:textId="092E274C" w:rsidR="000F2EDC" w:rsidRPr="000F2EDC" w:rsidRDefault="000F2EDC">
          <w:pPr>
            <w:pStyle w:val="TOC2"/>
            <w:tabs>
              <w:tab w:val="right" w:leader="dot" w:pos="8290"/>
            </w:tabs>
            <w:ind w:left="480"/>
            <w:rPr>
              <w:ins w:id="922" w:author="haha" w:date="2019-07-23T17:29:00Z"/>
              <w:rFonts w:asciiTheme="majorEastAsia" w:eastAsiaTheme="majorEastAsia" w:hAnsiTheme="majorEastAsia"/>
              <w:noProof/>
              <w:sz w:val="28"/>
              <w:szCs w:val="28"/>
              <w:rPrChange w:id="923" w:author="haha" w:date="2019-07-23T17:29:00Z">
                <w:rPr>
                  <w:ins w:id="924" w:author="haha" w:date="2019-07-23T17:29:00Z"/>
                  <w:noProof/>
                  <w:sz w:val="21"/>
                  <w:szCs w:val="22"/>
                </w:rPr>
              </w:rPrChange>
            </w:rPr>
          </w:pPr>
          <w:ins w:id="925" w:author="haha" w:date="2019-07-23T17:29:00Z">
            <w:r w:rsidRPr="000F2EDC">
              <w:rPr>
                <w:rStyle w:val="af"/>
                <w:rFonts w:asciiTheme="majorEastAsia" w:eastAsiaTheme="majorEastAsia" w:hAnsiTheme="majorEastAsia"/>
                <w:noProof/>
                <w:sz w:val="28"/>
                <w:szCs w:val="28"/>
                <w:rPrChange w:id="92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92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928" w:author="haha" w:date="2019-07-23T17:29:00Z">
                  <w:rPr>
                    <w:noProof/>
                  </w:rPr>
                </w:rPrChange>
              </w:rPr>
              <w:instrText>HYPERLINK \l "_Toc14795497"</w:instrText>
            </w:r>
            <w:r w:rsidRPr="000F2EDC">
              <w:rPr>
                <w:rStyle w:val="af"/>
                <w:rFonts w:asciiTheme="majorEastAsia" w:eastAsiaTheme="majorEastAsia" w:hAnsiTheme="majorEastAsia"/>
                <w:noProof/>
                <w:sz w:val="28"/>
                <w:szCs w:val="28"/>
                <w:rPrChange w:id="92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93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931" w:author="haha" w:date="2019-07-23T17:29:00Z">
                  <w:rPr>
                    <w:rStyle w:val="af"/>
                    <w:noProof/>
                  </w:rPr>
                </w:rPrChange>
              </w:rPr>
              <w:t>5.5</w:t>
            </w:r>
            <w:r w:rsidRPr="000F2EDC">
              <w:rPr>
                <w:rStyle w:val="af"/>
                <w:rFonts w:asciiTheme="majorEastAsia" w:eastAsiaTheme="majorEastAsia" w:hAnsiTheme="majorEastAsia" w:hint="eastAsia"/>
                <w:noProof/>
                <w:sz w:val="28"/>
                <w:szCs w:val="28"/>
                <w:rPrChange w:id="932" w:author="haha" w:date="2019-07-23T17:29:00Z">
                  <w:rPr>
                    <w:rStyle w:val="af"/>
                    <w:rFonts w:hint="eastAsia"/>
                    <w:noProof/>
                  </w:rPr>
                </w:rPrChange>
              </w:rPr>
              <w:t>贷后报表</w:t>
            </w:r>
            <w:r w:rsidRPr="000F2EDC">
              <w:rPr>
                <w:rFonts w:asciiTheme="majorEastAsia" w:eastAsiaTheme="majorEastAsia" w:hAnsiTheme="majorEastAsia"/>
                <w:noProof/>
                <w:webHidden/>
                <w:sz w:val="28"/>
                <w:szCs w:val="28"/>
                <w:rPrChange w:id="933" w:author="haha" w:date="2019-07-23T17:29:00Z">
                  <w:rPr>
                    <w:noProof/>
                    <w:webHidden/>
                  </w:rPr>
                </w:rPrChange>
              </w:rPr>
              <w:tab/>
            </w:r>
            <w:r w:rsidRPr="000F2EDC">
              <w:rPr>
                <w:rFonts w:asciiTheme="majorEastAsia" w:eastAsiaTheme="majorEastAsia" w:hAnsiTheme="majorEastAsia"/>
                <w:noProof/>
                <w:webHidden/>
                <w:sz w:val="28"/>
                <w:szCs w:val="28"/>
                <w:rPrChange w:id="93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935" w:author="haha" w:date="2019-07-23T17:29:00Z">
                  <w:rPr>
                    <w:noProof/>
                    <w:webHidden/>
                  </w:rPr>
                </w:rPrChange>
              </w:rPr>
              <w:instrText xml:space="preserve"> PAGEREF _Toc14795497 \h </w:instrText>
            </w:r>
          </w:ins>
          <w:r w:rsidRPr="000F2EDC">
            <w:rPr>
              <w:rFonts w:asciiTheme="majorEastAsia" w:eastAsiaTheme="majorEastAsia" w:hAnsiTheme="majorEastAsia"/>
              <w:noProof/>
              <w:webHidden/>
              <w:sz w:val="28"/>
              <w:szCs w:val="28"/>
              <w:rPrChange w:id="93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937" w:author="haha" w:date="2019-07-23T17:29:00Z">
                <w:rPr>
                  <w:noProof/>
                  <w:webHidden/>
                </w:rPr>
              </w:rPrChange>
            </w:rPr>
            <w:fldChar w:fldCharType="separate"/>
          </w:r>
          <w:ins w:id="938" w:author="haha" w:date="2019-07-23T17:29:00Z">
            <w:r w:rsidRPr="000F2EDC">
              <w:rPr>
                <w:rFonts w:asciiTheme="majorEastAsia" w:eastAsiaTheme="majorEastAsia" w:hAnsiTheme="majorEastAsia"/>
                <w:noProof/>
                <w:webHidden/>
                <w:sz w:val="28"/>
                <w:szCs w:val="28"/>
                <w:rPrChange w:id="939" w:author="haha" w:date="2019-07-23T17:29:00Z">
                  <w:rPr>
                    <w:noProof/>
                    <w:webHidden/>
                  </w:rPr>
                </w:rPrChange>
              </w:rPr>
              <w:t>56</w:t>
            </w:r>
            <w:r w:rsidRPr="000F2EDC">
              <w:rPr>
                <w:rFonts w:asciiTheme="majorEastAsia" w:eastAsiaTheme="majorEastAsia" w:hAnsiTheme="majorEastAsia"/>
                <w:noProof/>
                <w:webHidden/>
                <w:sz w:val="28"/>
                <w:szCs w:val="28"/>
                <w:rPrChange w:id="94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941" w:author="haha" w:date="2019-07-23T17:29:00Z">
                  <w:rPr>
                    <w:rStyle w:val="af"/>
                    <w:noProof/>
                  </w:rPr>
                </w:rPrChange>
              </w:rPr>
              <w:fldChar w:fldCharType="end"/>
            </w:r>
          </w:ins>
        </w:p>
        <w:p w14:paraId="07712353" w14:textId="716B4999" w:rsidR="000F2EDC" w:rsidRPr="000F2EDC" w:rsidRDefault="000F2EDC">
          <w:pPr>
            <w:pStyle w:val="TOC1"/>
            <w:tabs>
              <w:tab w:val="right" w:leader="dot" w:pos="8290"/>
            </w:tabs>
            <w:rPr>
              <w:ins w:id="942" w:author="haha" w:date="2019-07-23T17:29:00Z"/>
              <w:rFonts w:asciiTheme="majorEastAsia" w:eastAsiaTheme="majorEastAsia" w:hAnsiTheme="majorEastAsia"/>
              <w:noProof/>
              <w:sz w:val="28"/>
              <w:szCs w:val="28"/>
              <w:rPrChange w:id="943" w:author="haha" w:date="2019-07-23T17:29:00Z">
                <w:rPr>
                  <w:ins w:id="944" w:author="haha" w:date="2019-07-23T17:29:00Z"/>
                  <w:noProof/>
                  <w:sz w:val="21"/>
                  <w:szCs w:val="22"/>
                </w:rPr>
              </w:rPrChange>
            </w:rPr>
          </w:pPr>
          <w:ins w:id="945" w:author="haha" w:date="2019-07-23T17:29:00Z">
            <w:r w:rsidRPr="000F2EDC">
              <w:rPr>
                <w:rStyle w:val="af"/>
                <w:rFonts w:asciiTheme="majorEastAsia" w:eastAsiaTheme="majorEastAsia" w:hAnsiTheme="majorEastAsia"/>
                <w:noProof/>
                <w:sz w:val="28"/>
                <w:szCs w:val="28"/>
                <w:rPrChange w:id="94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94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948" w:author="haha" w:date="2019-07-23T17:29:00Z">
                  <w:rPr>
                    <w:noProof/>
                  </w:rPr>
                </w:rPrChange>
              </w:rPr>
              <w:instrText>HYPERLINK \l "_Toc14795498"</w:instrText>
            </w:r>
            <w:r w:rsidRPr="000F2EDC">
              <w:rPr>
                <w:rStyle w:val="af"/>
                <w:rFonts w:asciiTheme="majorEastAsia" w:eastAsiaTheme="majorEastAsia" w:hAnsiTheme="majorEastAsia"/>
                <w:noProof/>
                <w:sz w:val="28"/>
                <w:szCs w:val="28"/>
                <w:rPrChange w:id="94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95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951" w:author="haha" w:date="2019-07-23T17:29:00Z">
                  <w:rPr>
                    <w:rStyle w:val="af"/>
                    <w:noProof/>
                  </w:rPr>
                </w:rPrChange>
              </w:rPr>
              <w:t xml:space="preserve">6 </w:t>
            </w:r>
            <w:r w:rsidRPr="000F2EDC">
              <w:rPr>
                <w:rStyle w:val="af"/>
                <w:rFonts w:asciiTheme="majorEastAsia" w:eastAsiaTheme="majorEastAsia" w:hAnsiTheme="majorEastAsia" w:hint="eastAsia"/>
                <w:noProof/>
                <w:sz w:val="28"/>
                <w:szCs w:val="28"/>
                <w:rPrChange w:id="952" w:author="haha" w:date="2019-07-23T17:29:00Z">
                  <w:rPr>
                    <w:rStyle w:val="af"/>
                    <w:rFonts w:hint="eastAsia"/>
                    <w:noProof/>
                  </w:rPr>
                </w:rPrChange>
              </w:rPr>
              <w:t>计费报表</w:t>
            </w:r>
            <w:r w:rsidRPr="000F2EDC">
              <w:rPr>
                <w:rFonts w:asciiTheme="majorEastAsia" w:eastAsiaTheme="majorEastAsia" w:hAnsiTheme="majorEastAsia"/>
                <w:noProof/>
                <w:webHidden/>
                <w:sz w:val="28"/>
                <w:szCs w:val="28"/>
                <w:rPrChange w:id="953" w:author="haha" w:date="2019-07-23T17:29:00Z">
                  <w:rPr>
                    <w:noProof/>
                    <w:webHidden/>
                  </w:rPr>
                </w:rPrChange>
              </w:rPr>
              <w:tab/>
            </w:r>
            <w:r w:rsidRPr="000F2EDC">
              <w:rPr>
                <w:rFonts w:asciiTheme="majorEastAsia" w:eastAsiaTheme="majorEastAsia" w:hAnsiTheme="majorEastAsia"/>
                <w:noProof/>
                <w:webHidden/>
                <w:sz w:val="28"/>
                <w:szCs w:val="28"/>
                <w:rPrChange w:id="95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955" w:author="haha" w:date="2019-07-23T17:29:00Z">
                  <w:rPr>
                    <w:noProof/>
                    <w:webHidden/>
                  </w:rPr>
                </w:rPrChange>
              </w:rPr>
              <w:instrText xml:space="preserve"> PAGEREF _Toc14795498 \h </w:instrText>
            </w:r>
          </w:ins>
          <w:r w:rsidRPr="000F2EDC">
            <w:rPr>
              <w:rFonts w:asciiTheme="majorEastAsia" w:eastAsiaTheme="majorEastAsia" w:hAnsiTheme="majorEastAsia"/>
              <w:noProof/>
              <w:webHidden/>
              <w:sz w:val="28"/>
              <w:szCs w:val="28"/>
              <w:rPrChange w:id="95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957" w:author="haha" w:date="2019-07-23T17:29:00Z">
                <w:rPr>
                  <w:noProof/>
                  <w:webHidden/>
                </w:rPr>
              </w:rPrChange>
            </w:rPr>
            <w:fldChar w:fldCharType="separate"/>
          </w:r>
          <w:ins w:id="958" w:author="haha" w:date="2019-07-23T17:29:00Z">
            <w:r w:rsidRPr="000F2EDC">
              <w:rPr>
                <w:rFonts w:asciiTheme="majorEastAsia" w:eastAsiaTheme="majorEastAsia" w:hAnsiTheme="majorEastAsia"/>
                <w:noProof/>
                <w:webHidden/>
                <w:sz w:val="28"/>
                <w:szCs w:val="28"/>
                <w:rPrChange w:id="959" w:author="haha" w:date="2019-07-23T17:29:00Z">
                  <w:rPr>
                    <w:noProof/>
                    <w:webHidden/>
                  </w:rPr>
                </w:rPrChange>
              </w:rPr>
              <w:t>58</w:t>
            </w:r>
            <w:r w:rsidRPr="000F2EDC">
              <w:rPr>
                <w:rFonts w:asciiTheme="majorEastAsia" w:eastAsiaTheme="majorEastAsia" w:hAnsiTheme="majorEastAsia"/>
                <w:noProof/>
                <w:webHidden/>
                <w:sz w:val="28"/>
                <w:szCs w:val="28"/>
                <w:rPrChange w:id="96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961" w:author="haha" w:date="2019-07-23T17:29:00Z">
                  <w:rPr>
                    <w:rStyle w:val="af"/>
                    <w:noProof/>
                  </w:rPr>
                </w:rPrChange>
              </w:rPr>
              <w:fldChar w:fldCharType="end"/>
            </w:r>
          </w:ins>
        </w:p>
        <w:p w14:paraId="1A64EAD1" w14:textId="7AE5E53F" w:rsidR="000F2EDC" w:rsidRPr="000F2EDC" w:rsidRDefault="000F2EDC">
          <w:pPr>
            <w:pStyle w:val="TOC2"/>
            <w:tabs>
              <w:tab w:val="right" w:leader="dot" w:pos="8290"/>
            </w:tabs>
            <w:ind w:left="480"/>
            <w:rPr>
              <w:ins w:id="962" w:author="haha" w:date="2019-07-23T17:29:00Z"/>
              <w:rFonts w:asciiTheme="majorEastAsia" w:eastAsiaTheme="majorEastAsia" w:hAnsiTheme="majorEastAsia"/>
              <w:noProof/>
              <w:sz w:val="28"/>
              <w:szCs w:val="28"/>
              <w:rPrChange w:id="963" w:author="haha" w:date="2019-07-23T17:29:00Z">
                <w:rPr>
                  <w:ins w:id="964" w:author="haha" w:date="2019-07-23T17:29:00Z"/>
                  <w:noProof/>
                  <w:sz w:val="21"/>
                  <w:szCs w:val="22"/>
                </w:rPr>
              </w:rPrChange>
            </w:rPr>
          </w:pPr>
          <w:ins w:id="965" w:author="haha" w:date="2019-07-23T17:29:00Z">
            <w:r w:rsidRPr="000F2EDC">
              <w:rPr>
                <w:rStyle w:val="af"/>
                <w:rFonts w:asciiTheme="majorEastAsia" w:eastAsiaTheme="majorEastAsia" w:hAnsiTheme="majorEastAsia"/>
                <w:noProof/>
                <w:sz w:val="28"/>
                <w:szCs w:val="28"/>
                <w:rPrChange w:id="96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96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968" w:author="haha" w:date="2019-07-23T17:29:00Z">
                  <w:rPr>
                    <w:noProof/>
                  </w:rPr>
                </w:rPrChange>
              </w:rPr>
              <w:instrText>HYPERLINK \l "_Toc14795499"</w:instrText>
            </w:r>
            <w:r w:rsidRPr="000F2EDC">
              <w:rPr>
                <w:rStyle w:val="af"/>
                <w:rFonts w:asciiTheme="majorEastAsia" w:eastAsiaTheme="majorEastAsia" w:hAnsiTheme="majorEastAsia"/>
                <w:noProof/>
                <w:sz w:val="28"/>
                <w:szCs w:val="28"/>
                <w:rPrChange w:id="96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97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971" w:author="haha" w:date="2019-07-23T17:29:00Z">
                  <w:rPr>
                    <w:rStyle w:val="af"/>
                    <w:noProof/>
                  </w:rPr>
                </w:rPrChange>
              </w:rPr>
              <w:t>6.1</w:t>
            </w:r>
            <w:r w:rsidRPr="000F2EDC">
              <w:rPr>
                <w:rStyle w:val="af"/>
                <w:rFonts w:asciiTheme="majorEastAsia" w:eastAsiaTheme="majorEastAsia" w:hAnsiTheme="majorEastAsia" w:hint="eastAsia"/>
                <w:noProof/>
                <w:sz w:val="28"/>
                <w:szCs w:val="28"/>
                <w:rPrChange w:id="972" w:author="haha" w:date="2019-07-23T17:29:00Z">
                  <w:rPr>
                    <w:rStyle w:val="af"/>
                    <w:rFonts w:hint="eastAsia"/>
                    <w:noProof/>
                  </w:rPr>
                </w:rPrChange>
              </w:rPr>
              <w:t>费用统计</w:t>
            </w:r>
            <w:r w:rsidRPr="000F2EDC">
              <w:rPr>
                <w:rFonts w:asciiTheme="majorEastAsia" w:eastAsiaTheme="majorEastAsia" w:hAnsiTheme="majorEastAsia"/>
                <w:noProof/>
                <w:webHidden/>
                <w:sz w:val="28"/>
                <w:szCs w:val="28"/>
                <w:rPrChange w:id="973" w:author="haha" w:date="2019-07-23T17:29:00Z">
                  <w:rPr>
                    <w:noProof/>
                    <w:webHidden/>
                  </w:rPr>
                </w:rPrChange>
              </w:rPr>
              <w:tab/>
            </w:r>
            <w:r w:rsidRPr="000F2EDC">
              <w:rPr>
                <w:rFonts w:asciiTheme="majorEastAsia" w:eastAsiaTheme="majorEastAsia" w:hAnsiTheme="majorEastAsia"/>
                <w:noProof/>
                <w:webHidden/>
                <w:sz w:val="28"/>
                <w:szCs w:val="28"/>
                <w:rPrChange w:id="97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975" w:author="haha" w:date="2019-07-23T17:29:00Z">
                  <w:rPr>
                    <w:noProof/>
                    <w:webHidden/>
                  </w:rPr>
                </w:rPrChange>
              </w:rPr>
              <w:instrText xml:space="preserve"> PAGEREF _Toc14795499 \h </w:instrText>
            </w:r>
          </w:ins>
          <w:r w:rsidRPr="000F2EDC">
            <w:rPr>
              <w:rFonts w:asciiTheme="majorEastAsia" w:eastAsiaTheme="majorEastAsia" w:hAnsiTheme="majorEastAsia"/>
              <w:noProof/>
              <w:webHidden/>
              <w:sz w:val="28"/>
              <w:szCs w:val="28"/>
              <w:rPrChange w:id="97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977" w:author="haha" w:date="2019-07-23T17:29:00Z">
                <w:rPr>
                  <w:noProof/>
                  <w:webHidden/>
                </w:rPr>
              </w:rPrChange>
            </w:rPr>
            <w:fldChar w:fldCharType="separate"/>
          </w:r>
          <w:ins w:id="978" w:author="haha" w:date="2019-07-23T17:29:00Z">
            <w:r w:rsidRPr="000F2EDC">
              <w:rPr>
                <w:rFonts w:asciiTheme="majorEastAsia" w:eastAsiaTheme="majorEastAsia" w:hAnsiTheme="majorEastAsia"/>
                <w:noProof/>
                <w:webHidden/>
                <w:sz w:val="28"/>
                <w:szCs w:val="28"/>
                <w:rPrChange w:id="979" w:author="haha" w:date="2019-07-23T17:29:00Z">
                  <w:rPr>
                    <w:noProof/>
                    <w:webHidden/>
                  </w:rPr>
                </w:rPrChange>
              </w:rPr>
              <w:t>58</w:t>
            </w:r>
            <w:r w:rsidRPr="000F2EDC">
              <w:rPr>
                <w:rFonts w:asciiTheme="majorEastAsia" w:eastAsiaTheme="majorEastAsia" w:hAnsiTheme="majorEastAsia"/>
                <w:noProof/>
                <w:webHidden/>
                <w:sz w:val="28"/>
                <w:szCs w:val="28"/>
                <w:rPrChange w:id="98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981" w:author="haha" w:date="2019-07-23T17:29:00Z">
                  <w:rPr>
                    <w:rStyle w:val="af"/>
                    <w:noProof/>
                  </w:rPr>
                </w:rPrChange>
              </w:rPr>
              <w:fldChar w:fldCharType="end"/>
            </w:r>
          </w:ins>
        </w:p>
        <w:p w14:paraId="2C91083A" w14:textId="7F982849" w:rsidR="000F2EDC" w:rsidRPr="000F2EDC" w:rsidRDefault="000F2EDC">
          <w:pPr>
            <w:pStyle w:val="TOC2"/>
            <w:tabs>
              <w:tab w:val="right" w:leader="dot" w:pos="8290"/>
            </w:tabs>
            <w:ind w:left="480"/>
            <w:rPr>
              <w:ins w:id="982" w:author="haha" w:date="2019-07-23T17:29:00Z"/>
              <w:rFonts w:asciiTheme="majorEastAsia" w:eastAsiaTheme="majorEastAsia" w:hAnsiTheme="majorEastAsia"/>
              <w:noProof/>
              <w:sz w:val="28"/>
              <w:szCs w:val="28"/>
              <w:rPrChange w:id="983" w:author="haha" w:date="2019-07-23T17:29:00Z">
                <w:rPr>
                  <w:ins w:id="984" w:author="haha" w:date="2019-07-23T17:29:00Z"/>
                  <w:noProof/>
                  <w:sz w:val="21"/>
                  <w:szCs w:val="22"/>
                </w:rPr>
              </w:rPrChange>
            </w:rPr>
          </w:pPr>
          <w:ins w:id="985" w:author="haha" w:date="2019-07-23T17:29:00Z">
            <w:r w:rsidRPr="000F2EDC">
              <w:rPr>
                <w:rStyle w:val="af"/>
                <w:rFonts w:asciiTheme="majorEastAsia" w:eastAsiaTheme="majorEastAsia" w:hAnsiTheme="majorEastAsia"/>
                <w:noProof/>
                <w:sz w:val="28"/>
                <w:szCs w:val="28"/>
                <w:rPrChange w:id="98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98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988" w:author="haha" w:date="2019-07-23T17:29:00Z">
                  <w:rPr>
                    <w:noProof/>
                  </w:rPr>
                </w:rPrChange>
              </w:rPr>
              <w:instrText>HYPERLINK \l "_Toc14795500"</w:instrText>
            </w:r>
            <w:r w:rsidRPr="000F2EDC">
              <w:rPr>
                <w:rStyle w:val="af"/>
                <w:rFonts w:asciiTheme="majorEastAsia" w:eastAsiaTheme="majorEastAsia" w:hAnsiTheme="majorEastAsia"/>
                <w:noProof/>
                <w:sz w:val="28"/>
                <w:szCs w:val="28"/>
                <w:rPrChange w:id="98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99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991" w:author="haha" w:date="2019-07-23T17:29:00Z">
                  <w:rPr>
                    <w:rStyle w:val="af"/>
                    <w:noProof/>
                  </w:rPr>
                </w:rPrChange>
              </w:rPr>
              <w:t>6.2</w:t>
            </w:r>
            <w:r w:rsidRPr="000F2EDC">
              <w:rPr>
                <w:rStyle w:val="af"/>
                <w:rFonts w:asciiTheme="majorEastAsia" w:eastAsiaTheme="majorEastAsia" w:hAnsiTheme="majorEastAsia" w:hint="eastAsia"/>
                <w:noProof/>
                <w:sz w:val="28"/>
                <w:szCs w:val="28"/>
                <w:rPrChange w:id="992" w:author="haha" w:date="2019-07-23T17:29:00Z">
                  <w:rPr>
                    <w:rStyle w:val="af"/>
                    <w:rFonts w:hint="eastAsia"/>
                    <w:noProof/>
                  </w:rPr>
                </w:rPrChange>
              </w:rPr>
              <w:t>短信计费</w:t>
            </w:r>
            <w:r w:rsidRPr="000F2EDC">
              <w:rPr>
                <w:rFonts w:asciiTheme="majorEastAsia" w:eastAsiaTheme="majorEastAsia" w:hAnsiTheme="majorEastAsia"/>
                <w:noProof/>
                <w:webHidden/>
                <w:sz w:val="28"/>
                <w:szCs w:val="28"/>
                <w:rPrChange w:id="993" w:author="haha" w:date="2019-07-23T17:29:00Z">
                  <w:rPr>
                    <w:noProof/>
                    <w:webHidden/>
                  </w:rPr>
                </w:rPrChange>
              </w:rPr>
              <w:tab/>
            </w:r>
            <w:r w:rsidRPr="000F2EDC">
              <w:rPr>
                <w:rFonts w:asciiTheme="majorEastAsia" w:eastAsiaTheme="majorEastAsia" w:hAnsiTheme="majorEastAsia"/>
                <w:noProof/>
                <w:webHidden/>
                <w:sz w:val="28"/>
                <w:szCs w:val="28"/>
                <w:rPrChange w:id="99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995" w:author="haha" w:date="2019-07-23T17:29:00Z">
                  <w:rPr>
                    <w:noProof/>
                    <w:webHidden/>
                  </w:rPr>
                </w:rPrChange>
              </w:rPr>
              <w:instrText xml:space="preserve"> PAGEREF _Toc14795500 \h </w:instrText>
            </w:r>
          </w:ins>
          <w:r w:rsidRPr="000F2EDC">
            <w:rPr>
              <w:rFonts w:asciiTheme="majorEastAsia" w:eastAsiaTheme="majorEastAsia" w:hAnsiTheme="majorEastAsia"/>
              <w:noProof/>
              <w:webHidden/>
              <w:sz w:val="28"/>
              <w:szCs w:val="28"/>
              <w:rPrChange w:id="99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997" w:author="haha" w:date="2019-07-23T17:29:00Z">
                <w:rPr>
                  <w:noProof/>
                  <w:webHidden/>
                </w:rPr>
              </w:rPrChange>
            </w:rPr>
            <w:fldChar w:fldCharType="separate"/>
          </w:r>
          <w:ins w:id="998" w:author="haha" w:date="2019-07-23T17:29:00Z">
            <w:r w:rsidRPr="000F2EDC">
              <w:rPr>
                <w:rFonts w:asciiTheme="majorEastAsia" w:eastAsiaTheme="majorEastAsia" w:hAnsiTheme="majorEastAsia"/>
                <w:noProof/>
                <w:webHidden/>
                <w:sz w:val="28"/>
                <w:szCs w:val="28"/>
                <w:rPrChange w:id="999" w:author="haha" w:date="2019-07-23T17:29:00Z">
                  <w:rPr>
                    <w:noProof/>
                    <w:webHidden/>
                  </w:rPr>
                </w:rPrChange>
              </w:rPr>
              <w:t>59</w:t>
            </w:r>
            <w:r w:rsidRPr="000F2EDC">
              <w:rPr>
                <w:rFonts w:asciiTheme="majorEastAsia" w:eastAsiaTheme="majorEastAsia" w:hAnsiTheme="majorEastAsia"/>
                <w:noProof/>
                <w:webHidden/>
                <w:sz w:val="28"/>
                <w:szCs w:val="28"/>
                <w:rPrChange w:id="100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001" w:author="haha" w:date="2019-07-23T17:29:00Z">
                  <w:rPr>
                    <w:rStyle w:val="af"/>
                    <w:noProof/>
                  </w:rPr>
                </w:rPrChange>
              </w:rPr>
              <w:fldChar w:fldCharType="end"/>
            </w:r>
          </w:ins>
        </w:p>
        <w:p w14:paraId="52F56AAB" w14:textId="6519748D" w:rsidR="000F2EDC" w:rsidRPr="000F2EDC" w:rsidRDefault="000F2EDC">
          <w:pPr>
            <w:pStyle w:val="TOC3"/>
            <w:tabs>
              <w:tab w:val="right" w:leader="dot" w:pos="8290"/>
            </w:tabs>
            <w:ind w:left="960"/>
            <w:rPr>
              <w:ins w:id="1002" w:author="haha" w:date="2019-07-23T17:29:00Z"/>
              <w:rFonts w:asciiTheme="majorEastAsia" w:eastAsiaTheme="majorEastAsia" w:hAnsiTheme="majorEastAsia"/>
              <w:noProof/>
              <w:sz w:val="28"/>
              <w:szCs w:val="28"/>
              <w:rPrChange w:id="1003" w:author="haha" w:date="2019-07-23T17:29:00Z">
                <w:rPr>
                  <w:ins w:id="1004" w:author="haha" w:date="2019-07-23T17:29:00Z"/>
                  <w:noProof/>
                  <w:sz w:val="21"/>
                  <w:szCs w:val="22"/>
                </w:rPr>
              </w:rPrChange>
            </w:rPr>
          </w:pPr>
          <w:ins w:id="1005" w:author="haha" w:date="2019-07-23T17:29:00Z">
            <w:r w:rsidRPr="000F2EDC">
              <w:rPr>
                <w:rStyle w:val="af"/>
                <w:rFonts w:asciiTheme="majorEastAsia" w:eastAsiaTheme="majorEastAsia" w:hAnsiTheme="majorEastAsia"/>
                <w:noProof/>
                <w:sz w:val="28"/>
                <w:szCs w:val="28"/>
                <w:rPrChange w:id="100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00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008" w:author="haha" w:date="2019-07-23T17:29:00Z">
                  <w:rPr>
                    <w:noProof/>
                  </w:rPr>
                </w:rPrChange>
              </w:rPr>
              <w:instrText>HYPERLINK \l "_Toc14795501"</w:instrText>
            </w:r>
            <w:r w:rsidRPr="000F2EDC">
              <w:rPr>
                <w:rStyle w:val="af"/>
                <w:rFonts w:asciiTheme="majorEastAsia" w:eastAsiaTheme="majorEastAsia" w:hAnsiTheme="majorEastAsia"/>
                <w:noProof/>
                <w:sz w:val="28"/>
                <w:szCs w:val="28"/>
                <w:rPrChange w:id="100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01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011" w:author="haha" w:date="2019-07-23T17:29:00Z">
                  <w:rPr>
                    <w:rStyle w:val="af"/>
                    <w:noProof/>
                  </w:rPr>
                </w:rPrChange>
              </w:rPr>
              <w:t>6.2.1</w:t>
            </w:r>
            <w:r w:rsidRPr="000F2EDC">
              <w:rPr>
                <w:rStyle w:val="af"/>
                <w:rFonts w:asciiTheme="majorEastAsia" w:eastAsiaTheme="majorEastAsia" w:hAnsiTheme="majorEastAsia" w:hint="eastAsia"/>
                <w:noProof/>
                <w:sz w:val="28"/>
                <w:szCs w:val="28"/>
                <w:rPrChange w:id="1012" w:author="haha" w:date="2019-07-23T17:29:00Z">
                  <w:rPr>
                    <w:rStyle w:val="af"/>
                    <w:rFonts w:hint="eastAsia"/>
                    <w:noProof/>
                  </w:rPr>
                </w:rPrChange>
              </w:rPr>
              <w:t>短信统计明细</w:t>
            </w:r>
            <w:r w:rsidRPr="000F2EDC">
              <w:rPr>
                <w:rFonts w:asciiTheme="majorEastAsia" w:eastAsiaTheme="majorEastAsia" w:hAnsiTheme="majorEastAsia"/>
                <w:noProof/>
                <w:webHidden/>
                <w:sz w:val="28"/>
                <w:szCs w:val="28"/>
                <w:rPrChange w:id="1013" w:author="haha" w:date="2019-07-23T17:29:00Z">
                  <w:rPr>
                    <w:noProof/>
                    <w:webHidden/>
                  </w:rPr>
                </w:rPrChange>
              </w:rPr>
              <w:tab/>
            </w:r>
            <w:r w:rsidRPr="000F2EDC">
              <w:rPr>
                <w:rFonts w:asciiTheme="majorEastAsia" w:eastAsiaTheme="majorEastAsia" w:hAnsiTheme="majorEastAsia"/>
                <w:noProof/>
                <w:webHidden/>
                <w:sz w:val="28"/>
                <w:szCs w:val="28"/>
                <w:rPrChange w:id="1014"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015" w:author="haha" w:date="2019-07-23T17:29:00Z">
                  <w:rPr>
                    <w:noProof/>
                    <w:webHidden/>
                  </w:rPr>
                </w:rPrChange>
              </w:rPr>
              <w:instrText xml:space="preserve"> PAGEREF _Toc14795501 \h </w:instrText>
            </w:r>
          </w:ins>
          <w:r w:rsidRPr="000F2EDC">
            <w:rPr>
              <w:rFonts w:asciiTheme="majorEastAsia" w:eastAsiaTheme="majorEastAsia" w:hAnsiTheme="majorEastAsia"/>
              <w:noProof/>
              <w:webHidden/>
              <w:sz w:val="28"/>
              <w:szCs w:val="28"/>
              <w:rPrChange w:id="1016"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017" w:author="haha" w:date="2019-07-23T17:29:00Z">
                <w:rPr>
                  <w:noProof/>
                  <w:webHidden/>
                </w:rPr>
              </w:rPrChange>
            </w:rPr>
            <w:fldChar w:fldCharType="separate"/>
          </w:r>
          <w:ins w:id="1018" w:author="haha" w:date="2019-07-23T17:29:00Z">
            <w:r w:rsidRPr="000F2EDC">
              <w:rPr>
                <w:rFonts w:asciiTheme="majorEastAsia" w:eastAsiaTheme="majorEastAsia" w:hAnsiTheme="majorEastAsia"/>
                <w:noProof/>
                <w:webHidden/>
                <w:sz w:val="28"/>
                <w:szCs w:val="28"/>
                <w:rPrChange w:id="1019" w:author="haha" w:date="2019-07-23T17:29:00Z">
                  <w:rPr>
                    <w:noProof/>
                    <w:webHidden/>
                  </w:rPr>
                </w:rPrChange>
              </w:rPr>
              <w:t>60</w:t>
            </w:r>
            <w:r w:rsidRPr="000F2EDC">
              <w:rPr>
                <w:rFonts w:asciiTheme="majorEastAsia" w:eastAsiaTheme="majorEastAsia" w:hAnsiTheme="majorEastAsia"/>
                <w:noProof/>
                <w:webHidden/>
                <w:sz w:val="28"/>
                <w:szCs w:val="28"/>
                <w:rPrChange w:id="1020"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021" w:author="haha" w:date="2019-07-23T17:29:00Z">
                  <w:rPr>
                    <w:rStyle w:val="af"/>
                    <w:noProof/>
                  </w:rPr>
                </w:rPrChange>
              </w:rPr>
              <w:fldChar w:fldCharType="end"/>
            </w:r>
          </w:ins>
        </w:p>
        <w:p w14:paraId="2C09F48B" w14:textId="4620233B" w:rsidR="000F2EDC" w:rsidRPr="000F2EDC" w:rsidRDefault="000F2EDC">
          <w:pPr>
            <w:pStyle w:val="TOC2"/>
            <w:tabs>
              <w:tab w:val="right" w:leader="dot" w:pos="8290"/>
            </w:tabs>
            <w:ind w:left="480"/>
            <w:rPr>
              <w:ins w:id="1022" w:author="haha" w:date="2019-07-23T17:29:00Z"/>
              <w:rFonts w:asciiTheme="majorEastAsia" w:eastAsiaTheme="majorEastAsia" w:hAnsiTheme="majorEastAsia"/>
              <w:noProof/>
              <w:sz w:val="28"/>
              <w:szCs w:val="28"/>
              <w:rPrChange w:id="1023" w:author="haha" w:date="2019-07-23T17:29:00Z">
                <w:rPr>
                  <w:ins w:id="1024" w:author="haha" w:date="2019-07-23T17:29:00Z"/>
                  <w:noProof/>
                  <w:sz w:val="21"/>
                  <w:szCs w:val="22"/>
                </w:rPr>
              </w:rPrChange>
            </w:rPr>
          </w:pPr>
          <w:ins w:id="1025" w:author="haha" w:date="2019-07-23T17:29:00Z">
            <w:r w:rsidRPr="000F2EDC">
              <w:rPr>
                <w:rStyle w:val="af"/>
                <w:rFonts w:asciiTheme="majorEastAsia" w:eastAsiaTheme="majorEastAsia" w:hAnsiTheme="majorEastAsia"/>
                <w:noProof/>
                <w:sz w:val="28"/>
                <w:szCs w:val="28"/>
                <w:rPrChange w:id="1026"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027"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028" w:author="haha" w:date="2019-07-23T17:29:00Z">
                  <w:rPr>
                    <w:noProof/>
                  </w:rPr>
                </w:rPrChange>
              </w:rPr>
              <w:instrText>HYPERLINK \l "_Toc14795502"</w:instrText>
            </w:r>
            <w:r w:rsidRPr="000F2EDC">
              <w:rPr>
                <w:rStyle w:val="af"/>
                <w:rFonts w:asciiTheme="majorEastAsia" w:eastAsiaTheme="majorEastAsia" w:hAnsiTheme="majorEastAsia"/>
                <w:noProof/>
                <w:sz w:val="28"/>
                <w:szCs w:val="28"/>
                <w:rPrChange w:id="1029"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030"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031" w:author="haha" w:date="2019-07-23T17:29:00Z">
                  <w:rPr>
                    <w:rStyle w:val="af"/>
                    <w:noProof/>
                  </w:rPr>
                </w:rPrChange>
              </w:rPr>
              <w:t>6.3</w:t>
            </w:r>
            <w:r w:rsidRPr="000F2EDC">
              <w:rPr>
                <w:rFonts w:asciiTheme="majorEastAsia" w:eastAsiaTheme="majorEastAsia" w:hAnsiTheme="majorEastAsia"/>
                <w:noProof/>
                <w:webHidden/>
                <w:sz w:val="28"/>
                <w:szCs w:val="28"/>
                <w:rPrChange w:id="1032" w:author="haha" w:date="2019-07-23T17:29:00Z">
                  <w:rPr>
                    <w:noProof/>
                    <w:webHidden/>
                  </w:rPr>
                </w:rPrChange>
              </w:rPr>
              <w:tab/>
            </w:r>
            <w:r w:rsidRPr="000F2EDC">
              <w:rPr>
                <w:rFonts w:asciiTheme="majorEastAsia" w:eastAsiaTheme="majorEastAsia" w:hAnsiTheme="majorEastAsia"/>
                <w:noProof/>
                <w:webHidden/>
                <w:sz w:val="28"/>
                <w:szCs w:val="28"/>
                <w:rPrChange w:id="1033"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034" w:author="haha" w:date="2019-07-23T17:29:00Z">
                  <w:rPr>
                    <w:noProof/>
                    <w:webHidden/>
                  </w:rPr>
                </w:rPrChange>
              </w:rPr>
              <w:instrText xml:space="preserve"> PAGEREF _Toc14795502 \h </w:instrText>
            </w:r>
          </w:ins>
          <w:r w:rsidRPr="000F2EDC">
            <w:rPr>
              <w:rFonts w:asciiTheme="majorEastAsia" w:eastAsiaTheme="majorEastAsia" w:hAnsiTheme="majorEastAsia"/>
              <w:noProof/>
              <w:webHidden/>
              <w:sz w:val="28"/>
              <w:szCs w:val="28"/>
              <w:rPrChange w:id="1035"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036" w:author="haha" w:date="2019-07-23T17:29:00Z">
                <w:rPr>
                  <w:noProof/>
                  <w:webHidden/>
                </w:rPr>
              </w:rPrChange>
            </w:rPr>
            <w:fldChar w:fldCharType="separate"/>
          </w:r>
          <w:ins w:id="1037" w:author="haha" w:date="2019-07-23T17:29:00Z">
            <w:r w:rsidRPr="000F2EDC">
              <w:rPr>
                <w:rFonts w:asciiTheme="majorEastAsia" w:eastAsiaTheme="majorEastAsia" w:hAnsiTheme="majorEastAsia"/>
                <w:noProof/>
                <w:webHidden/>
                <w:sz w:val="28"/>
                <w:szCs w:val="28"/>
                <w:rPrChange w:id="1038" w:author="haha" w:date="2019-07-23T17:29:00Z">
                  <w:rPr>
                    <w:noProof/>
                    <w:webHidden/>
                  </w:rPr>
                </w:rPrChange>
              </w:rPr>
              <w:t>61</w:t>
            </w:r>
            <w:r w:rsidRPr="000F2EDC">
              <w:rPr>
                <w:rFonts w:asciiTheme="majorEastAsia" w:eastAsiaTheme="majorEastAsia" w:hAnsiTheme="majorEastAsia"/>
                <w:noProof/>
                <w:webHidden/>
                <w:sz w:val="28"/>
                <w:szCs w:val="28"/>
                <w:rPrChange w:id="1039"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040" w:author="haha" w:date="2019-07-23T17:29:00Z">
                  <w:rPr>
                    <w:rStyle w:val="af"/>
                    <w:noProof/>
                  </w:rPr>
                </w:rPrChange>
              </w:rPr>
              <w:fldChar w:fldCharType="end"/>
            </w:r>
          </w:ins>
        </w:p>
        <w:p w14:paraId="14F74AD8" w14:textId="09167794" w:rsidR="000F2EDC" w:rsidRPr="000F2EDC" w:rsidRDefault="000F2EDC">
          <w:pPr>
            <w:pStyle w:val="TOC2"/>
            <w:tabs>
              <w:tab w:val="right" w:leader="dot" w:pos="8290"/>
            </w:tabs>
            <w:ind w:left="480"/>
            <w:rPr>
              <w:ins w:id="1041" w:author="haha" w:date="2019-07-23T17:29:00Z"/>
              <w:rFonts w:asciiTheme="majorEastAsia" w:eastAsiaTheme="majorEastAsia" w:hAnsiTheme="majorEastAsia"/>
              <w:noProof/>
              <w:sz w:val="28"/>
              <w:szCs w:val="28"/>
              <w:rPrChange w:id="1042" w:author="haha" w:date="2019-07-23T17:29:00Z">
                <w:rPr>
                  <w:ins w:id="1043" w:author="haha" w:date="2019-07-23T17:29:00Z"/>
                  <w:noProof/>
                  <w:sz w:val="21"/>
                  <w:szCs w:val="22"/>
                </w:rPr>
              </w:rPrChange>
            </w:rPr>
          </w:pPr>
          <w:ins w:id="1044" w:author="haha" w:date="2019-07-23T17:29:00Z">
            <w:r w:rsidRPr="000F2EDC">
              <w:rPr>
                <w:rStyle w:val="af"/>
                <w:rFonts w:asciiTheme="majorEastAsia" w:eastAsiaTheme="majorEastAsia" w:hAnsiTheme="majorEastAsia"/>
                <w:noProof/>
                <w:sz w:val="28"/>
                <w:szCs w:val="28"/>
                <w:rPrChange w:id="1045"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046"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047" w:author="haha" w:date="2019-07-23T17:29:00Z">
                  <w:rPr>
                    <w:noProof/>
                  </w:rPr>
                </w:rPrChange>
              </w:rPr>
              <w:instrText>HYPERLINK \l "_Toc14795503"</w:instrText>
            </w:r>
            <w:r w:rsidRPr="000F2EDC">
              <w:rPr>
                <w:rStyle w:val="af"/>
                <w:rFonts w:asciiTheme="majorEastAsia" w:eastAsiaTheme="majorEastAsia" w:hAnsiTheme="majorEastAsia"/>
                <w:noProof/>
                <w:sz w:val="28"/>
                <w:szCs w:val="28"/>
                <w:rPrChange w:id="1048"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049" w:author="haha" w:date="2019-07-23T17:29:00Z">
                  <w:rPr>
                    <w:rStyle w:val="af"/>
                    <w:noProof/>
                  </w:rPr>
                </w:rPrChange>
              </w:rPr>
              <w:fldChar w:fldCharType="separate"/>
            </w:r>
            <w:r w:rsidRPr="000F2EDC">
              <w:rPr>
                <w:rStyle w:val="af"/>
                <w:rFonts w:asciiTheme="majorEastAsia" w:eastAsiaTheme="majorEastAsia" w:hAnsiTheme="majorEastAsia" w:hint="eastAsia"/>
                <w:noProof/>
                <w:sz w:val="28"/>
                <w:szCs w:val="28"/>
                <w:rPrChange w:id="1050" w:author="haha" w:date="2019-07-23T17:29:00Z">
                  <w:rPr>
                    <w:rStyle w:val="af"/>
                    <w:rFonts w:hint="eastAsia"/>
                    <w:noProof/>
                  </w:rPr>
                </w:rPrChange>
              </w:rPr>
              <w:t>流量计费</w:t>
            </w:r>
            <w:r w:rsidRPr="000F2EDC">
              <w:rPr>
                <w:rFonts w:asciiTheme="majorEastAsia" w:eastAsiaTheme="majorEastAsia" w:hAnsiTheme="majorEastAsia"/>
                <w:noProof/>
                <w:webHidden/>
                <w:sz w:val="28"/>
                <w:szCs w:val="28"/>
                <w:rPrChange w:id="1051" w:author="haha" w:date="2019-07-23T17:29:00Z">
                  <w:rPr>
                    <w:noProof/>
                    <w:webHidden/>
                  </w:rPr>
                </w:rPrChange>
              </w:rPr>
              <w:tab/>
            </w:r>
            <w:r w:rsidRPr="000F2EDC">
              <w:rPr>
                <w:rFonts w:asciiTheme="majorEastAsia" w:eastAsiaTheme="majorEastAsia" w:hAnsiTheme="majorEastAsia"/>
                <w:noProof/>
                <w:webHidden/>
                <w:sz w:val="28"/>
                <w:szCs w:val="28"/>
                <w:rPrChange w:id="1052"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053" w:author="haha" w:date="2019-07-23T17:29:00Z">
                  <w:rPr>
                    <w:noProof/>
                    <w:webHidden/>
                  </w:rPr>
                </w:rPrChange>
              </w:rPr>
              <w:instrText xml:space="preserve"> PAGEREF _Toc14795503 \h </w:instrText>
            </w:r>
          </w:ins>
          <w:r w:rsidRPr="000F2EDC">
            <w:rPr>
              <w:rFonts w:asciiTheme="majorEastAsia" w:eastAsiaTheme="majorEastAsia" w:hAnsiTheme="majorEastAsia"/>
              <w:noProof/>
              <w:webHidden/>
              <w:sz w:val="28"/>
              <w:szCs w:val="28"/>
              <w:rPrChange w:id="1054"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055" w:author="haha" w:date="2019-07-23T17:29:00Z">
                <w:rPr>
                  <w:noProof/>
                  <w:webHidden/>
                </w:rPr>
              </w:rPrChange>
            </w:rPr>
            <w:fldChar w:fldCharType="separate"/>
          </w:r>
          <w:ins w:id="1056" w:author="haha" w:date="2019-07-23T17:29:00Z">
            <w:r w:rsidRPr="000F2EDC">
              <w:rPr>
                <w:rFonts w:asciiTheme="majorEastAsia" w:eastAsiaTheme="majorEastAsia" w:hAnsiTheme="majorEastAsia"/>
                <w:noProof/>
                <w:webHidden/>
                <w:sz w:val="28"/>
                <w:szCs w:val="28"/>
                <w:rPrChange w:id="1057" w:author="haha" w:date="2019-07-23T17:29:00Z">
                  <w:rPr>
                    <w:noProof/>
                    <w:webHidden/>
                  </w:rPr>
                </w:rPrChange>
              </w:rPr>
              <w:t>61</w:t>
            </w:r>
            <w:r w:rsidRPr="000F2EDC">
              <w:rPr>
                <w:rFonts w:asciiTheme="majorEastAsia" w:eastAsiaTheme="majorEastAsia" w:hAnsiTheme="majorEastAsia"/>
                <w:noProof/>
                <w:webHidden/>
                <w:sz w:val="28"/>
                <w:szCs w:val="28"/>
                <w:rPrChange w:id="1058"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059" w:author="haha" w:date="2019-07-23T17:29:00Z">
                  <w:rPr>
                    <w:rStyle w:val="af"/>
                    <w:noProof/>
                  </w:rPr>
                </w:rPrChange>
              </w:rPr>
              <w:fldChar w:fldCharType="end"/>
            </w:r>
          </w:ins>
        </w:p>
        <w:p w14:paraId="6DFF0BD8" w14:textId="7CE6C8F5" w:rsidR="000F2EDC" w:rsidRPr="000F2EDC" w:rsidRDefault="000F2EDC">
          <w:pPr>
            <w:pStyle w:val="TOC2"/>
            <w:tabs>
              <w:tab w:val="right" w:leader="dot" w:pos="8290"/>
            </w:tabs>
            <w:ind w:left="480"/>
            <w:rPr>
              <w:ins w:id="1060" w:author="haha" w:date="2019-07-23T17:29:00Z"/>
              <w:rFonts w:asciiTheme="majorEastAsia" w:eastAsiaTheme="majorEastAsia" w:hAnsiTheme="majorEastAsia"/>
              <w:noProof/>
              <w:sz w:val="28"/>
              <w:szCs w:val="28"/>
              <w:rPrChange w:id="1061" w:author="haha" w:date="2019-07-23T17:29:00Z">
                <w:rPr>
                  <w:ins w:id="1062" w:author="haha" w:date="2019-07-23T17:29:00Z"/>
                  <w:noProof/>
                  <w:sz w:val="21"/>
                  <w:szCs w:val="22"/>
                </w:rPr>
              </w:rPrChange>
            </w:rPr>
          </w:pPr>
          <w:ins w:id="1063" w:author="haha" w:date="2019-07-23T17:29:00Z">
            <w:r w:rsidRPr="000F2EDC">
              <w:rPr>
                <w:rStyle w:val="af"/>
                <w:rFonts w:asciiTheme="majorEastAsia" w:eastAsiaTheme="majorEastAsia" w:hAnsiTheme="majorEastAsia"/>
                <w:noProof/>
                <w:sz w:val="28"/>
                <w:szCs w:val="28"/>
                <w:rPrChange w:id="1064"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065"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066" w:author="haha" w:date="2019-07-23T17:29:00Z">
                  <w:rPr>
                    <w:noProof/>
                  </w:rPr>
                </w:rPrChange>
              </w:rPr>
              <w:instrText>HYPERLINK \l "_Toc14795504"</w:instrText>
            </w:r>
            <w:r w:rsidRPr="000F2EDC">
              <w:rPr>
                <w:rStyle w:val="af"/>
                <w:rFonts w:asciiTheme="majorEastAsia" w:eastAsiaTheme="majorEastAsia" w:hAnsiTheme="majorEastAsia"/>
                <w:noProof/>
                <w:sz w:val="28"/>
                <w:szCs w:val="28"/>
                <w:rPrChange w:id="1067"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068"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069" w:author="haha" w:date="2019-07-23T17:29:00Z">
                  <w:rPr>
                    <w:rStyle w:val="af"/>
                    <w:noProof/>
                  </w:rPr>
                </w:rPrChange>
              </w:rPr>
              <w:t xml:space="preserve">6.4 </w:t>
            </w:r>
            <w:r w:rsidRPr="000F2EDC">
              <w:rPr>
                <w:rStyle w:val="af"/>
                <w:rFonts w:asciiTheme="majorEastAsia" w:eastAsiaTheme="majorEastAsia" w:hAnsiTheme="majorEastAsia" w:hint="eastAsia"/>
                <w:noProof/>
                <w:sz w:val="28"/>
                <w:szCs w:val="28"/>
                <w:rPrChange w:id="1070" w:author="haha" w:date="2019-07-23T17:29:00Z">
                  <w:rPr>
                    <w:rStyle w:val="af"/>
                    <w:rFonts w:hint="eastAsia"/>
                    <w:noProof/>
                  </w:rPr>
                </w:rPrChange>
              </w:rPr>
              <w:t>风控计费</w:t>
            </w:r>
            <w:r w:rsidRPr="000F2EDC">
              <w:rPr>
                <w:rFonts w:asciiTheme="majorEastAsia" w:eastAsiaTheme="majorEastAsia" w:hAnsiTheme="majorEastAsia"/>
                <w:noProof/>
                <w:webHidden/>
                <w:sz w:val="28"/>
                <w:szCs w:val="28"/>
                <w:rPrChange w:id="1071" w:author="haha" w:date="2019-07-23T17:29:00Z">
                  <w:rPr>
                    <w:noProof/>
                    <w:webHidden/>
                  </w:rPr>
                </w:rPrChange>
              </w:rPr>
              <w:tab/>
            </w:r>
            <w:r w:rsidRPr="000F2EDC">
              <w:rPr>
                <w:rFonts w:asciiTheme="majorEastAsia" w:eastAsiaTheme="majorEastAsia" w:hAnsiTheme="majorEastAsia"/>
                <w:noProof/>
                <w:webHidden/>
                <w:sz w:val="28"/>
                <w:szCs w:val="28"/>
                <w:rPrChange w:id="1072"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073" w:author="haha" w:date="2019-07-23T17:29:00Z">
                  <w:rPr>
                    <w:noProof/>
                    <w:webHidden/>
                  </w:rPr>
                </w:rPrChange>
              </w:rPr>
              <w:instrText xml:space="preserve"> PAGEREF _Toc14795504 \h </w:instrText>
            </w:r>
          </w:ins>
          <w:r w:rsidRPr="000F2EDC">
            <w:rPr>
              <w:rFonts w:asciiTheme="majorEastAsia" w:eastAsiaTheme="majorEastAsia" w:hAnsiTheme="majorEastAsia"/>
              <w:noProof/>
              <w:webHidden/>
              <w:sz w:val="28"/>
              <w:szCs w:val="28"/>
              <w:rPrChange w:id="1074"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075" w:author="haha" w:date="2019-07-23T17:29:00Z">
                <w:rPr>
                  <w:noProof/>
                  <w:webHidden/>
                </w:rPr>
              </w:rPrChange>
            </w:rPr>
            <w:fldChar w:fldCharType="separate"/>
          </w:r>
          <w:ins w:id="1076" w:author="haha" w:date="2019-07-23T17:29:00Z">
            <w:r w:rsidRPr="000F2EDC">
              <w:rPr>
                <w:rFonts w:asciiTheme="majorEastAsia" w:eastAsiaTheme="majorEastAsia" w:hAnsiTheme="majorEastAsia"/>
                <w:noProof/>
                <w:webHidden/>
                <w:sz w:val="28"/>
                <w:szCs w:val="28"/>
                <w:rPrChange w:id="1077" w:author="haha" w:date="2019-07-23T17:29:00Z">
                  <w:rPr>
                    <w:noProof/>
                    <w:webHidden/>
                  </w:rPr>
                </w:rPrChange>
              </w:rPr>
              <w:t>62</w:t>
            </w:r>
            <w:r w:rsidRPr="000F2EDC">
              <w:rPr>
                <w:rFonts w:asciiTheme="majorEastAsia" w:eastAsiaTheme="majorEastAsia" w:hAnsiTheme="majorEastAsia"/>
                <w:noProof/>
                <w:webHidden/>
                <w:sz w:val="28"/>
                <w:szCs w:val="28"/>
                <w:rPrChange w:id="1078"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079" w:author="haha" w:date="2019-07-23T17:29:00Z">
                  <w:rPr>
                    <w:rStyle w:val="af"/>
                    <w:noProof/>
                  </w:rPr>
                </w:rPrChange>
              </w:rPr>
              <w:fldChar w:fldCharType="end"/>
            </w:r>
          </w:ins>
        </w:p>
        <w:p w14:paraId="6C765354" w14:textId="048E3793" w:rsidR="000F2EDC" w:rsidRPr="000F2EDC" w:rsidRDefault="000F2EDC">
          <w:pPr>
            <w:pStyle w:val="TOC3"/>
            <w:tabs>
              <w:tab w:val="right" w:leader="dot" w:pos="8290"/>
            </w:tabs>
            <w:ind w:left="960"/>
            <w:rPr>
              <w:ins w:id="1080" w:author="haha" w:date="2019-07-23T17:29:00Z"/>
              <w:rFonts w:asciiTheme="majorEastAsia" w:eastAsiaTheme="majorEastAsia" w:hAnsiTheme="majorEastAsia"/>
              <w:noProof/>
              <w:sz w:val="28"/>
              <w:szCs w:val="28"/>
              <w:rPrChange w:id="1081" w:author="haha" w:date="2019-07-23T17:29:00Z">
                <w:rPr>
                  <w:ins w:id="1082" w:author="haha" w:date="2019-07-23T17:29:00Z"/>
                  <w:noProof/>
                  <w:sz w:val="21"/>
                  <w:szCs w:val="22"/>
                </w:rPr>
              </w:rPrChange>
            </w:rPr>
          </w:pPr>
          <w:ins w:id="1083" w:author="haha" w:date="2019-07-23T17:29:00Z">
            <w:r w:rsidRPr="000F2EDC">
              <w:rPr>
                <w:rStyle w:val="af"/>
                <w:rFonts w:asciiTheme="majorEastAsia" w:eastAsiaTheme="majorEastAsia" w:hAnsiTheme="majorEastAsia"/>
                <w:noProof/>
                <w:sz w:val="28"/>
                <w:szCs w:val="28"/>
                <w:rPrChange w:id="1084"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085"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086" w:author="haha" w:date="2019-07-23T17:29:00Z">
                  <w:rPr>
                    <w:noProof/>
                  </w:rPr>
                </w:rPrChange>
              </w:rPr>
              <w:instrText>HYPERLINK \l "_Toc14795505"</w:instrText>
            </w:r>
            <w:r w:rsidRPr="000F2EDC">
              <w:rPr>
                <w:rStyle w:val="af"/>
                <w:rFonts w:asciiTheme="majorEastAsia" w:eastAsiaTheme="majorEastAsia" w:hAnsiTheme="majorEastAsia"/>
                <w:noProof/>
                <w:sz w:val="28"/>
                <w:szCs w:val="28"/>
                <w:rPrChange w:id="1087"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088"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089" w:author="haha" w:date="2019-07-23T17:29:00Z">
                  <w:rPr>
                    <w:rStyle w:val="af"/>
                    <w:noProof/>
                  </w:rPr>
                </w:rPrChange>
              </w:rPr>
              <w:t>6.4.1</w:t>
            </w:r>
            <w:r w:rsidRPr="000F2EDC">
              <w:rPr>
                <w:rStyle w:val="af"/>
                <w:rFonts w:asciiTheme="majorEastAsia" w:eastAsiaTheme="majorEastAsia" w:hAnsiTheme="majorEastAsia" w:hint="eastAsia"/>
                <w:noProof/>
                <w:sz w:val="28"/>
                <w:szCs w:val="28"/>
                <w:rPrChange w:id="1090" w:author="haha" w:date="2019-07-23T17:29:00Z">
                  <w:rPr>
                    <w:rStyle w:val="af"/>
                    <w:rFonts w:hint="eastAsia"/>
                    <w:noProof/>
                  </w:rPr>
                </w:rPrChange>
              </w:rPr>
              <w:t>风控计费明细</w:t>
            </w:r>
            <w:r w:rsidRPr="000F2EDC">
              <w:rPr>
                <w:rFonts w:asciiTheme="majorEastAsia" w:eastAsiaTheme="majorEastAsia" w:hAnsiTheme="majorEastAsia"/>
                <w:noProof/>
                <w:webHidden/>
                <w:sz w:val="28"/>
                <w:szCs w:val="28"/>
                <w:rPrChange w:id="1091" w:author="haha" w:date="2019-07-23T17:29:00Z">
                  <w:rPr>
                    <w:noProof/>
                    <w:webHidden/>
                  </w:rPr>
                </w:rPrChange>
              </w:rPr>
              <w:tab/>
            </w:r>
            <w:r w:rsidRPr="000F2EDC">
              <w:rPr>
                <w:rFonts w:asciiTheme="majorEastAsia" w:eastAsiaTheme="majorEastAsia" w:hAnsiTheme="majorEastAsia"/>
                <w:noProof/>
                <w:webHidden/>
                <w:sz w:val="28"/>
                <w:szCs w:val="28"/>
                <w:rPrChange w:id="1092"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093" w:author="haha" w:date="2019-07-23T17:29:00Z">
                  <w:rPr>
                    <w:noProof/>
                    <w:webHidden/>
                  </w:rPr>
                </w:rPrChange>
              </w:rPr>
              <w:instrText xml:space="preserve"> PAGEREF _Toc14795505 \h </w:instrText>
            </w:r>
          </w:ins>
          <w:r w:rsidRPr="000F2EDC">
            <w:rPr>
              <w:rFonts w:asciiTheme="majorEastAsia" w:eastAsiaTheme="majorEastAsia" w:hAnsiTheme="majorEastAsia"/>
              <w:noProof/>
              <w:webHidden/>
              <w:sz w:val="28"/>
              <w:szCs w:val="28"/>
              <w:rPrChange w:id="1094"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095" w:author="haha" w:date="2019-07-23T17:29:00Z">
                <w:rPr>
                  <w:noProof/>
                  <w:webHidden/>
                </w:rPr>
              </w:rPrChange>
            </w:rPr>
            <w:fldChar w:fldCharType="separate"/>
          </w:r>
          <w:ins w:id="1096" w:author="haha" w:date="2019-07-23T17:29:00Z">
            <w:r w:rsidRPr="000F2EDC">
              <w:rPr>
                <w:rFonts w:asciiTheme="majorEastAsia" w:eastAsiaTheme="majorEastAsia" w:hAnsiTheme="majorEastAsia"/>
                <w:noProof/>
                <w:webHidden/>
                <w:sz w:val="28"/>
                <w:szCs w:val="28"/>
                <w:rPrChange w:id="1097" w:author="haha" w:date="2019-07-23T17:29:00Z">
                  <w:rPr>
                    <w:noProof/>
                    <w:webHidden/>
                  </w:rPr>
                </w:rPrChange>
              </w:rPr>
              <w:t>63</w:t>
            </w:r>
            <w:r w:rsidRPr="000F2EDC">
              <w:rPr>
                <w:rFonts w:asciiTheme="majorEastAsia" w:eastAsiaTheme="majorEastAsia" w:hAnsiTheme="majorEastAsia"/>
                <w:noProof/>
                <w:webHidden/>
                <w:sz w:val="28"/>
                <w:szCs w:val="28"/>
                <w:rPrChange w:id="1098"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099" w:author="haha" w:date="2019-07-23T17:29:00Z">
                  <w:rPr>
                    <w:rStyle w:val="af"/>
                    <w:noProof/>
                  </w:rPr>
                </w:rPrChange>
              </w:rPr>
              <w:fldChar w:fldCharType="end"/>
            </w:r>
          </w:ins>
        </w:p>
        <w:p w14:paraId="1267B315" w14:textId="66563AF2" w:rsidR="000F2EDC" w:rsidRPr="000F2EDC" w:rsidRDefault="000F2EDC">
          <w:pPr>
            <w:pStyle w:val="TOC2"/>
            <w:tabs>
              <w:tab w:val="right" w:leader="dot" w:pos="8290"/>
            </w:tabs>
            <w:ind w:left="480"/>
            <w:rPr>
              <w:ins w:id="1100" w:author="haha" w:date="2019-07-23T17:29:00Z"/>
              <w:rFonts w:asciiTheme="majorEastAsia" w:eastAsiaTheme="majorEastAsia" w:hAnsiTheme="majorEastAsia"/>
              <w:noProof/>
              <w:sz w:val="28"/>
              <w:szCs w:val="28"/>
              <w:rPrChange w:id="1101" w:author="haha" w:date="2019-07-23T17:29:00Z">
                <w:rPr>
                  <w:ins w:id="1102" w:author="haha" w:date="2019-07-23T17:29:00Z"/>
                  <w:noProof/>
                  <w:sz w:val="21"/>
                  <w:szCs w:val="22"/>
                </w:rPr>
              </w:rPrChange>
            </w:rPr>
          </w:pPr>
          <w:ins w:id="1103" w:author="haha" w:date="2019-07-23T17:29:00Z">
            <w:r w:rsidRPr="000F2EDC">
              <w:rPr>
                <w:rStyle w:val="af"/>
                <w:rFonts w:asciiTheme="majorEastAsia" w:eastAsiaTheme="majorEastAsia" w:hAnsiTheme="majorEastAsia"/>
                <w:noProof/>
                <w:sz w:val="28"/>
                <w:szCs w:val="28"/>
                <w:rPrChange w:id="1104"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105"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106" w:author="haha" w:date="2019-07-23T17:29:00Z">
                  <w:rPr>
                    <w:noProof/>
                  </w:rPr>
                </w:rPrChange>
              </w:rPr>
              <w:instrText>HYPERLINK \l "_Toc14795506"</w:instrText>
            </w:r>
            <w:r w:rsidRPr="000F2EDC">
              <w:rPr>
                <w:rStyle w:val="af"/>
                <w:rFonts w:asciiTheme="majorEastAsia" w:eastAsiaTheme="majorEastAsia" w:hAnsiTheme="majorEastAsia"/>
                <w:noProof/>
                <w:sz w:val="28"/>
                <w:szCs w:val="28"/>
                <w:rPrChange w:id="1107"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108"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109" w:author="haha" w:date="2019-07-23T17:29:00Z">
                  <w:rPr>
                    <w:rStyle w:val="af"/>
                    <w:noProof/>
                  </w:rPr>
                </w:rPrChange>
              </w:rPr>
              <w:t>6.5</w:t>
            </w:r>
            <w:r w:rsidRPr="000F2EDC">
              <w:rPr>
                <w:rFonts w:asciiTheme="majorEastAsia" w:eastAsiaTheme="majorEastAsia" w:hAnsiTheme="majorEastAsia"/>
                <w:noProof/>
                <w:webHidden/>
                <w:sz w:val="28"/>
                <w:szCs w:val="28"/>
                <w:rPrChange w:id="1110" w:author="haha" w:date="2019-07-23T17:29:00Z">
                  <w:rPr>
                    <w:noProof/>
                    <w:webHidden/>
                  </w:rPr>
                </w:rPrChange>
              </w:rPr>
              <w:tab/>
            </w:r>
            <w:r w:rsidRPr="000F2EDC">
              <w:rPr>
                <w:rFonts w:asciiTheme="majorEastAsia" w:eastAsiaTheme="majorEastAsia" w:hAnsiTheme="majorEastAsia"/>
                <w:noProof/>
                <w:webHidden/>
                <w:sz w:val="28"/>
                <w:szCs w:val="28"/>
                <w:rPrChange w:id="1111"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112" w:author="haha" w:date="2019-07-23T17:29:00Z">
                  <w:rPr>
                    <w:noProof/>
                    <w:webHidden/>
                  </w:rPr>
                </w:rPrChange>
              </w:rPr>
              <w:instrText xml:space="preserve"> PAGEREF _Toc14795506 \h </w:instrText>
            </w:r>
          </w:ins>
          <w:r w:rsidRPr="000F2EDC">
            <w:rPr>
              <w:rFonts w:asciiTheme="majorEastAsia" w:eastAsiaTheme="majorEastAsia" w:hAnsiTheme="majorEastAsia"/>
              <w:noProof/>
              <w:webHidden/>
              <w:sz w:val="28"/>
              <w:szCs w:val="28"/>
              <w:rPrChange w:id="1113"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114" w:author="haha" w:date="2019-07-23T17:29:00Z">
                <w:rPr>
                  <w:noProof/>
                  <w:webHidden/>
                </w:rPr>
              </w:rPrChange>
            </w:rPr>
            <w:fldChar w:fldCharType="separate"/>
          </w:r>
          <w:ins w:id="1115" w:author="haha" w:date="2019-07-23T17:29:00Z">
            <w:r w:rsidRPr="000F2EDC">
              <w:rPr>
                <w:rFonts w:asciiTheme="majorEastAsia" w:eastAsiaTheme="majorEastAsia" w:hAnsiTheme="majorEastAsia"/>
                <w:noProof/>
                <w:webHidden/>
                <w:sz w:val="28"/>
                <w:szCs w:val="28"/>
                <w:rPrChange w:id="1116" w:author="haha" w:date="2019-07-23T17:29:00Z">
                  <w:rPr>
                    <w:noProof/>
                    <w:webHidden/>
                  </w:rPr>
                </w:rPrChange>
              </w:rPr>
              <w:t>64</w:t>
            </w:r>
            <w:r w:rsidRPr="000F2EDC">
              <w:rPr>
                <w:rFonts w:asciiTheme="majorEastAsia" w:eastAsiaTheme="majorEastAsia" w:hAnsiTheme="majorEastAsia"/>
                <w:noProof/>
                <w:webHidden/>
                <w:sz w:val="28"/>
                <w:szCs w:val="28"/>
                <w:rPrChange w:id="1117"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118" w:author="haha" w:date="2019-07-23T17:29:00Z">
                  <w:rPr>
                    <w:rStyle w:val="af"/>
                    <w:noProof/>
                  </w:rPr>
                </w:rPrChange>
              </w:rPr>
              <w:fldChar w:fldCharType="end"/>
            </w:r>
          </w:ins>
        </w:p>
        <w:p w14:paraId="2F4DDFF5" w14:textId="7FAE4501" w:rsidR="000F2EDC" w:rsidRPr="000F2EDC" w:rsidRDefault="000F2EDC">
          <w:pPr>
            <w:pStyle w:val="TOC2"/>
            <w:tabs>
              <w:tab w:val="right" w:leader="dot" w:pos="8290"/>
            </w:tabs>
            <w:ind w:left="480"/>
            <w:rPr>
              <w:ins w:id="1119" w:author="haha" w:date="2019-07-23T17:29:00Z"/>
              <w:rFonts w:asciiTheme="majorEastAsia" w:eastAsiaTheme="majorEastAsia" w:hAnsiTheme="majorEastAsia"/>
              <w:noProof/>
              <w:sz w:val="28"/>
              <w:szCs w:val="28"/>
              <w:rPrChange w:id="1120" w:author="haha" w:date="2019-07-23T17:29:00Z">
                <w:rPr>
                  <w:ins w:id="1121" w:author="haha" w:date="2019-07-23T17:29:00Z"/>
                  <w:noProof/>
                  <w:sz w:val="21"/>
                  <w:szCs w:val="22"/>
                </w:rPr>
              </w:rPrChange>
            </w:rPr>
          </w:pPr>
          <w:ins w:id="1122" w:author="haha" w:date="2019-07-23T17:29:00Z">
            <w:r w:rsidRPr="000F2EDC">
              <w:rPr>
                <w:rStyle w:val="af"/>
                <w:rFonts w:asciiTheme="majorEastAsia" w:eastAsiaTheme="majorEastAsia" w:hAnsiTheme="majorEastAsia"/>
                <w:noProof/>
                <w:sz w:val="28"/>
                <w:szCs w:val="28"/>
                <w:rPrChange w:id="1123"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124"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125" w:author="haha" w:date="2019-07-23T17:29:00Z">
                  <w:rPr>
                    <w:noProof/>
                  </w:rPr>
                </w:rPrChange>
              </w:rPr>
              <w:instrText>HYPERLINK \l "_Toc14795507"</w:instrText>
            </w:r>
            <w:r w:rsidRPr="000F2EDC">
              <w:rPr>
                <w:rStyle w:val="af"/>
                <w:rFonts w:asciiTheme="majorEastAsia" w:eastAsiaTheme="majorEastAsia" w:hAnsiTheme="majorEastAsia"/>
                <w:noProof/>
                <w:sz w:val="28"/>
                <w:szCs w:val="28"/>
                <w:rPrChange w:id="1126"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127" w:author="haha" w:date="2019-07-23T17:29:00Z">
                  <w:rPr>
                    <w:rStyle w:val="af"/>
                    <w:noProof/>
                  </w:rPr>
                </w:rPrChange>
              </w:rPr>
              <w:fldChar w:fldCharType="separate"/>
            </w:r>
            <w:r w:rsidRPr="000F2EDC">
              <w:rPr>
                <w:rStyle w:val="af"/>
                <w:rFonts w:asciiTheme="majorEastAsia" w:eastAsiaTheme="majorEastAsia" w:hAnsiTheme="majorEastAsia" w:hint="eastAsia"/>
                <w:noProof/>
                <w:sz w:val="28"/>
                <w:szCs w:val="28"/>
                <w:rPrChange w:id="1128" w:author="haha" w:date="2019-07-23T17:29:00Z">
                  <w:rPr>
                    <w:rStyle w:val="af"/>
                    <w:rFonts w:hint="eastAsia"/>
                    <w:noProof/>
                  </w:rPr>
                </w:rPrChange>
              </w:rPr>
              <w:t>支付计费</w:t>
            </w:r>
            <w:r w:rsidRPr="000F2EDC">
              <w:rPr>
                <w:rFonts w:asciiTheme="majorEastAsia" w:eastAsiaTheme="majorEastAsia" w:hAnsiTheme="majorEastAsia"/>
                <w:noProof/>
                <w:webHidden/>
                <w:sz w:val="28"/>
                <w:szCs w:val="28"/>
                <w:rPrChange w:id="1129" w:author="haha" w:date="2019-07-23T17:29:00Z">
                  <w:rPr>
                    <w:noProof/>
                    <w:webHidden/>
                  </w:rPr>
                </w:rPrChange>
              </w:rPr>
              <w:tab/>
            </w:r>
            <w:r w:rsidRPr="000F2EDC">
              <w:rPr>
                <w:rFonts w:asciiTheme="majorEastAsia" w:eastAsiaTheme="majorEastAsia" w:hAnsiTheme="majorEastAsia"/>
                <w:noProof/>
                <w:webHidden/>
                <w:sz w:val="28"/>
                <w:szCs w:val="28"/>
                <w:rPrChange w:id="113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131" w:author="haha" w:date="2019-07-23T17:29:00Z">
                  <w:rPr>
                    <w:noProof/>
                    <w:webHidden/>
                  </w:rPr>
                </w:rPrChange>
              </w:rPr>
              <w:instrText xml:space="preserve"> PAGEREF _Toc14795507 \h </w:instrText>
            </w:r>
          </w:ins>
          <w:r w:rsidRPr="000F2EDC">
            <w:rPr>
              <w:rFonts w:asciiTheme="majorEastAsia" w:eastAsiaTheme="majorEastAsia" w:hAnsiTheme="majorEastAsia"/>
              <w:noProof/>
              <w:webHidden/>
              <w:sz w:val="28"/>
              <w:szCs w:val="28"/>
              <w:rPrChange w:id="113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133" w:author="haha" w:date="2019-07-23T17:29:00Z">
                <w:rPr>
                  <w:noProof/>
                  <w:webHidden/>
                </w:rPr>
              </w:rPrChange>
            </w:rPr>
            <w:fldChar w:fldCharType="separate"/>
          </w:r>
          <w:ins w:id="1134" w:author="haha" w:date="2019-07-23T17:29:00Z">
            <w:r w:rsidRPr="000F2EDC">
              <w:rPr>
                <w:rFonts w:asciiTheme="majorEastAsia" w:eastAsiaTheme="majorEastAsia" w:hAnsiTheme="majorEastAsia"/>
                <w:noProof/>
                <w:webHidden/>
                <w:sz w:val="28"/>
                <w:szCs w:val="28"/>
                <w:rPrChange w:id="1135" w:author="haha" w:date="2019-07-23T17:29:00Z">
                  <w:rPr>
                    <w:noProof/>
                    <w:webHidden/>
                  </w:rPr>
                </w:rPrChange>
              </w:rPr>
              <w:t>64</w:t>
            </w:r>
            <w:r w:rsidRPr="000F2EDC">
              <w:rPr>
                <w:rFonts w:asciiTheme="majorEastAsia" w:eastAsiaTheme="majorEastAsia" w:hAnsiTheme="majorEastAsia"/>
                <w:noProof/>
                <w:webHidden/>
                <w:sz w:val="28"/>
                <w:szCs w:val="28"/>
                <w:rPrChange w:id="113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137" w:author="haha" w:date="2019-07-23T17:29:00Z">
                  <w:rPr>
                    <w:rStyle w:val="af"/>
                    <w:noProof/>
                  </w:rPr>
                </w:rPrChange>
              </w:rPr>
              <w:fldChar w:fldCharType="end"/>
            </w:r>
          </w:ins>
        </w:p>
        <w:p w14:paraId="59957DBD" w14:textId="23A83113" w:rsidR="000F2EDC" w:rsidRPr="000F2EDC" w:rsidRDefault="000F2EDC">
          <w:pPr>
            <w:pStyle w:val="TOC3"/>
            <w:tabs>
              <w:tab w:val="right" w:leader="dot" w:pos="8290"/>
            </w:tabs>
            <w:ind w:left="960"/>
            <w:rPr>
              <w:ins w:id="1138" w:author="haha" w:date="2019-07-23T17:29:00Z"/>
              <w:rFonts w:asciiTheme="majorEastAsia" w:eastAsiaTheme="majorEastAsia" w:hAnsiTheme="majorEastAsia"/>
              <w:noProof/>
              <w:sz w:val="28"/>
              <w:szCs w:val="28"/>
              <w:rPrChange w:id="1139" w:author="haha" w:date="2019-07-23T17:29:00Z">
                <w:rPr>
                  <w:ins w:id="1140" w:author="haha" w:date="2019-07-23T17:29:00Z"/>
                  <w:noProof/>
                  <w:sz w:val="21"/>
                  <w:szCs w:val="22"/>
                </w:rPr>
              </w:rPrChange>
            </w:rPr>
          </w:pPr>
          <w:ins w:id="1141" w:author="haha" w:date="2019-07-23T17:29:00Z">
            <w:r w:rsidRPr="000F2EDC">
              <w:rPr>
                <w:rStyle w:val="af"/>
                <w:rFonts w:asciiTheme="majorEastAsia" w:eastAsiaTheme="majorEastAsia" w:hAnsiTheme="majorEastAsia"/>
                <w:noProof/>
                <w:sz w:val="28"/>
                <w:szCs w:val="28"/>
                <w:rPrChange w:id="1142" w:author="haha" w:date="2019-07-23T17:29:00Z">
                  <w:rPr>
                    <w:rStyle w:val="af"/>
                    <w:noProof/>
                  </w:rPr>
                </w:rPrChange>
              </w:rPr>
              <w:fldChar w:fldCharType="begin"/>
            </w:r>
            <w:r w:rsidRPr="000F2EDC">
              <w:rPr>
                <w:rStyle w:val="af"/>
                <w:rFonts w:asciiTheme="majorEastAsia" w:eastAsiaTheme="majorEastAsia" w:hAnsiTheme="majorEastAsia"/>
                <w:noProof/>
                <w:sz w:val="28"/>
                <w:szCs w:val="28"/>
                <w:rPrChange w:id="1143" w:author="haha" w:date="2019-07-23T17:29:00Z">
                  <w:rPr>
                    <w:rStyle w:val="af"/>
                    <w:noProof/>
                  </w:rPr>
                </w:rPrChange>
              </w:rPr>
              <w:instrText xml:space="preserve"> </w:instrText>
            </w:r>
            <w:r w:rsidRPr="000F2EDC">
              <w:rPr>
                <w:rFonts w:asciiTheme="majorEastAsia" w:eastAsiaTheme="majorEastAsia" w:hAnsiTheme="majorEastAsia"/>
                <w:noProof/>
                <w:sz w:val="28"/>
                <w:szCs w:val="28"/>
                <w:rPrChange w:id="1144" w:author="haha" w:date="2019-07-23T17:29:00Z">
                  <w:rPr>
                    <w:noProof/>
                  </w:rPr>
                </w:rPrChange>
              </w:rPr>
              <w:instrText>HYPERLINK \l "_Toc14795508"</w:instrText>
            </w:r>
            <w:r w:rsidRPr="000F2EDC">
              <w:rPr>
                <w:rStyle w:val="af"/>
                <w:rFonts w:asciiTheme="majorEastAsia" w:eastAsiaTheme="majorEastAsia" w:hAnsiTheme="majorEastAsia"/>
                <w:noProof/>
                <w:sz w:val="28"/>
                <w:szCs w:val="28"/>
                <w:rPrChange w:id="1145" w:author="haha" w:date="2019-07-23T17:29:00Z">
                  <w:rPr>
                    <w:rStyle w:val="af"/>
                    <w:noProof/>
                  </w:rPr>
                </w:rPrChange>
              </w:rPr>
              <w:instrText xml:space="preserve"> </w:instrText>
            </w:r>
            <w:r w:rsidRPr="000F2EDC">
              <w:rPr>
                <w:rStyle w:val="af"/>
                <w:rFonts w:asciiTheme="majorEastAsia" w:eastAsiaTheme="majorEastAsia" w:hAnsiTheme="majorEastAsia"/>
                <w:noProof/>
                <w:sz w:val="28"/>
                <w:szCs w:val="28"/>
                <w:rPrChange w:id="1146" w:author="haha" w:date="2019-07-23T17:29:00Z">
                  <w:rPr>
                    <w:rStyle w:val="af"/>
                    <w:noProof/>
                  </w:rPr>
                </w:rPrChange>
              </w:rPr>
              <w:fldChar w:fldCharType="separate"/>
            </w:r>
            <w:r w:rsidRPr="000F2EDC">
              <w:rPr>
                <w:rStyle w:val="af"/>
                <w:rFonts w:asciiTheme="majorEastAsia" w:eastAsiaTheme="majorEastAsia" w:hAnsiTheme="majorEastAsia"/>
                <w:noProof/>
                <w:sz w:val="28"/>
                <w:szCs w:val="28"/>
                <w:rPrChange w:id="1147" w:author="haha" w:date="2019-07-23T17:29:00Z">
                  <w:rPr>
                    <w:rStyle w:val="af"/>
                    <w:noProof/>
                  </w:rPr>
                </w:rPrChange>
              </w:rPr>
              <w:t>6.5.1</w:t>
            </w:r>
            <w:r w:rsidRPr="000F2EDC">
              <w:rPr>
                <w:rStyle w:val="af"/>
                <w:rFonts w:asciiTheme="majorEastAsia" w:eastAsiaTheme="majorEastAsia" w:hAnsiTheme="majorEastAsia" w:hint="eastAsia"/>
                <w:noProof/>
                <w:sz w:val="28"/>
                <w:szCs w:val="28"/>
                <w:rPrChange w:id="1148" w:author="haha" w:date="2019-07-23T17:29:00Z">
                  <w:rPr>
                    <w:rStyle w:val="af"/>
                    <w:rFonts w:hint="eastAsia"/>
                    <w:noProof/>
                  </w:rPr>
                </w:rPrChange>
              </w:rPr>
              <w:t>支付明细记录</w:t>
            </w:r>
            <w:r w:rsidRPr="000F2EDC">
              <w:rPr>
                <w:rFonts w:asciiTheme="majorEastAsia" w:eastAsiaTheme="majorEastAsia" w:hAnsiTheme="majorEastAsia"/>
                <w:noProof/>
                <w:webHidden/>
                <w:sz w:val="28"/>
                <w:szCs w:val="28"/>
                <w:rPrChange w:id="1149" w:author="haha" w:date="2019-07-23T17:29:00Z">
                  <w:rPr>
                    <w:noProof/>
                    <w:webHidden/>
                  </w:rPr>
                </w:rPrChange>
              </w:rPr>
              <w:tab/>
            </w:r>
            <w:r w:rsidRPr="000F2EDC">
              <w:rPr>
                <w:rFonts w:asciiTheme="majorEastAsia" w:eastAsiaTheme="majorEastAsia" w:hAnsiTheme="majorEastAsia"/>
                <w:noProof/>
                <w:webHidden/>
                <w:sz w:val="28"/>
                <w:szCs w:val="28"/>
                <w:rPrChange w:id="1150" w:author="haha" w:date="2019-07-23T17:29:00Z">
                  <w:rPr>
                    <w:noProof/>
                    <w:webHidden/>
                  </w:rPr>
                </w:rPrChange>
              </w:rPr>
              <w:fldChar w:fldCharType="begin"/>
            </w:r>
            <w:r w:rsidRPr="000F2EDC">
              <w:rPr>
                <w:rFonts w:asciiTheme="majorEastAsia" w:eastAsiaTheme="majorEastAsia" w:hAnsiTheme="majorEastAsia"/>
                <w:noProof/>
                <w:webHidden/>
                <w:sz w:val="28"/>
                <w:szCs w:val="28"/>
                <w:rPrChange w:id="1151" w:author="haha" w:date="2019-07-23T17:29:00Z">
                  <w:rPr>
                    <w:noProof/>
                    <w:webHidden/>
                  </w:rPr>
                </w:rPrChange>
              </w:rPr>
              <w:instrText xml:space="preserve"> PAGEREF _Toc14795508 \h </w:instrText>
            </w:r>
          </w:ins>
          <w:r w:rsidRPr="000F2EDC">
            <w:rPr>
              <w:rFonts w:asciiTheme="majorEastAsia" w:eastAsiaTheme="majorEastAsia" w:hAnsiTheme="majorEastAsia"/>
              <w:noProof/>
              <w:webHidden/>
              <w:sz w:val="28"/>
              <w:szCs w:val="28"/>
              <w:rPrChange w:id="1152" w:author="haha" w:date="2019-07-23T17:29:00Z">
                <w:rPr>
                  <w:rFonts w:asciiTheme="majorEastAsia" w:eastAsiaTheme="majorEastAsia" w:hAnsiTheme="majorEastAsia"/>
                  <w:noProof/>
                  <w:webHidden/>
                  <w:sz w:val="28"/>
                  <w:szCs w:val="28"/>
                </w:rPr>
              </w:rPrChange>
            </w:rPr>
          </w:r>
          <w:r w:rsidRPr="000F2EDC">
            <w:rPr>
              <w:rFonts w:asciiTheme="majorEastAsia" w:eastAsiaTheme="majorEastAsia" w:hAnsiTheme="majorEastAsia"/>
              <w:noProof/>
              <w:webHidden/>
              <w:sz w:val="28"/>
              <w:szCs w:val="28"/>
              <w:rPrChange w:id="1153" w:author="haha" w:date="2019-07-23T17:29:00Z">
                <w:rPr>
                  <w:noProof/>
                  <w:webHidden/>
                </w:rPr>
              </w:rPrChange>
            </w:rPr>
            <w:fldChar w:fldCharType="separate"/>
          </w:r>
          <w:ins w:id="1154" w:author="haha" w:date="2019-07-23T17:29:00Z">
            <w:r w:rsidRPr="000F2EDC">
              <w:rPr>
                <w:rFonts w:asciiTheme="majorEastAsia" w:eastAsiaTheme="majorEastAsia" w:hAnsiTheme="majorEastAsia"/>
                <w:noProof/>
                <w:webHidden/>
                <w:sz w:val="28"/>
                <w:szCs w:val="28"/>
                <w:rPrChange w:id="1155" w:author="haha" w:date="2019-07-23T17:29:00Z">
                  <w:rPr>
                    <w:noProof/>
                    <w:webHidden/>
                  </w:rPr>
                </w:rPrChange>
              </w:rPr>
              <w:t>65</w:t>
            </w:r>
            <w:r w:rsidRPr="000F2EDC">
              <w:rPr>
                <w:rFonts w:asciiTheme="majorEastAsia" w:eastAsiaTheme="majorEastAsia" w:hAnsiTheme="majorEastAsia"/>
                <w:noProof/>
                <w:webHidden/>
                <w:sz w:val="28"/>
                <w:szCs w:val="28"/>
                <w:rPrChange w:id="1156" w:author="haha" w:date="2019-07-23T17:29:00Z">
                  <w:rPr>
                    <w:noProof/>
                    <w:webHidden/>
                  </w:rPr>
                </w:rPrChange>
              </w:rPr>
              <w:fldChar w:fldCharType="end"/>
            </w:r>
            <w:r w:rsidRPr="000F2EDC">
              <w:rPr>
                <w:rStyle w:val="af"/>
                <w:rFonts w:asciiTheme="majorEastAsia" w:eastAsiaTheme="majorEastAsia" w:hAnsiTheme="majorEastAsia"/>
                <w:noProof/>
                <w:sz w:val="28"/>
                <w:szCs w:val="28"/>
                <w:rPrChange w:id="1157" w:author="haha" w:date="2019-07-23T17:29:00Z">
                  <w:rPr>
                    <w:rStyle w:val="af"/>
                    <w:noProof/>
                  </w:rPr>
                </w:rPrChange>
              </w:rPr>
              <w:fldChar w:fldCharType="end"/>
            </w:r>
          </w:ins>
        </w:p>
        <w:p w14:paraId="54979DD3" w14:textId="7E1CF259" w:rsidR="00225374" w:rsidRPr="000F2EDC" w:rsidDel="005725AE" w:rsidRDefault="00225374">
          <w:pPr>
            <w:pStyle w:val="TOC1"/>
            <w:tabs>
              <w:tab w:val="right" w:leader="dot" w:pos="8290"/>
            </w:tabs>
            <w:rPr>
              <w:del w:id="1158" w:author="haha" w:date="2019-07-23T17:26:00Z"/>
              <w:rFonts w:asciiTheme="majorEastAsia" w:eastAsiaTheme="majorEastAsia" w:hAnsiTheme="majorEastAsia"/>
              <w:noProof/>
              <w:sz w:val="28"/>
              <w:szCs w:val="28"/>
              <w:rPrChange w:id="1159" w:author="haha" w:date="2019-07-23T17:29:00Z">
                <w:rPr>
                  <w:del w:id="1160" w:author="haha" w:date="2019-07-23T17:26:00Z"/>
                  <w:noProof/>
                  <w:sz w:val="21"/>
                  <w:szCs w:val="22"/>
                </w:rPr>
              </w:rPrChange>
            </w:rPr>
          </w:pPr>
          <w:del w:id="1161" w:author="haha" w:date="2019-07-23T17:26:00Z">
            <w:r w:rsidRPr="000F2EDC" w:rsidDel="005725AE">
              <w:rPr>
                <w:rStyle w:val="af"/>
                <w:rFonts w:asciiTheme="majorEastAsia" w:eastAsiaTheme="majorEastAsia" w:hAnsiTheme="majorEastAsia"/>
                <w:noProof/>
                <w:sz w:val="28"/>
                <w:szCs w:val="28"/>
                <w:rPrChange w:id="1162"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163"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164" w:author="haha" w:date="2019-07-23T17:29:00Z">
                  <w:rPr>
                    <w:noProof/>
                  </w:rPr>
                </w:rPrChange>
              </w:rPr>
              <w:delInstrText>HYPERLINK \l "_Toc14792075"</w:delInstrText>
            </w:r>
            <w:r w:rsidRPr="000F2EDC" w:rsidDel="005725AE">
              <w:rPr>
                <w:rStyle w:val="af"/>
                <w:rFonts w:asciiTheme="majorEastAsia" w:eastAsiaTheme="majorEastAsia" w:hAnsiTheme="majorEastAsia"/>
                <w:noProof/>
                <w:sz w:val="28"/>
                <w:szCs w:val="28"/>
                <w:rPrChange w:id="1165"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166" w:author="haha" w:date="2019-07-23T17:29:00Z">
                  <w:rPr>
                    <w:rStyle w:val="af"/>
                    <w:noProof/>
                  </w:rPr>
                </w:rPrChange>
              </w:rPr>
              <w:fldChar w:fldCharType="separate"/>
            </w:r>
          </w:del>
          <w:ins w:id="1167"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168" w:author="haha" w:date="2019-07-23T17:26:00Z">
            <w:r w:rsidRPr="000F2EDC" w:rsidDel="005725AE">
              <w:rPr>
                <w:rStyle w:val="af"/>
                <w:rFonts w:asciiTheme="majorEastAsia" w:eastAsiaTheme="majorEastAsia" w:hAnsiTheme="majorEastAsia" w:hint="eastAsia"/>
                <w:noProof/>
                <w:sz w:val="28"/>
                <w:szCs w:val="28"/>
                <w:rPrChange w:id="1169" w:author="haha" w:date="2019-07-23T17:29:00Z">
                  <w:rPr>
                    <w:rStyle w:val="af"/>
                    <w:rFonts w:hint="eastAsia"/>
                    <w:noProof/>
                  </w:rPr>
                </w:rPrChange>
              </w:rPr>
              <w:delText>蓝鲸系统</w:delText>
            </w:r>
            <w:r w:rsidRPr="000F2EDC" w:rsidDel="005725AE">
              <w:rPr>
                <w:rStyle w:val="af"/>
                <w:rFonts w:asciiTheme="majorEastAsia" w:eastAsiaTheme="majorEastAsia" w:hAnsiTheme="majorEastAsia"/>
                <w:noProof/>
                <w:sz w:val="28"/>
                <w:szCs w:val="28"/>
                <w:rPrChange w:id="1170" w:author="haha" w:date="2019-07-23T17:29:00Z">
                  <w:rPr>
                    <w:rStyle w:val="af"/>
                    <w:noProof/>
                  </w:rPr>
                </w:rPrChange>
              </w:rPr>
              <w:delText>V1.0.0</w:delText>
            </w:r>
            <w:r w:rsidRPr="000F2EDC" w:rsidDel="005725AE">
              <w:rPr>
                <w:rFonts w:asciiTheme="majorEastAsia" w:eastAsiaTheme="majorEastAsia" w:hAnsiTheme="majorEastAsia"/>
                <w:noProof/>
                <w:webHidden/>
                <w:sz w:val="28"/>
                <w:szCs w:val="28"/>
                <w:rPrChange w:id="1171" w:author="haha" w:date="2019-07-23T17:29:00Z">
                  <w:rPr>
                    <w:noProof/>
                    <w:webHidden/>
                  </w:rPr>
                </w:rPrChange>
              </w:rPr>
              <w:tab/>
            </w:r>
            <w:r w:rsidRPr="000F2EDC" w:rsidDel="005725AE">
              <w:rPr>
                <w:rFonts w:asciiTheme="majorEastAsia" w:eastAsiaTheme="majorEastAsia" w:hAnsiTheme="majorEastAsia"/>
                <w:noProof/>
                <w:webHidden/>
                <w:sz w:val="28"/>
                <w:szCs w:val="28"/>
                <w:rPrChange w:id="1172"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173" w:author="haha" w:date="2019-07-23T17:29:00Z">
                  <w:rPr>
                    <w:noProof/>
                    <w:webHidden/>
                  </w:rPr>
                </w:rPrChange>
              </w:rPr>
              <w:delInstrText xml:space="preserve"> PAGEREF _Toc14792075 \h </w:delInstrText>
            </w:r>
            <w:r w:rsidRPr="000F2EDC" w:rsidDel="005725AE">
              <w:rPr>
                <w:rFonts w:asciiTheme="majorEastAsia" w:eastAsiaTheme="majorEastAsia" w:hAnsiTheme="majorEastAsia"/>
                <w:noProof/>
                <w:webHidden/>
                <w:sz w:val="28"/>
                <w:szCs w:val="28"/>
                <w:rPrChange w:id="1174"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175" w:author="haha" w:date="2019-07-23T17:29:00Z">
                  <w:rPr>
                    <w:noProof/>
                    <w:webHidden/>
                  </w:rPr>
                </w:rPrChange>
              </w:rPr>
              <w:fldChar w:fldCharType="separate"/>
            </w:r>
          </w:del>
          <w:del w:id="1176" w:author="haha" w:date="2019-07-23T16:38:00Z">
            <w:r w:rsidRPr="000F2EDC" w:rsidDel="00F018F8">
              <w:rPr>
                <w:rFonts w:asciiTheme="majorEastAsia" w:eastAsiaTheme="majorEastAsia" w:hAnsiTheme="majorEastAsia"/>
                <w:noProof/>
                <w:webHidden/>
                <w:sz w:val="28"/>
                <w:szCs w:val="28"/>
                <w:rPrChange w:id="1177" w:author="haha" w:date="2019-07-23T17:29:00Z">
                  <w:rPr>
                    <w:noProof/>
                    <w:webHidden/>
                  </w:rPr>
                </w:rPrChange>
              </w:rPr>
              <w:delText>1</w:delText>
            </w:r>
          </w:del>
          <w:del w:id="1178" w:author="haha" w:date="2019-07-23T17:26:00Z">
            <w:r w:rsidRPr="000F2EDC" w:rsidDel="005725AE">
              <w:rPr>
                <w:rFonts w:asciiTheme="majorEastAsia" w:eastAsiaTheme="majorEastAsia" w:hAnsiTheme="majorEastAsia"/>
                <w:noProof/>
                <w:webHidden/>
                <w:sz w:val="28"/>
                <w:szCs w:val="28"/>
                <w:rPrChange w:id="1179"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180" w:author="haha" w:date="2019-07-23T17:29:00Z">
                  <w:rPr>
                    <w:rStyle w:val="af"/>
                    <w:noProof/>
                  </w:rPr>
                </w:rPrChange>
              </w:rPr>
              <w:fldChar w:fldCharType="end"/>
            </w:r>
          </w:del>
        </w:p>
        <w:p w14:paraId="578E8397" w14:textId="4D05E316" w:rsidR="00225374" w:rsidRPr="000F2EDC" w:rsidDel="005725AE" w:rsidRDefault="00225374">
          <w:pPr>
            <w:pStyle w:val="TOC1"/>
            <w:tabs>
              <w:tab w:val="right" w:leader="dot" w:pos="8290"/>
            </w:tabs>
            <w:rPr>
              <w:del w:id="1181" w:author="haha" w:date="2019-07-23T17:26:00Z"/>
              <w:rFonts w:asciiTheme="majorEastAsia" w:eastAsiaTheme="majorEastAsia" w:hAnsiTheme="majorEastAsia"/>
              <w:noProof/>
              <w:sz w:val="28"/>
              <w:szCs w:val="28"/>
              <w:rPrChange w:id="1182" w:author="haha" w:date="2019-07-23T17:29:00Z">
                <w:rPr>
                  <w:del w:id="1183" w:author="haha" w:date="2019-07-23T17:26:00Z"/>
                  <w:noProof/>
                  <w:sz w:val="21"/>
                  <w:szCs w:val="22"/>
                </w:rPr>
              </w:rPrChange>
            </w:rPr>
          </w:pPr>
          <w:del w:id="1184" w:author="haha" w:date="2019-07-23T17:26:00Z">
            <w:r w:rsidRPr="000F2EDC" w:rsidDel="005725AE">
              <w:rPr>
                <w:rStyle w:val="af"/>
                <w:rFonts w:asciiTheme="majorEastAsia" w:eastAsiaTheme="majorEastAsia" w:hAnsiTheme="majorEastAsia"/>
                <w:noProof/>
                <w:sz w:val="28"/>
                <w:szCs w:val="28"/>
                <w:rPrChange w:id="1185"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186"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187" w:author="haha" w:date="2019-07-23T17:29:00Z">
                  <w:rPr>
                    <w:noProof/>
                  </w:rPr>
                </w:rPrChange>
              </w:rPr>
              <w:delInstrText>HYPERLINK \l "_Toc14792076"</w:delInstrText>
            </w:r>
            <w:r w:rsidRPr="000F2EDC" w:rsidDel="005725AE">
              <w:rPr>
                <w:rStyle w:val="af"/>
                <w:rFonts w:asciiTheme="majorEastAsia" w:eastAsiaTheme="majorEastAsia" w:hAnsiTheme="majorEastAsia"/>
                <w:noProof/>
                <w:sz w:val="28"/>
                <w:szCs w:val="28"/>
                <w:rPrChange w:id="1188"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189" w:author="haha" w:date="2019-07-23T17:29:00Z">
                  <w:rPr>
                    <w:rStyle w:val="af"/>
                    <w:noProof/>
                  </w:rPr>
                </w:rPrChange>
              </w:rPr>
              <w:fldChar w:fldCharType="separate"/>
            </w:r>
          </w:del>
          <w:ins w:id="1190"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191" w:author="haha" w:date="2019-07-23T17:26:00Z">
            <w:r w:rsidRPr="000F2EDC" w:rsidDel="005725AE">
              <w:rPr>
                <w:rStyle w:val="af"/>
                <w:rFonts w:asciiTheme="majorEastAsia" w:eastAsiaTheme="majorEastAsia" w:hAnsiTheme="majorEastAsia" w:hint="eastAsia"/>
                <w:noProof/>
                <w:sz w:val="28"/>
                <w:szCs w:val="28"/>
                <w:rPrChange w:id="1192" w:author="haha" w:date="2019-07-23T17:29:00Z">
                  <w:rPr>
                    <w:rStyle w:val="af"/>
                    <w:rFonts w:hint="eastAsia"/>
                    <w:noProof/>
                  </w:rPr>
                </w:rPrChange>
              </w:rPr>
              <w:delText>概要</w:delText>
            </w:r>
            <w:r w:rsidRPr="000F2EDC" w:rsidDel="005725AE">
              <w:rPr>
                <w:rFonts w:asciiTheme="majorEastAsia" w:eastAsiaTheme="majorEastAsia" w:hAnsiTheme="majorEastAsia"/>
                <w:noProof/>
                <w:webHidden/>
                <w:sz w:val="28"/>
                <w:szCs w:val="28"/>
                <w:rPrChange w:id="1193" w:author="haha" w:date="2019-07-23T17:29:00Z">
                  <w:rPr>
                    <w:noProof/>
                    <w:webHidden/>
                  </w:rPr>
                </w:rPrChange>
              </w:rPr>
              <w:tab/>
            </w:r>
            <w:r w:rsidRPr="000F2EDC" w:rsidDel="005725AE">
              <w:rPr>
                <w:rFonts w:asciiTheme="majorEastAsia" w:eastAsiaTheme="majorEastAsia" w:hAnsiTheme="majorEastAsia"/>
                <w:noProof/>
                <w:webHidden/>
                <w:sz w:val="28"/>
                <w:szCs w:val="28"/>
                <w:rPrChange w:id="1194"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195" w:author="haha" w:date="2019-07-23T17:29:00Z">
                  <w:rPr>
                    <w:noProof/>
                    <w:webHidden/>
                  </w:rPr>
                </w:rPrChange>
              </w:rPr>
              <w:delInstrText xml:space="preserve"> PAGEREF _Toc14792076 \h </w:delInstrText>
            </w:r>
            <w:r w:rsidRPr="000F2EDC" w:rsidDel="005725AE">
              <w:rPr>
                <w:rFonts w:asciiTheme="majorEastAsia" w:eastAsiaTheme="majorEastAsia" w:hAnsiTheme="majorEastAsia"/>
                <w:noProof/>
                <w:webHidden/>
                <w:sz w:val="28"/>
                <w:szCs w:val="28"/>
                <w:rPrChange w:id="1196"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197" w:author="haha" w:date="2019-07-23T17:29:00Z">
                  <w:rPr>
                    <w:noProof/>
                    <w:webHidden/>
                  </w:rPr>
                </w:rPrChange>
              </w:rPr>
              <w:fldChar w:fldCharType="separate"/>
            </w:r>
          </w:del>
          <w:del w:id="1198" w:author="haha" w:date="2019-07-23T16:38:00Z">
            <w:r w:rsidRPr="000F2EDC" w:rsidDel="00F018F8">
              <w:rPr>
                <w:rFonts w:asciiTheme="majorEastAsia" w:eastAsiaTheme="majorEastAsia" w:hAnsiTheme="majorEastAsia"/>
                <w:noProof/>
                <w:webHidden/>
                <w:sz w:val="28"/>
                <w:szCs w:val="28"/>
                <w:rPrChange w:id="1199" w:author="haha" w:date="2019-07-23T17:29:00Z">
                  <w:rPr>
                    <w:noProof/>
                    <w:webHidden/>
                  </w:rPr>
                </w:rPrChange>
              </w:rPr>
              <w:delText>2</w:delText>
            </w:r>
          </w:del>
          <w:del w:id="1200" w:author="haha" w:date="2019-07-23T17:26:00Z">
            <w:r w:rsidRPr="000F2EDC" w:rsidDel="005725AE">
              <w:rPr>
                <w:rFonts w:asciiTheme="majorEastAsia" w:eastAsiaTheme="majorEastAsia" w:hAnsiTheme="majorEastAsia"/>
                <w:noProof/>
                <w:webHidden/>
                <w:sz w:val="28"/>
                <w:szCs w:val="28"/>
                <w:rPrChange w:id="1201"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202" w:author="haha" w:date="2019-07-23T17:29:00Z">
                  <w:rPr>
                    <w:rStyle w:val="af"/>
                    <w:noProof/>
                  </w:rPr>
                </w:rPrChange>
              </w:rPr>
              <w:fldChar w:fldCharType="end"/>
            </w:r>
          </w:del>
        </w:p>
        <w:p w14:paraId="115B0CD4" w14:textId="056DC12A" w:rsidR="00225374" w:rsidRPr="000F2EDC" w:rsidDel="005725AE" w:rsidRDefault="00225374">
          <w:pPr>
            <w:pStyle w:val="TOC1"/>
            <w:tabs>
              <w:tab w:val="right" w:leader="dot" w:pos="8290"/>
            </w:tabs>
            <w:rPr>
              <w:del w:id="1203" w:author="haha" w:date="2019-07-23T17:26:00Z"/>
              <w:rFonts w:asciiTheme="majorEastAsia" w:eastAsiaTheme="majorEastAsia" w:hAnsiTheme="majorEastAsia"/>
              <w:noProof/>
              <w:sz w:val="28"/>
              <w:szCs w:val="28"/>
              <w:rPrChange w:id="1204" w:author="haha" w:date="2019-07-23T17:29:00Z">
                <w:rPr>
                  <w:del w:id="1205" w:author="haha" w:date="2019-07-23T17:26:00Z"/>
                  <w:noProof/>
                  <w:sz w:val="21"/>
                  <w:szCs w:val="22"/>
                </w:rPr>
              </w:rPrChange>
            </w:rPr>
          </w:pPr>
          <w:del w:id="1206" w:author="haha" w:date="2019-07-23T17:26:00Z">
            <w:r w:rsidRPr="000F2EDC" w:rsidDel="005725AE">
              <w:rPr>
                <w:rStyle w:val="af"/>
                <w:rFonts w:asciiTheme="majorEastAsia" w:eastAsiaTheme="majorEastAsia" w:hAnsiTheme="majorEastAsia"/>
                <w:noProof/>
                <w:sz w:val="28"/>
                <w:szCs w:val="28"/>
                <w:rPrChange w:id="1207"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208"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209" w:author="haha" w:date="2019-07-23T17:29:00Z">
                  <w:rPr>
                    <w:noProof/>
                  </w:rPr>
                </w:rPrChange>
              </w:rPr>
              <w:delInstrText>HYPERLINK \l "_Toc14792077"</w:delInstrText>
            </w:r>
            <w:r w:rsidRPr="000F2EDC" w:rsidDel="005725AE">
              <w:rPr>
                <w:rStyle w:val="af"/>
                <w:rFonts w:asciiTheme="majorEastAsia" w:eastAsiaTheme="majorEastAsia" w:hAnsiTheme="majorEastAsia"/>
                <w:noProof/>
                <w:sz w:val="28"/>
                <w:szCs w:val="28"/>
                <w:rPrChange w:id="1210"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211" w:author="haha" w:date="2019-07-23T17:29:00Z">
                  <w:rPr>
                    <w:rStyle w:val="af"/>
                    <w:noProof/>
                  </w:rPr>
                </w:rPrChange>
              </w:rPr>
              <w:fldChar w:fldCharType="separate"/>
            </w:r>
          </w:del>
          <w:ins w:id="1212"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213" w:author="haha" w:date="2019-07-23T17:26:00Z">
            <w:r w:rsidRPr="000F2EDC" w:rsidDel="005725AE">
              <w:rPr>
                <w:rStyle w:val="af"/>
                <w:rFonts w:asciiTheme="majorEastAsia" w:eastAsiaTheme="majorEastAsia" w:hAnsiTheme="majorEastAsia" w:hint="eastAsia"/>
                <w:noProof/>
                <w:sz w:val="28"/>
                <w:szCs w:val="28"/>
                <w:rPrChange w:id="1214" w:author="haha" w:date="2019-07-23T17:29:00Z">
                  <w:rPr>
                    <w:rStyle w:val="af"/>
                    <w:rFonts w:hint="eastAsia"/>
                    <w:noProof/>
                  </w:rPr>
                </w:rPrChange>
              </w:rPr>
              <w:delText>登录页面</w:delText>
            </w:r>
            <w:r w:rsidRPr="000F2EDC" w:rsidDel="005725AE">
              <w:rPr>
                <w:rFonts w:asciiTheme="majorEastAsia" w:eastAsiaTheme="majorEastAsia" w:hAnsiTheme="majorEastAsia"/>
                <w:noProof/>
                <w:webHidden/>
                <w:sz w:val="28"/>
                <w:szCs w:val="28"/>
                <w:rPrChange w:id="1215" w:author="haha" w:date="2019-07-23T17:29:00Z">
                  <w:rPr>
                    <w:noProof/>
                    <w:webHidden/>
                  </w:rPr>
                </w:rPrChange>
              </w:rPr>
              <w:tab/>
            </w:r>
            <w:r w:rsidRPr="000F2EDC" w:rsidDel="005725AE">
              <w:rPr>
                <w:rFonts w:asciiTheme="majorEastAsia" w:eastAsiaTheme="majorEastAsia" w:hAnsiTheme="majorEastAsia"/>
                <w:noProof/>
                <w:webHidden/>
                <w:sz w:val="28"/>
                <w:szCs w:val="28"/>
                <w:rPrChange w:id="1216"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217" w:author="haha" w:date="2019-07-23T17:29:00Z">
                  <w:rPr>
                    <w:noProof/>
                    <w:webHidden/>
                  </w:rPr>
                </w:rPrChange>
              </w:rPr>
              <w:delInstrText xml:space="preserve"> PAGEREF _Toc14792077 \h </w:delInstrText>
            </w:r>
            <w:r w:rsidRPr="000F2EDC" w:rsidDel="005725AE">
              <w:rPr>
                <w:rFonts w:asciiTheme="majorEastAsia" w:eastAsiaTheme="majorEastAsia" w:hAnsiTheme="majorEastAsia"/>
                <w:noProof/>
                <w:webHidden/>
                <w:sz w:val="28"/>
                <w:szCs w:val="28"/>
                <w:rPrChange w:id="1218"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219" w:author="haha" w:date="2019-07-23T17:29:00Z">
                  <w:rPr>
                    <w:noProof/>
                    <w:webHidden/>
                  </w:rPr>
                </w:rPrChange>
              </w:rPr>
              <w:fldChar w:fldCharType="separate"/>
            </w:r>
          </w:del>
          <w:del w:id="1220" w:author="haha" w:date="2019-07-23T16:38:00Z">
            <w:r w:rsidRPr="000F2EDC" w:rsidDel="00F018F8">
              <w:rPr>
                <w:rFonts w:asciiTheme="majorEastAsia" w:eastAsiaTheme="majorEastAsia" w:hAnsiTheme="majorEastAsia"/>
                <w:noProof/>
                <w:webHidden/>
                <w:sz w:val="28"/>
                <w:szCs w:val="28"/>
                <w:rPrChange w:id="1221" w:author="haha" w:date="2019-07-23T17:29:00Z">
                  <w:rPr>
                    <w:noProof/>
                    <w:webHidden/>
                  </w:rPr>
                </w:rPrChange>
              </w:rPr>
              <w:delText>4</w:delText>
            </w:r>
          </w:del>
          <w:del w:id="1222" w:author="haha" w:date="2019-07-23T17:26:00Z">
            <w:r w:rsidRPr="000F2EDC" w:rsidDel="005725AE">
              <w:rPr>
                <w:rFonts w:asciiTheme="majorEastAsia" w:eastAsiaTheme="majorEastAsia" w:hAnsiTheme="majorEastAsia"/>
                <w:noProof/>
                <w:webHidden/>
                <w:sz w:val="28"/>
                <w:szCs w:val="28"/>
                <w:rPrChange w:id="1223"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224" w:author="haha" w:date="2019-07-23T17:29:00Z">
                  <w:rPr>
                    <w:rStyle w:val="af"/>
                    <w:noProof/>
                  </w:rPr>
                </w:rPrChange>
              </w:rPr>
              <w:fldChar w:fldCharType="end"/>
            </w:r>
          </w:del>
        </w:p>
        <w:p w14:paraId="6D07D3BD" w14:textId="0EF0B001" w:rsidR="00225374" w:rsidRPr="000F2EDC" w:rsidDel="005725AE" w:rsidRDefault="00225374">
          <w:pPr>
            <w:pStyle w:val="TOC1"/>
            <w:tabs>
              <w:tab w:val="right" w:leader="dot" w:pos="8290"/>
            </w:tabs>
            <w:rPr>
              <w:del w:id="1225" w:author="haha" w:date="2019-07-23T17:26:00Z"/>
              <w:rFonts w:asciiTheme="majorEastAsia" w:eastAsiaTheme="majorEastAsia" w:hAnsiTheme="majorEastAsia"/>
              <w:noProof/>
              <w:sz w:val="28"/>
              <w:szCs w:val="28"/>
              <w:rPrChange w:id="1226" w:author="haha" w:date="2019-07-23T17:29:00Z">
                <w:rPr>
                  <w:del w:id="1227" w:author="haha" w:date="2019-07-23T17:26:00Z"/>
                  <w:noProof/>
                  <w:sz w:val="21"/>
                  <w:szCs w:val="22"/>
                </w:rPr>
              </w:rPrChange>
            </w:rPr>
          </w:pPr>
          <w:del w:id="1228" w:author="haha" w:date="2019-07-23T17:26:00Z">
            <w:r w:rsidRPr="000F2EDC" w:rsidDel="005725AE">
              <w:rPr>
                <w:rStyle w:val="af"/>
                <w:rFonts w:asciiTheme="majorEastAsia" w:eastAsiaTheme="majorEastAsia" w:hAnsiTheme="majorEastAsia"/>
                <w:noProof/>
                <w:sz w:val="28"/>
                <w:szCs w:val="28"/>
                <w:rPrChange w:id="1229"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230"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231" w:author="haha" w:date="2019-07-23T17:29:00Z">
                  <w:rPr>
                    <w:noProof/>
                  </w:rPr>
                </w:rPrChange>
              </w:rPr>
              <w:delInstrText>HYPERLINK \l "_Toc14792078"</w:delInstrText>
            </w:r>
            <w:r w:rsidRPr="000F2EDC" w:rsidDel="005725AE">
              <w:rPr>
                <w:rStyle w:val="af"/>
                <w:rFonts w:asciiTheme="majorEastAsia" w:eastAsiaTheme="majorEastAsia" w:hAnsiTheme="majorEastAsia"/>
                <w:noProof/>
                <w:sz w:val="28"/>
                <w:szCs w:val="28"/>
                <w:rPrChange w:id="1232"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233" w:author="haha" w:date="2019-07-23T17:29:00Z">
                  <w:rPr>
                    <w:rStyle w:val="af"/>
                    <w:noProof/>
                  </w:rPr>
                </w:rPrChange>
              </w:rPr>
              <w:fldChar w:fldCharType="separate"/>
            </w:r>
          </w:del>
          <w:ins w:id="1234"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235" w:author="haha" w:date="2019-07-23T17:26:00Z">
            <w:r w:rsidRPr="000F2EDC" w:rsidDel="005725AE">
              <w:rPr>
                <w:rStyle w:val="af"/>
                <w:rFonts w:asciiTheme="majorEastAsia" w:eastAsiaTheme="majorEastAsia" w:hAnsiTheme="majorEastAsia"/>
                <w:noProof/>
                <w:sz w:val="28"/>
                <w:szCs w:val="28"/>
                <w:rPrChange w:id="1236" w:author="haha" w:date="2019-07-23T17:29:00Z">
                  <w:rPr>
                    <w:rStyle w:val="af"/>
                    <w:noProof/>
                  </w:rPr>
                </w:rPrChange>
              </w:rPr>
              <w:delText>1</w:delText>
            </w:r>
            <w:r w:rsidRPr="000F2EDC" w:rsidDel="005725AE">
              <w:rPr>
                <w:rStyle w:val="af"/>
                <w:rFonts w:asciiTheme="majorEastAsia" w:eastAsiaTheme="majorEastAsia" w:hAnsiTheme="majorEastAsia" w:hint="eastAsia"/>
                <w:noProof/>
                <w:sz w:val="28"/>
                <w:szCs w:val="28"/>
                <w:rPrChange w:id="1237" w:author="haha" w:date="2019-07-23T17:29:00Z">
                  <w:rPr>
                    <w:rStyle w:val="af"/>
                    <w:rFonts w:hint="eastAsia"/>
                    <w:noProof/>
                  </w:rPr>
                </w:rPrChange>
              </w:rPr>
              <w:delText>数据平台</w:delText>
            </w:r>
            <w:r w:rsidRPr="000F2EDC" w:rsidDel="005725AE">
              <w:rPr>
                <w:rFonts w:asciiTheme="majorEastAsia" w:eastAsiaTheme="majorEastAsia" w:hAnsiTheme="majorEastAsia"/>
                <w:noProof/>
                <w:webHidden/>
                <w:sz w:val="28"/>
                <w:szCs w:val="28"/>
                <w:rPrChange w:id="1238" w:author="haha" w:date="2019-07-23T17:29:00Z">
                  <w:rPr>
                    <w:noProof/>
                    <w:webHidden/>
                  </w:rPr>
                </w:rPrChange>
              </w:rPr>
              <w:tab/>
            </w:r>
            <w:r w:rsidRPr="000F2EDC" w:rsidDel="005725AE">
              <w:rPr>
                <w:rFonts w:asciiTheme="majorEastAsia" w:eastAsiaTheme="majorEastAsia" w:hAnsiTheme="majorEastAsia"/>
                <w:noProof/>
                <w:webHidden/>
                <w:sz w:val="28"/>
                <w:szCs w:val="28"/>
                <w:rPrChange w:id="1239"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240" w:author="haha" w:date="2019-07-23T17:29:00Z">
                  <w:rPr>
                    <w:noProof/>
                    <w:webHidden/>
                  </w:rPr>
                </w:rPrChange>
              </w:rPr>
              <w:delInstrText xml:space="preserve"> PAGEREF _Toc14792078 \h </w:delInstrText>
            </w:r>
            <w:r w:rsidRPr="000F2EDC" w:rsidDel="005725AE">
              <w:rPr>
                <w:rFonts w:asciiTheme="majorEastAsia" w:eastAsiaTheme="majorEastAsia" w:hAnsiTheme="majorEastAsia"/>
                <w:noProof/>
                <w:webHidden/>
                <w:sz w:val="28"/>
                <w:szCs w:val="28"/>
                <w:rPrChange w:id="1241"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242" w:author="haha" w:date="2019-07-23T17:29:00Z">
                  <w:rPr>
                    <w:noProof/>
                    <w:webHidden/>
                  </w:rPr>
                </w:rPrChange>
              </w:rPr>
              <w:fldChar w:fldCharType="separate"/>
            </w:r>
          </w:del>
          <w:del w:id="1243" w:author="haha" w:date="2019-07-23T16:38:00Z">
            <w:r w:rsidRPr="000F2EDC" w:rsidDel="00F018F8">
              <w:rPr>
                <w:rFonts w:asciiTheme="majorEastAsia" w:eastAsiaTheme="majorEastAsia" w:hAnsiTheme="majorEastAsia"/>
                <w:noProof/>
                <w:webHidden/>
                <w:sz w:val="28"/>
                <w:szCs w:val="28"/>
                <w:rPrChange w:id="1244" w:author="haha" w:date="2019-07-23T17:29:00Z">
                  <w:rPr>
                    <w:noProof/>
                    <w:webHidden/>
                  </w:rPr>
                </w:rPrChange>
              </w:rPr>
              <w:delText>6</w:delText>
            </w:r>
          </w:del>
          <w:del w:id="1245" w:author="haha" w:date="2019-07-23T17:26:00Z">
            <w:r w:rsidRPr="000F2EDC" w:rsidDel="005725AE">
              <w:rPr>
                <w:rFonts w:asciiTheme="majorEastAsia" w:eastAsiaTheme="majorEastAsia" w:hAnsiTheme="majorEastAsia"/>
                <w:noProof/>
                <w:webHidden/>
                <w:sz w:val="28"/>
                <w:szCs w:val="28"/>
                <w:rPrChange w:id="1246"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247" w:author="haha" w:date="2019-07-23T17:29:00Z">
                  <w:rPr>
                    <w:rStyle w:val="af"/>
                    <w:noProof/>
                  </w:rPr>
                </w:rPrChange>
              </w:rPr>
              <w:fldChar w:fldCharType="end"/>
            </w:r>
          </w:del>
        </w:p>
        <w:p w14:paraId="6052F8BD" w14:textId="138AD3B2" w:rsidR="00225374" w:rsidRPr="000F2EDC" w:rsidDel="005725AE" w:rsidRDefault="00225374">
          <w:pPr>
            <w:pStyle w:val="TOC2"/>
            <w:tabs>
              <w:tab w:val="right" w:leader="dot" w:pos="8290"/>
            </w:tabs>
            <w:ind w:left="480"/>
            <w:rPr>
              <w:del w:id="1248" w:author="haha" w:date="2019-07-23T17:26:00Z"/>
              <w:rFonts w:asciiTheme="majorEastAsia" w:eastAsiaTheme="majorEastAsia" w:hAnsiTheme="majorEastAsia"/>
              <w:noProof/>
              <w:sz w:val="28"/>
              <w:szCs w:val="28"/>
              <w:rPrChange w:id="1249" w:author="haha" w:date="2019-07-23T17:29:00Z">
                <w:rPr>
                  <w:del w:id="1250" w:author="haha" w:date="2019-07-23T17:26:00Z"/>
                  <w:noProof/>
                  <w:sz w:val="21"/>
                  <w:szCs w:val="22"/>
                </w:rPr>
              </w:rPrChange>
            </w:rPr>
          </w:pPr>
          <w:del w:id="1251" w:author="haha" w:date="2019-07-23T17:26:00Z">
            <w:r w:rsidRPr="000F2EDC" w:rsidDel="005725AE">
              <w:rPr>
                <w:rStyle w:val="af"/>
                <w:rFonts w:asciiTheme="majorEastAsia" w:eastAsiaTheme="majorEastAsia" w:hAnsiTheme="majorEastAsia"/>
                <w:noProof/>
                <w:sz w:val="28"/>
                <w:szCs w:val="28"/>
                <w:rPrChange w:id="1252"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253"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254" w:author="haha" w:date="2019-07-23T17:29:00Z">
                  <w:rPr>
                    <w:noProof/>
                  </w:rPr>
                </w:rPrChange>
              </w:rPr>
              <w:delInstrText>HYPERLINK \l "_Toc14792079"</w:delInstrText>
            </w:r>
            <w:r w:rsidRPr="000F2EDC" w:rsidDel="005725AE">
              <w:rPr>
                <w:rStyle w:val="af"/>
                <w:rFonts w:asciiTheme="majorEastAsia" w:eastAsiaTheme="majorEastAsia" w:hAnsiTheme="majorEastAsia"/>
                <w:noProof/>
                <w:sz w:val="28"/>
                <w:szCs w:val="28"/>
                <w:rPrChange w:id="1255"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256" w:author="haha" w:date="2019-07-23T17:29:00Z">
                  <w:rPr>
                    <w:rStyle w:val="af"/>
                    <w:noProof/>
                  </w:rPr>
                </w:rPrChange>
              </w:rPr>
              <w:fldChar w:fldCharType="separate"/>
            </w:r>
          </w:del>
          <w:ins w:id="1257"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258" w:author="haha" w:date="2019-07-23T17:26:00Z">
            <w:r w:rsidRPr="000F2EDC" w:rsidDel="005725AE">
              <w:rPr>
                <w:rStyle w:val="af"/>
                <w:rFonts w:asciiTheme="majorEastAsia" w:eastAsiaTheme="majorEastAsia" w:hAnsiTheme="majorEastAsia"/>
                <w:noProof/>
                <w:sz w:val="28"/>
                <w:szCs w:val="28"/>
                <w:rPrChange w:id="1259" w:author="haha" w:date="2019-07-23T17:29:00Z">
                  <w:rPr>
                    <w:rStyle w:val="af"/>
                    <w:noProof/>
                  </w:rPr>
                </w:rPrChange>
              </w:rPr>
              <w:delText>1.1</w:delText>
            </w:r>
            <w:r w:rsidRPr="000F2EDC" w:rsidDel="005725AE">
              <w:rPr>
                <w:rStyle w:val="af"/>
                <w:rFonts w:asciiTheme="majorEastAsia" w:eastAsiaTheme="majorEastAsia" w:hAnsiTheme="majorEastAsia" w:hint="eastAsia"/>
                <w:noProof/>
                <w:sz w:val="28"/>
                <w:szCs w:val="28"/>
                <w:rPrChange w:id="1260" w:author="haha" w:date="2019-07-23T17:29:00Z">
                  <w:rPr>
                    <w:rStyle w:val="af"/>
                    <w:rFonts w:hint="eastAsia"/>
                    <w:noProof/>
                  </w:rPr>
                </w:rPrChange>
              </w:rPr>
              <w:delText>机构管理</w:delText>
            </w:r>
            <w:r w:rsidRPr="000F2EDC" w:rsidDel="005725AE">
              <w:rPr>
                <w:rFonts w:asciiTheme="majorEastAsia" w:eastAsiaTheme="majorEastAsia" w:hAnsiTheme="majorEastAsia"/>
                <w:noProof/>
                <w:webHidden/>
                <w:sz w:val="28"/>
                <w:szCs w:val="28"/>
                <w:rPrChange w:id="1261" w:author="haha" w:date="2019-07-23T17:29:00Z">
                  <w:rPr>
                    <w:noProof/>
                    <w:webHidden/>
                  </w:rPr>
                </w:rPrChange>
              </w:rPr>
              <w:tab/>
            </w:r>
            <w:r w:rsidRPr="000F2EDC" w:rsidDel="005725AE">
              <w:rPr>
                <w:rFonts w:asciiTheme="majorEastAsia" w:eastAsiaTheme="majorEastAsia" w:hAnsiTheme="majorEastAsia"/>
                <w:noProof/>
                <w:webHidden/>
                <w:sz w:val="28"/>
                <w:szCs w:val="28"/>
                <w:rPrChange w:id="1262"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263" w:author="haha" w:date="2019-07-23T17:29:00Z">
                  <w:rPr>
                    <w:noProof/>
                    <w:webHidden/>
                  </w:rPr>
                </w:rPrChange>
              </w:rPr>
              <w:delInstrText xml:space="preserve"> PAGEREF _Toc14792079 \h </w:delInstrText>
            </w:r>
            <w:r w:rsidRPr="000F2EDC" w:rsidDel="005725AE">
              <w:rPr>
                <w:rFonts w:asciiTheme="majorEastAsia" w:eastAsiaTheme="majorEastAsia" w:hAnsiTheme="majorEastAsia"/>
                <w:noProof/>
                <w:webHidden/>
                <w:sz w:val="28"/>
                <w:szCs w:val="28"/>
                <w:rPrChange w:id="1264"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265" w:author="haha" w:date="2019-07-23T17:29:00Z">
                  <w:rPr>
                    <w:noProof/>
                    <w:webHidden/>
                  </w:rPr>
                </w:rPrChange>
              </w:rPr>
              <w:fldChar w:fldCharType="separate"/>
            </w:r>
          </w:del>
          <w:del w:id="1266" w:author="haha" w:date="2019-07-23T16:38:00Z">
            <w:r w:rsidRPr="000F2EDC" w:rsidDel="00F018F8">
              <w:rPr>
                <w:rFonts w:asciiTheme="majorEastAsia" w:eastAsiaTheme="majorEastAsia" w:hAnsiTheme="majorEastAsia"/>
                <w:noProof/>
                <w:webHidden/>
                <w:sz w:val="28"/>
                <w:szCs w:val="28"/>
                <w:rPrChange w:id="1267" w:author="haha" w:date="2019-07-23T17:29:00Z">
                  <w:rPr>
                    <w:noProof/>
                    <w:webHidden/>
                  </w:rPr>
                </w:rPrChange>
              </w:rPr>
              <w:delText>6</w:delText>
            </w:r>
          </w:del>
          <w:del w:id="1268" w:author="haha" w:date="2019-07-23T17:26:00Z">
            <w:r w:rsidRPr="000F2EDC" w:rsidDel="005725AE">
              <w:rPr>
                <w:rFonts w:asciiTheme="majorEastAsia" w:eastAsiaTheme="majorEastAsia" w:hAnsiTheme="majorEastAsia"/>
                <w:noProof/>
                <w:webHidden/>
                <w:sz w:val="28"/>
                <w:szCs w:val="28"/>
                <w:rPrChange w:id="1269"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270" w:author="haha" w:date="2019-07-23T17:29:00Z">
                  <w:rPr>
                    <w:rStyle w:val="af"/>
                    <w:noProof/>
                  </w:rPr>
                </w:rPrChange>
              </w:rPr>
              <w:fldChar w:fldCharType="end"/>
            </w:r>
          </w:del>
        </w:p>
        <w:p w14:paraId="6A1D46E5" w14:textId="13CE3D19" w:rsidR="00225374" w:rsidRPr="000F2EDC" w:rsidDel="005725AE" w:rsidRDefault="00225374">
          <w:pPr>
            <w:pStyle w:val="TOC3"/>
            <w:tabs>
              <w:tab w:val="right" w:leader="dot" w:pos="8290"/>
            </w:tabs>
            <w:ind w:left="960"/>
            <w:rPr>
              <w:del w:id="1271" w:author="haha" w:date="2019-07-23T17:26:00Z"/>
              <w:rFonts w:asciiTheme="majorEastAsia" w:eastAsiaTheme="majorEastAsia" w:hAnsiTheme="majorEastAsia"/>
              <w:noProof/>
              <w:sz w:val="28"/>
              <w:szCs w:val="28"/>
              <w:rPrChange w:id="1272" w:author="haha" w:date="2019-07-23T17:29:00Z">
                <w:rPr>
                  <w:del w:id="1273" w:author="haha" w:date="2019-07-23T17:26:00Z"/>
                  <w:noProof/>
                  <w:sz w:val="21"/>
                  <w:szCs w:val="22"/>
                </w:rPr>
              </w:rPrChange>
            </w:rPr>
          </w:pPr>
          <w:del w:id="1274" w:author="haha" w:date="2019-07-23T17:26:00Z">
            <w:r w:rsidRPr="000F2EDC" w:rsidDel="005725AE">
              <w:rPr>
                <w:rStyle w:val="af"/>
                <w:rFonts w:asciiTheme="majorEastAsia" w:eastAsiaTheme="majorEastAsia" w:hAnsiTheme="majorEastAsia"/>
                <w:noProof/>
                <w:sz w:val="28"/>
                <w:szCs w:val="28"/>
                <w:rPrChange w:id="1275"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276"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277" w:author="haha" w:date="2019-07-23T17:29:00Z">
                  <w:rPr>
                    <w:noProof/>
                  </w:rPr>
                </w:rPrChange>
              </w:rPr>
              <w:delInstrText>HYPERLINK \l "_Toc14792080"</w:delInstrText>
            </w:r>
            <w:r w:rsidRPr="000F2EDC" w:rsidDel="005725AE">
              <w:rPr>
                <w:rStyle w:val="af"/>
                <w:rFonts w:asciiTheme="majorEastAsia" w:eastAsiaTheme="majorEastAsia" w:hAnsiTheme="majorEastAsia"/>
                <w:noProof/>
                <w:sz w:val="28"/>
                <w:szCs w:val="28"/>
                <w:rPrChange w:id="1278"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279" w:author="haha" w:date="2019-07-23T17:29:00Z">
                  <w:rPr>
                    <w:rStyle w:val="af"/>
                    <w:noProof/>
                  </w:rPr>
                </w:rPrChange>
              </w:rPr>
              <w:fldChar w:fldCharType="separate"/>
            </w:r>
          </w:del>
          <w:ins w:id="1280"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281" w:author="haha" w:date="2019-07-23T17:26:00Z">
            <w:r w:rsidRPr="000F2EDC" w:rsidDel="005725AE">
              <w:rPr>
                <w:rStyle w:val="af"/>
                <w:rFonts w:asciiTheme="majorEastAsia" w:eastAsiaTheme="majorEastAsia" w:hAnsiTheme="majorEastAsia"/>
                <w:noProof/>
                <w:sz w:val="28"/>
                <w:szCs w:val="28"/>
                <w:rPrChange w:id="1282" w:author="haha" w:date="2019-07-23T17:29:00Z">
                  <w:rPr>
                    <w:rStyle w:val="af"/>
                    <w:noProof/>
                  </w:rPr>
                </w:rPrChange>
              </w:rPr>
              <w:delText>1.1.1</w:delText>
            </w:r>
            <w:r w:rsidRPr="000F2EDC" w:rsidDel="005725AE">
              <w:rPr>
                <w:rStyle w:val="af"/>
                <w:rFonts w:asciiTheme="majorEastAsia" w:eastAsiaTheme="majorEastAsia" w:hAnsiTheme="majorEastAsia" w:hint="eastAsia"/>
                <w:noProof/>
                <w:sz w:val="28"/>
                <w:szCs w:val="28"/>
                <w:rPrChange w:id="1283" w:author="haha" w:date="2019-07-23T17:29:00Z">
                  <w:rPr>
                    <w:rStyle w:val="af"/>
                    <w:rFonts w:hint="eastAsia"/>
                    <w:noProof/>
                  </w:rPr>
                </w:rPrChange>
              </w:rPr>
              <w:delText>新增机构弹框</w:delText>
            </w:r>
            <w:r w:rsidRPr="000F2EDC" w:rsidDel="005725AE">
              <w:rPr>
                <w:rFonts w:asciiTheme="majorEastAsia" w:eastAsiaTheme="majorEastAsia" w:hAnsiTheme="majorEastAsia"/>
                <w:noProof/>
                <w:webHidden/>
                <w:sz w:val="28"/>
                <w:szCs w:val="28"/>
                <w:rPrChange w:id="1284" w:author="haha" w:date="2019-07-23T17:29:00Z">
                  <w:rPr>
                    <w:noProof/>
                    <w:webHidden/>
                  </w:rPr>
                </w:rPrChange>
              </w:rPr>
              <w:tab/>
            </w:r>
            <w:r w:rsidRPr="000F2EDC" w:rsidDel="005725AE">
              <w:rPr>
                <w:rFonts w:asciiTheme="majorEastAsia" w:eastAsiaTheme="majorEastAsia" w:hAnsiTheme="majorEastAsia"/>
                <w:noProof/>
                <w:webHidden/>
                <w:sz w:val="28"/>
                <w:szCs w:val="28"/>
                <w:rPrChange w:id="128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286" w:author="haha" w:date="2019-07-23T17:29:00Z">
                  <w:rPr>
                    <w:noProof/>
                    <w:webHidden/>
                  </w:rPr>
                </w:rPrChange>
              </w:rPr>
              <w:delInstrText xml:space="preserve"> PAGEREF _Toc14792080 \h </w:delInstrText>
            </w:r>
            <w:r w:rsidRPr="000F2EDC" w:rsidDel="005725AE">
              <w:rPr>
                <w:rFonts w:asciiTheme="majorEastAsia" w:eastAsiaTheme="majorEastAsia" w:hAnsiTheme="majorEastAsia"/>
                <w:noProof/>
                <w:webHidden/>
                <w:sz w:val="28"/>
                <w:szCs w:val="28"/>
                <w:rPrChange w:id="128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288" w:author="haha" w:date="2019-07-23T17:29:00Z">
                  <w:rPr>
                    <w:noProof/>
                    <w:webHidden/>
                  </w:rPr>
                </w:rPrChange>
              </w:rPr>
              <w:fldChar w:fldCharType="separate"/>
            </w:r>
          </w:del>
          <w:del w:id="1289" w:author="haha" w:date="2019-07-23T16:38:00Z">
            <w:r w:rsidRPr="000F2EDC" w:rsidDel="00F018F8">
              <w:rPr>
                <w:rFonts w:asciiTheme="majorEastAsia" w:eastAsiaTheme="majorEastAsia" w:hAnsiTheme="majorEastAsia"/>
                <w:noProof/>
                <w:webHidden/>
                <w:sz w:val="28"/>
                <w:szCs w:val="28"/>
                <w:rPrChange w:id="1290" w:author="haha" w:date="2019-07-23T17:29:00Z">
                  <w:rPr>
                    <w:noProof/>
                    <w:webHidden/>
                  </w:rPr>
                </w:rPrChange>
              </w:rPr>
              <w:delText>7</w:delText>
            </w:r>
          </w:del>
          <w:del w:id="1291" w:author="haha" w:date="2019-07-23T17:26:00Z">
            <w:r w:rsidRPr="000F2EDC" w:rsidDel="005725AE">
              <w:rPr>
                <w:rFonts w:asciiTheme="majorEastAsia" w:eastAsiaTheme="majorEastAsia" w:hAnsiTheme="majorEastAsia"/>
                <w:noProof/>
                <w:webHidden/>
                <w:sz w:val="28"/>
                <w:szCs w:val="28"/>
                <w:rPrChange w:id="129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293" w:author="haha" w:date="2019-07-23T17:29:00Z">
                  <w:rPr>
                    <w:rStyle w:val="af"/>
                    <w:noProof/>
                  </w:rPr>
                </w:rPrChange>
              </w:rPr>
              <w:fldChar w:fldCharType="end"/>
            </w:r>
          </w:del>
        </w:p>
        <w:p w14:paraId="0035B00A" w14:textId="34B0C69B" w:rsidR="00225374" w:rsidRPr="000F2EDC" w:rsidDel="005725AE" w:rsidRDefault="00225374">
          <w:pPr>
            <w:pStyle w:val="TOC3"/>
            <w:tabs>
              <w:tab w:val="right" w:leader="dot" w:pos="8290"/>
            </w:tabs>
            <w:ind w:left="960"/>
            <w:rPr>
              <w:del w:id="1294" w:author="haha" w:date="2019-07-23T17:26:00Z"/>
              <w:rFonts w:asciiTheme="majorEastAsia" w:eastAsiaTheme="majorEastAsia" w:hAnsiTheme="majorEastAsia"/>
              <w:noProof/>
              <w:sz w:val="28"/>
              <w:szCs w:val="28"/>
              <w:rPrChange w:id="1295" w:author="haha" w:date="2019-07-23T17:29:00Z">
                <w:rPr>
                  <w:del w:id="1296" w:author="haha" w:date="2019-07-23T17:26:00Z"/>
                  <w:noProof/>
                  <w:sz w:val="21"/>
                  <w:szCs w:val="22"/>
                </w:rPr>
              </w:rPrChange>
            </w:rPr>
          </w:pPr>
          <w:del w:id="1297" w:author="haha" w:date="2019-07-23T17:26:00Z">
            <w:r w:rsidRPr="000F2EDC" w:rsidDel="005725AE">
              <w:rPr>
                <w:rStyle w:val="af"/>
                <w:rFonts w:asciiTheme="majorEastAsia" w:eastAsiaTheme="majorEastAsia" w:hAnsiTheme="majorEastAsia"/>
                <w:noProof/>
                <w:sz w:val="28"/>
                <w:szCs w:val="28"/>
                <w:rPrChange w:id="129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29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300" w:author="haha" w:date="2019-07-23T17:29:00Z">
                  <w:rPr>
                    <w:noProof/>
                  </w:rPr>
                </w:rPrChange>
              </w:rPr>
              <w:delInstrText>HYPERLINK \l "_Toc14792081"</w:delInstrText>
            </w:r>
            <w:r w:rsidRPr="000F2EDC" w:rsidDel="005725AE">
              <w:rPr>
                <w:rStyle w:val="af"/>
                <w:rFonts w:asciiTheme="majorEastAsia" w:eastAsiaTheme="majorEastAsia" w:hAnsiTheme="majorEastAsia"/>
                <w:noProof/>
                <w:sz w:val="28"/>
                <w:szCs w:val="28"/>
                <w:rPrChange w:id="130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302" w:author="haha" w:date="2019-07-23T17:29:00Z">
                  <w:rPr>
                    <w:rStyle w:val="af"/>
                    <w:noProof/>
                  </w:rPr>
                </w:rPrChange>
              </w:rPr>
              <w:fldChar w:fldCharType="separate"/>
            </w:r>
          </w:del>
          <w:ins w:id="130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304" w:author="haha" w:date="2019-07-23T17:26:00Z">
            <w:r w:rsidRPr="000F2EDC" w:rsidDel="005725AE">
              <w:rPr>
                <w:rStyle w:val="af"/>
                <w:rFonts w:asciiTheme="majorEastAsia" w:eastAsiaTheme="majorEastAsia" w:hAnsiTheme="majorEastAsia"/>
                <w:noProof/>
                <w:sz w:val="28"/>
                <w:szCs w:val="28"/>
                <w:rPrChange w:id="1305" w:author="haha" w:date="2019-07-23T17:29:00Z">
                  <w:rPr>
                    <w:rStyle w:val="af"/>
                    <w:noProof/>
                  </w:rPr>
                </w:rPrChange>
              </w:rPr>
              <w:delText>1.1.2</w:delText>
            </w:r>
            <w:r w:rsidRPr="000F2EDC" w:rsidDel="005725AE">
              <w:rPr>
                <w:rStyle w:val="af"/>
                <w:rFonts w:asciiTheme="majorEastAsia" w:eastAsiaTheme="majorEastAsia" w:hAnsiTheme="majorEastAsia" w:hint="eastAsia"/>
                <w:noProof/>
                <w:sz w:val="28"/>
                <w:szCs w:val="28"/>
                <w:rPrChange w:id="1306" w:author="haha" w:date="2019-07-23T17:29:00Z">
                  <w:rPr>
                    <w:rStyle w:val="af"/>
                    <w:rFonts w:hint="eastAsia"/>
                    <w:noProof/>
                  </w:rPr>
                </w:rPrChange>
              </w:rPr>
              <w:delText>渠道设置</w:delText>
            </w:r>
            <w:r w:rsidRPr="000F2EDC" w:rsidDel="005725AE">
              <w:rPr>
                <w:rFonts w:asciiTheme="majorEastAsia" w:eastAsiaTheme="majorEastAsia" w:hAnsiTheme="majorEastAsia"/>
                <w:noProof/>
                <w:webHidden/>
                <w:sz w:val="28"/>
                <w:szCs w:val="28"/>
                <w:rPrChange w:id="1307" w:author="haha" w:date="2019-07-23T17:29:00Z">
                  <w:rPr>
                    <w:noProof/>
                    <w:webHidden/>
                  </w:rPr>
                </w:rPrChange>
              </w:rPr>
              <w:tab/>
            </w:r>
            <w:r w:rsidRPr="000F2EDC" w:rsidDel="005725AE">
              <w:rPr>
                <w:rFonts w:asciiTheme="majorEastAsia" w:eastAsiaTheme="majorEastAsia" w:hAnsiTheme="majorEastAsia"/>
                <w:noProof/>
                <w:webHidden/>
                <w:sz w:val="28"/>
                <w:szCs w:val="28"/>
                <w:rPrChange w:id="1308"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309" w:author="haha" w:date="2019-07-23T17:29:00Z">
                  <w:rPr>
                    <w:noProof/>
                    <w:webHidden/>
                  </w:rPr>
                </w:rPrChange>
              </w:rPr>
              <w:delInstrText xml:space="preserve"> PAGEREF _Toc14792081 \h </w:delInstrText>
            </w:r>
            <w:r w:rsidRPr="000F2EDC" w:rsidDel="005725AE">
              <w:rPr>
                <w:rFonts w:asciiTheme="majorEastAsia" w:eastAsiaTheme="majorEastAsia" w:hAnsiTheme="majorEastAsia"/>
                <w:noProof/>
                <w:webHidden/>
                <w:sz w:val="28"/>
                <w:szCs w:val="28"/>
                <w:rPrChange w:id="1310"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311" w:author="haha" w:date="2019-07-23T17:29:00Z">
                  <w:rPr>
                    <w:noProof/>
                    <w:webHidden/>
                  </w:rPr>
                </w:rPrChange>
              </w:rPr>
              <w:fldChar w:fldCharType="separate"/>
            </w:r>
          </w:del>
          <w:del w:id="1312" w:author="haha" w:date="2019-07-23T16:38:00Z">
            <w:r w:rsidRPr="000F2EDC" w:rsidDel="00F018F8">
              <w:rPr>
                <w:rFonts w:asciiTheme="majorEastAsia" w:eastAsiaTheme="majorEastAsia" w:hAnsiTheme="majorEastAsia"/>
                <w:noProof/>
                <w:webHidden/>
                <w:sz w:val="28"/>
                <w:szCs w:val="28"/>
                <w:rPrChange w:id="1313" w:author="haha" w:date="2019-07-23T17:29:00Z">
                  <w:rPr>
                    <w:noProof/>
                    <w:webHidden/>
                  </w:rPr>
                </w:rPrChange>
              </w:rPr>
              <w:delText>8</w:delText>
            </w:r>
          </w:del>
          <w:del w:id="1314" w:author="haha" w:date="2019-07-23T17:26:00Z">
            <w:r w:rsidRPr="000F2EDC" w:rsidDel="005725AE">
              <w:rPr>
                <w:rFonts w:asciiTheme="majorEastAsia" w:eastAsiaTheme="majorEastAsia" w:hAnsiTheme="majorEastAsia"/>
                <w:noProof/>
                <w:webHidden/>
                <w:sz w:val="28"/>
                <w:szCs w:val="28"/>
                <w:rPrChange w:id="1315"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316" w:author="haha" w:date="2019-07-23T17:29:00Z">
                  <w:rPr>
                    <w:rStyle w:val="af"/>
                    <w:noProof/>
                  </w:rPr>
                </w:rPrChange>
              </w:rPr>
              <w:fldChar w:fldCharType="end"/>
            </w:r>
          </w:del>
        </w:p>
        <w:p w14:paraId="26AF11E0" w14:textId="694269F6" w:rsidR="00225374" w:rsidRPr="000F2EDC" w:rsidDel="005725AE" w:rsidRDefault="00225374">
          <w:pPr>
            <w:pStyle w:val="TOC3"/>
            <w:tabs>
              <w:tab w:val="right" w:leader="dot" w:pos="8290"/>
            </w:tabs>
            <w:ind w:left="960"/>
            <w:rPr>
              <w:del w:id="1317" w:author="haha" w:date="2019-07-23T17:26:00Z"/>
              <w:rFonts w:asciiTheme="majorEastAsia" w:eastAsiaTheme="majorEastAsia" w:hAnsiTheme="majorEastAsia"/>
              <w:noProof/>
              <w:sz w:val="28"/>
              <w:szCs w:val="28"/>
              <w:rPrChange w:id="1318" w:author="haha" w:date="2019-07-23T17:29:00Z">
                <w:rPr>
                  <w:del w:id="1319" w:author="haha" w:date="2019-07-23T17:26:00Z"/>
                  <w:noProof/>
                  <w:sz w:val="21"/>
                  <w:szCs w:val="22"/>
                </w:rPr>
              </w:rPrChange>
            </w:rPr>
          </w:pPr>
          <w:del w:id="1320" w:author="haha" w:date="2019-07-23T17:26:00Z">
            <w:r w:rsidRPr="000F2EDC" w:rsidDel="005725AE">
              <w:rPr>
                <w:rStyle w:val="af"/>
                <w:rFonts w:asciiTheme="majorEastAsia" w:eastAsiaTheme="majorEastAsia" w:hAnsiTheme="majorEastAsia"/>
                <w:noProof/>
                <w:sz w:val="28"/>
                <w:szCs w:val="28"/>
                <w:rPrChange w:id="1321"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322"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323" w:author="haha" w:date="2019-07-23T17:29:00Z">
                  <w:rPr>
                    <w:noProof/>
                  </w:rPr>
                </w:rPrChange>
              </w:rPr>
              <w:delInstrText>HYPERLINK \l "_Toc14792082"</w:delInstrText>
            </w:r>
            <w:r w:rsidRPr="000F2EDC" w:rsidDel="005725AE">
              <w:rPr>
                <w:rStyle w:val="af"/>
                <w:rFonts w:asciiTheme="majorEastAsia" w:eastAsiaTheme="majorEastAsia" w:hAnsiTheme="majorEastAsia"/>
                <w:noProof/>
                <w:sz w:val="28"/>
                <w:szCs w:val="28"/>
                <w:rPrChange w:id="1324"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325" w:author="haha" w:date="2019-07-23T17:29:00Z">
                  <w:rPr>
                    <w:rStyle w:val="af"/>
                    <w:noProof/>
                  </w:rPr>
                </w:rPrChange>
              </w:rPr>
              <w:fldChar w:fldCharType="separate"/>
            </w:r>
          </w:del>
          <w:ins w:id="1326"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327" w:author="haha" w:date="2019-07-23T17:26:00Z">
            <w:r w:rsidRPr="000F2EDC" w:rsidDel="005725AE">
              <w:rPr>
                <w:rStyle w:val="af"/>
                <w:rFonts w:asciiTheme="majorEastAsia" w:eastAsiaTheme="majorEastAsia" w:hAnsiTheme="majorEastAsia"/>
                <w:noProof/>
                <w:sz w:val="28"/>
                <w:szCs w:val="28"/>
                <w:rPrChange w:id="1328" w:author="haha" w:date="2019-07-23T17:29:00Z">
                  <w:rPr>
                    <w:rStyle w:val="af"/>
                    <w:noProof/>
                  </w:rPr>
                </w:rPrChange>
              </w:rPr>
              <w:delText>1.1.3</w:delText>
            </w:r>
            <w:r w:rsidRPr="000F2EDC" w:rsidDel="005725AE">
              <w:rPr>
                <w:rStyle w:val="af"/>
                <w:rFonts w:asciiTheme="majorEastAsia" w:eastAsiaTheme="majorEastAsia" w:hAnsiTheme="majorEastAsia" w:hint="eastAsia"/>
                <w:noProof/>
                <w:sz w:val="28"/>
                <w:szCs w:val="28"/>
                <w:rPrChange w:id="1329" w:author="haha" w:date="2019-07-23T17:29:00Z">
                  <w:rPr>
                    <w:rStyle w:val="af"/>
                    <w:rFonts w:hint="eastAsia"/>
                    <w:noProof/>
                  </w:rPr>
                </w:rPrChange>
              </w:rPr>
              <w:delText>增减平台</w:delText>
            </w:r>
            <w:r w:rsidRPr="000F2EDC" w:rsidDel="005725AE">
              <w:rPr>
                <w:rFonts w:asciiTheme="majorEastAsia" w:eastAsiaTheme="majorEastAsia" w:hAnsiTheme="majorEastAsia"/>
                <w:noProof/>
                <w:webHidden/>
                <w:sz w:val="28"/>
                <w:szCs w:val="28"/>
                <w:rPrChange w:id="1330" w:author="haha" w:date="2019-07-23T17:29:00Z">
                  <w:rPr>
                    <w:noProof/>
                    <w:webHidden/>
                  </w:rPr>
                </w:rPrChange>
              </w:rPr>
              <w:tab/>
            </w:r>
            <w:r w:rsidRPr="000F2EDC" w:rsidDel="005725AE">
              <w:rPr>
                <w:rFonts w:asciiTheme="majorEastAsia" w:eastAsiaTheme="majorEastAsia" w:hAnsiTheme="majorEastAsia"/>
                <w:noProof/>
                <w:webHidden/>
                <w:sz w:val="28"/>
                <w:szCs w:val="28"/>
                <w:rPrChange w:id="1331"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332" w:author="haha" w:date="2019-07-23T17:29:00Z">
                  <w:rPr>
                    <w:noProof/>
                    <w:webHidden/>
                  </w:rPr>
                </w:rPrChange>
              </w:rPr>
              <w:delInstrText xml:space="preserve"> PAGEREF _Toc14792082 \h </w:delInstrText>
            </w:r>
            <w:r w:rsidRPr="000F2EDC" w:rsidDel="005725AE">
              <w:rPr>
                <w:rFonts w:asciiTheme="majorEastAsia" w:eastAsiaTheme="majorEastAsia" w:hAnsiTheme="majorEastAsia"/>
                <w:noProof/>
                <w:webHidden/>
                <w:sz w:val="28"/>
                <w:szCs w:val="28"/>
                <w:rPrChange w:id="1333"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334" w:author="haha" w:date="2019-07-23T17:29:00Z">
                  <w:rPr>
                    <w:noProof/>
                    <w:webHidden/>
                  </w:rPr>
                </w:rPrChange>
              </w:rPr>
              <w:fldChar w:fldCharType="separate"/>
            </w:r>
          </w:del>
          <w:del w:id="1335" w:author="haha" w:date="2019-07-23T16:38:00Z">
            <w:r w:rsidRPr="000F2EDC" w:rsidDel="00F018F8">
              <w:rPr>
                <w:rFonts w:asciiTheme="majorEastAsia" w:eastAsiaTheme="majorEastAsia" w:hAnsiTheme="majorEastAsia"/>
                <w:noProof/>
                <w:webHidden/>
                <w:sz w:val="28"/>
                <w:szCs w:val="28"/>
                <w:rPrChange w:id="1336" w:author="haha" w:date="2019-07-23T17:29:00Z">
                  <w:rPr>
                    <w:noProof/>
                    <w:webHidden/>
                  </w:rPr>
                </w:rPrChange>
              </w:rPr>
              <w:delText>9</w:delText>
            </w:r>
          </w:del>
          <w:del w:id="1337" w:author="haha" w:date="2019-07-23T17:26:00Z">
            <w:r w:rsidRPr="000F2EDC" w:rsidDel="005725AE">
              <w:rPr>
                <w:rFonts w:asciiTheme="majorEastAsia" w:eastAsiaTheme="majorEastAsia" w:hAnsiTheme="majorEastAsia"/>
                <w:noProof/>
                <w:webHidden/>
                <w:sz w:val="28"/>
                <w:szCs w:val="28"/>
                <w:rPrChange w:id="1338"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339" w:author="haha" w:date="2019-07-23T17:29:00Z">
                  <w:rPr>
                    <w:rStyle w:val="af"/>
                    <w:noProof/>
                  </w:rPr>
                </w:rPrChange>
              </w:rPr>
              <w:fldChar w:fldCharType="end"/>
            </w:r>
          </w:del>
        </w:p>
        <w:p w14:paraId="254D9898" w14:textId="6666F054" w:rsidR="00225374" w:rsidRPr="000F2EDC" w:rsidDel="005725AE" w:rsidRDefault="00225374">
          <w:pPr>
            <w:pStyle w:val="TOC3"/>
            <w:tabs>
              <w:tab w:val="right" w:leader="dot" w:pos="8290"/>
            </w:tabs>
            <w:ind w:left="960"/>
            <w:rPr>
              <w:del w:id="1340" w:author="haha" w:date="2019-07-23T17:26:00Z"/>
              <w:rFonts w:asciiTheme="majorEastAsia" w:eastAsiaTheme="majorEastAsia" w:hAnsiTheme="majorEastAsia"/>
              <w:noProof/>
              <w:sz w:val="28"/>
              <w:szCs w:val="28"/>
              <w:rPrChange w:id="1341" w:author="haha" w:date="2019-07-23T17:29:00Z">
                <w:rPr>
                  <w:del w:id="1342" w:author="haha" w:date="2019-07-23T17:26:00Z"/>
                  <w:noProof/>
                  <w:sz w:val="21"/>
                  <w:szCs w:val="22"/>
                </w:rPr>
              </w:rPrChange>
            </w:rPr>
          </w:pPr>
          <w:del w:id="1343" w:author="haha" w:date="2019-07-23T17:26:00Z">
            <w:r w:rsidRPr="000F2EDC" w:rsidDel="005725AE">
              <w:rPr>
                <w:rStyle w:val="af"/>
                <w:rFonts w:asciiTheme="majorEastAsia" w:eastAsiaTheme="majorEastAsia" w:hAnsiTheme="majorEastAsia"/>
                <w:noProof/>
                <w:sz w:val="28"/>
                <w:szCs w:val="28"/>
                <w:rPrChange w:id="1344"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345"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346" w:author="haha" w:date="2019-07-23T17:29:00Z">
                  <w:rPr>
                    <w:noProof/>
                  </w:rPr>
                </w:rPrChange>
              </w:rPr>
              <w:delInstrText>HYPERLINK \l "_Toc14792083"</w:delInstrText>
            </w:r>
            <w:r w:rsidRPr="000F2EDC" w:rsidDel="005725AE">
              <w:rPr>
                <w:rStyle w:val="af"/>
                <w:rFonts w:asciiTheme="majorEastAsia" w:eastAsiaTheme="majorEastAsia" w:hAnsiTheme="majorEastAsia"/>
                <w:noProof/>
                <w:sz w:val="28"/>
                <w:szCs w:val="28"/>
                <w:rPrChange w:id="1347"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348" w:author="haha" w:date="2019-07-23T17:29:00Z">
                  <w:rPr>
                    <w:rStyle w:val="af"/>
                    <w:noProof/>
                  </w:rPr>
                </w:rPrChange>
              </w:rPr>
              <w:fldChar w:fldCharType="separate"/>
            </w:r>
          </w:del>
          <w:ins w:id="1349"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350" w:author="haha" w:date="2019-07-23T17:26:00Z">
            <w:r w:rsidRPr="000F2EDC" w:rsidDel="005725AE">
              <w:rPr>
                <w:rStyle w:val="af"/>
                <w:rFonts w:asciiTheme="majorEastAsia" w:eastAsiaTheme="majorEastAsia" w:hAnsiTheme="majorEastAsia"/>
                <w:noProof/>
                <w:sz w:val="28"/>
                <w:szCs w:val="28"/>
                <w:rPrChange w:id="1351" w:author="haha" w:date="2019-07-23T17:29:00Z">
                  <w:rPr>
                    <w:rStyle w:val="af"/>
                    <w:noProof/>
                  </w:rPr>
                </w:rPrChange>
              </w:rPr>
              <w:delText>1.1.4</w:delText>
            </w:r>
            <w:r w:rsidRPr="000F2EDC" w:rsidDel="005725AE">
              <w:rPr>
                <w:rStyle w:val="af"/>
                <w:rFonts w:asciiTheme="majorEastAsia" w:eastAsiaTheme="majorEastAsia" w:hAnsiTheme="majorEastAsia" w:hint="eastAsia"/>
                <w:noProof/>
                <w:sz w:val="28"/>
                <w:szCs w:val="28"/>
                <w:rPrChange w:id="1352" w:author="haha" w:date="2019-07-23T17:29:00Z">
                  <w:rPr>
                    <w:rStyle w:val="af"/>
                    <w:rFonts w:hint="eastAsia"/>
                    <w:noProof/>
                  </w:rPr>
                </w:rPrChange>
              </w:rPr>
              <w:delText>流量配置页面</w:delText>
            </w:r>
            <w:r w:rsidRPr="000F2EDC" w:rsidDel="005725AE">
              <w:rPr>
                <w:rFonts w:asciiTheme="majorEastAsia" w:eastAsiaTheme="majorEastAsia" w:hAnsiTheme="majorEastAsia"/>
                <w:noProof/>
                <w:webHidden/>
                <w:sz w:val="28"/>
                <w:szCs w:val="28"/>
                <w:rPrChange w:id="1353" w:author="haha" w:date="2019-07-23T17:29:00Z">
                  <w:rPr>
                    <w:noProof/>
                    <w:webHidden/>
                  </w:rPr>
                </w:rPrChange>
              </w:rPr>
              <w:tab/>
            </w:r>
            <w:r w:rsidRPr="000F2EDC" w:rsidDel="005725AE">
              <w:rPr>
                <w:rFonts w:asciiTheme="majorEastAsia" w:eastAsiaTheme="majorEastAsia" w:hAnsiTheme="majorEastAsia"/>
                <w:noProof/>
                <w:webHidden/>
                <w:sz w:val="28"/>
                <w:szCs w:val="28"/>
                <w:rPrChange w:id="1354"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355" w:author="haha" w:date="2019-07-23T17:29:00Z">
                  <w:rPr>
                    <w:noProof/>
                    <w:webHidden/>
                  </w:rPr>
                </w:rPrChange>
              </w:rPr>
              <w:delInstrText xml:space="preserve"> PAGEREF _Toc14792083 \h </w:delInstrText>
            </w:r>
            <w:r w:rsidRPr="000F2EDC" w:rsidDel="005725AE">
              <w:rPr>
                <w:rFonts w:asciiTheme="majorEastAsia" w:eastAsiaTheme="majorEastAsia" w:hAnsiTheme="majorEastAsia"/>
                <w:noProof/>
                <w:webHidden/>
                <w:sz w:val="28"/>
                <w:szCs w:val="28"/>
                <w:rPrChange w:id="1356"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357" w:author="haha" w:date="2019-07-23T17:29:00Z">
                  <w:rPr>
                    <w:noProof/>
                    <w:webHidden/>
                  </w:rPr>
                </w:rPrChange>
              </w:rPr>
              <w:fldChar w:fldCharType="separate"/>
            </w:r>
          </w:del>
          <w:del w:id="1358" w:author="haha" w:date="2019-07-23T16:38:00Z">
            <w:r w:rsidRPr="000F2EDC" w:rsidDel="00F018F8">
              <w:rPr>
                <w:rFonts w:asciiTheme="majorEastAsia" w:eastAsiaTheme="majorEastAsia" w:hAnsiTheme="majorEastAsia"/>
                <w:noProof/>
                <w:webHidden/>
                <w:sz w:val="28"/>
                <w:szCs w:val="28"/>
                <w:rPrChange w:id="1359" w:author="haha" w:date="2019-07-23T17:29:00Z">
                  <w:rPr>
                    <w:noProof/>
                    <w:webHidden/>
                  </w:rPr>
                </w:rPrChange>
              </w:rPr>
              <w:delText>10</w:delText>
            </w:r>
          </w:del>
          <w:del w:id="1360" w:author="haha" w:date="2019-07-23T17:26:00Z">
            <w:r w:rsidRPr="000F2EDC" w:rsidDel="005725AE">
              <w:rPr>
                <w:rFonts w:asciiTheme="majorEastAsia" w:eastAsiaTheme="majorEastAsia" w:hAnsiTheme="majorEastAsia"/>
                <w:noProof/>
                <w:webHidden/>
                <w:sz w:val="28"/>
                <w:szCs w:val="28"/>
                <w:rPrChange w:id="1361"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362" w:author="haha" w:date="2019-07-23T17:29:00Z">
                  <w:rPr>
                    <w:rStyle w:val="af"/>
                    <w:noProof/>
                  </w:rPr>
                </w:rPrChange>
              </w:rPr>
              <w:fldChar w:fldCharType="end"/>
            </w:r>
          </w:del>
        </w:p>
        <w:p w14:paraId="2CE3B565" w14:textId="35B492C6" w:rsidR="00225374" w:rsidRPr="000F2EDC" w:rsidDel="005725AE" w:rsidRDefault="00225374">
          <w:pPr>
            <w:pStyle w:val="TOC2"/>
            <w:tabs>
              <w:tab w:val="right" w:leader="dot" w:pos="8290"/>
            </w:tabs>
            <w:ind w:left="480"/>
            <w:rPr>
              <w:del w:id="1363" w:author="haha" w:date="2019-07-23T17:26:00Z"/>
              <w:rFonts w:asciiTheme="majorEastAsia" w:eastAsiaTheme="majorEastAsia" w:hAnsiTheme="majorEastAsia"/>
              <w:noProof/>
              <w:sz w:val="28"/>
              <w:szCs w:val="28"/>
              <w:rPrChange w:id="1364" w:author="haha" w:date="2019-07-23T17:29:00Z">
                <w:rPr>
                  <w:del w:id="1365" w:author="haha" w:date="2019-07-23T17:26:00Z"/>
                  <w:noProof/>
                  <w:sz w:val="21"/>
                  <w:szCs w:val="22"/>
                </w:rPr>
              </w:rPrChange>
            </w:rPr>
          </w:pPr>
          <w:del w:id="1366" w:author="haha" w:date="2019-07-23T17:26:00Z">
            <w:r w:rsidRPr="000F2EDC" w:rsidDel="005725AE">
              <w:rPr>
                <w:rStyle w:val="af"/>
                <w:rFonts w:asciiTheme="majorEastAsia" w:eastAsiaTheme="majorEastAsia" w:hAnsiTheme="majorEastAsia"/>
                <w:noProof/>
                <w:sz w:val="28"/>
                <w:szCs w:val="28"/>
                <w:rPrChange w:id="1367"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368"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369" w:author="haha" w:date="2019-07-23T17:29:00Z">
                  <w:rPr>
                    <w:noProof/>
                  </w:rPr>
                </w:rPrChange>
              </w:rPr>
              <w:delInstrText>HYPERLINK \l "_Toc14792084"</w:delInstrText>
            </w:r>
            <w:r w:rsidRPr="000F2EDC" w:rsidDel="005725AE">
              <w:rPr>
                <w:rStyle w:val="af"/>
                <w:rFonts w:asciiTheme="majorEastAsia" w:eastAsiaTheme="majorEastAsia" w:hAnsiTheme="majorEastAsia"/>
                <w:noProof/>
                <w:sz w:val="28"/>
                <w:szCs w:val="28"/>
                <w:rPrChange w:id="1370"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371" w:author="haha" w:date="2019-07-23T17:29:00Z">
                  <w:rPr>
                    <w:rStyle w:val="af"/>
                    <w:noProof/>
                  </w:rPr>
                </w:rPrChange>
              </w:rPr>
              <w:fldChar w:fldCharType="separate"/>
            </w:r>
          </w:del>
          <w:ins w:id="1372"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373" w:author="haha" w:date="2019-07-23T17:26:00Z">
            <w:r w:rsidRPr="000F2EDC" w:rsidDel="005725AE">
              <w:rPr>
                <w:rStyle w:val="af"/>
                <w:rFonts w:asciiTheme="majorEastAsia" w:eastAsiaTheme="majorEastAsia" w:hAnsiTheme="majorEastAsia"/>
                <w:noProof/>
                <w:sz w:val="28"/>
                <w:szCs w:val="28"/>
                <w:rPrChange w:id="1374" w:author="haha" w:date="2019-07-23T17:29:00Z">
                  <w:rPr>
                    <w:rStyle w:val="af"/>
                    <w:noProof/>
                  </w:rPr>
                </w:rPrChange>
              </w:rPr>
              <w:delText>1.2</w:delText>
            </w:r>
            <w:r w:rsidRPr="000F2EDC" w:rsidDel="005725AE">
              <w:rPr>
                <w:rStyle w:val="af"/>
                <w:rFonts w:asciiTheme="majorEastAsia" w:eastAsiaTheme="majorEastAsia" w:hAnsiTheme="majorEastAsia" w:hint="eastAsia"/>
                <w:noProof/>
                <w:sz w:val="28"/>
                <w:szCs w:val="28"/>
                <w:rPrChange w:id="1375" w:author="haha" w:date="2019-07-23T17:29:00Z">
                  <w:rPr>
                    <w:rStyle w:val="af"/>
                    <w:rFonts w:hint="eastAsia"/>
                    <w:noProof/>
                  </w:rPr>
                </w:rPrChange>
              </w:rPr>
              <w:delText>渠道管理</w:delText>
            </w:r>
            <w:r w:rsidRPr="000F2EDC" w:rsidDel="005725AE">
              <w:rPr>
                <w:rFonts w:asciiTheme="majorEastAsia" w:eastAsiaTheme="majorEastAsia" w:hAnsiTheme="majorEastAsia"/>
                <w:noProof/>
                <w:webHidden/>
                <w:sz w:val="28"/>
                <w:szCs w:val="28"/>
                <w:rPrChange w:id="1376" w:author="haha" w:date="2019-07-23T17:29:00Z">
                  <w:rPr>
                    <w:noProof/>
                    <w:webHidden/>
                  </w:rPr>
                </w:rPrChange>
              </w:rPr>
              <w:tab/>
            </w:r>
            <w:r w:rsidRPr="000F2EDC" w:rsidDel="005725AE">
              <w:rPr>
                <w:rFonts w:asciiTheme="majorEastAsia" w:eastAsiaTheme="majorEastAsia" w:hAnsiTheme="majorEastAsia"/>
                <w:noProof/>
                <w:webHidden/>
                <w:sz w:val="28"/>
                <w:szCs w:val="28"/>
                <w:rPrChange w:id="137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378" w:author="haha" w:date="2019-07-23T17:29:00Z">
                  <w:rPr>
                    <w:noProof/>
                    <w:webHidden/>
                  </w:rPr>
                </w:rPrChange>
              </w:rPr>
              <w:delInstrText xml:space="preserve"> PAGEREF _Toc14792084 \h </w:delInstrText>
            </w:r>
            <w:r w:rsidRPr="000F2EDC" w:rsidDel="005725AE">
              <w:rPr>
                <w:rFonts w:asciiTheme="majorEastAsia" w:eastAsiaTheme="majorEastAsia" w:hAnsiTheme="majorEastAsia"/>
                <w:noProof/>
                <w:webHidden/>
                <w:sz w:val="28"/>
                <w:szCs w:val="28"/>
                <w:rPrChange w:id="137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380" w:author="haha" w:date="2019-07-23T17:29:00Z">
                  <w:rPr>
                    <w:noProof/>
                    <w:webHidden/>
                  </w:rPr>
                </w:rPrChange>
              </w:rPr>
              <w:fldChar w:fldCharType="separate"/>
            </w:r>
          </w:del>
          <w:del w:id="1381" w:author="haha" w:date="2019-07-23T16:38:00Z">
            <w:r w:rsidRPr="000F2EDC" w:rsidDel="00F018F8">
              <w:rPr>
                <w:rFonts w:asciiTheme="majorEastAsia" w:eastAsiaTheme="majorEastAsia" w:hAnsiTheme="majorEastAsia"/>
                <w:noProof/>
                <w:webHidden/>
                <w:sz w:val="28"/>
                <w:szCs w:val="28"/>
                <w:rPrChange w:id="1382" w:author="haha" w:date="2019-07-23T17:29:00Z">
                  <w:rPr>
                    <w:noProof/>
                    <w:webHidden/>
                  </w:rPr>
                </w:rPrChange>
              </w:rPr>
              <w:delText>12</w:delText>
            </w:r>
          </w:del>
          <w:del w:id="1383" w:author="haha" w:date="2019-07-23T17:26:00Z">
            <w:r w:rsidRPr="000F2EDC" w:rsidDel="005725AE">
              <w:rPr>
                <w:rFonts w:asciiTheme="majorEastAsia" w:eastAsiaTheme="majorEastAsia" w:hAnsiTheme="majorEastAsia"/>
                <w:noProof/>
                <w:webHidden/>
                <w:sz w:val="28"/>
                <w:szCs w:val="28"/>
                <w:rPrChange w:id="138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385" w:author="haha" w:date="2019-07-23T17:29:00Z">
                  <w:rPr>
                    <w:rStyle w:val="af"/>
                    <w:noProof/>
                  </w:rPr>
                </w:rPrChange>
              </w:rPr>
              <w:fldChar w:fldCharType="end"/>
            </w:r>
          </w:del>
        </w:p>
        <w:p w14:paraId="36B2A3AE" w14:textId="33163CCA" w:rsidR="00225374" w:rsidRPr="000F2EDC" w:rsidDel="005725AE" w:rsidRDefault="00225374">
          <w:pPr>
            <w:pStyle w:val="TOC3"/>
            <w:tabs>
              <w:tab w:val="right" w:leader="dot" w:pos="8290"/>
            </w:tabs>
            <w:ind w:left="960"/>
            <w:rPr>
              <w:del w:id="1386" w:author="haha" w:date="2019-07-23T17:26:00Z"/>
              <w:rFonts w:asciiTheme="majorEastAsia" w:eastAsiaTheme="majorEastAsia" w:hAnsiTheme="majorEastAsia"/>
              <w:noProof/>
              <w:sz w:val="28"/>
              <w:szCs w:val="28"/>
              <w:rPrChange w:id="1387" w:author="haha" w:date="2019-07-23T17:29:00Z">
                <w:rPr>
                  <w:del w:id="1388" w:author="haha" w:date="2019-07-23T17:26:00Z"/>
                  <w:noProof/>
                  <w:sz w:val="21"/>
                  <w:szCs w:val="22"/>
                </w:rPr>
              </w:rPrChange>
            </w:rPr>
          </w:pPr>
          <w:del w:id="1389" w:author="haha" w:date="2019-07-23T17:26:00Z">
            <w:r w:rsidRPr="000F2EDC" w:rsidDel="005725AE">
              <w:rPr>
                <w:rStyle w:val="af"/>
                <w:rFonts w:asciiTheme="majorEastAsia" w:eastAsiaTheme="majorEastAsia" w:hAnsiTheme="majorEastAsia"/>
                <w:noProof/>
                <w:sz w:val="28"/>
                <w:szCs w:val="28"/>
                <w:rPrChange w:id="139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39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392" w:author="haha" w:date="2019-07-23T17:29:00Z">
                  <w:rPr>
                    <w:noProof/>
                  </w:rPr>
                </w:rPrChange>
              </w:rPr>
              <w:delInstrText>HYPERLINK \l "_Toc14792085"</w:delInstrText>
            </w:r>
            <w:r w:rsidRPr="000F2EDC" w:rsidDel="005725AE">
              <w:rPr>
                <w:rStyle w:val="af"/>
                <w:rFonts w:asciiTheme="majorEastAsia" w:eastAsiaTheme="majorEastAsia" w:hAnsiTheme="majorEastAsia"/>
                <w:noProof/>
                <w:sz w:val="28"/>
                <w:szCs w:val="28"/>
                <w:rPrChange w:id="139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394" w:author="haha" w:date="2019-07-23T17:29:00Z">
                  <w:rPr>
                    <w:rStyle w:val="af"/>
                    <w:noProof/>
                  </w:rPr>
                </w:rPrChange>
              </w:rPr>
              <w:fldChar w:fldCharType="separate"/>
            </w:r>
          </w:del>
          <w:ins w:id="139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396" w:author="haha" w:date="2019-07-23T17:26:00Z">
            <w:r w:rsidRPr="000F2EDC" w:rsidDel="005725AE">
              <w:rPr>
                <w:rStyle w:val="af"/>
                <w:rFonts w:asciiTheme="majorEastAsia" w:eastAsiaTheme="majorEastAsia" w:hAnsiTheme="majorEastAsia"/>
                <w:noProof/>
                <w:sz w:val="28"/>
                <w:szCs w:val="28"/>
                <w:rPrChange w:id="1397" w:author="haha" w:date="2019-07-23T17:29:00Z">
                  <w:rPr>
                    <w:rStyle w:val="af"/>
                    <w:noProof/>
                  </w:rPr>
                </w:rPrChange>
              </w:rPr>
              <w:delText>1.2.1</w:delText>
            </w:r>
            <w:r w:rsidRPr="000F2EDC" w:rsidDel="005725AE">
              <w:rPr>
                <w:rStyle w:val="af"/>
                <w:rFonts w:asciiTheme="majorEastAsia" w:eastAsiaTheme="majorEastAsia" w:hAnsiTheme="majorEastAsia" w:hint="eastAsia"/>
                <w:noProof/>
                <w:sz w:val="28"/>
                <w:szCs w:val="28"/>
                <w:rPrChange w:id="1398" w:author="haha" w:date="2019-07-23T17:29:00Z">
                  <w:rPr>
                    <w:rStyle w:val="af"/>
                    <w:rFonts w:hint="eastAsia"/>
                    <w:noProof/>
                  </w:rPr>
                </w:rPrChange>
              </w:rPr>
              <w:delText>冻结选择弹框</w:delText>
            </w:r>
            <w:r w:rsidRPr="000F2EDC" w:rsidDel="005725AE">
              <w:rPr>
                <w:rFonts w:asciiTheme="majorEastAsia" w:eastAsiaTheme="majorEastAsia" w:hAnsiTheme="majorEastAsia"/>
                <w:noProof/>
                <w:webHidden/>
                <w:sz w:val="28"/>
                <w:szCs w:val="28"/>
                <w:rPrChange w:id="1399" w:author="haha" w:date="2019-07-23T17:29:00Z">
                  <w:rPr>
                    <w:noProof/>
                    <w:webHidden/>
                  </w:rPr>
                </w:rPrChange>
              </w:rPr>
              <w:tab/>
            </w:r>
            <w:r w:rsidRPr="000F2EDC" w:rsidDel="005725AE">
              <w:rPr>
                <w:rFonts w:asciiTheme="majorEastAsia" w:eastAsiaTheme="majorEastAsia" w:hAnsiTheme="majorEastAsia"/>
                <w:noProof/>
                <w:webHidden/>
                <w:sz w:val="28"/>
                <w:szCs w:val="28"/>
                <w:rPrChange w:id="140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401" w:author="haha" w:date="2019-07-23T17:29:00Z">
                  <w:rPr>
                    <w:noProof/>
                    <w:webHidden/>
                  </w:rPr>
                </w:rPrChange>
              </w:rPr>
              <w:delInstrText xml:space="preserve"> PAGEREF _Toc14792085 \h </w:delInstrText>
            </w:r>
            <w:r w:rsidRPr="000F2EDC" w:rsidDel="005725AE">
              <w:rPr>
                <w:rFonts w:asciiTheme="majorEastAsia" w:eastAsiaTheme="majorEastAsia" w:hAnsiTheme="majorEastAsia"/>
                <w:noProof/>
                <w:webHidden/>
                <w:sz w:val="28"/>
                <w:szCs w:val="28"/>
                <w:rPrChange w:id="140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403" w:author="haha" w:date="2019-07-23T17:29:00Z">
                  <w:rPr>
                    <w:noProof/>
                    <w:webHidden/>
                  </w:rPr>
                </w:rPrChange>
              </w:rPr>
              <w:fldChar w:fldCharType="separate"/>
            </w:r>
          </w:del>
          <w:del w:id="1404" w:author="haha" w:date="2019-07-23T16:38:00Z">
            <w:r w:rsidRPr="000F2EDC" w:rsidDel="00F018F8">
              <w:rPr>
                <w:rFonts w:asciiTheme="majorEastAsia" w:eastAsiaTheme="majorEastAsia" w:hAnsiTheme="majorEastAsia"/>
                <w:noProof/>
                <w:webHidden/>
                <w:sz w:val="28"/>
                <w:szCs w:val="28"/>
                <w:rPrChange w:id="1405" w:author="haha" w:date="2019-07-23T17:29:00Z">
                  <w:rPr>
                    <w:noProof/>
                    <w:webHidden/>
                  </w:rPr>
                </w:rPrChange>
              </w:rPr>
              <w:delText>13</w:delText>
            </w:r>
          </w:del>
          <w:del w:id="1406" w:author="haha" w:date="2019-07-23T17:26:00Z">
            <w:r w:rsidRPr="000F2EDC" w:rsidDel="005725AE">
              <w:rPr>
                <w:rFonts w:asciiTheme="majorEastAsia" w:eastAsiaTheme="majorEastAsia" w:hAnsiTheme="majorEastAsia"/>
                <w:noProof/>
                <w:webHidden/>
                <w:sz w:val="28"/>
                <w:szCs w:val="28"/>
                <w:rPrChange w:id="140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408" w:author="haha" w:date="2019-07-23T17:29:00Z">
                  <w:rPr>
                    <w:rStyle w:val="af"/>
                    <w:noProof/>
                  </w:rPr>
                </w:rPrChange>
              </w:rPr>
              <w:fldChar w:fldCharType="end"/>
            </w:r>
          </w:del>
        </w:p>
        <w:p w14:paraId="7E3E28B1" w14:textId="2A124747" w:rsidR="00225374" w:rsidRPr="000F2EDC" w:rsidDel="005725AE" w:rsidRDefault="00225374">
          <w:pPr>
            <w:pStyle w:val="TOC3"/>
            <w:tabs>
              <w:tab w:val="right" w:leader="dot" w:pos="8290"/>
            </w:tabs>
            <w:ind w:left="960"/>
            <w:rPr>
              <w:del w:id="1409" w:author="haha" w:date="2019-07-23T17:26:00Z"/>
              <w:rFonts w:asciiTheme="majorEastAsia" w:eastAsiaTheme="majorEastAsia" w:hAnsiTheme="majorEastAsia"/>
              <w:noProof/>
              <w:sz w:val="28"/>
              <w:szCs w:val="28"/>
              <w:rPrChange w:id="1410" w:author="haha" w:date="2019-07-23T17:29:00Z">
                <w:rPr>
                  <w:del w:id="1411" w:author="haha" w:date="2019-07-23T17:26:00Z"/>
                  <w:noProof/>
                  <w:sz w:val="21"/>
                  <w:szCs w:val="22"/>
                </w:rPr>
              </w:rPrChange>
            </w:rPr>
          </w:pPr>
          <w:del w:id="1412" w:author="haha" w:date="2019-07-23T17:26:00Z">
            <w:r w:rsidRPr="000F2EDC" w:rsidDel="005725AE">
              <w:rPr>
                <w:rStyle w:val="af"/>
                <w:rFonts w:asciiTheme="majorEastAsia" w:eastAsiaTheme="majorEastAsia" w:hAnsiTheme="majorEastAsia"/>
                <w:noProof/>
                <w:sz w:val="28"/>
                <w:szCs w:val="28"/>
                <w:rPrChange w:id="1413"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414"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415" w:author="haha" w:date="2019-07-23T17:29:00Z">
                  <w:rPr>
                    <w:noProof/>
                  </w:rPr>
                </w:rPrChange>
              </w:rPr>
              <w:delInstrText>HYPERLINK \l "_Toc14792086"</w:delInstrText>
            </w:r>
            <w:r w:rsidRPr="000F2EDC" w:rsidDel="005725AE">
              <w:rPr>
                <w:rStyle w:val="af"/>
                <w:rFonts w:asciiTheme="majorEastAsia" w:eastAsiaTheme="majorEastAsia" w:hAnsiTheme="majorEastAsia"/>
                <w:noProof/>
                <w:sz w:val="28"/>
                <w:szCs w:val="28"/>
                <w:rPrChange w:id="1416"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417" w:author="haha" w:date="2019-07-23T17:29:00Z">
                  <w:rPr>
                    <w:rStyle w:val="af"/>
                    <w:noProof/>
                  </w:rPr>
                </w:rPrChange>
              </w:rPr>
              <w:fldChar w:fldCharType="separate"/>
            </w:r>
          </w:del>
          <w:ins w:id="1418"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419" w:author="haha" w:date="2019-07-23T17:26:00Z">
            <w:r w:rsidRPr="000F2EDC" w:rsidDel="005725AE">
              <w:rPr>
                <w:rStyle w:val="af"/>
                <w:rFonts w:asciiTheme="majorEastAsia" w:eastAsiaTheme="majorEastAsia" w:hAnsiTheme="majorEastAsia"/>
                <w:noProof/>
                <w:sz w:val="28"/>
                <w:szCs w:val="28"/>
                <w:rPrChange w:id="1420" w:author="haha" w:date="2019-07-23T17:29:00Z">
                  <w:rPr>
                    <w:rStyle w:val="af"/>
                    <w:noProof/>
                  </w:rPr>
                </w:rPrChange>
              </w:rPr>
              <w:delText>1.2.1</w:delText>
            </w:r>
            <w:r w:rsidRPr="000F2EDC" w:rsidDel="005725AE">
              <w:rPr>
                <w:rStyle w:val="af"/>
                <w:rFonts w:asciiTheme="majorEastAsia" w:eastAsiaTheme="majorEastAsia" w:hAnsiTheme="majorEastAsia" w:hint="eastAsia"/>
                <w:noProof/>
                <w:sz w:val="28"/>
                <w:szCs w:val="28"/>
                <w:rPrChange w:id="1421" w:author="haha" w:date="2019-07-23T17:29:00Z">
                  <w:rPr>
                    <w:rStyle w:val="af"/>
                    <w:rFonts w:hint="eastAsia"/>
                    <w:noProof/>
                  </w:rPr>
                </w:rPrChange>
              </w:rPr>
              <w:delText>新增</w:delText>
            </w:r>
            <w:r w:rsidRPr="000F2EDC" w:rsidDel="005725AE">
              <w:rPr>
                <w:rStyle w:val="af"/>
                <w:rFonts w:asciiTheme="majorEastAsia" w:eastAsiaTheme="majorEastAsia" w:hAnsiTheme="majorEastAsia"/>
                <w:noProof/>
                <w:sz w:val="28"/>
                <w:szCs w:val="28"/>
                <w:rPrChange w:id="1422" w:author="haha" w:date="2019-07-23T17:29:00Z">
                  <w:rPr>
                    <w:rStyle w:val="af"/>
                    <w:noProof/>
                  </w:rPr>
                </w:rPrChange>
              </w:rPr>
              <w:delText>/</w:delText>
            </w:r>
            <w:r w:rsidRPr="000F2EDC" w:rsidDel="005725AE">
              <w:rPr>
                <w:rStyle w:val="af"/>
                <w:rFonts w:asciiTheme="majorEastAsia" w:eastAsiaTheme="majorEastAsia" w:hAnsiTheme="majorEastAsia" w:hint="eastAsia"/>
                <w:noProof/>
                <w:sz w:val="28"/>
                <w:szCs w:val="28"/>
                <w:rPrChange w:id="1423" w:author="haha" w:date="2019-07-23T17:29:00Z">
                  <w:rPr>
                    <w:rStyle w:val="af"/>
                    <w:rFonts w:hint="eastAsia"/>
                    <w:noProof/>
                  </w:rPr>
                </w:rPrChange>
              </w:rPr>
              <w:delText>编辑渠道弹框</w:delText>
            </w:r>
            <w:r w:rsidRPr="000F2EDC" w:rsidDel="005725AE">
              <w:rPr>
                <w:rFonts w:asciiTheme="majorEastAsia" w:eastAsiaTheme="majorEastAsia" w:hAnsiTheme="majorEastAsia"/>
                <w:noProof/>
                <w:webHidden/>
                <w:sz w:val="28"/>
                <w:szCs w:val="28"/>
                <w:rPrChange w:id="1424" w:author="haha" w:date="2019-07-23T17:29:00Z">
                  <w:rPr>
                    <w:noProof/>
                    <w:webHidden/>
                  </w:rPr>
                </w:rPrChange>
              </w:rPr>
              <w:tab/>
            </w:r>
            <w:r w:rsidRPr="000F2EDC" w:rsidDel="005725AE">
              <w:rPr>
                <w:rFonts w:asciiTheme="majorEastAsia" w:eastAsiaTheme="majorEastAsia" w:hAnsiTheme="majorEastAsia"/>
                <w:noProof/>
                <w:webHidden/>
                <w:sz w:val="28"/>
                <w:szCs w:val="28"/>
                <w:rPrChange w:id="142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426" w:author="haha" w:date="2019-07-23T17:29:00Z">
                  <w:rPr>
                    <w:noProof/>
                    <w:webHidden/>
                  </w:rPr>
                </w:rPrChange>
              </w:rPr>
              <w:delInstrText xml:space="preserve"> PAGEREF _Toc14792086 \h </w:delInstrText>
            </w:r>
            <w:r w:rsidRPr="000F2EDC" w:rsidDel="005725AE">
              <w:rPr>
                <w:rFonts w:asciiTheme="majorEastAsia" w:eastAsiaTheme="majorEastAsia" w:hAnsiTheme="majorEastAsia"/>
                <w:noProof/>
                <w:webHidden/>
                <w:sz w:val="28"/>
                <w:szCs w:val="28"/>
                <w:rPrChange w:id="142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428" w:author="haha" w:date="2019-07-23T17:29:00Z">
                  <w:rPr>
                    <w:noProof/>
                    <w:webHidden/>
                  </w:rPr>
                </w:rPrChange>
              </w:rPr>
              <w:fldChar w:fldCharType="separate"/>
            </w:r>
          </w:del>
          <w:del w:id="1429" w:author="haha" w:date="2019-07-23T16:38:00Z">
            <w:r w:rsidRPr="000F2EDC" w:rsidDel="00F018F8">
              <w:rPr>
                <w:rFonts w:asciiTheme="majorEastAsia" w:eastAsiaTheme="majorEastAsia" w:hAnsiTheme="majorEastAsia"/>
                <w:noProof/>
                <w:webHidden/>
                <w:sz w:val="28"/>
                <w:szCs w:val="28"/>
                <w:rPrChange w:id="1430" w:author="haha" w:date="2019-07-23T17:29:00Z">
                  <w:rPr>
                    <w:noProof/>
                    <w:webHidden/>
                  </w:rPr>
                </w:rPrChange>
              </w:rPr>
              <w:delText>14</w:delText>
            </w:r>
          </w:del>
          <w:del w:id="1431" w:author="haha" w:date="2019-07-23T17:26:00Z">
            <w:r w:rsidRPr="000F2EDC" w:rsidDel="005725AE">
              <w:rPr>
                <w:rFonts w:asciiTheme="majorEastAsia" w:eastAsiaTheme="majorEastAsia" w:hAnsiTheme="majorEastAsia"/>
                <w:noProof/>
                <w:webHidden/>
                <w:sz w:val="28"/>
                <w:szCs w:val="28"/>
                <w:rPrChange w:id="143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433" w:author="haha" w:date="2019-07-23T17:29:00Z">
                  <w:rPr>
                    <w:rStyle w:val="af"/>
                    <w:noProof/>
                  </w:rPr>
                </w:rPrChange>
              </w:rPr>
              <w:fldChar w:fldCharType="end"/>
            </w:r>
          </w:del>
        </w:p>
        <w:p w14:paraId="31AC1061" w14:textId="6E4848CC" w:rsidR="00225374" w:rsidRPr="000F2EDC" w:rsidDel="005725AE" w:rsidRDefault="00225374">
          <w:pPr>
            <w:pStyle w:val="TOC2"/>
            <w:tabs>
              <w:tab w:val="right" w:leader="dot" w:pos="8290"/>
            </w:tabs>
            <w:ind w:left="480"/>
            <w:rPr>
              <w:del w:id="1434" w:author="haha" w:date="2019-07-23T17:26:00Z"/>
              <w:rFonts w:asciiTheme="majorEastAsia" w:eastAsiaTheme="majorEastAsia" w:hAnsiTheme="majorEastAsia"/>
              <w:noProof/>
              <w:sz w:val="28"/>
              <w:szCs w:val="28"/>
              <w:rPrChange w:id="1435" w:author="haha" w:date="2019-07-23T17:29:00Z">
                <w:rPr>
                  <w:del w:id="1436" w:author="haha" w:date="2019-07-23T17:26:00Z"/>
                  <w:noProof/>
                  <w:sz w:val="21"/>
                  <w:szCs w:val="22"/>
                </w:rPr>
              </w:rPrChange>
            </w:rPr>
          </w:pPr>
          <w:del w:id="1437" w:author="haha" w:date="2019-07-23T17:26:00Z">
            <w:r w:rsidRPr="000F2EDC" w:rsidDel="005725AE">
              <w:rPr>
                <w:rStyle w:val="af"/>
                <w:rFonts w:asciiTheme="majorEastAsia" w:eastAsiaTheme="majorEastAsia" w:hAnsiTheme="majorEastAsia"/>
                <w:noProof/>
                <w:sz w:val="28"/>
                <w:szCs w:val="28"/>
                <w:rPrChange w:id="143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43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440" w:author="haha" w:date="2019-07-23T17:29:00Z">
                  <w:rPr>
                    <w:noProof/>
                  </w:rPr>
                </w:rPrChange>
              </w:rPr>
              <w:delInstrText>HYPERLINK \l "_Toc14792087"</w:delInstrText>
            </w:r>
            <w:r w:rsidRPr="000F2EDC" w:rsidDel="005725AE">
              <w:rPr>
                <w:rStyle w:val="af"/>
                <w:rFonts w:asciiTheme="majorEastAsia" w:eastAsiaTheme="majorEastAsia" w:hAnsiTheme="majorEastAsia"/>
                <w:noProof/>
                <w:sz w:val="28"/>
                <w:szCs w:val="28"/>
                <w:rPrChange w:id="144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442" w:author="haha" w:date="2019-07-23T17:29:00Z">
                  <w:rPr>
                    <w:rStyle w:val="af"/>
                    <w:noProof/>
                  </w:rPr>
                </w:rPrChange>
              </w:rPr>
              <w:fldChar w:fldCharType="separate"/>
            </w:r>
          </w:del>
          <w:ins w:id="144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444" w:author="haha" w:date="2019-07-23T17:26:00Z">
            <w:r w:rsidRPr="000F2EDC" w:rsidDel="005725AE">
              <w:rPr>
                <w:rStyle w:val="af"/>
                <w:rFonts w:asciiTheme="majorEastAsia" w:eastAsiaTheme="majorEastAsia" w:hAnsiTheme="majorEastAsia"/>
                <w:noProof/>
                <w:sz w:val="28"/>
                <w:szCs w:val="28"/>
                <w:rPrChange w:id="1445" w:author="haha" w:date="2019-07-23T17:29:00Z">
                  <w:rPr>
                    <w:rStyle w:val="af"/>
                    <w:noProof/>
                  </w:rPr>
                </w:rPrChange>
              </w:rPr>
              <w:delText>1.3</w:delText>
            </w:r>
            <w:r w:rsidRPr="000F2EDC" w:rsidDel="005725AE">
              <w:rPr>
                <w:rStyle w:val="af"/>
                <w:rFonts w:asciiTheme="majorEastAsia" w:eastAsiaTheme="majorEastAsia" w:hAnsiTheme="majorEastAsia" w:hint="eastAsia"/>
                <w:noProof/>
                <w:sz w:val="28"/>
                <w:szCs w:val="28"/>
                <w:rPrChange w:id="1446" w:author="haha" w:date="2019-07-23T17:29:00Z">
                  <w:rPr>
                    <w:rStyle w:val="af"/>
                    <w:rFonts w:hint="eastAsia"/>
                    <w:noProof/>
                  </w:rPr>
                </w:rPrChange>
              </w:rPr>
              <w:delText>数据管理</w:delText>
            </w:r>
            <w:r w:rsidRPr="000F2EDC" w:rsidDel="005725AE">
              <w:rPr>
                <w:rFonts w:asciiTheme="majorEastAsia" w:eastAsiaTheme="majorEastAsia" w:hAnsiTheme="majorEastAsia"/>
                <w:noProof/>
                <w:webHidden/>
                <w:sz w:val="28"/>
                <w:szCs w:val="28"/>
                <w:rPrChange w:id="1447" w:author="haha" w:date="2019-07-23T17:29:00Z">
                  <w:rPr>
                    <w:noProof/>
                    <w:webHidden/>
                  </w:rPr>
                </w:rPrChange>
              </w:rPr>
              <w:tab/>
            </w:r>
            <w:r w:rsidRPr="000F2EDC" w:rsidDel="005725AE">
              <w:rPr>
                <w:rFonts w:asciiTheme="majorEastAsia" w:eastAsiaTheme="majorEastAsia" w:hAnsiTheme="majorEastAsia"/>
                <w:noProof/>
                <w:webHidden/>
                <w:sz w:val="28"/>
                <w:szCs w:val="28"/>
                <w:rPrChange w:id="1448"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449" w:author="haha" w:date="2019-07-23T17:29:00Z">
                  <w:rPr>
                    <w:noProof/>
                    <w:webHidden/>
                  </w:rPr>
                </w:rPrChange>
              </w:rPr>
              <w:delInstrText xml:space="preserve"> PAGEREF _Toc14792087 \h </w:delInstrText>
            </w:r>
            <w:r w:rsidRPr="000F2EDC" w:rsidDel="005725AE">
              <w:rPr>
                <w:rFonts w:asciiTheme="majorEastAsia" w:eastAsiaTheme="majorEastAsia" w:hAnsiTheme="majorEastAsia"/>
                <w:noProof/>
                <w:webHidden/>
                <w:sz w:val="28"/>
                <w:szCs w:val="28"/>
                <w:rPrChange w:id="1450"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451" w:author="haha" w:date="2019-07-23T17:29:00Z">
                  <w:rPr>
                    <w:noProof/>
                    <w:webHidden/>
                  </w:rPr>
                </w:rPrChange>
              </w:rPr>
              <w:fldChar w:fldCharType="separate"/>
            </w:r>
          </w:del>
          <w:del w:id="1452" w:author="haha" w:date="2019-07-23T16:38:00Z">
            <w:r w:rsidRPr="000F2EDC" w:rsidDel="00F018F8">
              <w:rPr>
                <w:rFonts w:asciiTheme="majorEastAsia" w:eastAsiaTheme="majorEastAsia" w:hAnsiTheme="majorEastAsia"/>
                <w:noProof/>
                <w:webHidden/>
                <w:sz w:val="28"/>
                <w:szCs w:val="28"/>
                <w:rPrChange w:id="1453" w:author="haha" w:date="2019-07-23T17:29:00Z">
                  <w:rPr>
                    <w:noProof/>
                    <w:webHidden/>
                  </w:rPr>
                </w:rPrChange>
              </w:rPr>
              <w:delText>15</w:delText>
            </w:r>
          </w:del>
          <w:del w:id="1454" w:author="haha" w:date="2019-07-23T17:26:00Z">
            <w:r w:rsidRPr="000F2EDC" w:rsidDel="005725AE">
              <w:rPr>
                <w:rFonts w:asciiTheme="majorEastAsia" w:eastAsiaTheme="majorEastAsia" w:hAnsiTheme="majorEastAsia"/>
                <w:noProof/>
                <w:webHidden/>
                <w:sz w:val="28"/>
                <w:szCs w:val="28"/>
                <w:rPrChange w:id="1455"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456" w:author="haha" w:date="2019-07-23T17:29:00Z">
                  <w:rPr>
                    <w:rStyle w:val="af"/>
                    <w:noProof/>
                  </w:rPr>
                </w:rPrChange>
              </w:rPr>
              <w:fldChar w:fldCharType="end"/>
            </w:r>
          </w:del>
        </w:p>
        <w:p w14:paraId="30FD194E" w14:textId="1CB829DD" w:rsidR="00225374" w:rsidRPr="000F2EDC" w:rsidDel="005725AE" w:rsidRDefault="00225374">
          <w:pPr>
            <w:pStyle w:val="TOC2"/>
            <w:tabs>
              <w:tab w:val="right" w:leader="dot" w:pos="8290"/>
            </w:tabs>
            <w:ind w:left="480"/>
            <w:rPr>
              <w:del w:id="1457" w:author="haha" w:date="2019-07-23T17:26:00Z"/>
              <w:rFonts w:asciiTheme="majorEastAsia" w:eastAsiaTheme="majorEastAsia" w:hAnsiTheme="majorEastAsia"/>
              <w:noProof/>
              <w:sz w:val="28"/>
              <w:szCs w:val="28"/>
              <w:rPrChange w:id="1458" w:author="haha" w:date="2019-07-23T17:29:00Z">
                <w:rPr>
                  <w:del w:id="1459" w:author="haha" w:date="2019-07-23T17:26:00Z"/>
                  <w:noProof/>
                  <w:sz w:val="21"/>
                  <w:szCs w:val="22"/>
                </w:rPr>
              </w:rPrChange>
            </w:rPr>
          </w:pPr>
          <w:del w:id="1460" w:author="haha" w:date="2019-07-23T17:26:00Z">
            <w:r w:rsidRPr="000F2EDC" w:rsidDel="005725AE">
              <w:rPr>
                <w:rStyle w:val="af"/>
                <w:rFonts w:asciiTheme="majorEastAsia" w:eastAsiaTheme="majorEastAsia" w:hAnsiTheme="majorEastAsia"/>
                <w:noProof/>
                <w:sz w:val="28"/>
                <w:szCs w:val="28"/>
                <w:rPrChange w:id="1461"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462"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463" w:author="haha" w:date="2019-07-23T17:29:00Z">
                  <w:rPr>
                    <w:noProof/>
                  </w:rPr>
                </w:rPrChange>
              </w:rPr>
              <w:delInstrText>HYPERLINK \l "_Toc14792088"</w:delInstrText>
            </w:r>
            <w:r w:rsidRPr="000F2EDC" w:rsidDel="005725AE">
              <w:rPr>
                <w:rStyle w:val="af"/>
                <w:rFonts w:asciiTheme="majorEastAsia" w:eastAsiaTheme="majorEastAsia" w:hAnsiTheme="majorEastAsia"/>
                <w:noProof/>
                <w:sz w:val="28"/>
                <w:szCs w:val="28"/>
                <w:rPrChange w:id="1464"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465" w:author="haha" w:date="2019-07-23T17:29:00Z">
                  <w:rPr>
                    <w:rStyle w:val="af"/>
                    <w:noProof/>
                  </w:rPr>
                </w:rPrChange>
              </w:rPr>
              <w:fldChar w:fldCharType="separate"/>
            </w:r>
          </w:del>
          <w:ins w:id="1466"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467" w:author="haha" w:date="2019-07-23T17:26:00Z">
            <w:r w:rsidRPr="000F2EDC" w:rsidDel="005725AE">
              <w:rPr>
                <w:rStyle w:val="af"/>
                <w:rFonts w:asciiTheme="majorEastAsia" w:eastAsiaTheme="majorEastAsia" w:hAnsiTheme="majorEastAsia"/>
                <w:noProof/>
                <w:sz w:val="28"/>
                <w:szCs w:val="28"/>
                <w:rPrChange w:id="1468" w:author="haha" w:date="2019-07-23T17:29:00Z">
                  <w:rPr>
                    <w:rStyle w:val="af"/>
                    <w:noProof/>
                  </w:rPr>
                </w:rPrChange>
              </w:rPr>
              <w:delText>1.3</w:delText>
            </w:r>
            <w:r w:rsidRPr="000F2EDC" w:rsidDel="005725AE">
              <w:rPr>
                <w:rStyle w:val="af"/>
                <w:rFonts w:asciiTheme="majorEastAsia" w:eastAsiaTheme="majorEastAsia" w:hAnsiTheme="majorEastAsia" w:hint="eastAsia"/>
                <w:noProof/>
                <w:sz w:val="28"/>
                <w:szCs w:val="28"/>
                <w:rPrChange w:id="1469" w:author="haha" w:date="2019-07-23T17:29:00Z">
                  <w:rPr>
                    <w:rStyle w:val="af"/>
                    <w:rFonts w:hint="eastAsia"/>
                    <w:noProof/>
                  </w:rPr>
                </w:rPrChange>
              </w:rPr>
              <w:delText>渠道数据平台</w:delText>
            </w:r>
            <w:r w:rsidRPr="000F2EDC" w:rsidDel="005725AE">
              <w:rPr>
                <w:rFonts w:asciiTheme="majorEastAsia" w:eastAsiaTheme="majorEastAsia" w:hAnsiTheme="majorEastAsia"/>
                <w:noProof/>
                <w:webHidden/>
                <w:sz w:val="28"/>
                <w:szCs w:val="28"/>
                <w:rPrChange w:id="1470" w:author="haha" w:date="2019-07-23T17:29:00Z">
                  <w:rPr>
                    <w:noProof/>
                    <w:webHidden/>
                  </w:rPr>
                </w:rPrChange>
              </w:rPr>
              <w:tab/>
            </w:r>
            <w:r w:rsidRPr="000F2EDC" w:rsidDel="005725AE">
              <w:rPr>
                <w:rFonts w:asciiTheme="majorEastAsia" w:eastAsiaTheme="majorEastAsia" w:hAnsiTheme="majorEastAsia"/>
                <w:noProof/>
                <w:webHidden/>
                <w:sz w:val="28"/>
                <w:szCs w:val="28"/>
                <w:rPrChange w:id="1471"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472" w:author="haha" w:date="2019-07-23T17:29:00Z">
                  <w:rPr>
                    <w:noProof/>
                    <w:webHidden/>
                  </w:rPr>
                </w:rPrChange>
              </w:rPr>
              <w:delInstrText xml:space="preserve"> PAGEREF _Toc14792088 \h </w:delInstrText>
            </w:r>
            <w:r w:rsidRPr="000F2EDC" w:rsidDel="005725AE">
              <w:rPr>
                <w:rFonts w:asciiTheme="majorEastAsia" w:eastAsiaTheme="majorEastAsia" w:hAnsiTheme="majorEastAsia"/>
                <w:noProof/>
                <w:webHidden/>
                <w:sz w:val="28"/>
                <w:szCs w:val="28"/>
                <w:rPrChange w:id="1473"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474" w:author="haha" w:date="2019-07-23T17:29:00Z">
                  <w:rPr>
                    <w:noProof/>
                    <w:webHidden/>
                  </w:rPr>
                </w:rPrChange>
              </w:rPr>
              <w:fldChar w:fldCharType="separate"/>
            </w:r>
          </w:del>
          <w:del w:id="1475" w:author="haha" w:date="2019-07-23T16:38:00Z">
            <w:r w:rsidRPr="000F2EDC" w:rsidDel="00F018F8">
              <w:rPr>
                <w:rFonts w:asciiTheme="majorEastAsia" w:eastAsiaTheme="majorEastAsia" w:hAnsiTheme="majorEastAsia"/>
                <w:noProof/>
                <w:webHidden/>
                <w:sz w:val="28"/>
                <w:szCs w:val="28"/>
                <w:rPrChange w:id="1476" w:author="haha" w:date="2019-07-23T17:29:00Z">
                  <w:rPr>
                    <w:noProof/>
                    <w:webHidden/>
                  </w:rPr>
                </w:rPrChange>
              </w:rPr>
              <w:delText>17</w:delText>
            </w:r>
          </w:del>
          <w:del w:id="1477" w:author="haha" w:date="2019-07-23T17:26:00Z">
            <w:r w:rsidRPr="000F2EDC" w:rsidDel="005725AE">
              <w:rPr>
                <w:rFonts w:asciiTheme="majorEastAsia" w:eastAsiaTheme="majorEastAsia" w:hAnsiTheme="majorEastAsia"/>
                <w:noProof/>
                <w:webHidden/>
                <w:sz w:val="28"/>
                <w:szCs w:val="28"/>
                <w:rPrChange w:id="1478"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479" w:author="haha" w:date="2019-07-23T17:29:00Z">
                  <w:rPr>
                    <w:rStyle w:val="af"/>
                    <w:noProof/>
                  </w:rPr>
                </w:rPrChange>
              </w:rPr>
              <w:fldChar w:fldCharType="end"/>
            </w:r>
          </w:del>
        </w:p>
        <w:p w14:paraId="78C0846C" w14:textId="65A8DADC" w:rsidR="00225374" w:rsidRPr="000F2EDC" w:rsidDel="005725AE" w:rsidRDefault="00225374">
          <w:pPr>
            <w:pStyle w:val="TOC2"/>
            <w:tabs>
              <w:tab w:val="right" w:leader="dot" w:pos="8290"/>
            </w:tabs>
            <w:ind w:left="480"/>
            <w:rPr>
              <w:del w:id="1480" w:author="haha" w:date="2019-07-23T17:26:00Z"/>
              <w:rFonts w:asciiTheme="majorEastAsia" w:eastAsiaTheme="majorEastAsia" w:hAnsiTheme="majorEastAsia"/>
              <w:noProof/>
              <w:sz w:val="28"/>
              <w:szCs w:val="28"/>
              <w:rPrChange w:id="1481" w:author="haha" w:date="2019-07-23T17:29:00Z">
                <w:rPr>
                  <w:del w:id="1482" w:author="haha" w:date="2019-07-23T17:26:00Z"/>
                  <w:noProof/>
                  <w:sz w:val="21"/>
                  <w:szCs w:val="22"/>
                </w:rPr>
              </w:rPrChange>
            </w:rPr>
          </w:pPr>
          <w:del w:id="1483" w:author="haha" w:date="2019-07-23T17:26:00Z">
            <w:r w:rsidRPr="000F2EDC" w:rsidDel="005725AE">
              <w:rPr>
                <w:rStyle w:val="af"/>
                <w:rFonts w:asciiTheme="majorEastAsia" w:eastAsiaTheme="majorEastAsia" w:hAnsiTheme="majorEastAsia"/>
                <w:noProof/>
                <w:sz w:val="28"/>
                <w:szCs w:val="28"/>
                <w:rPrChange w:id="1484"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485"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486" w:author="haha" w:date="2019-07-23T17:29:00Z">
                  <w:rPr>
                    <w:noProof/>
                  </w:rPr>
                </w:rPrChange>
              </w:rPr>
              <w:delInstrText>HYPERLINK \l "_Toc14792089"</w:delInstrText>
            </w:r>
            <w:r w:rsidRPr="000F2EDC" w:rsidDel="005725AE">
              <w:rPr>
                <w:rStyle w:val="af"/>
                <w:rFonts w:asciiTheme="majorEastAsia" w:eastAsiaTheme="majorEastAsia" w:hAnsiTheme="majorEastAsia"/>
                <w:noProof/>
                <w:sz w:val="28"/>
                <w:szCs w:val="28"/>
                <w:rPrChange w:id="1487"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488" w:author="haha" w:date="2019-07-23T17:29:00Z">
                  <w:rPr>
                    <w:rStyle w:val="af"/>
                    <w:noProof/>
                  </w:rPr>
                </w:rPrChange>
              </w:rPr>
              <w:fldChar w:fldCharType="separate"/>
            </w:r>
          </w:del>
          <w:ins w:id="1489"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490" w:author="haha" w:date="2019-07-23T17:26:00Z">
            <w:r w:rsidRPr="000F2EDC" w:rsidDel="005725AE">
              <w:rPr>
                <w:rStyle w:val="af"/>
                <w:rFonts w:asciiTheme="majorEastAsia" w:eastAsiaTheme="majorEastAsia" w:hAnsiTheme="majorEastAsia"/>
                <w:noProof/>
                <w:sz w:val="28"/>
                <w:szCs w:val="28"/>
                <w:rPrChange w:id="1491" w:author="haha" w:date="2019-07-23T17:29:00Z">
                  <w:rPr>
                    <w:rStyle w:val="af"/>
                    <w:noProof/>
                  </w:rPr>
                </w:rPrChange>
              </w:rPr>
              <w:delText>1.3.1</w:delText>
            </w:r>
            <w:r w:rsidRPr="000F2EDC" w:rsidDel="005725AE">
              <w:rPr>
                <w:rStyle w:val="af"/>
                <w:rFonts w:asciiTheme="majorEastAsia" w:eastAsiaTheme="majorEastAsia" w:hAnsiTheme="majorEastAsia" w:hint="eastAsia"/>
                <w:noProof/>
                <w:sz w:val="28"/>
                <w:szCs w:val="28"/>
                <w:rPrChange w:id="1492" w:author="haha" w:date="2019-07-23T17:29:00Z">
                  <w:rPr>
                    <w:rStyle w:val="af"/>
                    <w:rFonts w:hint="eastAsia"/>
                    <w:noProof/>
                  </w:rPr>
                </w:rPrChange>
              </w:rPr>
              <w:delText>渠道登录页面</w:delText>
            </w:r>
            <w:r w:rsidRPr="000F2EDC" w:rsidDel="005725AE">
              <w:rPr>
                <w:rFonts w:asciiTheme="majorEastAsia" w:eastAsiaTheme="majorEastAsia" w:hAnsiTheme="majorEastAsia"/>
                <w:noProof/>
                <w:webHidden/>
                <w:sz w:val="28"/>
                <w:szCs w:val="28"/>
                <w:rPrChange w:id="1493" w:author="haha" w:date="2019-07-23T17:29:00Z">
                  <w:rPr>
                    <w:noProof/>
                    <w:webHidden/>
                  </w:rPr>
                </w:rPrChange>
              </w:rPr>
              <w:tab/>
            </w:r>
            <w:r w:rsidRPr="000F2EDC" w:rsidDel="005725AE">
              <w:rPr>
                <w:rFonts w:asciiTheme="majorEastAsia" w:eastAsiaTheme="majorEastAsia" w:hAnsiTheme="majorEastAsia"/>
                <w:noProof/>
                <w:webHidden/>
                <w:sz w:val="28"/>
                <w:szCs w:val="28"/>
                <w:rPrChange w:id="1494"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495" w:author="haha" w:date="2019-07-23T17:29:00Z">
                  <w:rPr>
                    <w:noProof/>
                    <w:webHidden/>
                  </w:rPr>
                </w:rPrChange>
              </w:rPr>
              <w:delInstrText xml:space="preserve"> PAGEREF _Toc14792089 \h </w:delInstrText>
            </w:r>
            <w:r w:rsidRPr="000F2EDC" w:rsidDel="005725AE">
              <w:rPr>
                <w:rFonts w:asciiTheme="majorEastAsia" w:eastAsiaTheme="majorEastAsia" w:hAnsiTheme="majorEastAsia"/>
                <w:noProof/>
                <w:webHidden/>
                <w:sz w:val="28"/>
                <w:szCs w:val="28"/>
                <w:rPrChange w:id="1496"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497" w:author="haha" w:date="2019-07-23T17:29:00Z">
                  <w:rPr>
                    <w:noProof/>
                    <w:webHidden/>
                  </w:rPr>
                </w:rPrChange>
              </w:rPr>
              <w:fldChar w:fldCharType="separate"/>
            </w:r>
          </w:del>
          <w:del w:id="1498" w:author="haha" w:date="2019-07-23T16:38:00Z">
            <w:r w:rsidRPr="000F2EDC" w:rsidDel="00F018F8">
              <w:rPr>
                <w:rFonts w:asciiTheme="majorEastAsia" w:eastAsiaTheme="majorEastAsia" w:hAnsiTheme="majorEastAsia"/>
                <w:noProof/>
                <w:webHidden/>
                <w:sz w:val="28"/>
                <w:szCs w:val="28"/>
                <w:rPrChange w:id="1499" w:author="haha" w:date="2019-07-23T17:29:00Z">
                  <w:rPr>
                    <w:noProof/>
                    <w:webHidden/>
                  </w:rPr>
                </w:rPrChange>
              </w:rPr>
              <w:delText>17</w:delText>
            </w:r>
          </w:del>
          <w:del w:id="1500" w:author="haha" w:date="2019-07-23T17:26:00Z">
            <w:r w:rsidRPr="000F2EDC" w:rsidDel="005725AE">
              <w:rPr>
                <w:rFonts w:asciiTheme="majorEastAsia" w:eastAsiaTheme="majorEastAsia" w:hAnsiTheme="majorEastAsia"/>
                <w:noProof/>
                <w:webHidden/>
                <w:sz w:val="28"/>
                <w:szCs w:val="28"/>
                <w:rPrChange w:id="1501"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502" w:author="haha" w:date="2019-07-23T17:29:00Z">
                  <w:rPr>
                    <w:rStyle w:val="af"/>
                    <w:noProof/>
                  </w:rPr>
                </w:rPrChange>
              </w:rPr>
              <w:fldChar w:fldCharType="end"/>
            </w:r>
          </w:del>
        </w:p>
        <w:p w14:paraId="0CA52131" w14:textId="68BEBCFC" w:rsidR="00225374" w:rsidRPr="000F2EDC" w:rsidDel="005725AE" w:rsidRDefault="00225374">
          <w:pPr>
            <w:pStyle w:val="TOC2"/>
            <w:tabs>
              <w:tab w:val="right" w:leader="dot" w:pos="8290"/>
            </w:tabs>
            <w:ind w:left="480"/>
            <w:rPr>
              <w:del w:id="1503" w:author="haha" w:date="2019-07-23T17:26:00Z"/>
              <w:rFonts w:asciiTheme="majorEastAsia" w:eastAsiaTheme="majorEastAsia" w:hAnsiTheme="majorEastAsia"/>
              <w:noProof/>
              <w:sz w:val="28"/>
              <w:szCs w:val="28"/>
              <w:rPrChange w:id="1504" w:author="haha" w:date="2019-07-23T17:29:00Z">
                <w:rPr>
                  <w:del w:id="1505" w:author="haha" w:date="2019-07-23T17:26:00Z"/>
                  <w:noProof/>
                  <w:sz w:val="21"/>
                  <w:szCs w:val="22"/>
                </w:rPr>
              </w:rPrChange>
            </w:rPr>
          </w:pPr>
          <w:del w:id="1506" w:author="haha" w:date="2019-07-23T17:26:00Z">
            <w:r w:rsidRPr="000F2EDC" w:rsidDel="005725AE">
              <w:rPr>
                <w:rStyle w:val="af"/>
                <w:rFonts w:asciiTheme="majorEastAsia" w:eastAsiaTheme="majorEastAsia" w:hAnsiTheme="majorEastAsia"/>
                <w:noProof/>
                <w:sz w:val="28"/>
                <w:szCs w:val="28"/>
                <w:rPrChange w:id="1507"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508"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509" w:author="haha" w:date="2019-07-23T17:29:00Z">
                  <w:rPr>
                    <w:noProof/>
                  </w:rPr>
                </w:rPrChange>
              </w:rPr>
              <w:delInstrText>HYPERLINK \l "_Toc14792090"</w:delInstrText>
            </w:r>
            <w:r w:rsidRPr="000F2EDC" w:rsidDel="005725AE">
              <w:rPr>
                <w:rStyle w:val="af"/>
                <w:rFonts w:asciiTheme="majorEastAsia" w:eastAsiaTheme="majorEastAsia" w:hAnsiTheme="majorEastAsia"/>
                <w:noProof/>
                <w:sz w:val="28"/>
                <w:szCs w:val="28"/>
                <w:rPrChange w:id="1510"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511" w:author="haha" w:date="2019-07-23T17:29:00Z">
                  <w:rPr>
                    <w:rStyle w:val="af"/>
                    <w:noProof/>
                  </w:rPr>
                </w:rPrChange>
              </w:rPr>
              <w:fldChar w:fldCharType="separate"/>
            </w:r>
          </w:del>
          <w:ins w:id="1512"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513" w:author="haha" w:date="2019-07-23T17:26:00Z">
            <w:r w:rsidRPr="000F2EDC" w:rsidDel="005725AE">
              <w:rPr>
                <w:rStyle w:val="af"/>
                <w:rFonts w:asciiTheme="majorEastAsia" w:eastAsiaTheme="majorEastAsia" w:hAnsiTheme="majorEastAsia"/>
                <w:noProof/>
                <w:sz w:val="28"/>
                <w:szCs w:val="28"/>
                <w:rPrChange w:id="1514" w:author="haha" w:date="2019-07-23T17:29:00Z">
                  <w:rPr>
                    <w:rStyle w:val="af"/>
                    <w:noProof/>
                  </w:rPr>
                </w:rPrChange>
              </w:rPr>
              <w:delText>1.3.2</w:delText>
            </w:r>
            <w:r w:rsidRPr="000F2EDC" w:rsidDel="005725AE">
              <w:rPr>
                <w:rStyle w:val="af"/>
                <w:rFonts w:asciiTheme="majorEastAsia" w:eastAsiaTheme="majorEastAsia" w:hAnsiTheme="majorEastAsia" w:hint="eastAsia"/>
                <w:noProof/>
                <w:sz w:val="28"/>
                <w:szCs w:val="28"/>
                <w:rPrChange w:id="1515" w:author="haha" w:date="2019-07-23T17:29:00Z">
                  <w:rPr>
                    <w:rStyle w:val="af"/>
                    <w:rFonts w:hint="eastAsia"/>
                    <w:noProof/>
                  </w:rPr>
                </w:rPrChange>
              </w:rPr>
              <w:delText>渠道系统页面</w:delText>
            </w:r>
            <w:r w:rsidRPr="000F2EDC" w:rsidDel="005725AE">
              <w:rPr>
                <w:rFonts w:asciiTheme="majorEastAsia" w:eastAsiaTheme="majorEastAsia" w:hAnsiTheme="majorEastAsia"/>
                <w:noProof/>
                <w:webHidden/>
                <w:sz w:val="28"/>
                <w:szCs w:val="28"/>
                <w:rPrChange w:id="1516" w:author="haha" w:date="2019-07-23T17:29:00Z">
                  <w:rPr>
                    <w:noProof/>
                    <w:webHidden/>
                  </w:rPr>
                </w:rPrChange>
              </w:rPr>
              <w:tab/>
            </w:r>
            <w:r w:rsidRPr="000F2EDC" w:rsidDel="005725AE">
              <w:rPr>
                <w:rFonts w:asciiTheme="majorEastAsia" w:eastAsiaTheme="majorEastAsia" w:hAnsiTheme="majorEastAsia"/>
                <w:noProof/>
                <w:webHidden/>
                <w:sz w:val="28"/>
                <w:szCs w:val="28"/>
                <w:rPrChange w:id="151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518" w:author="haha" w:date="2019-07-23T17:29:00Z">
                  <w:rPr>
                    <w:noProof/>
                    <w:webHidden/>
                  </w:rPr>
                </w:rPrChange>
              </w:rPr>
              <w:delInstrText xml:space="preserve"> PAGEREF _Toc14792090 \h </w:delInstrText>
            </w:r>
            <w:r w:rsidRPr="000F2EDC" w:rsidDel="005725AE">
              <w:rPr>
                <w:rFonts w:asciiTheme="majorEastAsia" w:eastAsiaTheme="majorEastAsia" w:hAnsiTheme="majorEastAsia"/>
                <w:noProof/>
                <w:webHidden/>
                <w:sz w:val="28"/>
                <w:szCs w:val="28"/>
                <w:rPrChange w:id="151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520" w:author="haha" w:date="2019-07-23T17:29:00Z">
                  <w:rPr>
                    <w:noProof/>
                    <w:webHidden/>
                  </w:rPr>
                </w:rPrChange>
              </w:rPr>
              <w:fldChar w:fldCharType="separate"/>
            </w:r>
          </w:del>
          <w:del w:id="1521" w:author="haha" w:date="2019-07-23T16:38:00Z">
            <w:r w:rsidRPr="000F2EDC" w:rsidDel="00F018F8">
              <w:rPr>
                <w:rFonts w:asciiTheme="majorEastAsia" w:eastAsiaTheme="majorEastAsia" w:hAnsiTheme="majorEastAsia"/>
                <w:noProof/>
                <w:webHidden/>
                <w:sz w:val="28"/>
                <w:szCs w:val="28"/>
                <w:rPrChange w:id="1522" w:author="haha" w:date="2019-07-23T17:29:00Z">
                  <w:rPr>
                    <w:noProof/>
                    <w:webHidden/>
                  </w:rPr>
                </w:rPrChange>
              </w:rPr>
              <w:delText>17</w:delText>
            </w:r>
          </w:del>
          <w:del w:id="1523" w:author="haha" w:date="2019-07-23T17:26:00Z">
            <w:r w:rsidRPr="000F2EDC" w:rsidDel="005725AE">
              <w:rPr>
                <w:rFonts w:asciiTheme="majorEastAsia" w:eastAsiaTheme="majorEastAsia" w:hAnsiTheme="majorEastAsia"/>
                <w:noProof/>
                <w:webHidden/>
                <w:sz w:val="28"/>
                <w:szCs w:val="28"/>
                <w:rPrChange w:id="152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525" w:author="haha" w:date="2019-07-23T17:29:00Z">
                  <w:rPr>
                    <w:rStyle w:val="af"/>
                    <w:noProof/>
                  </w:rPr>
                </w:rPrChange>
              </w:rPr>
              <w:fldChar w:fldCharType="end"/>
            </w:r>
          </w:del>
        </w:p>
        <w:p w14:paraId="35F71551" w14:textId="53AA9D81" w:rsidR="00225374" w:rsidRPr="000F2EDC" w:rsidDel="005725AE" w:rsidRDefault="00225374">
          <w:pPr>
            <w:pStyle w:val="TOC1"/>
            <w:tabs>
              <w:tab w:val="right" w:leader="dot" w:pos="8290"/>
            </w:tabs>
            <w:rPr>
              <w:del w:id="1526" w:author="haha" w:date="2019-07-23T17:26:00Z"/>
              <w:rFonts w:asciiTheme="majorEastAsia" w:eastAsiaTheme="majorEastAsia" w:hAnsiTheme="majorEastAsia"/>
              <w:noProof/>
              <w:sz w:val="28"/>
              <w:szCs w:val="28"/>
              <w:rPrChange w:id="1527" w:author="haha" w:date="2019-07-23T17:29:00Z">
                <w:rPr>
                  <w:del w:id="1528" w:author="haha" w:date="2019-07-23T17:26:00Z"/>
                  <w:noProof/>
                  <w:sz w:val="21"/>
                  <w:szCs w:val="22"/>
                </w:rPr>
              </w:rPrChange>
            </w:rPr>
          </w:pPr>
          <w:del w:id="1529" w:author="haha" w:date="2019-07-23T17:26:00Z">
            <w:r w:rsidRPr="000F2EDC" w:rsidDel="005725AE">
              <w:rPr>
                <w:rStyle w:val="af"/>
                <w:rFonts w:asciiTheme="majorEastAsia" w:eastAsiaTheme="majorEastAsia" w:hAnsiTheme="majorEastAsia"/>
                <w:noProof/>
                <w:sz w:val="28"/>
                <w:szCs w:val="28"/>
                <w:rPrChange w:id="153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53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532" w:author="haha" w:date="2019-07-23T17:29:00Z">
                  <w:rPr>
                    <w:noProof/>
                  </w:rPr>
                </w:rPrChange>
              </w:rPr>
              <w:delInstrText>HYPERLINK \l "_Toc14792091"</w:delInstrText>
            </w:r>
            <w:r w:rsidRPr="000F2EDC" w:rsidDel="005725AE">
              <w:rPr>
                <w:rStyle w:val="af"/>
                <w:rFonts w:asciiTheme="majorEastAsia" w:eastAsiaTheme="majorEastAsia" w:hAnsiTheme="majorEastAsia"/>
                <w:noProof/>
                <w:sz w:val="28"/>
                <w:szCs w:val="28"/>
                <w:rPrChange w:id="153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534" w:author="haha" w:date="2019-07-23T17:29:00Z">
                  <w:rPr>
                    <w:rStyle w:val="af"/>
                    <w:noProof/>
                  </w:rPr>
                </w:rPrChange>
              </w:rPr>
              <w:fldChar w:fldCharType="separate"/>
            </w:r>
          </w:del>
          <w:ins w:id="153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536" w:author="haha" w:date="2019-07-23T17:26:00Z">
            <w:r w:rsidRPr="000F2EDC" w:rsidDel="005725AE">
              <w:rPr>
                <w:rStyle w:val="af"/>
                <w:rFonts w:asciiTheme="majorEastAsia" w:eastAsiaTheme="majorEastAsia" w:hAnsiTheme="majorEastAsia"/>
                <w:noProof/>
                <w:sz w:val="28"/>
                <w:szCs w:val="28"/>
                <w:rPrChange w:id="1537" w:author="haha" w:date="2019-07-23T17:29:00Z">
                  <w:rPr>
                    <w:rStyle w:val="af"/>
                    <w:noProof/>
                  </w:rPr>
                </w:rPrChange>
              </w:rPr>
              <w:delText xml:space="preserve">2 </w:delText>
            </w:r>
            <w:r w:rsidRPr="000F2EDC" w:rsidDel="005725AE">
              <w:rPr>
                <w:rStyle w:val="af"/>
                <w:rFonts w:asciiTheme="majorEastAsia" w:eastAsiaTheme="majorEastAsia" w:hAnsiTheme="majorEastAsia" w:hint="eastAsia"/>
                <w:noProof/>
                <w:sz w:val="28"/>
                <w:szCs w:val="28"/>
                <w:rPrChange w:id="1538" w:author="haha" w:date="2019-07-23T17:29:00Z">
                  <w:rPr>
                    <w:rStyle w:val="af"/>
                    <w:rFonts w:hint="eastAsia"/>
                    <w:noProof/>
                  </w:rPr>
                </w:rPrChange>
              </w:rPr>
              <w:delText>审批系统</w:delText>
            </w:r>
            <w:r w:rsidRPr="000F2EDC" w:rsidDel="005725AE">
              <w:rPr>
                <w:rFonts w:asciiTheme="majorEastAsia" w:eastAsiaTheme="majorEastAsia" w:hAnsiTheme="majorEastAsia"/>
                <w:noProof/>
                <w:webHidden/>
                <w:sz w:val="28"/>
                <w:szCs w:val="28"/>
                <w:rPrChange w:id="1539" w:author="haha" w:date="2019-07-23T17:29:00Z">
                  <w:rPr>
                    <w:noProof/>
                    <w:webHidden/>
                  </w:rPr>
                </w:rPrChange>
              </w:rPr>
              <w:tab/>
            </w:r>
            <w:r w:rsidRPr="000F2EDC" w:rsidDel="005725AE">
              <w:rPr>
                <w:rFonts w:asciiTheme="majorEastAsia" w:eastAsiaTheme="majorEastAsia" w:hAnsiTheme="majorEastAsia"/>
                <w:noProof/>
                <w:webHidden/>
                <w:sz w:val="28"/>
                <w:szCs w:val="28"/>
                <w:rPrChange w:id="154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541" w:author="haha" w:date="2019-07-23T17:29:00Z">
                  <w:rPr>
                    <w:noProof/>
                    <w:webHidden/>
                  </w:rPr>
                </w:rPrChange>
              </w:rPr>
              <w:delInstrText xml:space="preserve"> PAGEREF _Toc14792091 \h </w:delInstrText>
            </w:r>
            <w:r w:rsidRPr="000F2EDC" w:rsidDel="005725AE">
              <w:rPr>
                <w:rFonts w:asciiTheme="majorEastAsia" w:eastAsiaTheme="majorEastAsia" w:hAnsiTheme="majorEastAsia"/>
                <w:noProof/>
                <w:webHidden/>
                <w:sz w:val="28"/>
                <w:szCs w:val="28"/>
                <w:rPrChange w:id="154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543" w:author="haha" w:date="2019-07-23T17:29:00Z">
                  <w:rPr>
                    <w:noProof/>
                    <w:webHidden/>
                  </w:rPr>
                </w:rPrChange>
              </w:rPr>
              <w:fldChar w:fldCharType="separate"/>
            </w:r>
          </w:del>
          <w:del w:id="1544" w:author="haha" w:date="2019-07-23T16:38:00Z">
            <w:r w:rsidRPr="000F2EDC" w:rsidDel="00F018F8">
              <w:rPr>
                <w:rFonts w:asciiTheme="majorEastAsia" w:eastAsiaTheme="majorEastAsia" w:hAnsiTheme="majorEastAsia"/>
                <w:noProof/>
                <w:webHidden/>
                <w:sz w:val="28"/>
                <w:szCs w:val="28"/>
                <w:rPrChange w:id="1545" w:author="haha" w:date="2019-07-23T17:29:00Z">
                  <w:rPr>
                    <w:noProof/>
                    <w:webHidden/>
                  </w:rPr>
                </w:rPrChange>
              </w:rPr>
              <w:delText>18</w:delText>
            </w:r>
          </w:del>
          <w:del w:id="1546" w:author="haha" w:date="2019-07-23T17:26:00Z">
            <w:r w:rsidRPr="000F2EDC" w:rsidDel="005725AE">
              <w:rPr>
                <w:rFonts w:asciiTheme="majorEastAsia" w:eastAsiaTheme="majorEastAsia" w:hAnsiTheme="majorEastAsia"/>
                <w:noProof/>
                <w:webHidden/>
                <w:sz w:val="28"/>
                <w:szCs w:val="28"/>
                <w:rPrChange w:id="154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548" w:author="haha" w:date="2019-07-23T17:29:00Z">
                  <w:rPr>
                    <w:rStyle w:val="af"/>
                    <w:noProof/>
                  </w:rPr>
                </w:rPrChange>
              </w:rPr>
              <w:fldChar w:fldCharType="end"/>
            </w:r>
          </w:del>
        </w:p>
        <w:p w14:paraId="62F986F6" w14:textId="08F7AA22" w:rsidR="00225374" w:rsidRPr="000F2EDC" w:rsidDel="005725AE" w:rsidRDefault="00225374">
          <w:pPr>
            <w:pStyle w:val="TOC2"/>
            <w:tabs>
              <w:tab w:val="right" w:leader="dot" w:pos="8290"/>
            </w:tabs>
            <w:ind w:left="480"/>
            <w:rPr>
              <w:del w:id="1549" w:author="haha" w:date="2019-07-23T17:26:00Z"/>
              <w:rFonts w:asciiTheme="majorEastAsia" w:eastAsiaTheme="majorEastAsia" w:hAnsiTheme="majorEastAsia"/>
              <w:noProof/>
              <w:sz w:val="28"/>
              <w:szCs w:val="28"/>
              <w:rPrChange w:id="1550" w:author="haha" w:date="2019-07-23T17:29:00Z">
                <w:rPr>
                  <w:del w:id="1551" w:author="haha" w:date="2019-07-23T17:26:00Z"/>
                  <w:noProof/>
                  <w:sz w:val="21"/>
                  <w:szCs w:val="22"/>
                </w:rPr>
              </w:rPrChange>
            </w:rPr>
          </w:pPr>
          <w:del w:id="1552" w:author="haha" w:date="2019-07-23T17:26:00Z">
            <w:r w:rsidRPr="000F2EDC" w:rsidDel="005725AE">
              <w:rPr>
                <w:rStyle w:val="af"/>
                <w:rFonts w:asciiTheme="majorEastAsia" w:eastAsiaTheme="majorEastAsia" w:hAnsiTheme="majorEastAsia"/>
                <w:noProof/>
                <w:sz w:val="28"/>
                <w:szCs w:val="28"/>
                <w:rPrChange w:id="1553"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554"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555" w:author="haha" w:date="2019-07-23T17:29:00Z">
                  <w:rPr>
                    <w:noProof/>
                  </w:rPr>
                </w:rPrChange>
              </w:rPr>
              <w:delInstrText>HYPERLINK \l "_Toc14792092"</w:delInstrText>
            </w:r>
            <w:r w:rsidRPr="000F2EDC" w:rsidDel="005725AE">
              <w:rPr>
                <w:rStyle w:val="af"/>
                <w:rFonts w:asciiTheme="majorEastAsia" w:eastAsiaTheme="majorEastAsia" w:hAnsiTheme="majorEastAsia"/>
                <w:noProof/>
                <w:sz w:val="28"/>
                <w:szCs w:val="28"/>
                <w:rPrChange w:id="1556"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557" w:author="haha" w:date="2019-07-23T17:29:00Z">
                  <w:rPr>
                    <w:rStyle w:val="af"/>
                    <w:noProof/>
                  </w:rPr>
                </w:rPrChange>
              </w:rPr>
              <w:fldChar w:fldCharType="separate"/>
            </w:r>
          </w:del>
          <w:ins w:id="1558"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559" w:author="haha" w:date="2019-07-23T17:26:00Z">
            <w:r w:rsidRPr="000F2EDC" w:rsidDel="005725AE">
              <w:rPr>
                <w:rStyle w:val="af"/>
                <w:rFonts w:asciiTheme="majorEastAsia" w:eastAsiaTheme="majorEastAsia" w:hAnsiTheme="majorEastAsia"/>
                <w:noProof/>
                <w:sz w:val="28"/>
                <w:szCs w:val="28"/>
                <w:rPrChange w:id="1560" w:author="haha" w:date="2019-07-23T17:29:00Z">
                  <w:rPr>
                    <w:rStyle w:val="af"/>
                    <w:noProof/>
                  </w:rPr>
                </w:rPrChange>
              </w:rPr>
              <w:delText>2.1</w:delText>
            </w:r>
            <w:r w:rsidRPr="000F2EDC" w:rsidDel="005725AE">
              <w:rPr>
                <w:rStyle w:val="af"/>
                <w:rFonts w:asciiTheme="majorEastAsia" w:eastAsiaTheme="majorEastAsia" w:hAnsiTheme="majorEastAsia" w:hint="eastAsia"/>
                <w:noProof/>
                <w:sz w:val="28"/>
                <w:szCs w:val="28"/>
                <w:rPrChange w:id="1561" w:author="haha" w:date="2019-07-23T17:29:00Z">
                  <w:rPr>
                    <w:rStyle w:val="af"/>
                    <w:rFonts w:hint="eastAsia"/>
                    <w:noProof/>
                  </w:rPr>
                </w:rPrChange>
              </w:rPr>
              <w:delText>待审</w:delText>
            </w:r>
            <w:r w:rsidRPr="000F2EDC" w:rsidDel="005725AE">
              <w:rPr>
                <w:rFonts w:asciiTheme="majorEastAsia" w:eastAsiaTheme="majorEastAsia" w:hAnsiTheme="majorEastAsia"/>
                <w:noProof/>
                <w:webHidden/>
                <w:sz w:val="28"/>
                <w:szCs w:val="28"/>
                <w:rPrChange w:id="1562" w:author="haha" w:date="2019-07-23T17:29:00Z">
                  <w:rPr>
                    <w:noProof/>
                    <w:webHidden/>
                  </w:rPr>
                </w:rPrChange>
              </w:rPr>
              <w:tab/>
            </w:r>
            <w:r w:rsidRPr="000F2EDC" w:rsidDel="005725AE">
              <w:rPr>
                <w:rFonts w:asciiTheme="majorEastAsia" w:eastAsiaTheme="majorEastAsia" w:hAnsiTheme="majorEastAsia"/>
                <w:noProof/>
                <w:webHidden/>
                <w:sz w:val="28"/>
                <w:szCs w:val="28"/>
                <w:rPrChange w:id="1563"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564" w:author="haha" w:date="2019-07-23T17:29:00Z">
                  <w:rPr>
                    <w:noProof/>
                    <w:webHidden/>
                  </w:rPr>
                </w:rPrChange>
              </w:rPr>
              <w:delInstrText xml:space="preserve"> PAGEREF _Toc14792092 \h </w:delInstrText>
            </w:r>
            <w:r w:rsidRPr="000F2EDC" w:rsidDel="005725AE">
              <w:rPr>
                <w:rFonts w:asciiTheme="majorEastAsia" w:eastAsiaTheme="majorEastAsia" w:hAnsiTheme="majorEastAsia"/>
                <w:noProof/>
                <w:webHidden/>
                <w:sz w:val="28"/>
                <w:szCs w:val="28"/>
                <w:rPrChange w:id="1565"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566" w:author="haha" w:date="2019-07-23T17:29:00Z">
                  <w:rPr>
                    <w:noProof/>
                    <w:webHidden/>
                  </w:rPr>
                </w:rPrChange>
              </w:rPr>
              <w:fldChar w:fldCharType="separate"/>
            </w:r>
          </w:del>
          <w:del w:id="1567" w:author="haha" w:date="2019-07-23T16:38:00Z">
            <w:r w:rsidRPr="000F2EDC" w:rsidDel="00F018F8">
              <w:rPr>
                <w:rFonts w:asciiTheme="majorEastAsia" w:eastAsiaTheme="majorEastAsia" w:hAnsiTheme="majorEastAsia"/>
                <w:noProof/>
                <w:webHidden/>
                <w:sz w:val="28"/>
                <w:szCs w:val="28"/>
                <w:rPrChange w:id="1568" w:author="haha" w:date="2019-07-23T17:29:00Z">
                  <w:rPr>
                    <w:noProof/>
                    <w:webHidden/>
                  </w:rPr>
                </w:rPrChange>
              </w:rPr>
              <w:delText>18</w:delText>
            </w:r>
          </w:del>
          <w:del w:id="1569" w:author="haha" w:date="2019-07-23T17:26:00Z">
            <w:r w:rsidRPr="000F2EDC" w:rsidDel="005725AE">
              <w:rPr>
                <w:rFonts w:asciiTheme="majorEastAsia" w:eastAsiaTheme="majorEastAsia" w:hAnsiTheme="majorEastAsia"/>
                <w:noProof/>
                <w:webHidden/>
                <w:sz w:val="28"/>
                <w:szCs w:val="28"/>
                <w:rPrChange w:id="1570"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571" w:author="haha" w:date="2019-07-23T17:29:00Z">
                  <w:rPr>
                    <w:rStyle w:val="af"/>
                    <w:noProof/>
                  </w:rPr>
                </w:rPrChange>
              </w:rPr>
              <w:fldChar w:fldCharType="end"/>
            </w:r>
          </w:del>
        </w:p>
        <w:p w14:paraId="19BB7099" w14:textId="4C7F9DEA" w:rsidR="00225374" w:rsidRPr="000F2EDC" w:rsidDel="005725AE" w:rsidRDefault="00225374">
          <w:pPr>
            <w:pStyle w:val="TOC3"/>
            <w:tabs>
              <w:tab w:val="right" w:leader="dot" w:pos="8290"/>
            </w:tabs>
            <w:ind w:left="960"/>
            <w:rPr>
              <w:del w:id="1572" w:author="haha" w:date="2019-07-23T17:26:00Z"/>
              <w:rFonts w:asciiTheme="majorEastAsia" w:eastAsiaTheme="majorEastAsia" w:hAnsiTheme="majorEastAsia"/>
              <w:noProof/>
              <w:sz w:val="28"/>
              <w:szCs w:val="28"/>
              <w:rPrChange w:id="1573" w:author="haha" w:date="2019-07-23T17:29:00Z">
                <w:rPr>
                  <w:del w:id="1574" w:author="haha" w:date="2019-07-23T17:26:00Z"/>
                  <w:noProof/>
                  <w:sz w:val="21"/>
                  <w:szCs w:val="22"/>
                </w:rPr>
              </w:rPrChange>
            </w:rPr>
          </w:pPr>
          <w:del w:id="1575" w:author="haha" w:date="2019-07-23T17:26:00Z">
            <w:r w:rsidRPr="000F2EDC" w:rsidDel="005725AE">
              <w:rPr>
                <w:rStyle w:val="af"/>
                <w:rFonts w:asciiTheme="majorEastAsia" w:eastAsiaTheme="majorEastAsia" w:hAnsiTheme="majorEastAsia"/>
                <w:noProof/>
                <w:sz w:val="28"/>
                <w:szCs w:val="28"/>
                <w:rPrChange w:id="1576"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577"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578" w:author="haha" w:date="2019-07-23T17:29:00Z">
                  <w:rPr>
                    <w:noProof/>
                  </w:rPr>
                </w:rPrChange>
              </w:rPr>
              <w:delInstrText>HYPERLINK \l "_Toc14792093"</w:delInstrText>
            </w:r>
            <w:r w:rsidRPr="000F2EDC" w:rsidDel="005725AE">
              <w:rPr>
                <w:rStyle w:val="af"/>
                <w:rFonts w:asciiTheme="majorEastAsia" w:eastAsiaTheme="majorEastAsia" w:hAnsiTheme="majorEastAsia"/>
                <w:noProof/>
                <w:sz w:val="28"/>
                <w:szCs w:val="28"/>
                <w:rPrChange w:id="1579"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580" w:author="haha" w:date="2019-07-23T17:29:00Z">
                  <w:rPr>
                    <w:rStyle w:val="af"/>
                    <w:noProof/>
                  </w:rPr>
                </w:rPrChange>
              </w:rPr>
              <w:fldChar w:fldCharType="separate"/>
            </w:r>
          </w:del>
          <w:ins w:id="1581"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582" w:author="haha" w:date="2019-07-23T17:26:00Z">
            <w:r w:rsidRPr="000F2EDC" w:rsidDel="005725AE">
              <w:rPr>
                <w:rStyle w:val="af"/>
                <w:rFonts w:asciiTheme="majorEastAsia" w:eastAsiaTheme="majorEastAsia" w:hAnsiTheme="majorEastAsia"/>
                <w:noProof/>
                <w:sz w:val="28"/>
                <w:szCs w:val="28"/>
                <w:rPrChange w:id="1583" w:author="haha" w:date="2019-07-23T17:29:00Z">
                  <w:rPr>
                    <w:rStyle w:val="af"/>
                    <w:noProof/>
                  </w:rPr>
                </w:rPrChange>
              </w:rPr>
              <w:delText>2.1.1</w:delText>
            </w:r>
            <w:r w:rsidRPr="000F2EDC" w:rsidDel="005725AE">
              <w:rPr>
                <w:rStyle w:val="af"/>
                <w:rFonts w:asciiTheme="majorEastAsia" w:eastAsiaTheme="majorEastAsia" w:hAnsiTheme="majorEastAsia" w:hint="eastAsia"/>
                <w:noProof/>
                <w:sz w:val="28"/>
                <w:szCs w:val="28"/>
                <w:rPrChange w:id="1584" w:author="haha" w:date="2019-07-23T17:29:00Z">
                  <w:rPr>
                    <w:rStyle w:val="af"/>
                    <w:rFonts w:hint="eastAsia"/>
                    <w:noProof/>
                  </w:rPr>
                </w:rPrChange>
              </w:rPr>
              <w:delText>处理页面</w:delText>
            </w:r>
            <w:r w:rsidRPr="000F2EDC" w:rsidDel="005725AE">
              <w:rPr>
                <w:rFonts w:asciiTheme="majorEastAsia" w:eastAsiaTheme="majorEastAsia" w:hAnsiTheme="majorEastAsia"/>
                <w:noProof/>
                <w:webHidden/>
                <w:sz w:val="28"/>
                <w:szCs w:val="28"/>
                <w:rPrChange w:id="1585" w:author="haha" w:date="2019-07-23T17:29:00Z">
                  <w:rPr>
                    <w:noProof/>
                    <w:webHidden/>
                  </w:rPr>
                </w:rPrChange>
              </w:rPr>
              <w:tab/>
            </w:r>
            <w:r w:rsidRPr="000F2EDC" w:rsidDel="005725AE">
              <w:rPr>
                <w:rFonts w:asciiTheme="majorEastAsia" w:eastAsiaTheme="majorEastAsia" w:hAnsiTheme="majorEastAsia"/>
                <w:noProof/>
                <w:webHidden/>
                <w:sz w:val="28"/>
                <w:szCs w:val="28"/>
                <w:rPrChange w:id="1586"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587" w:author="haha" w:date="2019-07-23T17:29:00Z">
                  <w:rPr>
                    <w:noProof/>
                    <w:webHidden/>
                  </w:rPr>
                </w:rPrChange>
              </w:rPr>
              <w:delInstrText xml:space="preserve"> PAGEREF _Toc14792093 \h </w:delInstrText>
            </w:r>
            <w:r w:rsidRPr="000F2EDC" w:rsidDel="005725AE">
              <w:rPr>
                <w:rFonts w:asciiTheme="majorEastAsia" w:eastAsiaTheme="majorEastAsia" w:hAnsiTheme="majorEastAsia"/>
                <w:noProof/>
                <w:webHidden/>
                <w:sz w:val="28"/>
                <w:szCs w:val="28"/>
                <w:rPrChange w:id="1588"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589" w:author="haha" w:date="2019-07-23T17:29:00Z">
                  <w:rPr>
                    <w:noProof/>
                    <w:webHidden/>
                  </w:rPr>
                </w:rPrChange>
              </w:rPr>
              <w:fldChar w:fldCharType="separate"/>
            </w:r>
          </w:del>
          <w:del w:id="1590" w:author="haha" w:date="2019-07-23T16:38:00Z">
            <w:r w:rsidRPr="000F2EDC" w:rsidDel="00F018F8">
              <w:rPr>
                <w:rFonts w:asciiTheme="majorEastAsia" w:eastAsiaTheme="majorEastAsia" w:hAnsiTheme="majorEastAsia"/>
                <w:noProof/>
                <w:webHidden/>
                <w:sz w:val="28"/>
                <w:szCs w:val="28"/>
                <w:rPrChange w:id="1591" w:author="haha" w:date="2019-07-23T17:29:00Z">
                  <w:rPr>
                    <w:noProof/>
                    <w:webHidden/>
                  </w:rPr>
                </w:rPrChange>
              </w:rPr>
              <w:delText>20</w:delText>
            </w:r>
          </w:del>
          <w:del w:id="1592" w:author="haha" w:date="2019-07-23T17:26:00Z">
            <w:r w:rsidRPr="000F2EDC" w:rsidDel="005725AE">
              <w:rPr>
                <w:rFonts w:asciiTheme="majorEastAsia" w:eastAsiaTheme="majorEastAsia" w:hAnsiTheme="majorEastAsia"/>
                <w:noProof/>
                <w:webHidden/>
                <w:sz w:val="28"/>
                <w:szCs w:val="28"/>
                <w:rPrChange w:id="1593"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594" w:author="haha" w:date="2019-07-23T17:29:00Z">
                  <w:rPr>
                    <w:rStyle w:val="af"/>
                    <w:noProof/>
                  </w:rPr>
                </w:rPrChange>
              </w:rPr>
              <w:fldChar w:fldCharType="end"/>
            </w:r>
          </w:del>
        </w:p>
        <w:p w14:paraId="46DB6045" w14:textId="014D2A71" w:rsidR="00225374" w:rsidRPr="000F2EDC" w:rsidDel="005725AE" w:rsidRDefault="00225374">
          <w:pPr>
            <w:pStyle w:val="TOC2"/>
            <w:tabs>
              <w:tab w:val="right" w:leader="dot" w:pos="8290"/>
            </w:tabs>
            <w:ind w:left="480"/>
            <w:rPr>
              <w:del w:id="1595" w:author="haha" w:date="2019-07-23T17:26:00Z"/>
              <w:rFonts w:asciiTheme="majorEastAsia" w:eastAsiaTheme="majorEastAsia" w:hAnsiTheme="majorEastAsia"/>
              <w:noProof/>
              <w:sz w:val="28"/>
              <w:szCs w:val="28"/>
              <w:rPrChange w:id="1596" w:author="haha" w:date="2019-07-23T17:29:00Z">
                <w:rPr>
                  <w:del w:id="1597" w:author="haha" w:date="2019-07-23T17:26:00Z"/>
                  <w:noProof/>
                  <w:sz w:val="21"/>
                  <w:szCs w:val="22"/>
                </w:rPr>
              </w:rPrChange>
            </w:rPr>
          </w:pPr>
          <w:del w:id="1598" w:author="haha" w:date="2019-07-23T17:26:00Z">
            <w:r w:rsidRPr="000F2EDC" w:rsidDel="005725AE">
              <w:rPr>
                <w:rStyle w:val="af"/>
                <w:rFonts w:asciiTheme="majorEastAsia" w:eastAsiaTheme="majorEastAsia" w:hAnsiTheme="majorEastAsia"/>
                <w:noProof/>
                <w:sz w:val="28"/>
                <w:szCs w:val="28"/>
                <w:rPrChange w:id="1599"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600"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601" w:author="haha" w:date="2019-07-23T17:29:00Z">
                  <w:rPr>
                    <w:noProof/>
                  </w:rPr>
                </w:rPrChange>
              </w:rPr>
              <w:delInstrText>HYPERLINK \l "_Toc14792094"</w:delInstrText>
            </w:r>
            <w:r w:rsidRPr="000F2EDC" w:rsidDel="005725AE">
              <w:rPr>
                <w:rStyle w:val="af"/>
                <w:rFonts w:asciiTheme="majorEastAsia" w:eastAsiaTheme="majorEastAsia" w:hAnsiTheme="majorEastAsia"/>
                <w:noProof/>
                <w:sz w:val="28"/>
                <w:szCs w:val="28"/>
                <w:rPrChange w:id="1602"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603" w:author="haha" w:date="2019-07-23T17:29:00Z">
                  <w:rPr>
                    <w:rStyle w:val="af"/>
                    <w:noProof/>
                  </w:rPr>
                </w:rPrChange>
              </w:rPr>
              <w:fldChar w:fldCharType="separate"/>
            </w:r>
          </w:del>
          <w:ins w:id="1604"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605" w:author="haha" w:date="2019-07-23T17:26:00Z">
            <w:r w:rsidRPr="000F2EDC" w:rsidDel="005725AE">
              <w:rPr>
                <w:rStyle w:val="af"/>
                <w:rFonts w:asciiTheme="majorEastAsia" w:eastAsiaTheme="majorEastAsia" w:hAnsiTheme="majorEastAsia"/>
                <w:noProof/>
                <w:sz w:val="28"/>
                <w:szCs w:val="28"/>
                <w:rPrChange w:id="1606" w:author="haha" w:date="2019-07-23T17:29:00Z">
                  <w:rPr>
                    <w:rStyle w:val="af"/>
                    <w:noProof/>
                  </w:rPr>
                </w:rPrChange>
              </w:rPr>
              <w:delText>2.2</w:delText>
            </w:r>
            <w:r w:rsidRPr="000F2EDC" w:rsidDel="005725AE">
              <w:rPr>
                <w:rStyle w:val="af"/>
                <w:rFonts w:asciiTheme="majorEastAsia" w:eastAsiaTheme="majorEastAsia" w:hAnsiTheme="majorEastAsia" w:hint="eastAsia"/>
                <w:noProof/>
                <w:sz w:val="28"/>
                <w:szCs w:val="28"/>
                <w:rPrChange w:id="1607" w:author="haha" w:date="2019-07-23T17:29:00Z">
                  <w:rPr>
                    <w:rStyle w:val="af"/>
                    <w:rFonts w:hint="eastAsia"/>
                    <w:noProof/>
                  </w:rPr>
                </w:rPrChange>
              </w:rPr>
              <w:delText>进件查询</w:delText>
            </w:r>
            <w:r w:rsidRPr="000F2EDC" w:rsidDel="005725AE">
              <w:rPr>
                <w:rFonts w:asciiTheme="majorEastAsia" w:eastAsiaTheme="majorEastAsia" w:hAnsiTheme="majorEastAsia"/>
                <w:noProof/>
                <w:webHidden/>
                <w:sz w:val="28"/>
                <w:szCs w:val="28"/>
                <w:rPrChange w:id="1608" w:author="haha" w:date="2019-07-23T17:29:00Z">
                  <w:rPr>
                    <w:noProof/>
                    <w:webHidden/>
                  </w:rPr>
                </w:rPrChange>
              </w:rPr>
              <w:tab/>
            </w:r>
            <w:r w:rsidRPr="000F2EDC" w:rsidDel="005725AE">
              <w:rPr>
                <w:rFonts w:asciiTheme="majorEastAsia" w:eastAsiaTheme="majorEastAsia" w:hAnsiTheme="majorEastAsia"/>
                <w:noProof/>
                <w:webHidden/>
                <w:sz w:val="28"/>
                <w:szCs w:val="28"/>
                <w:rPrChange w:id="1609"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610" w:author="haha" w:date="2019-07-23T17:29:00Z">
                  <w:rPr>
                    <w:noProof/>
                    <w:webHidden/>
                  </w:rPr>
                </w:rPrChange>
              </w:rPr>
              <w:delInstrText xml:space="preserve"> PAGEREF _Toc14792094 \h </w:delInstrText>
            </w:r>
            <w:r w:rsidRPr="000F2EDC" w:rsidDel="005725AE">
              <w:rPr>
                <w:rFonts w:asciiTheme="majorEastAsia" w:eastAsiaTheme="majorEastAsia" w:hAnsiTheme="majorEastAsia"/>
                <w:noProof/>
                <w:webHidden/>
                <w:sz w:val="28"/>
                <w:szCs w:val="28"/>
                <w:rPrChange w:id="1611"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612" w:author="haha" w:date="2019-07-23T17:29:00Z">
                  <w:rPr>
                    <w:noProof/>
                    <w:webHidden/>
                  </w:rPr>
                </w:rPrChange>
              </w:rPr>
              <w:fldChar w:fldCharType="separate"/>
            </w:r>
          </w:del>
          <w:del w:id="1613" w:author="haha" w:date="2019-07-23T16:38:00Z">
            <w:r w:rsidRPr="000F2EDC" w:rsidDel="00F018F8">
              <w:rPr>
                <w:rFonts w:asciiTheme="majorEastAsia" w:eastAsiaTheme="majorEastAsia" w:hAnsiTheme="majorEastAsia"/>
                <w:noProof/>
                <w:webHidden/>
                <w:sz w:val="28"/>
                <w:szCs w:val="28"/>
                <w:rPrChange w:id="1614" w:author="haha" w:date="2019-07-23T17:29:00Z">
                  <w:rPr>
                    <w:noProof/>
                    <w:webHidden/>
                  </w:rPr>
                </w:rPrChange>
              </w:rPr>
              <w:delText>21</w:delText>
            </w:r>
          </w:del>
          <w:del w:id="1615" w:author="haha" w:date="2019-07-23T17:26:00Z">
            <w:r w:rsidRPr="000F2EDC" w:rsidDel="005725AE">
              <w:rPr>
                <w:rFonts w:asciiTheme="majorEastAsia" w:eastAsiaTheme="majorEastAsia" w:hAnsiTheme="majorEastAsia"/>
                <w:noProof/>
                <w:webHidden/>
                <w:sz w:val="28"/>
                <w:szCs w:val="28"/>
                <w:rPrChange w:id="1616"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617" w:author="haha" w:date="2019-07-23T17:29:00Z">
                  <w:rPr>
                    <w:rStyle w:val="af"/>
                    <w:noProof/>
                  </w:rPr>
                </w:rPrChange>
              </w:rPr>
              <w:fldChar w:fldCharType="end"/>
            </w:r>
          </w:del>
        </w:p>
        <w:p w14:paraId="690903DE" w14:textId="2CFC3290" w:rsidR="00225374" w:rsidRPr="000F2EDC" w:rsidDel="005725AE" w:rsidRDefault="00225374">
          <w:pPr>
            <w:pStyle w:val="TOC3"/>
            <w:tabs>
              <w:tab w:val="right" w:leader="dot" w:pos="8290"/>
            </w:tabs>
            <w:ind w:left="960"/>
            <w:rPr>
              <w:del w:id="1618" w:author="haha" w:date="2019-07-23T17:26:00Z"/>
              <w:rFonts w:asciiTheme="majorEastAsia" w:eastAsiaTheme="majorEastAsia" w:hAnsiTheme="majorEastAsia"/>
              <w:noProof/>
              <w:sz w:val="28"/>
              <w:szCs w:val="28"/>
              <w:rPrChange w:id="1619" w:author="haha" w:date="2019-07-23T17:29:00Z">
                <w:rPr>
                  <w:del w:id="1620" w:author="haha" w:date="2019-07-23T17:26:00Z"/>
                  <w:noProof/>
                  <w:sz w:val="21"/>
                  <w:szCs w:val="22"/>
                </w:rPr>
              </w:rPrChange>
            </w:rPr>
          </w:pPr>
          <w:del w:id="1621" w:author="haha" w:date="2019-07-23T17:26:00Z">
            <w:r w:rsidRPr="000F2EDC" w:rsidDel="005725AE">
              <w:rPr>
                <w:rStyle w:val="af"/>
                <w:rFonts w:asciiTheme="majorEastAsia" w:eastAsiaTheme="majorEastAsia" w:hAnsiTheme="majorEastAsia"/>
                <w:noProof/>
                <w:sz w:val="28"/>
                <w:szCs w:val="28"/>
                <w:rPrChange w:id="1622"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623"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624" w:author="haha" w:date="2019-07-23T17:29:00Z">
                  <w:rPr>
                    <w:noProof/>
                  </w:rPr>
                </w:rPrChange>
              </w:rPr>
              <w:delInstrText>HYPERLINK \l "_Toc14792095"</w:delInstrText>
            </w:r>
            <w:r w:rsidRPr="000F2EDC" w:rsidDel="005725AE">
              <w:rPr>
                <w:rStyle w:val="af"/>
                <w:rFonts w:asciiTheme="majorEastAsia" w:eastAsiaTheme="majorEastAsia" w:hAnsiTheme="majorEastAsia"/>
                <w:noProof/>
                <w:sz w:val="28"/>
                <w:szCs w:val="28"/>
                <w:rPrChange w:id="1625"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626" w:author="haha" w:date="2019-07-23T17:29:00Z">
                  <w:rPr>
                    <w:rStyle w:val="af"/>
                    <w:noProof/>
                  </w:rPr>
                </w:rPrChange>
              </w:rPr>
              <w:fldChar w:fldCharType="separate"/>
            </w:r>
          </w:del>
          <w:ins w:id="1627"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628" w:author="haha" w:date="2019-07-23T17:26:00Z">
            <w:r w:rsidRPr="000F2EDC" w:rsidDel="005725AE">
              <w:rPr>
                <w:rStyle w:val="af"/>
                <w:rFonts w:asciiTheme="majorEastAsia" w:eastAsiaTheme="majorEastAsia" w:hAnsiTheme="majorEastAsia"/>
                <w:noProof/>
                <w:sz w:val="28"/>
                <w:szCs w:val="28"/>
                <w:rPrChange w:id="1629" w:author="haha" w:date="2019-07-23T17:29:00Z">
                  <w:rPr>
                    <w:rStyle w:val="af"/>
                    <w:noProof/>
                  </w:rPr>
                </w:rPrChange>
              </w:rPr>
              <w:delText>2.2.1</w:delText>
            </w:r>
            <w:r w:rsidRPr="000F2EDC" w:rsidDel="005725AE">
              <w:rPr>
                <w:rStyle w:val="af"/>
                <w:rFonts w:asciiTheme="majorEastAsia" w:eastAsiaTheme="majorEastAsia" w:hAnsiTheme="majorEastAsia" w:hint="eastAsia"/>
                <w:noProof/>
                <w:sz w:val="28"/>
                <w:szCs w:val="28"/>
                <w:rPrChange w:id="1630" w:author="haha" w:date="2019-07-23T17:29:00Z">
                  <w:rPr>
                    <w:rStyle w:val="af"/>
                    <w:rFonts w:hint="eastAsia"/>
                    <w:noProof/>
                  </w:rPr>
                </w:rPrChange>
              </w:rPr>
              <w:delText>客户详情页面</w:delText>
            </w:r>
            <w:r w:rsidRPr="000F2EDC" w:rsidDel="005725AE">
              <w:rPr>
                <w:rFonts w:asciiTheme="majorEastAsia" w:eastAsiaTheme="majorEastAsia" w:hAnsiTheme="majorEastAsia"/>
                <w:noProof/>
                <w:webHidden/>
                <w:sz w:val="28"/>
                <w:szCs w:val="28"/>
                <w:rPrChange w:id="1631" w:author="haha" w:date="2019-07-23T17:29:00Z">
                  <w:rPr>
                    <w:noProof/>
                    <w:webHidden/>
                  </w:rPr>
                </w:rPrChange>
              </w:rPr>
              <w:tab/>
            </w:r>
            <w:r w:rsidRPr="000F2EDC" w:rsidDel="005725AE">
              <w:rPr>
                <w:rFonts w:asciiTheme="majorEastAsia" w:eastAsiaTheme="majorEastAsia" w:hAnsiTheme="majorEastAsia"/>
                <w:noProof/>
                <w:webHidden/>
                <w:sz w:val="28"/>
                <w:szCs w:val="28"/>
                <w:rPrChange w:id="1632"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633" w:author="haha" w:date="2019-07-23T17:29:00Z">
                  <w:rPr>
                    <w:noProof/>
                    <w:webHidden/>
                  </w:rPr>
                </w:rPrChange>
              </w:rPr>
              <w:delInstrText xml:space="preserve"> PAGEREF _Toc14792095 \h </w:delInstrText>
            </w:r>
            <w:r w:rsidRPr="000F2EDC" w:rsidDel="005725AE">
              <w:rPr>
                <w:rFonts w:asciiTheme="majorEastAsia" w:eastAsiaTheme="majorEastAsia" w:hAnsiTheme="majorEastAsia"/>
                <w:noProof/>
                <w:webHidden/>
                <w:sz w:val="28"/>
                <w:szCs w:val="28"/>
                <w:rPrChange w:id="1634"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635" w:author="haha" w:date="2019-07-23T17:29:00Z">
                  <w:rPr>
                    <w:noProof/>
                    <w:webHidden/>
                  </w:rPr>
                </w:rPrChange>
              </w:rPr>
              <w:fldChar w:fldCharType="separate"/>
            </w:r>
          </w:del>
          <w:del w:id="1636" w:author="haha" w:date="2019-07-23T16:38:00Z">
            <w:r w:rsidRPr="000F2EDC" w:rsidDel="00F018F8">
              <w:rPr>
                <w:rFonts w:asciiTheme="majorEastAsia" w:eastAsiaTheme="majorEastAsia" w:hAnsiTheme="majorEastAsia"/>
                <w:noProof/>
                <w:webHidden/>
                <w:sz w:val="28"/>
                <w:szCs w:val="28"/>
                <w:rPrChange w:id="1637" w:author="haha" w:date="2019-07-23T17:29:00Z">
                  <w:rPr>
                    <w:noProof/>
                    <w:webHidden/>
                  </w:rPr>
                </w:rPrChange>
              </w:rPr>
              <w:delText>22</w:delText>
            </w:r>
          </w:del>
          <w:del w:id="1638" w:author="haha" w:date="2019-07-23T17:26:00Z">
            <w:r w:rsidRPr="000F2EDC" w:rsidDel="005725AE">
              <w:rPr>
                <w:rFonts w:asciiTheme="majorEastAsia" w:eastAsiaTheme="majorEastAsia" w:hAnsiTheme="majorEastAsia"/>
                <w:noProof/>
                <w:webHidden/>
                <w:sz w:val="28"/>
                <w:szCs w:val="28"/>
                <w:rPrChange w:id="1639"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640" w:author="haha" w:date="2019-07-23T17:29:00Z">
                  <w:rPr>
                    <w:rStyle w:val="af"/>
                    <w:noProof/>
                  </w:rPr>
                </w:rPrChange>
              </w:rPr>
              <w:fldChar w:fldCharType="end"/>
            </w:r>
          </w:del>
        </w:p>
        <w:p w14:paraId="19E63C75" w14:textId="647B2A67" w:rsidR="00225374" w:rsidRPr="000F2EDC" w:rsidDel="005725AE" w:rsidRDefault="00225374">
          <w:pPr>
            <w:pStyle w:val="TOC2"/>
            <w:tabs>
              <w:tab w:val="right" w:leader="dot" w:pos="8290"/>
            </w:tabs>
            <w:ind w:left="480"/>
            <w:rPr>
              <w:del w:id="1641" w:author="haha" w:date="2019-07-23T17:26:00Z"/>
              <w:rFonts w:asciiTheme="majorEastAsia" w:eastAsiaTheme="majorEastAsia" w:hAnsiTheme="majorEastAsia"/>
              <w:noProof/>
              <w:sz w:val="28"/>
              <w:szCs w:val="28"/>
              <w:rPrChange w:id="1642" w:author="haha" w:date="2019-07-23T17:29:00Z">
                <w:rPr>
                  <w:del w:id="1643" w:author="haha" w:date="2019-07-23T17:26:00Z"/>
                  <w:noProof/>
                  <w:sz w:val="21"/>
                  <w:szCs w:val="22"/>
                </w:rPr>
              </w:rPrChange>
            </w:rPr>
          </w:pPr>
          <w:del w:id="1644" w:author="haha" w:date="2019-07-23T17:26:00Z">
            <w:r w:rsidRPr="000F2EDC" w:rsidDel="005725AE">
              <w:rPr>
                <w:rStyle w:val="af"/>
                <w:rFonts w:asciiTheme="majorEastAsia" w:eastAsiaTheme="majorEastAsia" w:hAnsiTheme="majorEastAsia"/>
                <w:noProof/>
                <w:sz w:val="28"/>
                <w:szCs w:val="28"/>
                <w:rPrChange w:id="1645"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646"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647" w:author="haha" w:date="2019-07-23T17:29:00Z">
                  <w:rPr>
                    <w:noProof/>
                  </w:rPr>
                </w:rPrChange>
              </w:rPr>
              <w:delInstrText>HYPERLINK \l "_Toc14792096"</w:delInstrText>
            </w:r>
            <w:r w:rsidRPr="000F2EDC" w:rsidDel="005725AE">
              <w:rPr>
                <w:rStyle w:val="af"/>
                <w:rFonts w:asciiTheme="majorEastAsia" w:eastAsiaTheme="majorEastAsia" w:hAnsiTheme="majorEastAsia"/>
                <w:noProof/>
                <w:sz w:val="28"/>
                <w:szCs w:val="28"/>
                <w:rPrChange w:id="1648"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649" w:author="haha" w:date="2019-07-23T17:29:00Z">
                  <w:rPr>
                    <w:rStyle w:val="af"/>
                    <w:noProof/>
                  </w:rPr>
                </w:rPrChange>
              </w:rPr>
              <w:fldChar w:fldCharType="separate"/>
            </w:r>
          </w:del>
          <w:ins w:id="1650"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651" w:author="haha" w:date="2019-07-23T17:26:00Z">
            <w:r w:rsidRPr="000F2EDC" w:rsidDel="005725AE">
              <w:rPr>
                <w:rStyle w:val="af"/>
                <w:rFonts w:asciiTheme="majorEastAsia" w:eastAsiaTheme="majorEastAsia" w:hAnsiTheme="majorEastAsia"/>
                <w:noProof/>
                <w:sz w:val="28"/>
                <w:szCs w:val="28"/>
                <w:rPrChange w:id="1652" w:author="haha" w:date="2019-07-23T17:29:00Z">
                  <w:rPr>
                    <w:rStyle w:val="af"/>
                    <w:noProof/>
                  </w:rPr>
                </w:rPrChange>
              </w:rPr>
              <w:delText>2.3</w:delText>
            </w:r>
            <w:r w:rsidRPr="000F2EDC" w:rsidDel="005725AE">
              <w:rPr>
                <w:rStyle w:val="af"/>
                <w:rFonts w:asciiTheme="majorEastAsia" w:eastAsiaTheme="majorEastAsia" w:hAnsiTheme="majorEastAsia" w:hint="eastAsia"/>
                <w:noProof/>
                <w:sz w:val="28"/>
                <w:szCs w:val="28"/>
                <w:rPrChange w:id="1653" w:author="haha" w:date="2019-07-23T17:29:00Z">
                  <w:rPr>
                    <w:rStyle w:val="af"/>
                    <w:rFonts w:hint="eastAsia"/>
                    <w:noProof/>
                  </w:rPr>
                </w:rPrChange>
              </w:rPr>
              <w:delText>产品流程配置页面</w:delText>
            </w:r>
            <w:r w:rsidRPr="000F2EDC" w:rsidDel="005725AE">
              <w:rPr>
                <w:rFonts w:asciiTheme="majorEastAsia" w:eastAsiaTheme="majorEastAsia" w:hAnsiTheme="majorEastAsia"/>
                <w:noProof/>
                <w:webHidden/>
                <w:sz w:val="28"/>
                <w:szCs w:val="28"/>
                <w:rPrChange w:id="1654" w:author="haha" w:date="2019-07-23T17:29:00Z">
                  <w:rPr>
                    <w:noProof/>
                    <w:webHidden/>
                  </w:rPr>
                </w:rPrChange>
              </w:rPr>
              <w:tab/>
            </w:r>
            <w:r w:rsidRPr="000F2EDC" w:rsidDel="005725AE">
              <w:rPr>
                <w:rFonts w:asciiTheme="majorEastAsia" w:eastAsiaTheme="majorEastAsia" w:hAnsiTheme="majorEastAsia"/>
                <w:noProof/>
                <w:webHidden/>
                <w:sz w:val="28"/>
                <w:szCs w:val="28"/>
                <w:rPrChange w:id="165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656" w:author="haha" w:date="2019-07-23T17:29:00Z">
                  <w:rPr>
                    <w:noProof/>
                    <w:webHidden/>
                  </w:rPr>
                </w:rPrChange>
              </w:rPr>
              <w:delInstrText xml:space="preserve"> PAGEREF _Toc14792096 \h </w:delInstrText>
            </w:r>
            <w:r w:rsidRPr="000F2EDC" w:rsidDel="005725AE">
              <w:rPr>
                <w:rFonts w:asciiTheme="majorEastAsia" w:eastAsiaTheme="majorEastAsia" w:hAnsiTheme="majorEastAsia"/>
                <w:noProof/>
                <w:webHidden/>
                <w:sz w:val="28"/>
                <w:szCs w:val="28"/>
                <w:rPrChange w:id="165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658" w:author="haha" w:date="2019-07-23T17:29:00Z">
                  <w:rPr>
                    <w:noProof/>
                    <w:webHidden/>
                  </w:rPr>
                </w:rPrChange>
              </w:rPr>
              <w:fldChar w:fldCharType="separate"/>
            </w:r>
          </w:del>
          <w:del w:id="1659" w:author="haha" w:date="2019-07-23T16:38:00Z">
            <w:r w:rsidRPr="000F2EDC" w:rsidDel="00F018F8">
              <w:rPr>
                <w:rFonts w:asciiTheme="majorEastAsia" w:eastAsiaTheme="majorEastAsia" w:hAnsiTheme="majorEastAsia"/>
                <w:noProof/>
                <w:webHidden/>
                <w:sz w:val="28"/>
                <w:szCs w:val="28"/>
                <w:rPrChange w:id="1660" w:author="haha" w:date="2019-07-23T17:29:00Z">
                  <w:rPr>
                    <w:noProof/>
                    <w:webHidden/>
                  </w:rPr>
                </w:rPrChange>
              </w:rPr>
              <w:delText>23</w:delText>
            </w:r>
          </w:del>
          <w:del w:id="1661" w:author="haha" w:date="2019-07-23T17:26:00Z">
            <w:r w:rsidRPr="000F2EDC" w:rsidDel="005725AE">
              <w:rPr>
                <w:rFonts w:asciiTheme="majorEastAsia" w:eastAsiaTheme="majorEastAsia" w:hAnsiTheme="majorEastAsia"/>
                <w:noProof/>
                <w:webHidden/>
                <w:sz w:val="28"/>
                <w:szCs w:val="28"/>
                <w:rPrChange w:id="166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663" w:author="haha" w:date="2019-07-23T17:29:00Z">
                  <w:rPr>
                    <w:rStyle w:val="af"/>
                    <w:noProof/>
                  </w:rPr>
                </w:rPrChange>
              </w:rPr>
              <w:fldChar w:fldCharType="end"/>
            </w:r>
          </w:del>
        </w:p>
        <w:p w14:paraId="30AA220E" w14:textId="51B24016" w:rsidR="00225374" w:rsidRPr="000F2EDC" w:rsidDel="005725AE" w:rsidRDefault="00225374">
          <w:pPr>
            <w:pStyle w:val="TOC1"/>
            <w:tabs>
              <w:tab w:val="right" w:leader="dot" w:pos="8290"/>
            </w:tabs>
            <w:rPr>
              <w:del w:id="1664" w:author="haha" w:date="2019-07-23T17:26:00Z"/>
              <w:rFonts w:asciiTheme="majorEastAsia" w:eastAsiaTheme="majorEastAsia" w:hAnsiTheme="majorEastAsia"/>
              <w:noProof/>
              <w:sz w:val="28"/>
              <w:szCs w:val="28"/>
              <w:rPrChange w:id="1665" w:author="haha" w:date="2019-07-23T17:29:00Z">
                <w:rPr>
                  <w:del w:id="1666" w:author="haha" w:date="2019-07-23T17:26:00Z"/>
                  <w:noProof/>
                  <w:sz w:val="21"/>
                  <w:szCs w:val="22"/>
                </w:rPr>
              </w:rPrChange>
            </w:rPr>
          </w:pPr>
          <w:del w:id="1667" w:author="haha" w:date="2019-07-23T17:26:00Z">
            <w:r w:rsidRPr="000F2EDC" w:rsidDel="005725AE">
              <w:rPr>
                <w:rStyle w:val="af"/>
                <w:rFonts w:asciiTheme="majorEastAsia" w:eastAsiaTheme="majorEastAsia" w:hAnsiTheme="majorEastAsia"/>
                <w:noProof/>
                <w:sz w:val="28"/>
                <w:szCs w:val="28"/>
                <w:rPrChange w:id="166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66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670" w:author="haha" w:date="2019-07-23T17:29:00Z">
                  <w:rPr>
                    <w:noProof/>
                  </w:rPr>
                </w:rPrChange>
              </w:rPr>
              <w:delInstrText>HYPERLINK \l "_Toc14792097"</w:delInstrText>
            </w:r>
            <w:r w:rsidRPr="000F2EDC" w:rsidDel="005725AE">
              <w:rPr>
                <w:rStyle w:val="af"/>
                <w:rFonts w:asciiTheme="majorEastAsia" w:eastAsiaTheme="majorEastAsia" w:hAnsiTheme="majorEastAsia"/>
                <w:noProof/>
                <w:sz w:val="28"/>
                <w:szCs w:val="28"/>
                <w:rPrChange w:id="167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672" w:author="haha" w:date="2019-07-23T17:29:00Z">
                  <w:rPr>
                    <w:rStyle w:val="af"/>
                    <w:noProof/>
                  </w:rPr>
                </w:rPrChange>
              </w:rPr>
              <w:fldChar w:fldCharType="separate"/>
            </w:r>
          </w:del>
          <w:ins w:id="167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674" w:author="haha" w:date="2019-07-23T17:26:00Z">
            <w:r w:rsidRPr="000F2EDC" w:rsidDel="005725AE">
              <w:rPr>
                <w:rStyle w:val="af"/>
                <w:rFonts w:asciiTheme="majorEastAsia" w:eastAsiaTheme="majorEastAsia" w:hAnsiTheme="majorEastAsia"/>
                <w:noProof/>
                <w:sz w:val="28"/>
                <w:szCs w:val="28"/>
                <w:rPrChange w:id="1675" w:author="haha" w:date="2019-07-23T17:29:00Z">
                  <w:rPr>
                    <w:rStyle w:val="af"/>
                    <w:noProof/>
                  </w:rPr>
                </w:rPrChange>
              </w:rPr>
              <w:delText xml:space="preserve">3 </w:delText>
            </w:r>
            <w:r w:rsidRPr="000F2EDC" w:rsidDel="005725AE">
              <w:rPr>
                <w:rStyle w:val="af"/>
                <w:rFonts w:asciiTheme="majorEastAsia" w:eastAsiaTheme="majorEastAsia" w:hAnsiTheme="majorEastAsia" w:hint="eastAsia"/>
                <w:noProof/>
                <w:sz w:val="28"/>
                <w:szCs w:val="28"/>
                <w:rPrChange w:id="1676" w:author="haha" w:date="2019-07-23T17:29:00Z">
                  <w:rPr>
                    <w:rStyle w:val="af"/>
                    <w:rFonts w:hint="eastAsia"/>
                    <w:noProof/>
                  </w:rPr>
                </w:rPrChange>
              </w:rPr>
              <w:delText>账务系统</w:delText>
            </w:r>
            <w:r w:rsidRPr="000F2EDC" w:rsidDel="005725AE">
              <w:rPr>
                <w:rFonts w:asciiTheme="majorEastAsia" w:eastAsiaTheme="majorEastAsia" w:hAnsiTheme="majorEastAsia"/>
                <w:noProof/>
                <w:webHidden/>
                <w:sz w:val="28"/>
                <w:szCs w:val="28"/>
                <w:rPrChange w:id="1677" w:author="haha" w:date="2019-07-23T17:29:00Z">
                  <w:rPr>
                    <w:noProof/>
                    <w:webHidden/>
                  </w:rPr>
                </w:rPrChange>
              </w:rPr>
              <w:tab/>
            </w:r>
            <w:r w:rsidRPr="000F2EDC" w:rsidDel="005725AE">
              <w:rPr>
                <w:rFonts w:asciiTheme="majorEastAsia" w:eastAsiaTheme="majorEastAsia" w:hAnsiTheme="majorEastAsia"/>
                <w:noProof/>
                <w:webHidden/>
                <w:sz w:val="28"/>
                <w:szCs w:val="28"/>
                <w:rPrChange w:id="1678"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679" w:author="haha" w:date="2019-07-23T17:29:00Z">
                  <w:rPr>
                    <w:noProof/>
                    <w:webHidden/>
                  </w:rPr>
                </w:rPrChange>
              </w:rPr>
              <w:delInstrText xml:space="preserve"> PAGEREF _Toc14792097 \h </w:delInstrText>
            </w:r>
            <w:r w:rsidRPr="000F2EDC" w:rsidDel="005725AE">
              <w:rPr>
                <w:rFonts w:asciiTheme="majorEastAsia" w:eastAsiaTheme="majorEastAsia" w:hAnsiTheme="majorEastAsia"/>
                <w:noProof/>
                <w:webHidden/>
                <w:sz w:val="28"/>
                <w:szCs w:val="28"/>
                <w:rPrChange w:id="1680"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681" w:author="haha" w:date="2019-07-23T17:29:00Z">
                  <w:rPr>
                    <w:noProof/>
                    <w:webHidden/>
                  </w:rPr>
                </w:rPrChange>
              </w:rPr>
              <w:fldChar w:fldCharType="separate"/>
            </w:r>
          </w:del>
          <w:del w:id="1682" w:author="haha" w:date="2019-07-23T16:38:00Z">
            <w:r w:rsidRPr="000F2EDC" w:rsidDel="00F018F8">
              <w:rPr>
                <w:rFonts w:asciiTheme="majorEastAsia" w:eastAsiaTheme="majorEastAsia" w:hAnsiTheme="majorEastAsia"/>
                <w:noProof/>
                <w:webHidden/>
                <w:sz w:val="28"/>
                <w:szCs w:val="28"/>
                <w:rPrChange w:id="1683" w:author="haha" w:date="2019-07-23T17:29:00Z">
                  <w:rPr>
                    <w:noProof/>
                    <w:webHidden/>
                  </w:rPr>
                </w:rPrChange>
              </w:rPr>
              <w:delText>25</w:delText>
            </w:r>
          </w:del>
          <w:del w:id="1684" w:author="haha" w:date="2019-07-23T17:26:00Z">
            <w:r w:rsidRPr="000F2EDC" w:rsidDel="005725AE">
              <w:rPr>
                <w:rFonts w:asciiTheme="majorEastAsia" w:eastAsiaTheme="majorEastAsia" w:hAnsiTheme="majorEastAsia"/>
                <w:noProof/>
                <w:webHidden/>
                <w:sz w:val="28"/>
                <w:szCs w:val="28"/>
                <w:rPrChange w:id="1685"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686" w:author="haha" w:date="2019-07-23T17:29:00Z">
                  <w:rPr>
                    <w:rStyle w:val="af"/>
                    <w:noProof/>
                  </w:rPr>
                </w:rPrChange>
              </w:rPr>
              <w:fldChar w:fldCharType="end"/>
            </w:r>
          </w:del>
        </w:p>
        <w:p w14:paraId="09E94CDB" w14:textId="53355421" w:rsidR="00225374" w:rsidRPr="000F2EDC" w:rsidDel="005725AE" w:rsidRDefault="00225374">
          <w:pPr>
            <w:pStyle w:val="TOC2"/>
            <w:tabs>
              <w:tab w:val="right" w:leader="dot" w:pos="8290"/>
            </w:tabs>
            <w:ind w:left="480"/>
            <w:rPr>
              <w:del w:id="1687" w:author="haha" w:date="2019-07-23T17:26:00Z"/>
              <w:rFonts w:asciiTheme="majorEastAsia" w:eastAsiaTheme="majorEastAsia" w:hAnsiTheme="majorEastAsia"/>
              <w:noProof/>
              <w:sz w:val="28"/>
              <w:szCs w:val="28"/>
              <w:rPrChange w:id="1688" w:author="haha" w:date="2019-07-23T17:29:00Z">
                <w:rPr>
                  <w:del w:id="1689" w:author="haha" w:date="2019-07-23T17:26:00Z"/>
                  <w:noProof/>
                  <w:sz w:val="21"/>
                  <w:szCs w:val="22"/>
                </w:rPr>
              </w:rPrChange>
            </w:rPr>
          </w:pPr>
          <w:del w:id="1690" w:author="haha" w:date="2019-07-23T17:26:00Z">
            <w:r w:rsidRPr="000F2EDC" w:rsidDel="005725AE">
              <w:rPr>
                <w:rStyle w:val="af"/>
                <w:rFonts w:asciiTheme="majorEastAsia" w:eastAsiaTheme="majorEastAsia" w:hAnsiTheme="majorEastAsia"/>
                <w:noProof/>
                <w:sz w:val="28"/>
                <w:szCs w:val="28"/>
                <w:rPrChange w:id="1691"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692"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693" w:author="haha" w:date="2019-07-23T17:29:00Z">
                  <w:rPr>
                    <w:noProof/>
                  </w:rPr>
                </w:rPrChange>
              </w:rPr>
              <w:delInstrText>HYPERLINK \l "_Toc14792098"</w:delInstrText>
            </w:r>
            <w:r w:rsidRPr="000F2EDC" w:rsidDel="005725AE">
              <w:rPr>
                <w:rStyle w:val="af"/>
                <w:rFonts w:asciiTheme="majorEastAsia" w:eastAsiaTheme="majorEastAsia" w:hAnsiTheme="majorEastAsia"/>
                <w:noProof/>
                <w:sz w:val="28"/>
                <w:szCs w:val="28"/>
                <w:rPrChange w:id="1694"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695" w:author="haha" w:date="2019-07-23T17:29:00Z">
                  <w:rPr>
                    <w:rStyle w:val="af"/>
                    <w:noProof/>
                  </w:rPr>
                </w:rPrChange>
              </w:rPr>
              <w:fldChar w:fldCharType="separate"/>
            </w:r>
          </w:del>
          <w:ins w:id="1696"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697" w:author="haha" w:date="2019-07-23T17:26:00Z">
            <w:r w:rsidRPr="000F2EDC" w:rsidDel="005725AE">
              <w:rPr>
                <w:rStyle w:val="af"/>
                <w:rFonts w:asciiTheme="majorEastAsia" w:eastAsiaTheme="majorEastAsia" w:hAnsiTheme="majorEastAsia"/>
                <w:noProof/>
                <w:sz w:val="28"/>
                <w:szCs w:val="28"/>
                <w:rPrChange w:id="1698" w:author="haha" w:date="2019-07-23T17:29:00Z">
                  <w:rPr>
                    <w:rStyle w:val="af"/>
                    <w:noProof/>
                  </w:rPr>
                </w:rPrChange>
              </w:rPr>
              <w:delText>3.1</w:delText>
            </w:r>
            <w:r w:rsidRPr="000F2EDC" w:rsidDel="005725AE">
              <w:rPr>
                <w:rStyle w:val="af"/>
                <w:rFonts w:asciiTheme="majorEastAsia" w:eastAsiaTheme="majorEastAsia" w:hAnsiTheme="majorEastAsia" w:hint="eastAsia"/>
                <w:noProof/>
                <w:sz w:val="28"/>
                <w:szCs w:val="28"/>
                <w:rPrChange w:id="1699" w:author="haha" w:date="2019-07-23T17:29:00Z">
                  <w:rPr>
                    <w:rStyle w:val="af"/>
                    <w:rFonts w:hint="eastAsia"/>
                    <w:noProof/>
                  </w:rPr>
                </w:rPrChange>
              </w:rPr>
              <w:delText>借款人账务信息</w:delText>
            </w:r>
            <w:r w:rsidRPr="000F2EDC" w:rsidDel="005725AE">
              <w:rPr>
                <w:rFonts w:asciiTheme="majorEastAsia" w:eastAsiaTheme="majorEastAsia" w:hAnsiTheme="majorEastAsia"/>
                <w:noProof/>
                <w:webHidden/>
                <w:sz w:val="28"/>
                <w:szCs w:val="28"/>
                <w:rPrChange w:id="1700" w:author="haha" w:date="2019-07-23T17:29:00Z">
                  <w:rPr>
                    <w:noProof/>
                    <w:webHidden/>
                  </w:rPr>
                </w:rPrChange>
              </w:rPr>
              <w:tab/>
            </w:r>
            <w:r w:rsidRPr="000F2EDC" w:rsidDel="005725AE">
              <w:rPr>
                <w:rFonts w:asciiTheme="majorEastAsia" w:eastAsiaTheme="majorEastAsia" w:hAnsiTheme="majorEastAsia"/>
                <w:noProof/>
                <w:webHidden/>
                <w:sz w:val="28"/>
                <w:szCs w:val="28"/>
                <w:rPrChange w:id="1701"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702" w:author="haha" w:date="2019-07-23T17:29:00Z">
                  <w:rPr>
                    <w:noProof/>
                    <w:webHidden/>
                  </w:rPr>
                </w:rPrChange>
              </w:rPr>
              <w:delInstrText xml:space="preserve"> PAGEREF _Toc14792098 \h </w:delInstrText>
            </w:r>
            <w:r w:rsidRPr="000F2EDC" w:rsidDel="005725AE">
              <w:rPr>
                <w:rFonts w:asciiTheme="majorEastAsia" w:eastAsiaTheme="majorEastAsia" w:hAnsiTheme="majorEastAsia"/>
                <w:noProof/>
                <w:webHidden/>
                <w:sz w:val="28"/>
                <w:szCs w:val="28"/>
                <w:rPrChange w:id="1703"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704" w:author="haha" w:date="2019-07-23T17:29:00Z">
                  <w:rPr>
                    <w:noProof/>
                    <w:webHidden/>
                  </w:rPr>
                </w:rPrChange>
              </w:rPr>
              <w:fldChar w:fldCharType="separate"/>
            </w:r>
          </w:del>
          <w:del w:id="1705" w:author="haha" w:date="2019-07-23T16:38:00Z">
            <w:r w:rsidRPr="000F2EDC" w:rsidDel="00F018F8">
              <w:rPr>
                <w:rFonts w:asciiTheme="majorEastAsia" w:eastAsiaTheme="majorEastAsia" w:hAnsiTheme="majorEastAsia"/>
                <w:noProof/>
                <w:webHidden/>
                <w:sz w:val="28"/>
                <w:szCs w:val="28"/>
                <w:rPrChange w:id="1706" w:author="haha" w:date="2019-07-23T17:29:00Z">
                  <w:rPr>
                    <w:noProof/>
                    <w:webHidden/>
                  </w:rPr>
                </w:rPrChange>
              </w:rPr>
              <w:delText>25</w:delText>
            </w:r>
          </w:del>
          <w:del w:id="1707" w:author="haha" w:date="2019-07-23T17:26:00Z">
            <w:r w:rsidRPr="000F2EDC" w:rsidDel="005725AE">
              <w:rPr>
                <w:rFonts w:asciiTheme="majorEastAsia" w:eastAsiaTheme="majorEastAsia" w:hAnsiTheme="majorEastAsia"/>
                <w:noProof/>
                <w:webHidden/>
                <w:sz w:val="28"/>
                <w:szCs w:val="28"/>
                <w:rPrChange w:id="1708"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709" w:author="haha" w:date="2019-07-23T17:29:00Z">
                  <w:rPr>
                    <w:rStyle w:val="af"/>
                    <w:noProof/>
                  </w:rPr>
                </w:rPrChange>
              </w:rPr>
              <w:fldChar w:fldCharType="end"/>
            </w:r>
          </w:del>
        </w:p>
        <w:p w14:paraId="563611E6" w14:textId="74DEE73A" w:rsidR="00225374" w:rsidRPr="000F2EDC" w:rsidDel="005725AE" w:rsidRDefault="00225374">
          <w:pPr>
            <w:pStyle w:val="TOC3"/>
            <w:tabs>
              <w:tab w:val="right" w:leader="dot" w:pos="8290"/>
            </w:tabs>
            <w:ind w:left="960"/>
            <w:rPr>
              <w:del w:id="1710" w:author="haha" w:date="2019-07-23T17:26:00Z"/>
              <w:rFonts w:asciiTheme="majorEastAsia" w:eastAsiaTheme="majorEastAsia" w:hAnsiTheme="majorEastAsia"/>
              <w:noProof/>
              <w:sz w:val="28"/>
              <w:szCs w:val="28"/>
              <w:rPrChange w:id="1711" w:author="haha" w:date="2019-07-23T17:29:00Z">
                <w:rPr>
                  <w:del w:id="1712" w:author="haha" w:date="2019-07-23T17:26:00Z"/>
                  <w:noProof/>
                  <w:sz w:val="21"/>
                  <w:szCs w:val="22"/>
                </w:rPr>
              </w:rPrChange>
            </w:rPr>
          </w:pPr>
          <w:del w:id="1713" w:author="haha" w:date="2019-07-23T17:26:00Z">
            <w:r w:rsidRPr="000F2EDC" w:rsidDel="005725AE">
              <w:rPr>
                <w:rStyle w:val="af"/>
                <w:rFonts w:asciiTheme="majorEastAsia" w:eastAsiaTheme="majorEastAsia" w:hAnsiTheme="majorEastAsia"/>
                <w:noProof/>
                <w:sz w:val="28"/>
                <w:szCs w:val="28"/>
                <w:rPrChange w:id="1714"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715"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716" w:author="haha" w:date="2019-07-23T17:29:00Z">
                  <w:rPr>
                    <w:noProof/>
                  </w:rPr>
                </w:rPrChange>
              </w:rPr>
              <w:delInstrText>HYPERLINK \l "_Toc14792099"</w:delInstrText>
            </w:r>
            <w:r w:rsidRPr="000F2EDC" w:rsidDel="005725AE">
              <w:rPr>
                <w:rStyle w:val="af"/>
                <w:rFonts w:asciiTheme="majorEastAsia" w:eastAsiaTheme="majorEastAsia" w:hAnsiTheme="majorEastAsia"/>
                <w:noProof/>
                <w:sz w:val="28"/>
                <w:szCs w:val="28"/>
                <w:rPrChange w:id="1717"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718" w:author="haha" w:date="2019-07-23T17:29:00Z">
                  <w:rPr>
                    <w:rStyle w:val="af"/>
                    <w:noProof/>
                  </w:rPr>
                </w:rPrChange>
              </w:rPr>
              <w:fldChar w:fldCharType="separate"/>
            </w:r>
          </w:del>
          <w:ins w:id="1719"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720" w:author="haha" w:date="2019-07-23T17:26:00Z">
            <w:r w:rsidRPr="000F2EDC" w:rsidDel="005725AE">
              <w:rPr>
                <w:rStyle w:val="af"/>
                <w:rFonts w:asciiTheme="majorEastAsia" w:eastAsiaTheme="majorEastAsia" w:hAnsiTheme="majorEastAsia"/>
                <w:noProof/>
                <w:sz w:val="28"/>
                <w:szCs w:val="28"/>
                <w:rPrChange w:id="1721" w:author="haha" w:date="2019-07-23T17:29:00Z">
                  <w:rPr>
                    <w:rStyle w:val="af"/>
                    <w:noProof/>
                  </w:rPr>
                </w:rPrChange>
              </w:rPr>
              <w:delText>3.1.1</w:delText>
            </w:r>
            <w:r w:rsidRPr="000F2EDC" w:rsidDel="005725AE">
              <w:rPr>
                <w:rStyle w:val="af"/>
                <w:rFonts w:asciiTheme="majorEastAsia" w:eastAsiaTheme="majorEastAsia" w:hAnsiTheme="majorEastAsia" w:hint="eastAsia"/>
                <w:noProof/>
                <w:sz w:val="28"/>
                <w:szCs w:val="28"/>
                <w:rPrChange w:id="1722" w:author="haha" w:date="2019-07-23T17:29:00Z">
                  <w:rPr>
                    <w:rStyle w:val="af"/>
                    <w:rFonts w:hint="eastAsia"/>
                    <w:noProof/>
                  </w:rPr>
                </w:rPrChange>
              </w:rPr>
              <w:delText>借款详细信息</w:delText>
            </w:r>
            <w:r w:rsidRPr="000F2EDC" w:rsidDel="005725AE">
              <w:rPr>
                <w:rFonts w:asciiTheme="majorEastAsia" w:eastAsiaTheme="majorEastAsia" w:hAnsiTheme="majorEastAsia"/>
                <w:noProof/>
                <w:webHidden/>
                <w:sz w:val="28"/>
                <w:szCs w:val="28"/>
                <w:rPrChange w:id="1723" w:author="haha" w:date="2019-07-23T17:29:00Z">
                  <w:rPr>
                    <w:noProof/>
                    <w:webHidden/>
                  </w:rPr>
                </w:rPrChange>
              </w:rPr>
              <w:tab/>
            </w:r>
            <w:r w:rsidRPr="000F2EDC" w:rsidDel="005725AE">
              <w:rPr>
                <w:rFonts w:asciiTheme="majorEastAsia" w:eastAsiaTheme="majorEastAsia" w:hAnsiTheme="majorEastAsia"/>
                <w:noProof/>
                <w:webHidden/>
                <w:sz w:val="28"/>
                <w:szCs w:val="28"/>
                <w:rPrChange w:id="1724"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725" w:author="haha" w:date="2019-07-23T17:29:00Z">
                  <w:rPr>
                    <w:noProof/>
                    <w:webHidden/>
                  </w:rPr>
                </w:rPrChange>
              </w:rPr>
              <w:delInstrText xml:space="preserve"> PAGEREF _Toc14792099 \h </w:delInstrText>
            </w:r>
            <w:r w:rsidRPr="000F2EDC" w:rsidDel="005725AE">
              <w:rPr>
                <w:rFonts w:asciiTheme="majorEastAsia" w:eastAsiaTheme="majorEastAsia" w:hAnsiTheme="majorEastAsia"/>
                <w:noProof/>
                <w:webHidden/>
                <w:sz w:val="28"/>
                <w:szCs w:val="28"/>
                <w:rPrChange w:id="1726"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727" w:author="haha" w:date="2019-07-23T17:29:00Z">
                  <w:rPr>
                    <w:noProof/>
                    <w:webHidden/>
                  </w:rPr>
                </w:rPrChange>
              </w:rPr>
              <w:fldChar w:fldCharType="separate"/>
            </w:r>
          </w:del>
          <w:del w:id="1728" w:author="haha" w:date="2019-07-23T16:38:00Z">
            <w:r w:rsidRPr="000F2EDC" w:rsidDel="00F018F8">
              <w:rPr>
                <w:rFonts w:asciiTheme="majorEastAsia" w:eastAsiaTheme="majorEastAsia" w:hAnsiTheme="majorEastAsia"/>
                <w:noProof/>
                <w:webHidden/>
                <w:sz w:val="28"/>
                <w:szCs w:val="28"/>
                <w:rPrChange w:id="1729" w:author="haha" w:date="2019-07-23T17:29:00Z">
                  <w:rPr>
                    <w:noProof/>
                    <w:webHidden/>
                  </w:rPr>
                </w:rPrChange>
              </w:rPr>
              <w:delText>27</w:delText>
            </w:r>
          </w:del>
          <w:del w:id="1730" w:author="haha" w:date="2019-07-23T17:26:00Z">
            <w:r w:rsidRPr="000F2EDC" w:rsidDel="005725AE">
              <w:rPr>
                <w:rFonts w:asciiTheme="majorEastAsia" w:eastAsiaTheme="majorEastAsia" w:hAnsiTheme="majorEastAsia"/>
                <w:noProof/>
                <w:webHidden/>
                <w:sz w:val="28"/>
                <w:szCs w:val="28"/>
                <w:rPrChange w:id="1731"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732" w:author="haha" w:date="2019-07-23T17:29:00Z">
                  <w:rPr>
                    <w:rStyle w:val="af"/>
                    <w:noProof/>
                  </w:rPr>
                </w:rPrChange>
              </w:rPr>
              <w:fldChar w:fldCharType="end"/>
            </w:r>
          </w:del>
        </w:p>
        <w:p w14:paraId="73598210" w14:textId="567F5E98" w:rsidR="00225374" w:rsidRPr="000F2EDC" w:rsidDel="005725AE" w:rsidRDefault="00225374">
          <w:pPr>
            <w:pStyle w:val="TOC2"/>
            <w:tabs>
              <w:tab w:val="right" w:leader="dot" w:pos="8290"/>
            </w:tabs>
            <w:ind w:left="480"/>
            <w:rPr>
              <w:del w:id="1733" w:author="haha" w:date="2019-07-23T17:26:00Z"/>
              <w:rFonts w:asciiTheme="majorEastAsia" w:eastAsiaTheme="majorEastAsia" w:hAnsiTheme="majorEastAsia"/>
              <w:noProof/>
              <w:sz w:val="28"/>
              <w:szCs w:val="28"/>
              <w:rPrChange w:id="1734" w:author="haha" w:date="2019-07-23T17:29:00Z">
                <w:rPr>
                  <w:del w:id="1735" w:author="haha" w:date="2019-07-23T17:26:00Z"/>
                  <w:noProof/>
                  <w:sz w:val="21"/>
                  <w:szCs w:val="22"/>
                </w:rPr>
              </w:rPrChange>
            </w:rPr>
          </w:pPr>
          <w:del w:id="1736" w:author="haha" w:date="2019-07-23T17:26:00Z">
            <w:r w:rsidRPr="000F2EDC" w:rsidDel="005725AE">
              <w:rPr>
                <w:rStyle w:val="af"/>
                <w:rFonts w:asciiTheme="majorEastAsia" w:eastAsiaTheme="majorEastAsia" w:hAnsiTheme="majorEastAsia"/>
                <w:noProof/>
                <w:sz w:val="28"/>
                <w:szCs w:val="28"/>
                <w:rPrChange w:id="1737"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738"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739" w:author="haha" w:date="2019-07-23T17:29:00Z">
                  <w:rPr>
                    <w:noProof/>
                  </w:rPr>
                </w:rPrChange>
              </w:rPr>
              <w:delInstrText>HYPERLINK \l "_Toc14792100"</w:delInstrText>
            </w:r>
            <w:r w:rsidRPr="000F2EDC" w:rsidDel="005725AE">
              <w:rPr>
                <w:rStyle w:val="af"/>
                <w:rFonts w:asciiTheme="majorEastAsia" w:eastAsiaTheme="majorEastAsia" w:hAnsiTheme="majorEastAsia"/>
                <w:noProof/>
                <w:sz w:val="28"/>
                <w:szCs w:val="28"/>
                <w:rPrChange w:id="1740"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741" w:author="haha" w:date="2019-07-23T17:29:00Z">
                  <w:rPr>
                    <w:rStyle w:val="af"/>
                    <w:noProof/>
                  </w:rPr>
                </w:rPrChange>
              </w:rPr>
              <w:fldChar w:fldCharType="separate"/>
            </w:r>
          </w:del>
          <w:ins w:id="1742"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743" w:author="haha" w:date="2019-07-23T17:26:00Z">
            <w:r w:rsidRPr="000F2EDC" w:rsidDel="005725AE">
              <w:rPr>
                <w:rStyle w:val="af"/>
                <w:rFonts w:asciiTheme="majorEastAsia" w:eastAsiaTheme="majorEastAsia" w:hAnsiTheme="majorEastAsia"/>
                <w:noProof/>
                <w:sz w:val="28"/>
                <w:szCs w:val="28"/>
                <w:rPrChange w:id="1744" w:author="haha" w:date="2019-07-23T17:29:00Z">
                  <w:rPr>
                    <w:rStyle w:val="af"/>
                    <w:noProof/>
                  </w:rPr>
                </w:rPrChange>
              </w:rPr>
              <w:delText>3.2</w:delText>
            </w:r>
            <w:r w:rsidRPr="000F2EDC" w:rsidDel="005725AE">
              <w:rPr>
                <w:rStyle w:val="af"/>
                <w:rFonts w:asciiTheme="majorEastAsia" w:eastAsiaTheme="majorEastAsia" w:hAnsiTheme="majorEastAsia" w:hint="eastAsia"/>
                <w:noProof/>
                <w:sz w:val="28"/>
                <w:szCs w:val="28"/>
                <w:rPrChange w:id="1745" w:author="haha" w:date="2019-07-23T17:29:00Z">
                  <w:rPr>
                    <w:rStyle w:val="af"/>
                    <w:rFonts w:hint="eastAsia"/>
                    <w:noProof/>
                  </w:rPr>
                </w:rPrChange>
              </w:rPr>
              <w:delText>入账审核</w:delText>
            </w:r>
            <w:r w:rsidRPr="000F2EDC" w:rsidDel="005725AE">
              <w:rPr>
                <w:rFonts w:asciiTheme="majorEastAsia" w:eastAsiaTheme="majorEastAsia" w:hAnsiTheme="majorEastAsia"/>
                <w:noProof/>
                <w:webHidden/>
                <w:sz w:val="28"/>
                <w:szCs w:val="28"/>
                <w:rPrChange w:id="1746" w:author="haha" w:date="2019-07-23T17:29:00Z">
                  <w:rPr>
                    <w:noProof/>
                    <w:webHidden/>
                  </w:rPr>
                </w:rPrChange>
              </w:rPr>
              <w:tab/>
            </w:r>
            <w:r w:rsidRPr="000F2EDC" w:rsidDel="005725AE">
              <w:rPr>
                <w:rFonts w:asciiTheme="majorEastAsia" w:eastAsiaTheme="majorEastAsia" w:hAnsiTheme="majorEastAsia"/>
                <w:noProof/>
                <w:webHidden/>
                <w:sz w:val="28"/>
                <w:szCs w:val="28"/>
                <w:rPrChange w:id="174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748" w:author="haha" w:date="2019-07-23T17:29:00Z">
                  <w:rPr>
                    <w:noProof/>
                    <w:webHidden/>
                  </w:rPr>
                </w:rPrChange>
              </w:rPr>
              <w:delInstrText xml:space="preserve"> PAGEREF _Toc14792100 \h </w:delInstrText>
            </w:r>
            <w:r w:rsidRPr="000F2EDC" w:rsidDel="005725AE">
              <w:rPr>
                <w:rFonts w:asciiTheme="majorEastAsia" w:eastAsiaTheme="majorEastAsia" w:hAnsiTheme="majorEastAsia"/>
                <w:noProof/>
                <w:webHidden/>
                <w:sz w:val="28"/>
                <w:szCs w:val="28"/>
                <w:rPrChange w:id="174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750" w:author="haha" w:date="2019-07-23T17:29:00Z">
                  <w:rPr>
                    <w:noProof/>
                    <w:webHidden/>
                  </w:rPr>
                </w:rPrChange>
              </w:rPr>
              <w:fldChar w:fldCharType="separate"/>
            </w:r>
          </w:del>
          <w:del w:id="1751" w:author="haha" w:date="2019-07-23T16:38:00Z">
            <w:r w:rsidRPr="000F2EDC" w:rsidDel="00F018F8">
              <w:rPr>
                <w:rFonts w:asciiTheme="majorEastAsia" w:eastAsiaTheme="majorEastAsia" w:hAnsiTheme="majorEastAsia"/>
                <w:noProof/>
                <w:webHidden/>
                <w:sz w:val="28"/>
                <w:szCs w:val="28"/>
                <w:rPrChange w:id="1752" w:author="haha" w:date="2019-07-23T17:29:00Z">
                  <w:rPr>
                    <w:noProof/>
                    <w:webHidden/>
                  </w:rPr>
                </w:rPrChange>
              </w:rPr>
              <w:delText>28</w:delText>
            </w:r>
          </w:del>
          <w:del w:id="1753" w:author="haha" w:date="2019-07-23T17:26:00Z">
            <w:r w:rsidRPr="000F2EDC" w:rsidDel="005725AE">
              <w:rPr>
                <w:rFonts w:asciiTheme="majorEastAsia" w:eastAsiaTheme="majorEastAsia" w:hAnsiTheme="majorEastAsia"/>
                <w:noProof/>
                <w:webHidden/>
                <w:sz w:val="28"/>
                <w:szCs w:val="28"/>
                <w:rPrChange w:id="175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755" w:author="haha" w:date="2019-07-23T17:29:00Z">
                  <w:rPr>
                    <w:rStyle w:val="af"/>
                    <w:noProof/>
                  </w:rPr>
                </w:rPrChange>
              </w:rPr>
              <w:fldChar w:fldCharType="end"/>
            </w:r>
          </w:del>
        </w:p>
        <w:p w14:paraId="4BDF9407" w14:textId="54A9837E" w:rsidR="00225374" w:rsidRPr="000F2EDC" w:rsidDel="005725AE" w:rsidRDefault="00225374">
          <w:pPr>
            <w:pStyle w:val="TOC3"/>
            <w:tabs>
              <w:tab w:val="right" w:leader="dot" w:pos="8290"/>
            </w:tabs>
            <w:ind w:left="960"/>
            <w:rPr>
              <w:del w:id="1756" w:author="haha" w:date="2019-07-23T17:26:00Z"/>
              <w:rFonts w:asciiTheme="majorEastAsia" w:eastAsiaTheme="majorEastAsia" w:hAnsiTheme="majorEastAsia"/>
              <w:noProof/>
              <w:sz w:val="28"/>
              <w:szCs w:val="28"/>
              <w:rPrChange w:id="1757" w:author="haha" w:date="2019-07-23T17:29:00Z">
                <w:rPr>
                  <w:del w:id="1758" w:author="haha" w:date="2019-07-23T17:26:00Z"/>
                  <w:noProof/>
                  <w:sz w:val="21"/>
                  <w:szCs w:val="22"/>
                </w:rPr>
              </w:rPrChange>
            </w:rPr>
          </w:pPr>
          <w:del w:id="1759" w:author="haha" w:date="2019-07-23T17:26:00Z">
            <w:r w:rsidRPr="000F2EDC" w:rsidDel="005725AE">
              <w:rPr>
                <w:rStyle w:val="af"/>
                <w:rFonts w:asciiTheme="majorEastAsia" w:eastAsiaTheme="majorEastAsia" w:hAnsiTheme="majorEastAsia"/>
                <w:noProof/>
                <w:sz w:val="28"/>
                <w:szCs w:val="28"/>
                <w:rPrChange w:id="176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76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762" w:author="haha" w:date="2019-07-23T17:29:00Z">
                  <w:rPr>
                    <w:noProof/>
                  </w:rPr>
                </w:rPrChange>
              </w:rPr>
              <w:delInstrText>HYPERLINK \l "_Toc14792101"</w:delInstrText>
            </w:r>
            <w:r w:rsidRPr="000F2EDC" w:rsidDel="005725AE">
              <w:rPr>
                <w:rStyle w:val="af"/>
                <w:rFonts w:asciiTheme="majorEastAsia" w:eastAsiaTheme="majorEastAsia" w:hAnsiTheme="majorEastAsia"/>
                <w:noProof/>
                <w:sz w:val="28"/>
                <w:szCs w:val="28"/>
                <w:rPrChange w:id="176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764" w:author="haha" w:date="2019-07-23T17:29:00Z">
                  <w:rPr>
                    <w:rStyle w:val="af"/>
                    <w:noProof/>
                  </w:rPr>
                </w:rPrChange>
              </w:rPr>
              <w:fldChar w:fldCharType="separate"/>
            </w:r>
          </w:del>
          <w:ins w:id="176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766" w:author="haha" w:date="2019-07-23T17:26:00Z">
            <w:r w:rsidRPr="000F2EDC" w:rsidDel="005725AE">
              <w:rPr>
                <w:rStyle w:val="af"/>
                <w:rFonts w:asciiTheme="majorEastAsia" w:eastAsiaTheme="majorEastAsia" w:hAnsiTheme="majorEastAsia"/>
                <w:noProof/>
                <w:sz w:val="28"/>
                <w:szCs w:val="28"/>
                <w:rPrChange w:id="1767" w:author="haha" w:date="2019-07-23T17:29:00Z">
                  <w:rPr>
                    <w:rStyle w:val="af"/>
                    <w:noProof/>
                  </w:rPr>
                </w:rPrChange>
              </w:rPr>
              <w:delText>3.2.1</w:delText>
            </w:r>
            <w:r w:rsidRPr="000F2EDC" w:rsidDel="005725AE">
              <w:rPr>
                <w:rStyle w:val="af"/>
                <w:rFonts w:asciiTheme="majorEastAsia" w:eastAsiaTheme="majorEastAsia" w:hAnsiTheme="majorEastAsia" w:hint="eastAsia"/>
                <w:noProof/>
                <w:sz w:val="28"/>
                <w:szCs w:val="28"/>
                <w:rPrChange w:id="1768" w:author="haha" w:date="2019-07-23T17:29:00Z">
                  <w:rPr>
                    <w:rStyle w:val="af"/>
                    <w:rFonts w:hint="eastAsia"/>
                    <w:noProof/>
                  </w:rPr>
                </w:rPrChange>
              </w:rPr>
              <w:delText>详细信息</w:delText>
            </w:r>
            <w:r w:rsidRPr="000F2EDC" w:rsidDel="005725AE">
              <w:rPr>
                <w:rFonts w:asciiTheme="majorEastAsia" w:eastAsiaTheme="majorEastAsia" w:hAnsiTheme="majorEastAsia"/>
                <w:noProof/>
                <w:webHidden/>
                <w:sz w:val="28"/>
                <w:szCs w:val="28"/>
                <w:rPrChange w:id="1769" w:author="haha" w:date="2019-07-23T17:29:00Z">
                  <w:rPr>
                    <w:noProof/>
                    <w:webHidden/>
                  </w:rPr>
                </w:rPrChange>
              </w:rPr>
              <w:tab/>
            </w:r>
            <w:r w:rsidRPr="000F2EDC" w:rsidDel="005725AE">
              <w:rPr>
                <w:rFonts w:asciiTheme="majorEastAsia" w:eastAsiaTheme="majorEastAsia" w:hAnsiTheme="majorEastAsia"/>
                <w:noProof/>
                <w:webHidden/>
                <w:sz w:val="28"/>
                <w:szCs w:val="28"/>
                <w:rPrChange w:id="177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771" w:author="haha" w:date="2019-07-23T17:29:00Z">
                  <w:rPr>
                    <w:noProof/>
                    <w:webHidden/>
                  </w:rPr>
                </w:rPrChange>
              </w:rPr>
              <w:delInstrText xml:space="preserve"> PAGEREF _Toc14792101 \h </w:delInstrText>
            </w:r>
            <w:r w:rsidRPr="000F2EDC" w:rsidDel="005725AE">
              <w:rPr>
                <w:rFonts w:asciiTheme="majorEastAsia" w:eastAsiaTheme="majorEastAsia" w:hAnsiTheme="majorEastAsia"/>
                <w:noProof/>
                <w:webHidden/>
                <w:sz w:val="28"/>
                <w:szCs w:val="28"/>
                <w:rPrChange w:id="177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773" w:author="haha" w:date="2019-07-23T17:29:00Z">
                  <w:rPr>
                    <w:noProof/>
                    <w:webHidden/>
                  </w:rPr>
                </w:rPrChange>
              </w:rPr>
              <w:fldChar w:fldCharType="separate"/>
            </w:r>
          </w:del>
          <w:del w:id="1774" w:author="haha" w:date="2019-07-23T16:38:00Z">
            <w:r w:rsidRPr="000F2EDC" w:rsidDel="00F018F8">
              <w:rPr>
                <w:rFonts w:asciiTheme="majorEastAsia" w:eastAsiaTheme="majorEastAsia" w:hAnsiTheme="majorEastAsia"/>
                <w:noProof/>
                <w:webHidden/>
                <w:sz w:val="28"/>
                <w:szCs w:val="28"/>
                <w:rPrChange w:id="1775" w:author="haha" w:date="2019-07-23T17:29:00Z">
                  <w:rPr>
                    <w:noProof/>
                    <w:webHidden/>
                  </w:rPr>
                </w:rPrChange>
              </w:rPr>
              <w:delText>30</w:delText>
            </w:r>
          </w:del>
          <w:del w:id="1776" w:author="haha" w:date="2019-07-23T17:26:00Z">
            <w:r w:rsidRPr="000F2EDC" w:rsidDel="005725AE">
              <w:rPr>
                <w:rFonts w:asciiTheme="majorEastAsia" w:eastAsiaTheme="majorEastAsia" w:hAnsiTheme="majorEastAsia"/>
                <w:noProof/>
                <w:webHidden/>
                <w:sz w:val="28"/>
                <w:szCs w:val="28"/>
                <w:rPrChange w:id="177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778" w:author="haha" w:date="2019-07-23T17:29:00Z">
                  <w:rPr>
                    <w:rStyle w:val="af"/>
                    <w:noProof/>
                  </w:rPr>
                </w:rPrChange>
              </w:rPr>
              <w:fldChar w:fldCharType="end"/>
            </w:r>
          </w:del>
        </w:p>
        <w:p w14:paraId="5B3E9FE4" w14:textId="07E2DB36" w:rsidR="00225374" w:rsidRPr="000F2EDC" w:rsidDel="005725AE" w:rsidRDefault="00225374">
          <w:pPr>
            <w:pStyle w:val="TOC1"/>
            <w:tabs>
              <w:tab w:val="right" w:leader="dot" w:pos="8290"/>
            </w:tabs>
            <w:rPr>
              <w:del w:id="1779" w:author="haha" w:date="2019-07-23T17:26:00Z"/>
              <w:rFonts w:asciiTheme="majorEastAsia" w:eastAsiaTheme="majorEastAsia" w:hAnsiTheme="majorEastAsia"/>
              <w:noProof/>
              <w:sz w:val="28"/>
              <w:szCs w:val="28"/>
              <w:rPrChange w:id="1780" w:author="haha" w:date="2019-07-23T17:29:00Z">
                <w:rPr>
                  <w:del w:id="1781" w:author="haha" w:date="2019-07-23T17:26:00Z"/>
                  <w:noProof/>
                  <w:sz w:val="21"/>
                  <w:szCs w:val="22"/>
                </w:rPr>
              </w:rPrChange>
            </w:rPr>
          </w:pPr>
          <w:del w:id="1782" w:author="haha" w:date="2019-07-23T17:26:00Z">
            <w:r w:rsidRPr="000F2EDC" w:rsidDel="005725AE">
              <w:rPr>
                <w:rStyle w:val="af"/>
                <w:rFonts w:asciiTheme="majorEastAsia" w:eastAsiaTheme="majorEastAsia" w:hAnsiTheme="majorEastAsia"/>
                <w:noProof/>
                <w:sz w:val="28"/>
                <w:szCs w:val="28"/>
                <w:rPrChange w:id="1783"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784"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785" w:author="haha" w:date="2019-07-23T17:29:00Z">
                  <w:rPr>
                    <w:noProof/>
                  </w:rPr>
                </w:rPrChange>
              </w:rPr>
              <w:delInstrText>HYPERLINK \l "_Toc14792102"</w:delInstrText>
            </w:r>
            <w:r w:rsidRPr="000F2EDC" w:rsidDel="005725AE">
              <w:rPr>
                <w:rStyle w:val="af"/>
                <w:rFonts w:asciiTheme="majorEastAsia" w:eastAsiaTheme="majorEastAsia" w:hAnsiTheme="majorEastAsia"/>
                <w:noProof/>
                <w:sz w:val="28"/>
                <w:szCs w:val="28"/>
                <w:rPrChange w:id="1786"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787" w:author="haha" w:date="2019-07-23T17:29:00Z">
                  <w:rPr>
                    <w:rStyle w:val="af"/>
                    <w:noProof/>
                  </w:rPr>
                </w:rPrChange>
              </w:rPr>
              <w:fldChar w:fldCharType="separate"/>
            </w:r>
          </w:del>
          <w:ins w:id="1788"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789" w:author="haha" w:date="2019-07-23T17:26:00Z">
            <w:r w:rsidRPr="000F2EDC" w:rsidDel="005725AE">
              <w:rPr>
                <w:rStyle w:val="af"/>
                <w:rFonts w:asciiTheme="majorEastAsia" w:eastAsiaTheme="majorEastAsia" w:hAnsiTheme="majorEastAsia"/>
                <w:noProof/>
                <w:sz w:val="28"/>
                <w:szCs w:val="28"/>
                <w:rPrChange w:id="1790" w:author="haha" w:date="2019-07-23T17:29:00Z">
                  <w:rPr>
                    <w:rStyle w:val="af"/>
                    <w:noProof/>
                  </w:rPr>
                </w:rPrChange>
              </w:rPr>
              <w:delText xml:space="preserve">4 </w:delText>
            </w:r>
            <w:r w:rsidRPr="000F2EDC" w:rsidDel="005725AE">
              <w:rPr>
                <w:rStyle w:val="af"/>
                <w:rFonts w:asciiTheme="majorEastAsia" w:eastAsiaTheme="majorEastAsia" w:hAnsiTheme="majorEastAsia" w:hint="eastAsia"/>
                <w:noProof/>
                <w:sz w:val="28"/>
                <w:szCs w:val="28"/>
                <w:rPrChange w:id="1791" w:author="haha" w:date="2019-07-23T17:29:00Z">
                  <w:rPr>
                    <w:rStyle w:val="af"/>
                    <w:rFonts w:hint="eastAsia"/>
                    <w:noProof/>
                  </w:rPr>
                </w:rPrChange>
              </w:rPr>
              <w:delText>贷后系统</w:delText>
            </w:r>
            <w:r w:rsidRPr="000F2EDC" w:rsidDel="005725AE">
              <w:rPr>
                <w:rFonts w:asciiTheme="majorEastAsia" w:eastAsiaTheme="majorEastAsia" w:hAnsiTheme="majorEastAsia"/>
                <w:noProof/>
                <w:webHidden/>
                <w:sz w:val="28"/>
                <w:szCs w:val="28"/>
                <w:rPrChange w:id="1792" w:author="haha" w:date="2019-07-23T17:29:00Z">
                  <w:rPr>
                    <w:noProof/>
                    <w:webHidden/>
                  </w:rPr>
                </w:rPrChange>
              </w:rPr>
              <w:tab/>
            </w:r>
            <w:r w:rsidRPr="000F2EDC" w:rsidDel="005725AE">
              <w:rPr>
                <w:rFonts w:asciiTheme="majorEastAsia" w:eastAsiaTheme="majorEastAsia" w:hAnsiTheme="majorEastAsia"/>
                <w:noProof/>
                <w:webHidden/>
                <w:sz w:val="28"/>
                <w:szCs w:val="28"/>
                <w:rPrChange w:id="1793"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794" w:author="haha" w:date="2019-07-23T17:29:00Z">
                  <w:rPr>
                    <w:noProof/>
                    <w:webHidden/>
                  </w:rPr>
                </w:rPrChange>
              </w:rPr>
              <w:delInstrText xml:space="preserve"> PAGEREF _Toc14792102 \h </w:delInstrText>
            </w:r>
            <w:r w:rsidRPr="000F2EDC" w:rsidDel="005725AE">
              <w:rPr>
                <w:rFonts w:asciiTheme="majorEastAsia" w:eastAsiaTheme="majorEastAsia" w:hAnsiTheme="majorEastAsia"/>
                <w:noProof/>
                <w:webHidden/>
                <w:sz w:val="28"/>
                <w:szCs w:val="28"/>
                <w:rPrChange w:id="1795"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796" w:author="haha" w:date="2019-07-23T17:29:00Z">
                  <w:rPr>
                    <w:noProof/>
                    <w:webHidden/>
                  </w:rPr>
                </w:rPrChange>
              </w:rPr>
              <w:fldChar w:fldCharType="separate"/>
            </w:r>
          </w:del>
          <w:del w:id="1797" w:author="haha" w:date="2019-07-23T16:38:00Z">
            <w:r w:rsidRPr="000F2EDC" w:rsidDel="00F018F8">
              <w:rPr>
                <w:rFonts w:asciiTheme="majorEastAsia" w:eastAsiaTheme="majorEastAsia" w:hAnsiTheme="majorEastAsia"/>
                <w:noProof/>
                <w:webHidden/>
                <w:sz w:val="28"/>
                <w:szCs w:val="28"/>
                <w:rPrChange w:id="1798" w:author="haha" w:date="2019-07-23T17:29:00Z">
                  <w:rPr>
                    <w:noProof/>
                    <w:webHidden/>
                  </w:rPr>
                </w:rPrChange>
              </w:rPr>
              <w:delText>32</w:delText>
            </w:r>
          </w:del>
          <w:del w:id="1799" w:author="haha" w:date="2019-07-23T17:26:00Z">
            <w:r w:rsidRPr="000F2EDC" w:rsidDel="005725AE">
              <w:rPr>
                <w:rFonts w:asciiTheme="majorEastAsia" w:eastAsiaTheme="majorEastAsia" w:hAnsiTheme="majorEastAsia"/>
                <w:noProof/>
                <w:webHidden/>
                <w:sz w:val="28"/>
                <w:szCs w:val="28"/>
                <w:rPrChange w:id="1800"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801" w:author="haha" w:date="2019-07-23T17:29:00Z">
                  <w:rPr>
                    <w:rStyle w:val="af"/>
                    <w:noProof/>
                  </w:rPr>
                </w:rPrChange>
              </w:rPr>
              <w:fldChar w:fldCharType="end"/>
            </w:r>
          </w:del>
        </w:p>
        <w:p w14:paraId="0C88D562" w14:textId="1828AC6E" w:rsidR="00225374" w:rsidRPr="000F2EDC" w:rsidDel="005725AE" w:rsidRDefault="00225374">
          <w:pPr>
            <w:pStyle w:val="TOC2"/>
            <w:tabs>
              <w:tab w:val="right" w:leader="dot" w:pos="8290"/>
            </w:tabs>
            <w:ind w:left="480"/>
            <w:rPr>
              <w:del w:id="1802" w:author="haha" w:date="2019-07-23T17:26:00Z"/>
              <w:rFonts w:asciiTheme="majorEastAsia" w:eastAsiaTheme="majorEastAsia" w:hAnsiTheme="majorEastAsia"/>
              <w:noProof/>
              <w:sz w:val="28"/>
              <w:szCs w:val="28"/>
              <w:rPrChange w:id="1803" w:author="haha" w:date="2019-07-23T17:29:00Z">
                <w:rPr>
                  <w:del w:id="1804" w:author="haha" w:date="2019-07-23T17:26:00Z"/>
                  <w:noProof/>
                  <w:sz w:val="21"/>
                  <w:szCs w:val="22"/>
                </w:rPr>
              </w:rPrChange>
            </w:rPr>
          </w:pPr>
          <w:del w:id="1805" w:author="haha" w:date="2019-07-23T17:26:00Z">
            <w:r w:rsidRPr="000F2EDC" w:rsidDel="005725AE">
              <w:rPr>
                <w:rStyle w:val="af"/>
                <w:rFonts w:asciiTheme="majorEastAsia" w:eastAsiaTheme="majorEastAsia" w:hAnsiTheme="majorEastAsia"/>
                <w:noProof/>
                <w:sz w:val="28"/>
                <w:szCs w:val="28"/>
                <w:rPrChange w:id="1806"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807"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808" w:author="haha" w:date="2019-07-23T17:29:00Z">
                  <w:rPr>
                    <w:noProof/>
                  </w:rPr>
                </w:rPrChange>
              </w:rPr>
              <w:delInstrText>HYPERLINK \l "_Toc14792103"</w:delInstrText>
            </w:r>
            <w:r w:rsidRPr="000F2EDC" w:rsidDel="005725AE">
              <w:rPr>
                <w:rStyle w:val="af"/>
                <w:rFonts w:asciiTheme="majorEastAsia" w:eastAsiaTheme="majorEastAsia" w:hAnsiTheme="majorEastAsia"/>
                <w:noProof/>
                <w:sz w:val="28"/>
                <w:szCs w:val="28"/>
                <w:rPrChange w:id="1809"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810" w:author="haha" w:date="2019-07-23T17:29:00Z">
                  <w:rPr>
                    <w:rStyle w:val="af"/>
                    <w:noProof/>
                  </w:rPr>
                </w:rPrChange>
              </w:rPr>
              <w:fldChar w:fldCharType="separate"/>
            </w:r>
          </w:del>
          <w:ins w:id="1811"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812" w:author="haha" w:date="2019-07-23T17:26:00Z">
            <w:r w:rsidRPr="000F2EDC" w:rsidDel="005725AE">
              <w:rPr>
                <w:rStyle w:val="af"/>
                <w:rFonts w:asciiTheme="majorEastAsia" w:eastAsiaTheme="majorEastAsia" w:hAnsiTheme="majorEastAsia"/>
                <w:noProof/>
                <w:sz w:val="28"/>
                <w:szCs w:val="28"/>
                <w:rPrChange w:id="1813" w:author="haha" w:date="2019-07-23T17:29:00Z">
                  <w:rPr>
                    <w:rStyle w:val="af"/>
                    <w:noProof/>
                  </w:rPr>
                </w:rPrChange>
              </w:rPr>
              <w:delText>4.1</w:delText>
            </w:r>
            <w:r w:rsidRPr="000F2EDC" w:rsidDel="005725AE">
              <w:rPr>
                <w:rStyle w:val="af"/>
                <w:rFonts w:asciiTheme="majorEastAsia" w:eastAsiaTheme="majorEastAsia" w:hAnsiTheme="majorEastAsia" w:hint="eastAsia"/>
                <w:noProof/>
                <w:sz w:val="28"/>
                <w:szCs w:val="28"/>
                <w:rPrChange w:id="1814" w:author="haha" w:date="2019-07-23T17:29:00Z">
                  <w:rPr>
                    <w:rStyle w:val="af"/>
                    <w:rFonts w:hint="eastAsia"/>
                    <w:noProof/>
                  </w:rPr>
                </w:rPrChange>
              </w:rPr>
              <w:delText>全部案件</w:delText>
            </w:r>
            <w:r w:rsidRPr="000F2EDC" w:rsidDel="005725AE">
              <w:rPr>
                <w:rFonts w:asciiTheme="majorEastAsia" w:eastAsiaTheme="majorEastAsia" w:hAnsiTheme="majorEastAsia"/>
                <w:noProof/>
                <w:webHidden/>
                <w:sz w:val="28"/>
                <w:szCs w:val="28"/>
                <w:rPrChange w:id="1815" w:author="haha" w:date="2019-07-23T17:29:00Z">
                  <w:rPr>
                    <w:noProof/>
                    <w:webHidden/>
                  </w:rPr>
                </w:rPrChange>
              </w:rPr>
              <w:tab/>
            </w:r>
            <w:r w:rsidRPr="000F2EDC" w:rsidDel="005725AE">
              <w:rPr>
                <w:rFonts w:asciiTheme="majorEastAsia" w:eastAsiaTheme="majorEastAsia" w:hAnsiTheme="majorEastAsia"/>
                <w:noProof/>
                <w:webHidden/>
                <w:sz w:val="28"/>
                <w:szCs w:val="28"/>
                <w:rPrChange w:id="1816"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817" w:author="haha" w:date="2019-07-23T17:29:00Z">
                  <w:rPr>
                    <w:noProof/>
                    <w:webHidden/>
                  </w:rPr>
                </w:rPrChange>
              </w:rPr>
              <w:delInstrText xml:space="preserve"> PAGEREF _Toc14792103 \h </w:delInstrText>
            </w:r>
            <w:r w:rsidRPr="000F2EDC" w:rsidDel="005725AE">
              <w:rPr>
                <w:rFonts w:asciiTheme="majorEastAsia" w:eastAsiaTheme="majorEastAsia" w:hAnsiTheme="majorEastAsia"/>
                <w:noProof/>
                <w:webHidden/>
                <w:sz w:val="28"/>
                <w:szCs w:val="28"/>
                <w:rPrChange w:id="1818"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819" w:author="haha" w:date="2019-07-23T17:29:00Z">
                  <w:rPr>
                    <w:noProof/>
                    <w:webHidden/>
                  </w:rPr>
                </w:rPrChange>
              </w:rPr>
              <w:fldChar w:fldCharType="separate"/>
            </w:r>
          </w:del>
          <w:del w:id="1820" w:author="haha" w:date="2019-07-23T16:38:00Z">
            <w:r w:rsidRPr="000F2EDC" w:rsidDel="00F018F8">
              <w:rPr>
                <w:rFonts w:asciiTheme="majorEastAsia" w:eastAsiaTheme="majorEastAsia" w:hAnsiTheme="majorEastAsia"/>
                <w:noProof/>
                <w:webHidden/>
                <w:sz w:val="28"/>
                <w:szCs w:val="28"/>
                <w:rPrChange w:id="1821" w:author="haha" w:date="2019-07-23T17:29:00Z">
                  <w:rPr>
                    <w:noProof/>
                    <w:webHidden/>
                  </w:rPr>
                </w:rPrChange>
              </w:rPr>
              <w:delText>32</w:delText>
            </w:r>
          </w:del>
          <w:del w:id="1822" w:author="haha" w:date="2019-07-23T17:26:00Z">
            <w:r w:rsidRPr="000F2EDC" w:rsidDel="005725AE">
              <w:rPr>
                <w:rFonts w:asciiTheme="majorEastAsia" w:eastAsiaTheme="majorEastAsia" w:hAnsiTheme="majorEastAsia"/>
                <w:noProof/>
                <w:webHidden/>
                <w:sz w:val="28"/>
                <w:szCs w:val="28"/>
                <w:rPrChange w:id="1823"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824" w:author="haha" w:date="2019-07-23T17:29:00Z">
                  <w:rPr>
                    <w:rStyle w:val="af"/>
                    <w:noProof/>
                  </w:rPr>
                </w:rPrChange>
              </w:rPr>
              <w:fldChar w:fldCharType="end"/>
            </w:r>
          </w:del>
        </w:p>
        <w:p w14:paraId="786EC520" w14:textId="1E62E4EE" w:rsidR="00225374" w:rsidRPr="000F2EDC" w:rsidDel="005725AE" w:rsidRDefault="00225374">
          <w:pPr>
            <w:pStyle w:val="TOC3"/>
            <w:tabs>
              <w:tab w:val="right" w:leader="dot" w:pos="8290"/>
            </w:tabs>
            <w:ind w:left="960"/>
            <w:rPr>
              <w:del w:id="1825" w:author="haha" w:date="2019-07-23T17:26:00Z"/>
              <w:rFonts w:asciiTheme="majorEastAsia" w:eastAsiaTheme="majorEastAsia" w:hAnsiTheme="majorEastAsia"/>
              <w:noProof/>
              <w:sz w:val="28"/>
              <w:szCs w:val="28"/>
              <w:rPrChange w:id="1826" w:author="haha" w:date="2019-07-23T17:29:00Z">
                <w:rPr>
                  <w:del w:id="1827" w:author="haha" w:date="2019-07-23T17:26:00Z"/>
                  <w:noProof/>
                  <w:sz w:val="21"/>
                  <w:szCs w:val="22"/>
                </w:rPr>
              </w:rPrChange>
            </w:rPr>
          </w:pPr>
          <w:del w:id="1828" w:author="haha" w:date="2019-07-23T17:26:00Z">
            <w:r w:rsidRPr="000F2EDC" w:rsidDel="005725AE">
              <w:rPr>
                <w:rStyle w:val="af"/>
                <w:rFonts w:asciiTheme="majorEastAsia" w:eastAsiaTheme="majorEastAsia" w:hAnsiTheme="majorEastAsia"/>
                <w:noProof/>
                <w:sz w:val="28"/>
                <w:szCs w:val="28"/>
                <w:rPrChange w:id="1829"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830"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831" w:author="haha" w:date="2019-07-23T17:29:00Z">
                  <w:rPr>
                    <w:noProof/>
                  </w:rPr>
                </w:rPrChange>
              </w:rPr>
              <w:delInstrText>HYPERLINK \l "_Toc14792104"</w:delInstrText>
            </w:r>
            <w:r w:rsidRPr="000F2EDC" w:rsidDel="005725AE">
              <w:rPr>
                <w:rStyle w:val="af"/>
                <w:rFonts w:asciiTheme="majorEastAsia" w:eastAsiaTheme="majorEastAsia" w:hAnsiTheme="majorEastAsia"/>
                <w:noProof/>
                <w:sz w:val="28"/>
                <w:szCs w:val="28"/>
                <w:rPrChange w:id="1832"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833" w:author="haha" w:date="2019-07-23T17:29:00Z">
                  <w:rPr>
                    <w:rStyle w:val="af"/>
                    <w:noProof/>
                  </w:rPr>
                </w:rPrChange>
              </w:rPr>
              <w:fldChar w:fldCharType="separate"/>
            </w:r>
          </w:del>
          <w:ins w:id="1834"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835" w:author="haha" w:date="2019-07-23T17:26:00Z">
            <w:r w:rsidRPr="000F2EDC" w:rsidDel="005725AE">
              <w:rPr>
                <w:rStyle w:val="af"/>
                <w:rFonts w:asciiTheme="majorEastAsia" w:eastAsiaTheme="majorEastAsia" w:hAnsiTheme="majorEastAsia"/>
                <w:noProof/>
                <w:sz w:val="28"/>
                <w:szCs w:val="28"/>
                <w:rPrChange w:id="1836" w:author="haha" w:date="2019-07-23T17:29:00Z">
                  <w:rPr>
                    <w:rStyle w:val="af"/>
                    <w:noProof/>
                  </w:rPr>
                </w:rPrChange>
              </w:rPr>
              <w:delText>4.1.1</w:delText>
            </w:r>
            <w:r w:rsidRPr="000F2EDC" w:rsidDel="005725AE">
              <w:rPr>
                <w:rStyle w:val="af"/>
                <w:rFonts w:asciiTheme="majorEastAsia" w:eastAsiaTheme="majorEastAsia" w:hAnsiTheme="majorEastAsia" w:hint="eastAsia"/>
                <w:noProof/>
                <w:sz w:val="28"/>
                <w:szCs w:val="28"/>
                <w:rPrChange w:id="1837" w:author="haha" w:date="2019-07-23T17:29:00Z">
                  <w:rPr>
                    <w:rStyle w:val="af"/>
                    <w:rFonts w:hint="eastAsia"/>
                    <w:noProof/>
                  </w:rPr>
                </w:rPrChange>
              </w:rPr>
              <w:delText>编辑电话状态</w:delText>
            </w:r>
            <w:r w:rsidRPr="000F2EDC" w:rsidDel="005725AE">
              <w:rPr>
                <w:rFonts w:asciiTheme="majorEastAsia" w:eastAsiaTheme="majorEastAsia" w:hAnsiTheme="majorEastAsia"/>
                <w:noProof/>
                <w:webHidden/>
                <w:sz w:val="28"/>
                <w:szCs w:val="28"/>
                <w:rPrChange w:id="1838" w:author="haha" w:date="2019-07-23T17:29:00Z">
                  <w:rPr>
                    <w:noProof/>
                    <w:webHidden/>
                  </w:rPr>
                </w:rPrChange>
              </w:rPr>
              <w:tab/>
            </w:r>
            <w:r w:rsidRPr="000F2EDC" w:rsidDel="005725AE">
              <w:rPr>
                <w:rFonts w:asciiTheme="majorEastAsia" w:eastAsiaTheme="majorEastAsia" w:hAnsiTheme="majorEastAsia"/>
                <w:noProof/>
                <w:webHidden/>
                <w:sz w:val="28"/>
                <w:szCs w:val="28"/>
                <w:rPrChange w:id="1839"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840" w:author="haha" w:date="2019-07-23T17:29:00Z">
                  <w:rPr>
                    <w:noProof/>
                    <w:webHidden/>
                  </w:rPr>
                </w:rPrChange>
              </w:rPr>
              <w:delInstrText xml:space="preserve"> PAGEREF _Toc14792104 \h </w:delInstrText>
            </w:r>
            <w:r w:rsidRPr="000F2EDC" w:rsidDel="005725AE">
              <w:rPr>
                <w:rFonts w:asciiTheme="majorEastAsia" w:eastAsiaTheme="majorEastAsia" w:hAnsiTheme="majorEastAsia"/>
                <w:noProof/>
                <w:webHidden/>
                <w:sz w:val="28"/>
                <w:szCs w:val="28"/>
                <w:rPrChange w:id="1841"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842" w:author="haha" w:date="2019-07-23T17:29:00Z">
                  <w:rPr>
                    <w:noProof/>
                    <w:webHidden/>
                  </w:rPr>
                </w:rPrChange>
              </w:rPr>
              <w:fldChar w:fldCharType="separate"/>
            </w:r>
          </w:del>
          <w:del w:id="1843" w:author="haha" w:date="2019-07-23T16:38:00Z">
            <w:r w:rsidRPr="000F2EDC" w:rsidDel="00F018F8">
              <w:rPr>
                <w:rFonts w:asciiTheme="majorEastAsia" w:eastAsiaTheme="majorEastAsia" w:hAnsiTheme="majorEastAsia"/>
                <w:noProof/>
                <w:webHidden/>
                <w:sz w:val="28"/>
                <w:szCs w:val="28"/>
                <w:rPrChange w:id="1844" w:author="haha" w:date="2019-07-23T17:29:00Z">
                  <w:rPr>
                    <w:noProof/>
                    <w:webHidden/>
                  </w:rPr>
                </w:rPrChange>
              </w:rPr>
              <w:delText>33</w:delText>
            </w:r>
          </w:del>
          <w:del w:id="1845" w:author="haha" w:date="2019-07-23T17:26:00Z">
            <w:r w:rsidRPr="000F2EDC" w:rsidDel="005725AE">
              <w:rPr>
                <w:rFonts w:asciiTheme="majorEastAsia" w:eastAsiaTheme="majorEastAsia" w:hAnsiTheme="majorEastAsia"/>
                <w:noProof/>
                <w:webHidden/>
                <w:sz w:val="28"/>
                <w:szCs w:val="28"/>
                <w:rPrChange w:id="1846"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847" w:author="haha" w:date="2019-07-23T17:29:00Z">
                  <w:rPr>
                    <w:rStyle w:val="af"/>
                    <w:noProof/>
                  </w:rPr>
                </w:rPrChange>
              </w:rPr>
              <w:fldChar w:fldCharType="end"/>
            </w:r>
          </w:del>
        </w:p>
        <w:p w14:paraId="4C8D4320" w14:textId="23A094D4" w:rsidR="00225374" w:rsidRPr="000F2EDC" w:rsidDel="005725AE" w:rsidRDefault="00225374">
          <w:pPr>
            <w:pStyle w:val="TOC3"/>
            <w:tabs>
              <w:tab w:val="right" w:leader="dot" w:pos="8290"/>
            </w:tabs>
            <w:ind w:left="960"/>
            <w:rPr>
              <w:del w:id="1848" w:author="haha" w:date="2019-07-23T17:26:00Z"/>
              <w:rFonts w:asciiTheme="majorEastAsia" w:eastAsiaTheme="majorEastAsia" w:hAnsiTheme="majorEastAsia"/>
              <w:noProof/>
              <w:sz w:val="28"/>
              <w:szCs w:val="28"/>
              <w:rPrChange w:id="1849" w:author="haha" w:date="2019-07-23T17:29:00Z">
                <w:rPr>
                  <w:del w:id="1850" w:author="haha" w:date="2019-07-23T17:26:00Z"/>
                  <w:noProof/>
                  <w:sz w:val="21"/>
                  <w:szCs w:val="22"/>
                </w:rPr>
              </w:rPrChange>
            </w:rPr>
          </w:pPr>
          <w:del w:id="1851" w:author="haha" w:date="2019-07-23T17:26:00Z">
            <w:r w:rsidRPr="000F2EDC" w:rsidDel="005725AE">
              <w:rPr>
                <w:rStyle w:val="af"/>
                <w:rFonts w:asciiTheme="majorEastAsia" w:eastAsiaTheme="majorEastAsia" w:hAnsiTheme="majorEastAsia"/>
                <w:noProof/>
                <w:sz w:val="28"/>
                <w:szCs w:val="28"/>
                <w:rPrChange w:id="1852"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853"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854" w:author="haha" w:date="2019-07-23T17:29:00Z">
                  <w:rPr>
                    <w:noProof/>
                  </w:rPr>
                </w:rPrChange>
              </w:rPr>
              <w:delInstrText>HYPERLINK \l "_Toc14792105"</w:delInstrText>
            </w:r>
            <w:r w:rsidRPr="000F2EDC" w:rsidDel="005725AE">
              <w:rPr>
                <w:rStyle w:val="af"/>
                <w:rFonts w:asciiTheme="majorEastAsia" w:eastAsiaTheme="majorEastAsia" w:hAnsiTheme="majorEastAsia"/>
                <w:noProof/>
                <w:sz w:val="28"/>
                <w:szCs w:val="28"/>
                <w:rPrChange w:id="1855"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856" w:author="haha" w:date="2019-07-23T17:29:00Z">
                  <w:rPr>
                    <w:rStyle w:val="af"/>
                    <w:noProof/>
                  </w:rPr>
                </w:rPrChange>
              </w:rPr>
              <w:fldChar w:fldCharType="separate"/>
            </w:r>
          </w:del>
          <w:ins w:id="1857"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858" w:author="haha" w:date="2019-07-23T17:26:00Z">
            <w:r w:rsidRPr="000F2EDC" w:rsidDel="005725AE">
              <w:rPr>
                <w:rStyle w:val="af"/>
                <w:rFonts w:asciiTheme="majorEastAsia" w:eastAsiaTheme="majorEastAsia" w:hAnsiTheme="majorEastAsia"/>
                <w:noProof/>
                <w:sz w:val="28"/>
                <w:szCs w:val="28"/>
                <w:rPrChange w:id="1859" w:author="haha" w:date="2019-07-23T17:29:00Z">
                  <w:rPr>
                    <w:rStyle w:val="af"/>
                    <w:noProof/>
                  </w:rPr>
                </w:rPrChange>
              </w:rPr>
              <w:delText>4.1.2</w:delText>
            </w:r>
            <w:r w:rsidRPr="000F2EDC" w:rsidDel="005725AE">
              <w:rPr>
                <w:rStyle w:val="af"/>
                <w:rFonts w:asciiTheme="majorEastAsia" w:eastAsiaTheme="majorEastAsia" w:hAnsiTheme="majorEastAsia" w:hint="eastAsia"/>
                <w:noProof/>
                <w:sz w:val="28"/>
                <w:szCs w:val="28"/>
                <w:rPrChange w:id="1860" w:author="haha" w:date="2019-07-23T17:29:00Z">
                  <w:rPr>
                    <w:rStyle w:val="af"/>
                    <w:rFonts w:hint="eastAsia"/>
                    <w:noProof/>
                  </w:rPr>
                </w:rPrChange>
              </w:rPr>
              <w:delText>编辑跟进状态</w:delText>
            </w:r>
            <w:r w:rsidRPr="000F2EDC" w:rsidDel="005725AE">
              <w:rPr>
                <w:rFonts w:asciiTheme="majorEastAsia" w:eastAsiaTheme="majorEastAsia" w:hAnsiTheme="majorEastAsia"/>
                <w:noProof/>
                <w:webHidden/>
                <w:sz w:val="28"/>
                <w:szCs w:val="28"/>
                <w:rPrChange w:id="1861" w:author="haha" w:date="2019-07-23T17:29:00Z">
                  <w:rPr>
                    <w:noProof/>
                    <w:webHidden/>
                  </w:rPr>
                </w:rPrChange>
              </w:rPr>
              <w:tab/>
            </w:r>
            <w:r w:rsidRPr="000F2EDC" w:rsidDel="005725AE">
              <w:rPr>
                <w:rFonts w:asciiTheme="majorEastAsia" w:eastAsiaTheme="majorEastAsia" w:hAnsiTheme="majorEastAsia"/>
                <w:noProof/>
                <w:webHidden/>
                <w:sz w:val="28"/>
                <w:szCs w:val="28"/>
                <w:rPrChange w:id="1862"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863" w:author="haha" w:date="2019-07-23T17:29:00Z">
                  <w:rPr>
                    <w:noProof/>
                    <w:webHidden/>
                  </w:rPr>
                </w:rPrChange>
              </w:rPr>
              <w:delInstrText xml:space="preserve"> PAGEREF _Toc14792105 \h </w:delInstrText>
            </w:r>
            <w:r w:rsidRPr="000F2EDC" w:rsidDel="005725AE">
              <w:rPr>
                <w:rFonts w:asciiTheme="majorEastAsia" w:eastAsiaTheme="majorEastAsia" w:hAnsiTheme="majorEastAsia"/>
                <w:noProof/>
                <w:webHidden/>
                <w:sz w:val="28"/>
                <w:szCs w:val="28"/>
                <w:rPrChange w:id="1864"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865" w:author="haha" w:date="2019-07-23T17:29:00Z">
                  <w:rPr>
                    <w:noProof/>
                    <w:webHidden/>
                  </w:rPr>
                </w:rPrChange>
              </w:rPr>
              <w:fldChar w:fldCharType="separate"/>
            </w:r>
          </w:del>
          <w:del w:id="1866" w:author="haha" w:date="2019-07-23T16:38:00Z">
            <w:r w:rsidRPr="000F2EDC" w:rsidDel="00F018F8">
              <w:rPr>
                <w:rFonts w:asciiTheme="majorEastAsia" w:eastAsiaTheme="majorEastAsia" w:hAnsiTheme="majorEastAsia"/>
                <w:noProof/>
                <w:webHidden/>
                <w:sz w:val="28"/>
                <w:szCs w:val="28"/>
                <w:rPrChange w:id="1867" w:author="haha" w:date="2019-07-23T17:29:00Z">
                  <w:rPr>
                    <w:noProof/>
                    <w:webHidden/>
                  </w:rPr>
                </w:rPrChange>
              </w:rPr>
              <w:delText>34</w:delText>
            </w:r>
          </w:del>
          <w:del w:id="1868" w:author="haha" w:date="2019-07-23T17:26:00Z">
            <w:r w:rsidRPr="000F2EDC" w:rsidDel="005725AE">
              <w:rPr>
                <w:rFonts w:asciiTheme="majorEastAsia" w:eastAsiaTheme="majorEastAsia" w:hAnsiTheme="majorEastAsia"/>
                <w:noProof/>
                <w:webHidden/>
                <w:sz w:val="28"/>
                <w:szCs w:val="28"/>
                <w:rPrChange w:id="1869"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870" w:author="haha" w:date="2019-07-23T17:29:00Z">
                  <w:rPr>
                    <w:rStyle w:val="af"/>
                    <w:noProof/>
                  </w:rPr>
                </w:rPrChange>
              </w:rPr>
              <w:fldChar w:fldCharType="end"/>
            </w:r>
          </w:del>
        </w:p>
        <w:p w14:paraId="62550F0B" w14:textId="072D36EA" w:rsidR="00225374" w:rsidRPr="000F2EDC" w:rsidDel="005725AE" w:rsidRDefault="00225374">
          <w:pPr>
            <w:pStyle w:val="TOC3"/>
            <w:tabs>
              <w:tab w:val="right" w:leader="dot" w:pos="8290"/>
            </w:tabs>
            <w:ind w:left="960"/>
            <w:rPr>
              <w:del w:id="1871" w:author="haha" w:date="2019-07-23T17:26:00Z"/>
              <w:rFonts w:asciiTheme="majorEastAsia" w:eastAsiaTheme="majorEastAsia" w:hAnsiTheme="majorEastAsia"/>
              <w:noProof/>
              <w:sz w:val="28"/>
              <w:szCs w:val="28"/>
              <w:rPrChange w:id="1872" w:author="haha" w:date="2019-07-23T17:29:00Z">
                <w:rPr>
                  <w:del w:id="1873" w:author="haha" w:date="2019-07-23T17:26:00Z"/>
                  <w:noProof/>
                  <w:sz w:val="21"/>
                  <w:szCs w:val="22"/>
                </w:rPr>
              </w:rPrChange>
            </w:rPr>
          </w:pPr>
          <w:del w:id="1874" w:author="haha" w:date="2019-07-23T17:26:00Z">
            <w:r w:rsidRPr="000F2EDC" w:rsidDel="005725AE">
              <w:rPr>
                <w:rStyle w:val="af"/>
                <w:rFonts w:asciiTheme="majorEastAsia" w:eastAsiaTheme="majorEastAsia" w:hAnsiTheme="majorEastAsia"/>
                <w:noProof/>
                <w:sz w:val="28"/>
                <w:szCs w:val="28"/>
                <w:rPrChange w:id="1875"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876"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877" w:author="haha" w:date="2019-07-23T17:29:00Z">
                  <w:rPr>
                    <w:noProof/>
                  </w:rPr>
                </w:rPrChange>
              </w:rPr>
              <w:delInstrText>HYPERLINK \l "_Toc14792106"</w:delInstrText>
            </w:r>
            <w:r w:rsidRPr="000F2EDC" w:rsidDel="005725AE">
              <w:rPr>
                <w:rStyle w:val="af"/>
                <w:rFonts w:asciiTheme="majorEastAsia" w:eastAsiaTheme="majorEastAsia" w:hAnsiTheme="majorEastAsia"/>
                <w:noProof/>
                <w:sz w:val="28"/>
                <w:szCs w:val="28"/>
                <w:rPrChange w:id="1878"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879" w:author="haha" w:date="2019-07-23T17:29:00Z">
                  <w:rPr>
                    <w:rStyle w:val="af"/>
                    <w:noProof/>
                  </w:rPr>
                </w:rPrChange>
              </w:rPr>
              <w:fldChar w:fldCharType="separate"/>
            </w:r>
          </w:del>
          <w:ins w:id="1880"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881" w:author="haha" w:date="2019-07-23T17:26:00Z">
            <w:r w:rsidRPr="000F2EDC" w:rsidDel="005725AE">
              <w:rPr>
                <w:rStyle w:val="af"/>
                <w:rFonts w:asciiTheme="majorEastAsia" w:eastAsiaTheme="majorEastAsia" w:hAnsiTheme="majorEastAsia"/>
                <w:noProof/>
                <w:sz w:val="28"/>
                <w:szCs w:val="28"/>
                <w:rPrChange w:id="1882" w:author="haha" w:date="2019-07-23T17:29:00Z">
                  <w:rPr>
                    <w:rStyle w:val="af"/>
                    <w:noProof/>
                  </w:rPr>
                </w:rPrChange>
              </w:rPr>
              <w:delText>4.1.3</w:delText>
            </w:r>
            <w:r w:rsidRPr="000F2EDC" w:rsidDel="005725AE">
              <w:rPr>
                <w:rStyle w:val="af"/>
                <w:rFonts w:asciiTheme="majorEastAsia" w:eastAsiaTheme="majorEastAsia" w:hAnsiTheme="majorEastAsia" w:hint="eastAsia"/>
                <w:noProof/>
                <w:sz w:val="28"/>
                <w:szCs w:val="28"/>
                <w:rPrChange w:id="1883" w:author="haha" w:date="2019-07-23T17:29:00Z">
                  <w:rPr>
                    <w:rStyle w:val="af"/>
                    <w:rFonts w:hint="eastAsia"/>
                    <w:noProof/>
                  </w:rPr>
                </w:rPrChange>
              </w:rPr>
              <w:delText>客户详情页面</w:delText>
            </w:r>
            <w:r w:rsidRPr="000F2EDC" w:rsidDel="005725AE">
              <w:rPr>
                <w:rFonts w:asciiTheme="majorEastAsia" w:eastAsiaTheme="majorEastAsia" w:hAnsiTheme="majorEastAsia"/>
                <w:noProof/>
                <w:webHidden/>
                <w:sz w:val="28"/>
                <w:szCs w:val="28"/>
                <w:rPrChange w:id="1884" w:author="haha" w:date="2019-07-23T17:29:00Z">
                  <w:rPr>
                    <w:noProof/>
                    <w:webHidden/>
                  </w:rPr>
                </w:rPrChange>
              </w:rPr>
              <w:tab/>
            </w:r>
            <w:r w:rsidRPr="000F2EDC" w:rsidDel="005725AE">
              <w:rPr>
                <w:rFonts w:asciiTheme="majorEastAsia" w:eastAsiaTheme="majorEastAsia" w:hAnsiTheme="majorEastAsia"/>
                <w:noProof/>
                <w:webHidden/>
                <w:sz w:val="28"/>
                <w:szCs w:val="28"/>
                <w:rPrChange w:id="188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886" w:author="haha" w:date="2019-07-23T17:29:00Z">
                  <w:rPr>
                    <w:noProof/>
                    <w:webHidden/>
                  </w:rPr>
                </w:rPrChange>
              </w:rPr>
              <w:delInstrText xml:space="preserve"> PAGEREF _Toc14792106 \h </w:delInstrText>
            </w:r>
            <w:r w:rsidRPr="000F2EDC" w:rsidDel="005725AE">
              <w:rPr>
                <w:rFonts w:asciiTheme="majorEastAsia" w:eastAsiaTheme="majorEastAsia" w:hAnsiTheme="majorEastAsia"/>
                <w:noProof/>
                <w:webHidden/>
                <w:sz w:val="28"/>
                <w:szCs w:val="28"/>
                <w:rPrChange w:id="188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888" w:author="haha" w:date="2019-07-23T17:29:00Z">
                  <w:rPr>
                    <w:noProof/>
                    <w:webHidden/>
                  </w:rPr>
                </w:rPrChange>
              </w:rPr>
              <w:fldChar w:fldCharType="separate"/>
            </w:r>
          </w:del>
          <w:del w:id="1889" w:author="haha" w:date="2019-07-23T16:38:00Z">
            <w:r w:rsidRPr="000F2EDC" w:rsidDel="00F018F8">
              <w:rPr>
                <w:rFonts w:asciiTheme="majorEastAsia" w:eastAsiaTheme="majorEastAsia" w:hAnsiTheme="majorEastAsia"/>
                <w:noProof/>
                <w:webHidden/>
                <w:sz w:val="28"/>
                <w:szCs w:val="28"/>
                <w:rPrChange w:id="1890" w:author="haha" w:date="2019-07-23T17:29:00Z">
                  <w:rPr>
                    <w:noProof/>
                    <w:webHidden/>
                  </w:rPr>
                </w:rPrChange>
              </w:rPr>
              <w:delText>35</w:delText>
            </w:r>
          </w:del>
          <w:del w:id="1891" w:author="haha" w:date="2019-07-23T17:26:00Z">
            <w:r w:rsidRPr="000F2EDC" w:rsidDel="005725AE">
              <w:rPr>
                <w:rFonts w:asciiTheme="majorEastAsia" w:eastAsiaTheme="majorEastAsia" w:hAnsiTheme="majorEastAsia"/>
                <w:noProof/>
                <w:webHidden/>
                <w:sz w:val="28"/>
                <w:szCs w:val="28"/>
                <w:rPrChange w:id="189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893" w:author="haha" w:date="2019-07-23T17:29:00Z">
                  <w:rPr>
                    <w:rStyle w:val="af"/>
                    <w:noProof/>
                  </w:rPr>
                </w:rPrChange>
              </w:rPr>
              <w:fldChar w:fldCharType="end"/>
            </w:r>
          </w:del>
        </w:p>
        <w:p w14:paraId="742F12D4" w14:textId="5F598771" w:rsidR="00225374" w:rsidRPr="000F2EDC" w:rsidDel="005725AE" w:rsidRDefault="00225374">
          <w:pPr>
            <w:pStyle w:val="TOC3"/>
            <w:tabs>
              <w:tab w:val="right" w:leader="dot" w:pos="8290"/>
            </w:tabs>
            <w:ind w:left="960"/>
            <w:rPr>
              <w:del w:id="1894" w:author="haha" w:date="2019-07-23T17:26:00Z"/>
              <w:rFonts w:asciiTheme="majorEastAsia" w:eastAsiaTheme="majorEastAsia" w:hAnsiTheme="majorEastAsia"/>
              <w:noProof/>
              <w:sz w:val="28"/>
              <w:szCs w:val="28"/>
              <w:rPrChange w:id="1895" w:author="haha" w:date="2019-07-23T17:29:00Z">
                <w:rPr>
                  <w:del w:id="1896" w:author="haha" w:date="2019-07-23T17:26:00Z"/>
                  <w:noProof/>
                  <w:sz w:val="21"/>
                  <w:szCs w:val="22"/>
                </w:rPr>
              </w:rPrChange>
            </w:rPr>
          </w:pPr>
          <w:del w:id="1897" w:author="haha" w:date="2019-07-23T17:26:00Z">
            <w:r w:rsidRPr="000F2EDC" w:rsidDel="005725AE">
              <w:rPr>
                <w:rStyle w:val="af"/>
                <w:rFonts w:asciiTheme="majorEastAsia" w:eastAsiaTheme="majorEastAsia" w:hAnsiTheme="majorEastAsia"/>
                <w:noProof/>
                <w:sz w:val="28"/>
                <w:szCs w:val="28"/>
                <w:rPrChange w:id="189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89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900" w:author="haha" w:date="2019-07-23T17:29:00Z">
                  <w:rPr>
                    <w:noProof/>
                  </w:rPr>
                </w:rPrChange>
              </w:rPr>
              <w:delInstrText>HYPERLINK \l "_Toc14792107"</w:delInstrText>
            </w:r>
            <w:r w:rsidRPr="000F2EDC" w:rsidDel="005725AE">
              <w:rPr>
                <w:rStyle w:val="af"/>
                <w:rFonts w:asciiTheme="majorEastAsia" w:eastAsiaTheme="majorEastAsia" w:hAnsiTheme="majorEastAsia"/>
                <w:noProof/>
                <w:sz w:val="28"/>
                <w:szCs w:val="28"/>
                <w:rPrChange w:id="190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902" w:author="haha" w:date="2019-07-23T17:29:00Z">
                  <w:rPr>
                    <w:rStyle w:val="af"/>
                    <w:noProof/>
                  </w:rPr>
                </w:rPrChange>
              </w:rPr>
              <w:fldChar w:fldCharType="separate"/>
            </w:r>
          </w:del>
          <w:ins w:id="190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904" w:author="haha" w:date="2019-07-23T17:26:00Z">
            <w:r w:rsidRPr="000F2EDC" w:rsidDel="005725AE">
              <w:rPr>
                <w:rStyle w:val="af"/>
                <w:rFonts w:asciiTheme="majorEastAsia" w:eastAsiaTheme="majorEastAsia" w:hAnsiTheme="majorEastAsia"/>
                <w:noProof/>
                <w:sz w:val="28"/>
                <w:szCs w:val="28"/>
                <w:rPrChange w:id="1905" w:author="haha" w:date="2019-07-23T17:29:00Z">
                  <w:rPr>
                    <w:rStyle w:val="af"/>
                    <w:b/>
                    <w:bCs/>
                    <w:noProof/>
                  </w:rPr>
                </w:rPrChange>
              </w:rPr>
              <w:delText>4.1.4</w:delText>
            </w:r>
            <w:r w:rsidRPr="000F2EDC" w:rsidDel="005725AE">
              <w:rPr>
                <w:rStyle w:val="af"/>
                <w:rFonts w:asciiTheme="majorEastAsia" w:eastAsiaTheme="majorEastAsia" w:hAnsiTheme="majorEastAsia" w:hint="eastAsia"/>
                <w:noProof/>
                <w:sz w:val="28"/>
                <w:szCs w:val="28"/>
                <w:rPrChange w:id="1906" w:author="haha" w:date="2019-07-23T17:29:00Z">
                  <w:rPr>
                    <w:rStyle w:val="af"/>
                    <w:rFonts w:hint="eastAsia"/>
                    <w:b/>
                    <w:bCs/>
                    <w:noProof/>
                  </w:rPr>
                </w:rPrChange>
              </w:rPr>
              <w:delText>明日预提醒弹框</w:delText>
            </w:r>
            <w:r w:rsidRPr="000F2EDC" w:rsidDel="005725AE">
              <w:rPr>
                <w:rFonts w:asciiTheme="majorEastAsia" w:eastAsiaTheme="majorEastAsia" w:hAnsiTheme="majorEastAsia"/>
                <w:noProof/>
                <w:webHidden/>
                <w:sz w:val="28"/>
                <w:szCs w:val="28"/>
                <w:rPrChange w:id="1907" w:author="haha" w:date="2019-07-23T17:29:00Z">
                  <w:rPr>
                    <w:noProof/>
                    <w:webHidden/>
                  </w:rPr>
                </w:rPrChange>
              </w:rPr>
              <w:tab/>
            </w:r>
            <w:r w:rsidRPr="000F2EDC" w:rsidDel="005725AE">
              <w:rPr>
                <w:rFonts w:asciiTheme="majorEastAsia" w:eastAsiaTheme="majorEastAsia" w:hAnsiTheme="majorEastAsia"/>
                <w:noProof/>
                <w:webHidden/>
                <w:sz w:val="28"/>
                <w:szCs w:val="28"/>
                <w:rPrChange w:id="1908"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909" w:author="haha" w:date="2019-07-23T17:29:00Z">
                  <w:rPr>
                    <w:noProof/>
                    <w:webHidden/>
                  </w:rPr>
                </w:rPrChange>
              </w:rPr>
              <w:delInstrText xml:space="preserve"> PAGEREF _Toc14792107 \h </w:delInstrText>
            </w:r>
            <w:r w:rsidRPr="000F2EDC" w:rsidDel="005725AE">
              <w:rPr>
                <w:rFonts w:asciiTheme="majorEastAsia" w:eastAsiaTheme="majorEastAsia" w:hAnsiTheme="majorEastAsia"/>
                <w:noProof/>
                <w:webHidden/>
                <w:sz w:val="28"/>
                <w:szCs w:val="28"/>
                <w:rPrChange w:id="1910"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911" w:author="haha" w:date="2019-07-23T17:29:00Z">
                  <w:rPr>
                    <w:noProof/>
                    <w:webHidden/>
                  </w:rPr>
                </w:rPrChange>
              </w:rPr>
              <w:fldChar w:fldCharType="separate"/>
            </w:r>
          </w:del>
          <w:del w:id="1912" w:author="haha" w:date="2019-07-23T16:38:00Z">
            <w:r w:rsidRPr="000F2EDC" w:rsidDel="00F018F8">
              <w:rPr>
                <w:rFonts w:asciiTheme="majorEastAsia" w:eastAsiaTheme="majorEastAsia" w:hAnsiTheme="majorEastAsia"/>
                <w:noProof/>
                <w:webHidden/>
                <w:sz w:val="28"/>
                <w:szCs w:val="28"/>
                <w:rPrChange w:id="1913" w:author="haha" w:date="2019-07-23T17:29:00Z">
                  <w:rPr>
                    <w:noProof/>
                    <w:webHidden/>
                  </w:rPr>
                </w:rPrChange>
              </w:rPr>
              <w:delText>37</w:delText>
            </w:r>
          </w:del>
          <w:del w:id="1914" w:author="haha" w:date="2019-07-23T17:26:00Z">
            <w:r w:rsidRPr="000F2EDC" w:rsidDel="005725AE">
              <w:rPr>
                <w:rFonts w:asciiTheme="majorEastAsia" w:eastAsiaTheme="majorEastAsia" w:hAnsiTheme="majorEastAsia"/>
                <w:noProof/>
                <w:webHidden/>
                <w:sz w:val="28"/>
                <w:szCs w:val="28"/>
                <w:rPrChange w:id="1915"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916" w:author="haha" w:date="2019-07-23T17:29:00Z">
                  <w:rPr>
                    <w:rStyle w:val="af"/>
                    <w:noProof/>
                  </w:rPr>
                </w:rPrChange>
              </w:rPr>
              <w:fldChar w:fldCharType="end"/>
            </w:r>
          </w:del>
        </w:p>
        <w:p w14:paraId="4CF23631" w14:textId="12F97D39" w:rsidR="00225374" w:rsidRPr="000F2EDC" w:rsidDel="005725AE" w:rsidRDefault="00225374">
          <w:pPr>
            <w:pStyle w:val="TOC2"/>
            <w:tabs>
              <w:tab w:val="right" w:leader="dot" w:pos="8290"/>
            </w:tabs>
            <w:ind w:left="480"/>
            <w:rPr>
              <w:del w:id="1917" w:author="haha" w:date="2019-07-23T17:26:00Z"/>
              <w:rFonts w:asciiTheme="majorEastAsia" w:eastAsiaTheme="majorEastAsia" w:hAnsiTheme="majorEastAsia"/>
              <w:noProof/>
              <w:sz w:val="28"/>
              <w:szCs w:val="28"/>
              <w:rPrChange w:id="1918" w:author="haha" w:date="2019-07-23T17:29:00Z">
                <w:rPr>
                  <w:del w:id="1919" w:author="haha" w:date="2019-07-23T17:26:00Z"/>
                  <w:noProof/>
                  <w:sz w:val="21"/>
                  <w:szCs w:val="22"/>
                </w:rPr>
              </w:rPrChange>
            </w:rPr>
          </w:pPr>
          <w:del w:id="1920" w:author="haha" w:date="2019-07-23T17:26:00Z">
            <w:r w:rsidRPr="000F2EDC" w:rsidDel="005725AE">
              <w:rPr>
                <w:rStyle w:val="af"/>
                <w:rFonts w:asciiTheme="majorEastAsia" w:eastAsiaTheme="majorEastAsia" w:hAnsiTheme="majorEastAsia"/>
                <w:noProof/>
                <w:sz w:val="28"/>
                <w:szCs w:val="28"/>
                <w:rPrChange w:id="1921"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922"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923" w:author="haha" w:date="2019-07-23T17:29:00Z">
                  <w:rPr>
                    <w:noProof/>
                  </w:rPr>
                </w:rPrChange>
              </w:rPr>
              <w:delInstrText>HYPERLINK \l "_Toc14792108"</w:delInstrText>
            </w:r>
            <w:r w:rsidRPr="000F2EDC" w:rsidDel="005725AE">
              <w:rPr>
                <w:rStyle w:val="af"/>
                <w:rFonts w:asciiTheme="majorEastAsia" w:eastAsiaTheme="majorEastAsia" w:hAnsiTheme="majorEastAsia"/>
                <w:noProof/>
                <w:sz w:val="28"/>
                <w:szCs w:val="28"/>
                <w:rPrChange w:id="1924"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925" w:author="haha" w:date="2019-07-23T17:29:00Z">
                  <w:rPr>
                    <w:rStyle w:val="af"/>
                    <w:noProof/>
                  </w:rPr>
                </w:rPrChange>
              </w:rPr>
              <w:fldChar w:fldCharType="separate"/>
            </w:r>
          </w:del>
          <w:ins w:id="1926"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927" w:author="haha" w:date="2019-07-23T17:26:00Z">
            <w:r w:rsidRPr="000F2EDC" w:rsidDel="005725AE">
              <w:rPr>
                <w:rStyle w:val="af"/>
                <w:rFonts w:asciiTheme="majorEastAsia" w:eastAsiaTheme="majorEastAsia" w:hAnsiTheme="majorEastAsia"/>
                <w:noProof/>
                <w:sz w:val="28"/>
                <w:szCs w:val="28"/>
                <w:rPrChange w:id="1928" w:author="haha" w:date="2019-07-23T17:29:00Z">
                  <w:rPr>
                    <w:rStyle w:val="af"/>
                    <w:noProof/>
                  </w:rPr>
                </w:rPrChange>
              </w:rPr>
              <w:delText>4.2</w:delText>
            </w:r>
            <w:r w:rsidRPr="000F2EDC" w:rsidDel="005725AE">
              <w:rPr>
                <w:rStyle w:val="af"/>
                <w:rFonts w:asciiTheme="majorEastAsia" w:eastAsiaTheme="majorEastAsia" w:hAnsiTheme="majorEastAsia" w:hint="eastAsia"/>
                <w:noProof/>
                <w:sz w:val="28"/>
                <w:szCs w:val="28"/>
                <w:rPrChange w:id="1929" w:author="haha" w:date="2019-07-23T17:29:00Z">
                  <w:rPr>
                    <w:rStyle w:val="af"/>
                    <w:rFonts w:hint="eastAsia"/>
                    <w:noProof/>
                  </w:rPr>
                </w:rPrChange>
              </w:rPr>
              <w:delText>案件管理</w:delText>
            </w:r>
            <w:r w:rsidRPr="000F2EDC" w:rsidDel="005725AE">
              <w:rPr>
                <w:rStyle w:val="af"/>
                <w:rFonts w:asciiTheme="majorEastAsia" w:eastAsiaTheme="majorEastAsia" w:hAnsiTheme="majorEastAsia"/>
                <w:noProof/>
                <w:sz w:val="28"/>
                <w:szCs w:val="28"/>
                <w:rPrChange w:id="1930" w:author="haha" w:date="2019-07-23T17:29:00Z">
                  <w:rPr>
                    <w:rStyle w:val="af"/>
                    <w:noProof/>
                  </w:rPr>
                </w:rPrChange>
              </w:rPr>
              <w:delText>-</w:delText>
            </w:r>
            <w:r w:rsidRPr="000F2EDC" w:rsidDel="005725AE">
              <w:rPr>
                <w:rStyle w:val="af"/>
                <w:rFonts w:asciiTheme="majorEastAsia" w:eastAsiaTheme="majorEastAsia" w:hAnsiTheme="majorEastAsia" w:hint="eastAsia"/>
                <w:noProof/>
                <w:sz w:val="28"/>
                <w:szCs w:val="28"/>
                <w:rPrChange w:id="1931" w:author="haha" w:date="2019-07-23T17:29:00Z">
                  <w:rPr>
                    <w:rStyle w:val="af"/>
                    <w:rFonts w:hint="eastAsia"/>
                    <w:noProof/>
                  </w:rPr>
                </w:rPrChange>
              </w:rPr>
              <w:delText>所有案件</w:delText>
            </w:r>
            <w:r w:rsidRPr="000F2EDC" w:rsidDel="005725AE">
              <w:rPr>
                <w:rFonts w:asciiTheme="majorEastAsia" w:eastAsiaTheme="majorEastAsia" w:hAnsiTheme="majorEastAsia"/>
                <w:noProof/>
                <w:webHidden/>
                <w:sz w:val="28"/>
                <w:szCs w:val="28"/>
                <w:rPrChange w:id="1932" w:author="haha" w:date="2019-07-23T17:29:00Z">
                  <w:rPr>
                    <w:noProof/>
                    <w:webHidden/>
                  </w:rPr>
                </w:rPrChange>
              </w:rPr>
              <w:tab/>
            </w:r>
            <w:r w:rsidRPr="000F2EDC" w:rsidDel="005725AE">
              <w:rPr>
                <w:rFonts w:asciiTheme="majorEastAsia" w:eastAsiaTheme="majorEastAsia" w:hAnsiTheme="majorEastAsia"/>
                <w:noProof/>
                <w:webHidden/>
                <w:sz w:val="28"/>
                <w:szCs w:val="28"/>
                <w:rPrChange w:id="1933"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934" w:author="haha" w:date="2019-07-23T17:29:00Z">
                  <w:rPr>
                    <w:noProof/>
                    <w:webHidden/>
                  </w:rPr>
                </w:rPrChange>
              </w:rPr>
              <w:delInstrText xml:space="preserve"> PAGEREF _Toc14792108 \h </w:delInstrText>
            </w:r>
            <w:r w:rsidRPr="000F2EDC" w:rsidDel="005725AE">
              <w:rPr>
                <w:rFonts w:asciiTheme="majorEastAsia" w:eastAsiaTheme="majorEastAsia" w:hAnsiTheme="majorEastAsia"/>
                <w:noProof/>
                <w:webHidden/>
                <w:sz w:val="28"/>
                <w:szCs w:val="28"/>
                <w:rPrChange w:id="1935"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936" w:author="haha" w:date="2019-07-23T17:29:00Z">
                  <w:rPr>
                    <w:noProof/>
                    <w:webHidden/>
                  </w:rPr>
                </w:rPrChange>
              </w:rPr>
              <w:fldChar w:fldCharType="separate"/>
            </w:r>
          </w:del>
          <w:del w:id="1937" w:author="haha" w:date="2019-07-23T16:38:00Z">
            <w:r w:rsidRPr="000F2EDC" w:rsidDel="00F018F8">
              <w:rPr>
                <w:rFonts w:asciiTheme="majorEastAsia" w:eastAsiaTheme="majorEastAsia" w:hAnsiTheme="majorEastAsia"/>
                <w:noProof/>
                <w:webHidden/>
                <w:sz w:val="28"/>
                <w:szCs w:val="28"/>
                <w:rPrChange w:id="1938" w:author="haha" w:date="2019-07-23T17:29:00Z">
                  <w:rPr>
                    <w:noProof/>
                    <w:webHidden/>
                  </w:rPr>
                </w:rPrChange>
              </w:rPr>
              <w:delText>37</w:delText>
            </w:r>
          </w:del>
          <w:del w:id="1939" w:author="haha" w:date="2019-07-23T17:26:00Z">
            <w:r w:rsidRPr="000F2EDC" w:rsidDel="005725AE">
              <w:rPr>
                <w:rFonts w:asciiTheme="majorEastAsia" w:eastAsiaTheme="majorEastAsia" w:hAnsiTheme="majorEastAsia"/>
                <w:noProof/>
                <w:webHidden/>
                <w:sz w:val="28"/>
                <w:szCs w:val="28"/>
                <w:rPrChange w:id="1940"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941" w:author="haha" w:date="2019-07-23T17:29:00Z">
                  <w:rPr>
                    <w:rStyle w:val="af"/>
                    <w:noProof/>
                  </w:rPr>
                </w:rPrChange>
              </w:rPr>
              <w:fldChar w:fldCharType="end"/>
            </w:r>
          </w:del>
        </w:p>
        <w:p w14:paraId="0315D44A" w14:textId="74453B12" w:rsidR="00225374" w:rsidRPr="000F2EDC" w:rsidDel="005725AE" w:rsidRDefault="00225374">
          <w:pPr>
            <w:pStyle w:val="TOC3"/>
            <w:tabs>
              <w:tab w:val="right" w:leader="dot" w:pos="8290"/>
            </w:tabs>
            <w:ind w:left="960"/>
            <w:rPr>
              <w:del w:id="1942" w:author="haha" w:date="2019-07-23T17:26:00Z"/>
              <w:rFonts w:asciiTheme="majorEastAsia" w:eastAsiaTheme="majorEastAsia" w:hAnsiTheme="majorEastAsia"/>
              <w:noProof/>
              <w:sz w:val="28"/>
              <w:szCs w:val="28"/>
              <w:rPrChange w:id="1943" w:author="haha" w:date="2019-07-23T17:29:00Z">
                <w:rPr>
                  <w:del w:id="1944" w:author="haha" w:date="2019-07-23T17:26:00Z"/>
                  <w:noProof/>
                  <w:sz w:val="21"/>
                  <w:szCs w:val="22"/>
                </w:rPr>
              </w:rPrChange>
            </w:rPr>
          </w:pPr>
          <w:del w:id="1945" w:author="haha" w:date="2019-07-23T17:26:00Z">
            <w:r w:rsidRPr="000F2EDC" w:rsidDel="005725AE">
              <w:rPr>
                <w:rStyle w:val="af"/>
                <w:rFonts w:asciiTheme="majorEastAsia" w:eastAsiaTheme="majorEastAsia" w:hAnsiTheme="majorEastAsia"/>
                <w:noProof/>
                <w:sz w:val="28"/>
                <w:szCs w:val="28"/>
                <w:rPrChange w:id="1946"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947"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948" w:author="haha" w:date="2019-07-23T17:29:00Z">
                  <w:rPr>
                    <w:noProof/>
                  </w:rPr>
                </w:rPrChange>
              </w:rPr>
              <w:delInstrText>HYPERLINK \l "_Toc14792109"</w:delInstrText>
            </w:r>
            <w:r w:rsidRPr="000F2EDC" w:rsidDel="005725AE">
              <w:rPr>
                <w:rStyle w:val="af"/>
                <w:rFonts w:asciiTheme="majorEastAsia" w:eastAsiaTheme="majorEastAsia" w:hAnsiTheme="majorEastAsia"/>
                <w:noProof/>
                <w:sz w:val="28"/>
                <w:szCs w:val="28"/>
                <w:rPrChange w:id="1949"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950" w:author="haha" w:date="2019-07-23T17:29:00Z">
                  <w:rPr>
                    <w:rStyle w:val="af"/>
                    <w:noProof/>
                  </w:rPr>
                </w:rPrChange>
              </w:rPr>
              <w:fldChar w:fldCharType="separate"/>
            </w:r>
          </w:del>
          <w:ins w:id="1951"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952" w:author="haha" w:date="2019-07-23T17:26:00Z">
            <w:r w:rsidRPr="000F2EDC" w:rsidDel="005725AE">
              <w:rPr>
                <w:rStyle w:val="af"/>
                <w:rFonts w:asciiTheme="majorEastAsia" w:eastAsiaTheme="majorEastAsia" w:hAnsiTheme="majorEastAsia"/>
                <w:noProof/>
                <w:sz w:val="28"/>
                <w:szCs w:val="28"/>
                <w:rPrChange w:id="1953" w:author="haha" w:date="2019-07-23T17:29:00Z">
                  <w:rPr>
                    <w:rStyle w:val="af"/>
                    <w:b/>
                    <w:bCs/>
                    <w:noProof/>
                  </w:rPr>
                </w:rPrChange>
              </w:rPr>
              <w:delText>4.2.1</w:delText>
            </w:r>
            <w:r w:rsidRPr="000F2EDC" w:rsidDel="005725AE">
              <w:rPr>
                <w:rStyle w:val="af"/>
                <w:rFonts w:asciiTheme="majorEastAsia" w:eastAsiaTheme="majorEastAsia" w:hAnsiTheme="majorEastAsia" w:hint="eastAsia"/>
                <w:noProof/>
                <w:sz w:val="28"/>
                <w:szCs w:val="28"/>
                <w:rPrChange w:id="1954" w:author="haha" w:date="2019-07-23T17:29:00Z">
                  <w:rPr>
                    <w:rStyle w:val="af"/>
                    <w:rFonts w:hint="eastAsia"/>
                    <w:b/>
                    <w:bCs/>
                    <w:noProof/>
                  </w:rPr>
                </w:rPrChange>
              </w:rPr>
              <w:delText>改派弹框</w:delText>
            </w:r>
            <w:r w:rsidRPr="000F2EDC" w:rsidDel="005725AE">
              <w:rPr>
                <w:rFonts w:asciiTheme="majorEastAsia" w:eastAsiaTheme="majorEastAsia" w:hAnsiTheme="majorEastAsia"/>
                <w:noProof/>
                <w:webHidden/>
                <w:sz w:val="28"/>
                <w:szCs w:val="28"/>
                <w:rPrChange w:id="1955" w:author="haha" w:date="2019-07-23T17:29:00Z">
                  <w:rPr>
                    <w:noProof/>
                    <w:webHidden/>
                  </w:rPr>
                </w:rPrChange>
              </w:rPr>
              <w:tab/>
            </w:r>
            <w:r w:rsidRPr="000F2EDC" w:rsidDel="005725AE">
              <w:rPr>
                <w:rFonts w:asciiTheme="majorEastAsia" w:eastAsiaTheme="majorEastAsia" w:hAnsiTheme="majorEastAsia"/>
                <w:noProof/>
                <w:webHidden/>
                <w:sz w:val="28"/>
                <w:szCs w:val="28"/>
                <w:rPrChange w:id="1956"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957" w:author="haha" w:date="2019-07-23T17:29:00Z">
                  <w:rPr>
                    <w:noProof/>
                    <w:webHidden/>
                  </w:rPr>
                </w:rPrChange>
              </w:rPr>
              <w:delInstrText xml:space="preserve"> PAGEREF _Toc14792109 \h </w:delInstrText>
            </w:r>
            <w:r w:rsidRPr="000F2EDC" w:rsidDel="005725AE">
              <w:rPr>
                <w:rFonts w:asciiTheme="majorEastAsia" w:eastAsiaTheme="majorEastAsia" w:hAnsiTheme="majorEastAsia"/>
                <w:noProof/>
                <w:webHidden/>
                <w:sz w:val="28"/>
                <w:szCs w:val="28"/>
                <w:rPrChange w:id="1958"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959" w:author="haha" w:date="2019-07-23T17:29:00Z">
                  <w:rPr>
                    <w:noProof/>
                    <w:webHidden/>
                  </w:rPr>
                </w:rPrChange>
              </w:rPr>
              <w:fldChar w:fldCharType="separate"/>
            </w:r>
          </w:del>
          <w:del w:id="1960" w:author="haha" w:date="2019-07-23T16:38:00Z">
            <w:r w:rsidRPr="000F2EDC" w:rsidDel="00F018F8">
              <w:rPr>
                <w:rFonts w:asciiTheme="majorEastAsia" w:eastAsiaTheme="majorEastAsia" w:hAnsiTheme="majorEastAsia"/>
                <w:noProof/>
                <w:webHidden/>
                <w:sz w:val="28"/>
                <w:szCs w:val="28"/>
                <w:rPrChange w:id="1961" w:author="haha" w:date="2019-07-23T17:29:00Z">
                  <w:rPr>
                    <w:noProof/>
                    <w:webHidden/>
                  </w:rPr>
                </w:rPrChange>
              </w:rPr>
              <w:delText>39</w:delText>
            </w:r>
          </w:del>
          <w:del w:id="1962" w:author="haha" w:date="2019-07-23T17:26:00Z">
            <w:r w:rsidRPr="000F2EDC" w:rsidDel="005725AE">
              <w:rPr>
                <w:rFonts w:asciiTheme="majorEastAsia" w:eastAsiaTheme="majorEastAsia" w:hAnsiTheme="majorEastAsia"/>
                <w:noProof/>
                <w:webHidden/>
                <w:sz w:val="28"/>
                <w:szCs w:val="28"/>
                <w:rPrChange w:id="1963"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964" w:author="haha" w:date="2019-07-23T17:29:00Z">
                  <w:rPr>
                    <w:rStyle w:val="af"/>
                    <w:noProof/>
                  </w:rPr>
                </w:rPrChange>
              </w:rPr>
              <w:fldChar w:fldCharType="end"/>
            </w:r>
          </w:del>
        </w:p>
        <w:p w14:paraId="777DD03B" w14:textId="2D19EB77" w:rsidR="00225374" w:rsidRPr="000F2EDC" w:rsidDel="005725AE" w:rsidRDefault="00225374">
          <w:pPr>
            <w:pStyle w:val="TOC2"/>
            <w:tabs>
              <w:tab w:val="right" w:leader="dot" w:pos="8290"/>
            </w:tabs>
            <w:ind w:left="480"/>
            <w:rPr>
              <w:del w:id="1965" w:author="haha" w:date="2019-07-23T17:26:00Z"/>
              <w:rFonts w:asciiTheme="majorEastAsia" w:eastAsiaTheme="majorEastAsia" w:hAnsiTheme="majorEastAsia"/>
              <w:noProof/>
              <w:sz w:val="28"/>
              <w:szCs w:val="28"/>
              <w:rPrChange w:id="1966" w:author="haha" w:date="2019-07-23T17:29:00Z">
                <w:rPr>
                  <w:del w:id="1967" w:author="haha" w:date="2019-07-23T17:26:00Z"/>
                  <w:noProof/>
                  <w:sz w:val="21"/>
                  <w:szCs w:val="22"/>
                </w:rPr>
              </w:rPrChange>
            </w:rPr>
          </w:pPr>
          <w:del w:id="1968" w:author="haha" w:date="2019-07-23T17:26:00Z">
            <w:r w:rsidRPr="000F2EDC" w:rsidDel="005725AE">
              <w:rPr>
                <w:rStyle w:val="af"/>
                <w:rFonts w:asciiTheme="majorEastAsia" w:eastAsiaTheme="majorEastAsia" w:hAnsiTheme="majorEastAsia"/>
                <w:noProof/>
                <w:sz w:val="28"/>
                <w:szCs w:val="28"/>
                <w:rPrChange w:id="1969"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970"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971" w:author="haha" w:date="2019-07-23T17:29:00Z">
                  <w:rPr>
                    <w:noProof/>
                  </w:rPr>
                </w:rPrChange>
              </w:rPr>
              <w:delInstrText>HYPERLINK \l "_Toc14792110"</w:delInstrText>
            </w:r>
            <w:r w:rsidRPr="000F2EDC" w:rsidDel="005725AE">
              <w:rPr>
                <w:rStyle w:val="af"/>
                <w:rFonts w:asciiTheme="majorEastAsia" w:eastAsiaTheme="majorEastAsia" w:hAnsiTheme="majorEastAsia"/>
                <w:noProof/>
                <w:sz w:val="28"/>
                <w:szCs w:val="28"/>
                <w:rPrChange w:id="1972"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973" w:author="haha" w:date="2019-07-23T17:29:00Z">
                  <w:rPr>
                    <w:rStyle w:val="af"/>
                    <w:noProof/>
                  </w:rPr>
                </w:rPrChange>
              </w:rPr>
              <w:fldChar w:fldCharType="separate"/>
            </w:r>
          </w:del>
          <w:ins w:id="1974"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1975" w:author="haha" w:date="2019-07-23T17:26:00Z">
            <w:r w:rsidRPr="000F2EDC" w:rsidDel="005725AE">
              <w:rPr>
                <w:rStyle w:val="af"/>
                <w:rFonts w:asciiTheme="majorEastAsia" w:eastAsiaTheme="majorEastAsia" w:hAnsiTheme="majorEastAsia" w:cstheme="majorBidi"/>
                <w:noProof/>
                <w:sz w:val="28"/>
                <w:szCs w:val="28"/>
                <w:rPrChange w:id="1976" w:author="haha" w:date="2019-07-23T17:29:00Z">
                  <w:rPr>
                    <w:rStyle w:val="af"/>
                    <w:rFonts w:asciiTheme="majorHAnsi" w:eastAsiaTheme="majorEastAsia" w:hAnsiTheme="majorHAnsi" w:cstheme="majorBidi"/>
                    <w:b/>
                    <w:bCs/>
                    <w:noProof/>
                  </w:rPr>
                </w:rPrChange>
              </w:rPr>
              <w:delText>4.3</w:delText>
            </w:r>
            <w:r w:rsidRPr="000F2EDC" w:rsidDel="005725AE">
              <w:rPr>
                <w:rStyle w:val="af"/>
                <w:rFonts w:asciiTheme="majorEastAsia" w:eastAsiaTheme="majorEastAsia" w:hAnsiTheme="majorEastAsia" w:cstheme="majorBidi" w:hint="eastAsia"/>
                <w:noProof/>
                <w:sz w:val="28"/>
                <w:szCs w:val="28"/>
                <w:rPrChange w:id="1977" w:author="haha" w:date="2019-07-23T17:29:00Z">
                  <w:rPr>
                    <w:rStyle w:val="af"/>
                    <w:rFonts w:asciiTheme="majorHAnsi" w:eastAsiaTheme="majorEastAsia" w:hAnsiTheme="majorHAnsi" w:cstheme="majorBidi" w:hint="eastAsia"/>
                    <w:b/>
                    <w:bCs/>
                    <w:noProof/>
                  </w:rPr>
                </w:rPrChange>
              </w:rPr>
              <w:delText>案件管理</w:delText>
            </w:r>
            <w:r w:rsidRPr="000F2EDC" w:rsidDel="005725AE">
              <w:rPr>
                <w:rStyle w:val="af"/>
                <w:rFonts w:asciiTheme="majorEastAsia" w:eastAsiaTheme="majorEastAsia" w:hAnsiTheme="majorEastAsia" w:cstheme="majorBidi"/>
                <w:noProof/>
                <w:sz w:val="28"/>
                <w:szCs w:val="28"/>
                <w:rPrChange w:id="1978" w:author="haha" w:date="2019-07-23T17:29:00Z">
                  <w:rPr>
                    <w:rStyle w:val="af"/>
                    <w:rFonts w:asciiTheme="majorHAnsi" w:eastAsiaTheme="majorEastAsia" w:hAnsiTheme="majorHAnsi" w:cstheme="majorBidi"/>
                    <w:b/>
                    <w:bCs/>
                    <w:noProof/>
                  </w:rPr>
                </w:rPrChange>
              </w:rPr>
              <w:delText>-</w:delText>
            </w:r>
            <w:r w:rsidRPr="000F2EDC" w:rsidDel="005725AE">
              <w:rPr>
                <w:rStyle w:val="af"/>
                <w:rFonts w:asciiTheme="majorEastAsia" w:eastAsiaTheme="majorEastAsia" w:hAnsiTheme="majorEastAsia" w:cstheme="majorBidi" w:hint="eastAsia"/>
                <w:noProof/>
                <w:sz w:val="28"/>
                <w:szCs w:val="28"/>
                <w:rPrChange w:id="1979" w:author="haha" w:date="2019-07-23T17:29:00Z">
                  <w:rPr>
                    <w:rStyle w:val="af"/>
                    <w:rFonts w:asciiTheme="majorHAnsi" w:eastAsiaTheme="majorEastAsia" w:hAnsiTheme="majorHAnsi" w:cstheme="majorBidi" w:hint="eastAsia"/>
                    <w:b/>
                    <w:bCs/>
                    <w:noProof/>
                  </w:rPr>
                </w:rPrChange>
              </w:rPr>
              <w:delText>案件分配</w:delText>
            </w:r>
            <w:r w:rsidRPr="000F2EDC" w:rsidDel="005725AE">
              <w:rPr>
                <w:rFonts w:asciiTheme="majorEastAsia" w:eastAsiaTheme="majorEastAsia" w:hAnsiTheme="majorEastAsia"/>
                <w:noProof/>
                <w:webHidden/>
                <w:sz w:val="28"/>
                <w:szCs w:val="28"/>
                <w:rPrChange w:id="1980" w:author="haha" w:date="2019-07-23T17:29:00Z">
                  <w:rPr>
                    <w:noProof/>
                    <w:webHidden/>
                  </w:rPr>
                </w:rPrChange>
              </w:rPr>
              <w:tab/>
            </w:r>
            <w:r w:rsidRPr="000F2EDC" w:rsidDel="005725AE">
              <w:rPr>
                <w:rFonts w:asciiTheme="majorEastAsia" w:eastAsiaTheme="majorEastAsia" w:hAnsiTheme="majorEastAsia"/>
                <w:noProof/>
                <w:webHidden/>
                <w:sz w:val="28"/>
                <w:szCs w:val="28"/>
                <w:rPrChange w:id="1981"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1982" w:author="haha" w:date="2019-07-23T17:29:00Z">
                  <w:rPr>
                    <w:noProof/>
                    <w:webHidden/>
                  </w:rPr>
                </w:rPrChange>
              </w:rPr>
              <w:delInstrText xml:space="preserve"> PAGEREF _Toc14792110 \h </w:delInstrText>
            </w:r>
            <w:r w:rsidRPr="000F2EDC" w:rsidDel="005725AE">
              <w:rPr>
                <w:rFonts w:asciiTheme="majorEastAsia" w:eastAsiaTheme="majorEastAsia" w:hAnsiTheme="majorEastAsia"/>
                <w:noProof/>
                <w:webHidden/>
                <w:sz w:val="28"/>
                <w:szCs w:val="28"/>
                <w:rPrChange w:id="1983"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1984" w:author="haha" w:date="2019-07-23T17:29:00Z">
                  <w:rPr>
                    <w:noProof/>
                    <w:webHidden/>
                  </w:rPr>
                </w:rPrChange>
              </w:rPr>
              <w:fldChar w:fldCharType="separate"/>
            </w:r>
          </w:del>
          <w:del w:id="1985" w:author="haha" w:date="2019-07-23T16:38:00Z">
            <w:r w:rsidRPr="000F2EDC" w:rsidDel="00F018F8">
              <w:rPr>
                <w:rFonts w:asciiTheme="majorEastAsia" w:eastAsiaTheme="majorEastAsia" w:hAnsiTheme="majorEastAsia"/>
                <w:noProof/>
                <w:webHidden/>
                <w:sz w:val="28"/>
                <w:szCs w:val="28"/>
                <w:rPrChange w:id="1986" w:author="haha" w:date="2019-07-23T17:29:00Z">
                  <w:rPr>
                    <w:noProof/>
                    <w:webHidden/>
                  </w:rPr>
                </w:rPrChange>
              </w:rPr>
              <w:delText>40</w:delText>
            </w:r>
          </w:del>
          <w:del w:id="1987" w:author="haha" w:date="2019-07-23T17:26:00Z">
            <w:r w:rsidRPr="000F2EDC" w:rsidDel="005725AE">
              <w:rPr>
                <w:rFonts w:asciiTheme="majorEastAsia" w:eastAsiaTheme="majorEastAsia" w:hAnsiTheme="majorEastAsia"/>
                <w:noProof/>
                <w:webHidden/>
                <w:sz w:val="28"/>
                <w:szCs w:val="28"/>
                <w:rPrChange w:id="1988"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1989" w:author="haha" w:date="2019-07-23T17:29:00Z">
                  <w:rPr>
                    <w:rStyle w:val="af"/>
                    <w:noProof/>
                  </w:rPr>
                </w:rPrChange>
              </w:rPr>
              <w:fldChar w:fldCharType="end"/>
            </w:r>
          </w:del>
        </w:p>
        <w:p w14:paraId="30AA4DDD" w14:textId="62FC463D" w:rsidR="00225374" w:rsidRPr="000F2EDC" w:rsidDel="005725AE" w:rsidRDefault="00225374">
          <w:pPr>
            <w:pStyle w:val="TOC3"/>
            <w:tabs>
              <w:tab w:val="right" w:leader="dot" w:pos="8290"/>
            </w:tabs>
            <w:ind w:left="960"/>
            <w:rPr>
              <w:del w:id="1990" w:author="haha" w:date="2019-07-23T17:26:00Z"/>
              <w:rFonts w:asciiTheme="majorEastAsia" w:eastAsiaTheme="majorEastAsia" w:hAnsiTheme="majorEastAsia"/>
              <w:noProof/>
              <w:sz w:val="28"/>
              <w:szCs w:val="28"/>
              <w:rPrChange w:id="1991" w:author="haha" w:date="2019-07-23T17:29:00Z">
                <w:rPr>
                  <w:del w:id="1992" w:author="haha" w:date="2019-07-23T17:26:00Z"/>
                  <w:noProof/>
                  <w:sz w:val="21"/>
                  <w:szCs w:val="22"/>
                </w:rPr>
              </w:rPrChange>
            </w:rPr>
          </w:pPr>
          <w:del w:id="1993" w:author="haha" w:date="2019-07-23T17:26:00Z">
            <w:r w:rsidRPr="000F2EDC" w:rsidDel="005725AE">
              <w:rPr>
                <w:rStyle w:val="af"/>
                <w:rFonts w:asciiTheme="majorEastAsia" w:eastAsiaTheme="majorEastAsia" w:hAnsiTheme="majorEastAsia"/>
                <w:noProof/>
                <w:sz w:val="28"/>
                <w:szCs w:val="28"/>
                <w:rPrChange w:id="1994"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1995"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1996" w:author="haha" w:date="2019-07-23T17:29:00Z">
                  <w:rPr>
                    <w:noProof/>
                  </w:rPr>
                </w:rPrChange>
              </w:rPr>
              <w:delInstrText>HYPERLINK \l "_Toc14792111"</w:delInstrText>
            </w:r>
            <w:r w:rsidRPr="000F2EDC" w:rsidDel="005725AE">
              <w:rPr>
                <w:rStyle w:val="af"/>
                <w:rFonts w:asciiTheme="majorEastAsia" w:eastAsiaTheme="majorEastAsia" w:hAnsiTheme="majorEastAsia"/>
                <w:noProof/>
                <w:sz w:val="28"/>
                <w:szCs w:val="28"/>
                <w:rPrChange w:id="1997"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1998" w:author="haha" w:date="2019-07-23T17:29:00Z">
                  <w:rPr>
                    <w:rStyle w:val="af"/>
                    <w:noProof/>
                  </w:rPr>
                </w:rPrChange>
              </w:rPr>
              <w:fldChar w:fldCharType="separate"/>
            </w:r>
          </w:del>
          <w:ins w:id="1999"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000" w:author="haha" w:date="2019-07-23T17:26:00Z">
            <w:r w:rsidRPr="000F2EDC" w:rsidDel="005725AE">
              <w:rPr>
                <w:rStyle w:val="af"/>
                <w:rFonts w:asciiTheme="majorEastAsia" w:eastAsiaTheme="majorEastAsia" w:hAnsiTheme="majorEastAsia"/>
                <w:noProof/>
                <w:sz w:val="28"/>
                <w:szCs w:val="28"/>
                <w:rPrChange w:id="2001" w:author="haha" w:date="2019-07-23T17:29:00Z">
                  <w:rPr>
                    <w:rStyle w:val="af"/>
                    <w:b/>
                    <w:bCs/>
                    <w:noProof/>
                  </w:rPr>
                </w:rPrChange>
              </w:rPr>
              <w:delText>4.3.1</w:delText>
            </w:r>
            <w:r w:rsidRPr="000F2EDC" w:rsidDel="005725AE">
              <w:rPr>
                <w:rStyle w:val="af"/>
                <w:rFonts w:asciiTheme="majorEastAsia" w:eastAsiaTheme="majorEastAsia" w:hAnsiTheme="majorEastAsia" w:hint="eastAsia"/>
                <w:noProof/>
                <w:sz w:val="28"/>
                <w:szCs w:val="28"/>
                <w:rPrChange w:id="2002" w:author="haha" w:date="2019-07-23T17:29:00Z">
                  <w:rPr>
                    <w:rStyle w:val="af"/>
                    <w:rFonts w:hint="eastAsia"/>
                    <w:b/>
                    <w:bCs/>
                    <w:noProof/>
                  </w:rPr>
                </w:rPrChange>
              </w:rPr>
              <w:delText>客服弹框</w:delText>
            </w:r>
            <w:r w:rsidRPr="000F2EDC" w:rsidDel="005725AE">
              <w:rPr>
                <w:rFonts w:asciiTheme="majorEastAsia" w:eastAsiaTheme="majorEastAsia" w:hAnsiTheme="majorEastAsia"/>
                <w:noProof/>
                <w:webHidden/>
                <w:sz w:val="28"/>
                <w:szCs w:val="28"/>
                <w:rPrChange w:id="2003" w:author="haha" w:date="2019-07-23T17:29:00Z">
                  <w:rPr>
                    <w:noProof/>
                    <w:webHidden/>
                  </w:rPr>
                </w:rPrChange>
              </w:rPr>
              <w:tab/>
            </w:r>
            <w:r w:rsidRPr="000F2EDC" w:rsidDel="005725AE">
              <w:rPr>
                <w:rFonts w:asciiTheme="majorEastAsia" w:eastAsiaTheme="majorEastAsia" w:hAnsiTheme="majorEastAsia"/>
                <w:noProof/>
                <w:webHidden/>
                <w:sz w:val="28"/>
                <w:szCs w:val="28"/>
                <w:rPrChange w:id="2004"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005" w:author="haha" w:date="2019-07-23T17:29:00Z">
                  <w:rPr>
                    <w:noProof/>
                    <w:webHidden/>
                  </w:rPr>
                </w:rPrChange>
              </w:rPr>
              <w:delInstrText xml:space="preserve"> PAGEREF _Toc14792111 \h </w:delInstrText>
            </w:r>
            <w:r w:rsidRPr="000F2EDC" w:rsidDel="005725AE">
              <w:rPr>
                <w:rFonts w:asciiTheme="majorEastAsia" w:eastAsiaTheme="majorEastAsia" w:hAnsiTheme="majorEastAsia"/>
                <w:noProof/>
                <w:webHidden/>
                <w:sz w:val="28"/>
                <w:szCs w:val="28"/>
                <w:rPrChange w:id="2006"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007" w:author="haha" w:date="2019-07-23T17:29:00Z">
                  <w:rPr>
                    <w:noProof/>
                    <w:webHidden/>
                  </w:rPr>
                </w:rPrChange>
              </w:rPr>
              <w:fldChar w:fldCharType="separate"/>
            </w:r>
          </w:del>
          <w:del w:id="2008" w:author="haha" w:date="2019-07-23T16:38:00Z">
            <w:r w:rsidRPr="000F2EDC" w:rsidDel="00F018F8">
              <w:rPr>
                <w:rFonts w:asciiTheme="majorEastAsia" w:eastAsiaTheme="majorEastAsia" w:hAnsiTheme="majorEastAsia"/>
                <w:noProof/>
                <w:webHidden/>
                <w:sz w:val="28"/>
                <w:szCs w:val="28"/>
                <w:rPrChange w:id="2009" w:author="haha" w:date="2019-07-23T17:29:00Z">
                  <w:rPr>
                    <w:noProof/>
                    <w:webHidden/>
                  </w:rPr>
                </w:rPrChange>
              </w:rPr>
              <w:delText>41</w:delText>
            </w:r>
          </w:del>
          <w:del w:id="2010" w:author="haha" w:date="2019-07-23T17:26:00Z">
            <w:r w:rsidRPr="000F2EDC" w:rsidDel="005725AE">
              <w:rPr>
                <w:rFonts w:asciiTheme="majorEastAsia" w:eastAsiaTheme="majorEastAsia" w:hAnsiTheme="majorEastAsia"/>
                <w:noProof/>
                <w:webHidden/>
                <w:sz w:val="28"/>
                <w:szCs w:val="28"/>
                <w:rPrChange w:id="2011"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012" w:author="haha" w:date="2019-07-23T17:29:00Z">
                  <w:rPr>
                    <w:rStyle w:val="af"/>
                    <w:noProof/>
                  </w:rPr>
                </w:rPrChange>
              </w:rPr>
              <w:fldChar w:fldCharType="end"/>
            </w:r>
          </w:del>
        </w:p>
        <w:p w14:paraId="1079ED62" w14:textId="675F6F18" w:rsidR="00225374" w:rsidRPr="000F2EDC" w:rsidDel="005725AE" w:rsidRDefault="00225374">
          <w:pPr>
            <w:pStyle w:val="TOC3"/>
            <w:tabs>
              <w:tab w:val="right" w:leader="dot" w:pos="8290"/>
            </w:tabs>
            <w:ind w:left="960"/>
            <w:rPr>
              <w:del w:id="2013" w:author="haha" w:date="2019-07-23T17:26:00Z"/>
              <w:rFonts w:asciiTheme="majorEastAsia" w:eastAsiaTheme="majorEastAsia" w:hAnsiTheme="majorEastAsia"/>
              <w:noProof/>
              <w:sz w:val="28"/>
              <w:szCs w:val="28"/>
              <w:rPrChange w:id="2014" w:author="haha" w:date="2019-07-23T17:29:00Z">
                <w:rPr>
                  <w:del w:id="2015" w:author="haha" w:date="2019-07-23T17:26:00Z"/>
                  <w:noProof/>
                  <w:sz w:val="21"/>
                  <w:szCs w:val="22"/>
                </w:rPr>
              </w:rPrChange>
            </w:rPr>
          </w:pPr>
          <w:del w:id="2016" w:author="haha" w:date="2019-07-23T17:26:00Z">
            <w:r w:rsidRPr="000F2EDC" w:rsidDel="005725AE">
              <w:rPr>
                <w:rStyle w:val="af"/>
                <w:rFonts w:asciiTheme="majorEastAsia" w:eastAsiaTheme="majorEastAsia" w:hAnsiTheme="majorEastAsia"/>
                <w:noProof/>
                <w:sz w:val="28"/>
                <w:szCs w:val="28"/>
                <w:rPrChange w:id="2017"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018"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019" w:author="haha" w:date="2019-07-23T17:29:00Z">
                  <w:rPr>
                    <w:noProof/>
                  </w:rPr>
                </w:rPrChange>
              </w:rPr>
              <w:delInstrText>HYPERLINK \l "_Toc14792112"</w:delInstrText>
            </w:r>
            <w:r w:rsidRPr="000F2EDC" w:rsidDel="005725AE">
              <w:rPr>
                <w:rStyle w:val="af"/>
                <w:rFonts w:asciiTheme="majorEastAsia" w:eastAsiaTheme="majorEastAsia" w:hAnsiTheme="majorEastAsia"/>
                <w:noProof/>
                <w:sz w:val="28"/>
                <w:szCs w:val="28"/>
                <w:rPrChange w:id="2020"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021" w:author="haha" w:date="2019-07-23T17:29:00Z">
                  <w:rPr>
                    <w:rStyle w:val="af"/>
                    <w:noProof/>
                  </w:rPr>
                </w:rPrChange>
              </w:rPr>
              <w:fldChar w:fldCharType="separate"/>
            </w:r>
          </w:del>
          <w:ins w:id="2022"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023" w:author="haha" w:date="2019-07-23T17:26:00Z">
            <w:r w:rsidRPr="000F2EDC" w:rsidDel="005725AE">
              <w:rPr>
                <w:rStyle w:val="af"/>
                <w:rFonts w:asciiTheme="majorEastAsia" w:eastAsiaTheme="majorEastAsia" w:hAnsiTheme="majorEastAsia"/>
                <w:noProof/>
                <w:sz w:val="28"/>
                <w:szCs w:val="28"/>
                <w:rPrChange w:id="2024" w:author="haha" w:date="2019-07-23T17:29:00Z">
                  <w:rPr>
                    <w:rStyle w:val="af"/>
                    <w:b/>
                    <w:bCs/>
                    <w:noProof/>
                  </w:rPr>
                </w:rPrChange>
              </w:rPr>
              <w:delText>4.3.2</w:delText>
            </w:r>
            <w:r w:rsidRPr="000F2EDC" w:rsidDel="005725AE">
              <w:rPr>
                <w:rStyle w:val="af"/>
                <w:rFonts w:asciiTheme="majorEastAsia" w:eastAsiaTheme="majorEastAsia" w:hAnsiTheme="majorEastAsia" w:hint="eastAsia"/>
                <w:noProof/>
                <w:sz w:val="28"/>
                <w:szCs w:val="28"/>
                <w:rPrChange w:id="2025" w:author="haha" w:date="2019-07-23T17:29:00Z">
                  <w:rPr>
                    <w:rStyle w:val="af"/>
                    <w:rFonts w:hint="eastAsia"/>
                    <w:b/>
                    <w:bCs/>
                    <w:noProof/>
                  </w:rPr>
                </w:rPrChange>
              </w:rPr>
              <w:delText>催收弹框</w:delText>
            </w:r>
            <w:r w:rsidRPr="000F2EDC" w:rsidDel="005725AE">
              <w:rPr>
                <w:rFonts w:asciiTheme="majorEastAsia" w:eastAsiaTheme="majorEastAsia" w:hAnsiTheme="majorEastAsia"/>
                <w:noProof/>
                <w:webHidden/>
                <w:sz w:val="28"/>
                <w:szCs w:val="28"/>
                <w:rPrChange w:id="2026" w:author="haha" w:date="2019-07-23T17:29:00Z">
                  <w:rPr>
                    <w:noProof/>
                    <w:webHidden/>
                  </w:rPr>
                </w:rPrChange>
              </w:rPr>
              <w:tab/>
            </w:r>
            <w:r w:rsidRPr="000F2EDC" w:rsidDel="005725AE">
              <w:rPr>
                <w:rFonts w:asciiTheme="majorEastAsia" w:eastAsiaTheme="majorEastAsia" w:hAnsiTheme="majorEastAsia"/>
                <w:noProof/>
                <w:webHidden/>
                <w:sz w:val="28"/>
                <w:szCs w:val="28"/>
                <w:rPrChange w:id="202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028" w:author="haha" w:date="2019-07-23T17:29:00Z">
                  <w:rPr>
                    <w:noProof/>
                    <w:webHidden/>
                  </w:rPr>
                </w:rPrChange>
              </w:rPr>
              <w:delInstrText xml:space="preserve"> PAGEREF _Toc14792112 \h </w:delInstrText>
            </w:r>
            <w:r w:rsidRPr="000F2EDC" w:rsidDel="005725AE">
              <w:rPr>
                <w:rFonts w:asciiTheme="majorEastAsia" w:eastAsiaTheme="majorEastAsia" w:hAnsiTheme="majorEastAsia"/>
                <w:noProof/>
                <w:webHidden/>
                <w:sz w:val="28"/>
                <w:szCs w:val="28"/>
                <w:rPrChange w:id="202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030" w:author="haha" w:date="2019-07-23T17:29:00Z">
                  <w:rPr>
                    <w:noProof/>
                    <w:webHidden/>
                  </w:rPr>
                </w:rPrChange>
              </w:rPr>
              <w:fldChar w:fldCharType="separate"/>
            </w:r>
          </w:del>
          <w:del w:id="2031" w:author="haha" w:date="2019-07-23T16:38:00Z">
            <w:r w:rsidRPr="000F2EDC" w:rsidDel="00F018F8">
              <w:rPr>
                <w:rFonts w:asciiTheme="majorEastAsia" w:eastAsiaTheme="majorEastAsia" w:hAnsiTheme="majorEastAsia"/>
                <w:noProof/>
                <w:webHidden/>
                <w:sz w:val="28"/>
                <w:szCs w:val="28"/>
                <w:rPrChange w:id="2032" w:author="haha" w:date="2019-07-23T17:29:00Z">
                  <w:rPr>
                    <w:noProof/>
                    <w:webHidden/>
                  </w:rPr>
                </w:rPrChange>
              </w:rPr>
              <w:delText>42</w:delText>
            </w:r>
          </w:del>
          <w:del w:id="2033" w:author="haha" w:date="2019-07-23T17:26:00Z">
            <w:r w:rsidRPr="000F2EDC" w:rsidDel="005725AE">
              <w:rPr>
                <w:rFonts w:asciiTheme="majorEastAsia" w:eastAsiaTheme="majorEastAsia" w:hAnsiTheme="majorEastAsia"/>
                <w:noProof/>
                <w:webHidden/>
                <w:sz w:val="28"/>
                <w:szCs w:val="28"/>
                <w:rPrChange w:id="203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035" w:author="haha" w:date="2019-07-23T17:29:00Z">
                  <w:rPr>
                    <w:rStyle w:val="af"/>
                    <w:noProof/>
                  </w:rPr>
                </w:rPrChange>
              </w:rPr>
              <w:fldChar w:fldCharType="end"/>
            </w:r>
          </w:del>
        </w:p>
        <w:p w14:paraId="309470C4" w14:textId="51E2FC5F" w:rsidR="00225374" w:rsidRPr="000F2EDC" w:rsidDel="005725AE" w:rsidRDefault="00225374">
          <w:pPr>
            <w:pStyle w:val="TOC3"/>
            <w:tabs>
              <w:tab w:val="right" w:leader="dot" w:pos="8290"/>
            </w:tabs>
            <w:ind w:left="960"/>
            <w:rPr>
              <w:del w:id="2036" w:author="haha" w:date="2019-07-23T17:26:00Z"/>
              <w:rFonts w:asciiTheme="majorEastAsia" w:eastAsiaTheme="majorEastAsia" w:hAnsiTheme="majorEastAsia"/>
              <w:noProof/>
              <w:sz w:val="28"/>
              <w:szCs w:val="28"/>
              <w:rPrChange w:id="2037" w:author="haha" w:date="2019-07-23T17:29:00Z">
                <w:rPr>
                  <w:del w:id="2038" w:author="haha" w:date="2019-07-23T17:26:00Z"/>
                  <w:noProof/>
                  <w:sz w:val="21"/>
                  <w:szCs w:val="22"/>
                </w:rPr>
              </w:rPrChange>
            </w:rPr>
          </w:pPr>
          <w:del w:id="2039" w:author="haha" w:date="2019-07-23T17:26:00Z">
            <w:r w:rsidRPr="000F2EDC" w:rsidDel="005725AE">
              <w:rPr>
                <w:rStyle w:val="af"/>
                <w:rFonts w:asciiTheme="majorEastAsia" w:eastAsiaTheme="majorEastAsia" w:hAnsiTheme="majorEastAsia"/>
                <w:noProof/>
                <w:sz w:val="28"/>
                <w:szCs w:val="28"/>
                <w:rPrChange w:id="204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04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042" w:author="haha" w:date="2019-07-23T17:29:00Z">
                  <w:rPr>
                    <w:noProof/>
                  </w:rPr>
                </w:rPrChange>
              </w:rPr>
              <w:delInstrText>HYPERLINK \l "_Toc14792113"</w:delInstrText>
            </w:r>
            <w:r w:rsidRPr="000F2EDC" w:rsidDel="005725AE">
              <w:rPr>
                <w:rStyle w:val="af"/>
                <w:rFonts w:asciiTheme="majorEastAsia" w:eastAsiaTheme="majorEastAsia" w:hAnsiTheme="majorEastAsia"/>
                <w:noProof/>
                <w:sz w:val="28"/>
                <w:szCs w:val="28"/>
                <w:rPrChange w:id="204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044" w:author="haha" w:date="2019-07-23T17:29:00Z">
                  <w:rPr>
                    <w:rStyle w:val="af"/>
                    <w:noProof/>
                  </w:rPr>
                </w:rPrChange>
              </w:rPr>
              <w:fldChar w:fldCharType="separate"/>
            </w:r>
          </w:del>
          <w:ins w:id="204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046" w:author="haha" w:date="2019-07-23T17:26:00Z">
            <w:r w:rsidRPr="000F2EDC" w:rsidDel="005725AE">
              <w:rPr>
                <w:rStyle w:val="af"/>
                <w:rFonts w:asciiTheme="majorEastAsia" w:eastAsiaTheme="majorEastAsia" w:hAnsiTheme="majorEastAsia"/>
                <w:noProof/>
                <w:sz w:val="28"/>
                <w:szCs w:val="28"/>
                <w:rPrChange w:id="2047" w:author="haha" w:date="2019-07-23T17:29:00Z">
                  <w:rPr>
                    <w:rStyle w:val="af"/>
                    <w:b/>
                    <w:bCs/>
                    <w:noProof/>
                  </w:rPr>
                </w:rPrChange>
              </w:rPr>
              <w:delText>4.3.3</w:delText>
            </w:r>
            <w:r w:rsidRPr="000F2EDC" w:rsidDel="005725AE">
              <w:rPr>
                <w:rStyle w:val="af"/>
                <w:rFonts w:asciiTheme="majorEastAsia" w:eastAsiaTheme="majorEastAsia" w:hAnsiTheme="majorEastAsia" w:hint="eastAsia"/>
                <w:noProof/>
                <w:sz w:val="28"/>
                <w:szCs w:val="28"/>
                <w:rPrChange w:id="2048" w:author="haha" w:date="2019-07-23T17:29:00Z">
                  <w:rPr>
                    <w:rStyle w:val="af"/>
                    <w:rFonts w:hint="eastAsia"/>
                    <w:b/>
                    <w:bCs/>
                    <w:noProof/>
                  </w:rPr>
                </w:rPrChange>
              </w:rPr>
              <w:delText>派单弹框</w:delText>
            </w:r>
            <w:r w:rsidRPr="000F2EDC" w:rsidDel="005725AE">
              <w:rPr>
                <w:rFonts w:asciiTheme="majorEastAsia" w:eastAsiaTheme="majorEastAsia" w:hAnsiTheme="majorEastAsia"/>
                <w:noProof/>
                <w:webHidden/>
                <w:sz w:val="28"/>
                <w:szCs w:val="28"/>
                <w:rPrChange w:id="2049" w:author="haha" w:date="2019-07-23T17:29:00Z">
                  <w:rPr>
                    <w:noProof/>
                    <w:webHidden/>
                  </w:rPr>
                </w:rPrChange>
              </w:rPr>
              <w:tab/>
            </w:r>
            <w:r w:rsidRPr="000F2EDC" w:rsidDel="005725AE">
              <w:rPr>
                <w:rFonts w:asciiTheme="majorEastAsia" w:eastAsiaTheme="majorEastAsia" w:hAnsiTheme="majorEastAsia"/>
                <w:noProof/>
                <w:webHidden/>
                <w:sz w:val="28"/>
                <w:szCs w:val="28"/>
                <w:rPrChange w:id="205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051" w:author="haha" w:date="2019-07-23T17:29:00Z">
                  <w:rPr>
                    <w:noProof/>
                    <w:webHidden/>
                  </w:rPr>
                </w:rPrChange>
              </w:rPr>
              <w:delInstrText xml:space="preserve"> PAGEREF _Toc14792113 \h </w:delInstrText>
            </w:r>
            <w:r w:rsidRPr="000F2EDC" w:rsidDel="005725AE">
              <w:rPr>
                <w:rFonts w:asciiTheme="majorEastAsia" w:eastAsiaTheme="majorEastAsia" w:hAnsiTheme="majorEastAsia"/>
                <w:noProof/>
                <w:webHidden/>
                <w:sz w:val="28"/>
                <w:szCs w:val="28"/>
                <w:rPrChange w:id="205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053" w:author="haha" w:date="2019-07-23T17:29:00Z">
                  <w:rPr>
                    <w:noProof/>
                    <w:webHidden/>
                  </w:rPr>
                </w:rPrChange>
              </w:rPr>
              <w:fldChar w:fldCharType="separate"/>
            </w:r>
          </w:del>
          <w:del w:id="2054" w:author="haha" w:date="2019-07-23T16:38:00Z">
            <w:r w:rsidRPr="000F2EDC" w:rsidDel="00F018F8">
              <w:rPr>
                <w:rFonts w:asciiTheme="majorEastAsia" w:eastAsiaTheme="majorEastAsia" w:hAnsiTheme="majorEastAsia"/>
                <w:noProof/>
                <w:webHidden/>
                <w:sz w:val="28"/>
                <w:szCs w:val="28"/>
                <w:rPrChange w:id="2055" w:author="haha" w:date="2019-07-23T17:29:00Z">
                  <w:rPr>
                    <w:noProof/>
                    <w:webHidden/>
                  </w:rPr>
                </w:rPrChange>
              </w:rPr>
              <w:delText>43</w:delText>
            </w:r>
          </w:del>
          <w:del w:id="2056" w:author="haha" w:date="2019-07-23T17:26:00Z">
            <w:r w:rsidRPr="000F2EDC" w:rsidDel="005725AE">
              <w:rPr>
                <w:rFonts w:asciiTheme="majorEastAsia" w:eastAsiaTheme="majorEastAsia" w:hAnsiTheme="majorEastAsia"/>
                <w:noProof/>
                <w:webHidden/>
                <w:sz w:val="28"/>
                <w:szCs w:val="28"/>
                <w:rPrChange w:id="205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058" w:author="haha" w:date="2019-07-23T17:29:00Z">
                  <w:rPr>
                    <w:rStyle w:val="af"/>
                    <w:noProof/>
                  </w:rPr>
                </w:rPrChange>
              </w:rPr>
              <w:fldChar w:fldCharType="end"/>
            </w:r>
          </w:del>
        </w:p>
        <w:p w14:paraId="49B6D077" w14:textId="5ECF0D77" w:rsidR="00225374" w:rsidRPr="000F2EDC" w:rsidDel="005725AE" w:rsidRDefault="00225374">
          <w:pPr>
            <w:pStyle w:val="TOC3"/>
            <w:tabs>
              <w:tab w:val="right" w:leader="dot" w:pos="8290"/>
            </w:tabs>
            <w:ind w:left="960"/>
            <w:rPr>
              <w:del w:id="2059" w:author="haha" w:date="2019-07-23T17:26:00Z"/>
              <w:rFonts w:asciiTheme="majorEastAsia" w:eastAsiaTheme="majorEastAsia" w:hAnsiTheme="majorEastAsia"/>
              <w:noProof/>
              <w:sz w:val="28"/>
              <w:szCs w:val="28"/>
              <w:rPrChange w:id="2060" w:author="haha" w:date="2019-07-23T17:29:00Z">
                <w:rPr>
                  <w:del w:id="2061" w:author="haha" w:date="2019-07-23T17:26:00Z"/>
                  <w:noProof/>
                  <w:sz w:val="21"/>
                  <w:szCs w:val="22"/>
                </w:rPr>
              </w:rPrChange>
            </w:rPr>
          </w:pPr>
          <w:del w:id="2062" w:author="haha" w:date="2019-07-23T17:26:00Z">
            <w:r w:rsidRPr="000F2EDC" w:rsidDel="005725AE">
              <w:rPr>
                <w:rStyle w:val="af"/>
                <w:rFonts w:asciiTheme="majorEastAsia" w:eastAsiaTheme="majorEastAsia" w:hAnsiTheme="majorEastAsia"/>
                <w:noProof/>
                <w:sz w:val="28"/>
                <w:szCs w:val="28"/>
                <w:rPrChange w:id="2063"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064"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065" w:author="haha" w:date="2019-07-23T17:29:00Z">
                  <w:rPr>
                    <w:noProof/>
                  </w:rPr>
                </w:rPrChange>
              </w:rPr>
              <w:delInstrText>HYPERLINK \l "_Toc14792114"</w:delInstrText>
            </w:r>
            <w:r w:rsidRPr="000F2EDC" w:rsidDel="005725AE">
              <w:rPr>
                <w:rStyle w:val="af"/>
                <w:rFonts w:asciiTheme="majorEastAsia" w:eastAsiaTheme="majorEastAsia" w:hAnsiTheme="majorEastAsia"/>
                <w:noProof/>
                <w:sz w:val="28"/>
                <w:szCs w:val="28"/>
                <w:rPrChange w:id="2066"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067" w:author="haha" w:date="2019-07-23T17:29:00Z">
                  <w:rPr>
                    <w:rStyle w:val="af"/>
                    <w:noProof/>
                  </w:rPr>
                </w:rPrChange>
              </w:rPr>
              <w:fldChar w:fldCharType="separate"/>
            </w:r>
          </w:del>
          <w:ins w:id="2068"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069" w:author="haha" w:date="2019-07-23T17:26:00Z">
            <w:r w:rsidRPr="000F2EDC" w:rsidDel="005725AE">
              <w:rPr>
                <w:rStyle w:val="af"/>
                <w:rFonts w:asciiTheme="majorEastAsia" w:eastAsiaTheme="majorEastAsia" w:hAnsiTheme="majorEastAsia"/>
                <w:noProof/>
                <w:sz w:val="28"/>
                <w:szCs w:val="28"/>
                <w:rPrChange w:id="2070" w:author="haha" w:date="2019-07-23T17:29:00Z">
                  <w:rPr>
                    <w:rStyle w:val="af"/>
                    <w:b/>
                    <w:bCs/>
                    <w:noProof/>
                  </w:rPr>
                </w:rPrChange>
              </w:rPr>
              <w:delText>4.4</w:delText>
            </w:r>
            <w:r w:rsidRPr="000F2EDC" w:rsidDel="005725AE">
              <w:rPr>
                <w:rStyle w:val="af"/>
                <w:rFonts w:asciiTheme="majorEastAsia" w:eastAsiaTheme="majorEastAsia" w:hAnsiTheme="majorEastAsia" w:hint="eastAsia"/>
                <w:noProof/>
                <w:sz w:val="28"/>
                <w:szCs w:val="28"/>
                <w:rPrChange w:id="2071" w:author="haha" w:date="2019-07-23T17:29:00Z">
                  <w:rPr>
                    <w:rStyle w:val="af"/>
                    <w:rFonts w:hint="eastAsia"/>
                    <w:b/>
                    <w:bCs/>
                    <w:noProof/>
                  </w:rPr>
                </w:rPrChange>
              </w:rPr>
              <w:delText>案件还款记录</w:delText>
            </w:r>
            <w:r w:rsidRPr="000F2EDC" w:rsidDel="005725AE">
              <w:rPr>
                <w:rFonts w:asciiTheme="majorEastAsia" w:eastAsiaTheme="majorEastAsia" w:hAnsiTheme="majorEastAsia"/>
                <w:noProof/>
                <w:webHidden/>
                <w:sz w:val="28"/>
                <w:szCs w:val="28"/>
                <w:rPrChange w:id="2072" w:author="haha" w:date="2019-07-23T17:29:00Z">
                  <w:rPr>
                    <w:noProof/>
                    <w:webHidden/>
                  </w:rPr>
                </w:rPrChange>
              </w:rPr>
              <w:tab/>
            </w:r>
            <w:r w:rsidRPr="000F2EDC" w:rsidDel="005725AE">
              <w:rPr>
                <w:rFonts w:asciiTheme="majorEastAsia" w:eastAsiaTheme="majorEastAsia" w:hAnsiTheme="majorEastAsia"/>
                <w:noProof/>
                <w:webHidden/>
                <w:sz w:val="28"/>
                <w:szCs w:val="28"/>
                <w:rPrChange w:id="2073"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074" w:author="haha" w:date="2019-07-23T17:29:00Z">
                  <w:rPr>
                    <w:noProof/>
                    <w:webHidden/>
                  </w:rPr>
                </w:rPrChange>
              </w:rPr>
              <w:delInstrText xml:space="preserve"> PAGEREF _Toc14792114 \h </w:delInstrText>
            </w:r>
            <w:r w:rsidRPr="000F2EDC" w:rsidDel="005725AE">
              <w:rPr>
                <w:rFonts w:asciiTheme="majorEastAsia" w:eastAsiaTheme="majorEastAsia" w:hAnsiTheme="majorEastAsia"/>
                <w:noProof/>
                <w:webHidden/>
                <w:sz w:val="28"/>
                <w:szCs w:val="28"/>
                <w:rPrChange w:id="2075"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076" w:author="haha" w:date="2019-07-23T17:29:00Z">
                  <w:rPr>
                    <w:noProof/>
                    <w:webHidden/>
                  </w:rPr>
                </w:rPrChange>
              </w:rPr>
              <w:fldChar w:fldCharType="separate"/>
            </w:r>
          </w:del>
          <w:del w:id="2077" w:author="haha" w:date="2019-07-23T16:38:00Z">
            <w:r w:rsidRPr="000F2EDC" w:rsidDel="00F018F8">
              <w:rPr>
                <w:rFonts w:asciiTheme="majorEastAsia" w:eastAsiaTheme="majorEastAsia" w:hAnsiTheme="majorEastAsia"/>
                <w:noProof/>
                <w:webHidden/>
                <w:sz w:val="28"/>
                <w:szCs w:val="28"/>
                <w:rPrChange w:id="2078" w:author="haha" w:date="2019-07-23T17:29:00Z">
                  <w:rPr>
                    <w:noProof/>
                    <w:webHidden/>
                  </w:rPr>
                </w:rPrChange>
              </w:rPr>
              <w:delText>44</w:delText>
            </w:r>
          </w:del>
          <w:del w:id="2079" w:author="haha" w:date="2019-07-23T17:26:00Z">
            <w:r w:rsidRPr="000F2EDC" w:rsidDel="005725AE">
              <w:rPr>
                <w:rFonts w:asciiTheme="majorEastAsia" w:eastAsiaTheme="majorEastAsia" w:hAnsiTheme="majorEastAsia"/>
                <w:noProof/>
                <w:webHidden/>
                <w:sz w:val="28"/>
                <w:szCs w:val="28"/>
                <w:rPrChange w:id="2080"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081" w:author="haha" w:date="2019-07-23T17:29:00Z">
                  <w:rPr>
                    <w:rStyle w:val="af"/>
                    <w:noProof/>
                  </w:rPr>
                </w:rPrChange>
              </w:rPr>
              <w:fldChar w:fldCharType="end"/>
            </w:r>
          </w:del>
        </w:p>
        <w:p w14:paraId="05684717" w14:textId="070DE18A" w:rsidR="00225374" w:rsidRPr="000F2EDC" w:rsidDel="005725AE" w:rsidRDefault="00225374">
          <w:pPr>
            <w:pStyle w:val="TOC1"/>
            <w:tabs>
              <w:tab w:val="right" w:leader="dot" w:pos="8290"/>
            </w:tabs>
            <w:rPr>
              <w:del w:id="2082" w:author="haha" w:date="2019-07-23T17:26:00Z"/>
              <w:rFonts w:asciiTheme="majorEastAsia" w:eastAsiaTheme="majorEastAsia" w:hAnsiTheme="majorEastAsia"/>
              <w:noProof/>
              <w:sz w:val="28"/>
              <w:szCs w:val="28"/>
              <w:rPrChange w:id="2083" w:author="haha" w:date="2019-07-23T17:29:00Z">
                <w:rPr>
                  <w:del w:id="2084" w:author="haha" w:date="2019-07-23T17:26:00Z"/>
                  <w:noProof/>
                  <w:sz w:val="21"/>
                  <w:szCs w:val="22"/>
                </w:rPr>
              </w:rPrChange>
            </w:rPr>
          </w:pPr>
          <w:del w:id="2085" w:author="haha" w:date="2019-07-23T17:26:00Z">
            <w:r w:rsidRPr="000F2EDC" w:rsidDel="005725AE">
              <w:rPr>
                <w:rStyle w:val="af"/>
                <w:rFonts w:asciiTheme="majorEastAsia" w:eastAsiaTheme="majorEastAsia" w:hAnsiTheme="majorEastAsia"/>
                <w:noProof/>
                <w:sz w:val="28"/>
                <w:szCs w:val="28"/>
                <w:rPrChange w:id="2086"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087"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088" w:author="haha" w:date="2019-07-23T17:29:00Z">
                  <w:rPr>
                    <w:noProof/>
                  </w:rPr>
                </w:rPrChange>
              </w:rPr>
              <w:delInstrText>HYPERLINK \l "_Toc14792115"</w:delInstrText>
            </w:r>
            <w:r w:rsidRPr="000F2EDC" w:rsidDel="005725AE">
              <w:rPr>
                <w:rStyle w:val="af"/>
                <w:rFonts w:asciiTheme="majorEastAsia" w:eastAsiaTheme="majorEastAsia" w:hAnsiTheme="majorEastAsia"/>
                <w:noProof/>
                <w:sz w:val="28"/>
                <w:szCs w:val="28"/>
                <w:rPrChange w:id="2089"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090" w:author="haha" w:date="2019-07-23T17:29:00Z">
                  <w:rPr>
                    <w:rStyle w:val="af"/>
                    <w:noProof/>
                  </w:rPr>
                </w:rPrChange>
              </w:rPr>
              <w:fldChar w:fldCharType="separate"/>
            </w:r>
          </w:del>
          <w:ins w:id="2091"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092" w:author="haha" w:date="2019-07-23T17:26:00Z">
            <w:r w:rsidRPr="000F2EDC" w:rsidDel="005725AE">
              <w:rPr>
                <w:rStyle w:val="af"/>
                <w:rFonts w:asciiTheme="majorEastAsia" w:eastAsiaTheme="majorEastAsia" w:hAnsiTheme="majorEastAsia"/>
                <w:noProof/>
                <w:sz w:val="28"/>
                <w:szCs w:val="28"/>
                <w:rPrChange w:id="2093" w:author="haha" w:date="2019-07-23T17:29:00Z">
                  <w:rPr>
                    <w:rStyle w:val="af"/>
                    <w:noProof/>
                  </w:rPr>
                </w:rPrChange>
              </w:rPr>
              <w:delText xml:space="preserve">5 </w:delText>
            </w:r>
            <w:r w:rsidRPr="000F2EDC" w:rsidDel="005725AE">
              <w:rPr>
                <w:rStyle w:val="af"/>
                <w:rFonts w:asciiTheme="majorEastAsia" w:eastAsiaTheme="majorEastAsia" w:hAnsiTheme="majorEastAsia" w:hint="eastAsia"/>
                <w:noProof/>
                <w:sz w:val="28"/>
                <w:szCs w:val="28"/>
                <w:rPrChange w:id="2094" w:author="haha" w:date="2019-07-23T17:29:00Z">
                  <w:rPr>
                    <w:rStyle w:val="af"/>
                    <w:rFonts w:hint="eastAsia"/>
                    <w:noProof/>
                  </w:rPr>
                </w:rPrChange>
              </w:rPr>
              <w:delText>运营报表</w:delText>
            </w:r>
            <w:r w:rsidRPr="000F2EDC" w:rsidDel="005725AE">
              <w:rPr>
                <w:rFonts w:asciiTheme="majorEastAsia" w:eastAsiaTheme="majorEastAsia" w:hAnsiTheme="majorEastAsia"/>
                <w:noProof/>
                <w:webHidden/>
                <w:sz w:val="28"/>
                <w:szCs w:val="28"/>
                <w:rPrChange w:id="2095" w:author="haha" w:date="2019-07-23T17:29:00Z">
                  <w:rPr>
                    <w:noProof/>
                    <w:webHidden/>
                  </w:rPr>
                </w:rPrChange>
              </w:rPr>
              <w:tab/>
            </w:r>
            <w:r w:rsidRPr="000F2EDC" w:rsidDel="005725AE">
              <w:rPr>
                <w:rFonts w:asciiTheme="majorEastAsia" w:eastAsiaTheme="majorEastAsia" w:hAnsiTheme="majorEastAsia"/>
                <w:noProof/>
                <w:webHidden/>
                <w:sz w:val="28"/>
                <w:szCs w:val="28"/>
                <w:rPrChange w:id="2096"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097" w:author="haha" w:date="2019-07-23T17:29:00Z">
                  <w:rPr>
                    <w:noProof/>
                    <w:webHidden/>
                  </w:rPr>
                </w:rPrChange>
              </w:rPr>
              <w:delInstrText xml:space="preserve"> PAGEREF _Toc14792115 \h </w:delInstrText>
            </w:r>
            <w:r w:rsidRPr="000F2EDC" w:rsidDel="005725AE">
              <w:rPr>
                <w:rFonts w:asciiTheme="majorEastAsia" w:eastAsiaTheme="majorEastAsia" w:hAnsiTheme="majorEastAsia"/>
                <w:noProof/>
                <w:webHidden/>
                <w:sz w:val="28"/>
                <w:szCs w:val="28"/>
                <w:rPrChange w:id="2098"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099" w:author="haha" w:date="2019-07-23T17:29:00Z">
                  <w:rPr>
                    <w:noProof/>
                    <w:webHidden/>
                  </w:rPr>
                </w:rPrChange>
              </w:rPr>
              <w:fldChar w:fldCharType="separate"/>
            </w:r>
          </w:del>
          <w:del w:id="2100" w:author="haha" w:date="2019-07-23T16:38:00Z">
            <w:r w:rsidRPr="000F2EDC" w:rsidDel="00F018F8">
              <w:rPr>
                <w:rFonts w:asciiTheme="majorEastAsia" w:eastAsiaTheme="majorEastAsia" w:hAnsiTheme="majorEastAsia"/>
                <w:noProof/>
                <w:webHidden/>
                <w:sz w:val="28"/>
                <w:szCs w:val="28"/>
                <w:rPrChange w:id="2101" w:author="haha" w:date="2019-07-23T17:29:00Z">
                  <w:rPr>
                    <w:noProof/>
                    <w:webHidden/>
                  </w:rPr>
                </w:rPrChange>
              </w:rPr>
              <w:delText>46</w:delText>
            </w:r>
          </w:del>
          <w:del w:id="2102" w:author="haha" w:date="2019-07-23T17:26:00Z">
            <w:r w:rsidRPr="000F2EDC" w:rsidDel="005725AE">
              <w:rPr>
                <w:rFonts w:asciiTheme="majorEastAsia" w:eastAsiaTheme="majorEastAsia" w:hAnsiTheme="majorEastAsia"/>
                <w:noProof/>
                <w:webHidden/>
                <w:sz w:val="28"/>
                <w:szCs w:val="28"/>
                <w:rPrChange w:id="2103"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104" w:author="haha" w:date="2019-07-23T17:29:00Z">
                  <w:rPr>
                    <w:rStyle w:val="af"/>
                    <w:noProof/>
                  </w:rPr>
                </w:rPrChange>
              </w:rPr>
              <w:fldChar w:fldCharType="end"/>
            </w:r>
          </w:del>
        </w:p>
        <w:p w14:paraId="0C7BF960" w14:textId="1006B6DE" w:rsidR="00225374" w:rsidRPr="000F2EDC" w:rsidDel="005725AE" w:rsidRDefault="00225374">
          <w:pPr>
            <w:pStyle w:val="TOC2"/>
            <w:tabs>
              <w:tab w:val="right" w:leader="dot" w:pos="8290"/>
            </w:tabs>
            <w:ind w:left="480"/>
            <w:rPr>
              <w:del w:id="2105" w:author="haha" w:date="2019-07-23T17:26:00Z"/>
              <w:rFonts w:asciiTheme="majorEastAsia" w:eastAsiaTheme="majorEastAsia" w:hAnsiTheme="majorEastAsia"/>
              <w:noProof/>
              <w:sz w:val="28"/>
              <w:szCs w:val="28"/>
              <w:rPrChange w:id="2106" w:author="haha" w:date="2019-07-23T17:29:00Z">
                <w:rPr>
                  <w:del w:id="2107" w:author="haha" w:date="2019-07-23T17:26:00Z"/>
                  <w:noProof/>
                  <w:sz w:val="21"/>
                  <w:szCs w:val="22"/>
                </w:rPr>
              </w:rPrChange>
            </w:rPr>
          </w:pPr>
          <w:del w:id="2108" w:author="haha" w:date="2019-07-23T17:26:00Z">
            <w:r w:rsidRPr="000F2EDC" w:rsidDel="005725AE">
              <w:rPr>
                <w:rStyle w:val="af"/>
                <w:rFonts w:asciiTheme="majorEastAsia" w:eastAsiaTheme="majorEastAsia" w:hAnsiTheme="majorEastAsia"/>
                <w:noProof/>
                <w:sz w:val="28"/>
                <w:szCs w:val="28"/>
                <w:rPrChange w:id="2109"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110"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111" w:author="haha" w:date="2019-07-23T17:29:00Z">
                  <w:rPr>
                    <w:noProof/>
                  </w:rPr>
                </w:rPrChange>
              </w:rPr>
              <w:delInstrText>HYPERLINK \l "_Toc14792116"</w:delInstrText>
            </w:r>
            <w:r w:rsidRPr="000F2EDC" w:rsidDel="005725AE">
              <w:rPr>
                <w:rStyle w:val="af"/>
                <w:rFonts w:asciiTheme="majorEastAsia" w:eastAsiaTheme="majorEastAsia" w:hAnsiTheme="majorEastAsia"/>
                <w:noProof/>
                <w:sz w:val="28"/>
                <w:szCs w:val="28"/>
                <w:rPrChange w:id="2112"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113" w:author="haha" w:date="2019-07-23T17:29:00Z">
                  <w:rPr>
                    <w:rStyle w:val="af"/>
                    <w:noProof/>
                  </w:rPr>
                </w:rPrChange>
              </w:rPr>
              <w:fldChar w:fldCharType="separate"/>
            </w:r>
          </w:del>
          <w:ins w:id="2114"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115" w:author="haha" w:date="2019-07-23T17:26:00Z">
            <w:r w:rsidRPr="000F2EDC" w:rsidDel="005725AE">
              <w:rPr>
                <w:rStyle w:val="af"/>
                <w:rFonts w:asciiTheme="majorEastAsia" w:eastAsiaTheme="majorEastAsia" w:hAnsiTheme="majorEastAsia"/>
                <w:noProof/>
                <w:sz w:val="28"/>
                <w:szCs w:val="28"/>
                <w:rPrChange w:id="2116" w:author="haha" w:date="2019-07-23T17:29:00Z">
                  <w:rPr>
                    <w:rStyle w:val="af"/>
                    <w:noProof/>
                  </w:rPr>
                </w:rPrChange>
              </w:rPr>
              <w:delText>5.1</w:delText>
            </w:r>
            <w:r w:rsidRPr="000F2EDC" w:rsidDel="005725AE">
              <w:rPr>
                <w:rStyle w:val="af"/>
                <w:rFonts w:asciiTheme="majorEastAsia" w:eastAsiaTheme="majorEastAsia" w:hAnsiTheme="majorEastAsia" w:hint="eastAsia"/>
                <w:noProof/>
                <w:sz w:val="28"/>
                <w:szCs w:val="28"/>
                <w:rPrChange w:id="2117" w:author="haha" w:date="2019-07-23T17:29:00Z">
                  <w:rPr>
                    <w:rStyle w:val="af"/>
                    <w:rFonts w:hint="eastAsia"/>
                    <w:noProof/>
                  </w:rPr>
                </w:rPrChange>
              </w:rPr>
              <w:delText>运营报表</w:delText>
            </w:r>
            <w:r w:rsidRPr="000F2EDC" w:rsidDel="005725AE">
              <w:rPr>
                <w:rFonts w:asciiTheme="majorEastAsia" w:eastAsiaTheme="majorEastAsia" w:hAnsiTheme="majorEastAsia"/>
                <w:noProof/>
                <w:webHidden/>
                <w:sz w:val="28"/>
                <w:szCs w:val="28"/>
                <w:rPrChange w:id="2118" w:author="haha" w:date="2019-07-23T17:29:00Z">
                  <w:rPr>
                    <w:noProof/>
                    <w:webHidden/>
                  </w:rPr>
                </w:rPrChange>
              </w:rPr>
              <w:tab/>
            </w:r>
            <w:r w:rsidRPr="000F2EDC" w:rsidDel="005725AE">
              <w:rPr>
                <w:rFonts w:asciiTheme="majorEastAsia" w:eastAsiaTheme="majorEastAsia" w:hAnsiTheme="majorEastAsia"/>
                <w:noProof/>
                <w:webHidden/>
                <w:sz w:val="28"/>
                <w:szCs w:val="28"/>
                <w:rPrChange w:id="2119"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120" w:author="haha" w:date="2019-07-23T17:29:00Z">
                  <w:rPr>
                    <w:noProof/>
                    <w:webHidden/>
                  </w:rPr>
                </w:rPrChange>
              </w:rPr>
              <w:delInstrText xml:space="preserve"> PAGEREF _Toc14792116 \h </w:delInstrText>
            </w:r>
            <w:r w:rsidRPr="000F2EDC" w:rsidDel="005725AE">
              <w:rPr>
                <w:rFonts w:asciiTheme="majorEastAsia" w:eastAsiaTheme="majorEastAsia" w:hAnsiTheme="majorEastAsia"/>
                <w:noProof/>
                <w:webHidden/>
                <w:sz w:val="28"/>
                <w:szCs w:val="28"/>
                <w:rPrChange w:id="2121"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122" w:author="haha" w:date="2019-07-23T17:29:00Z">
                  <w:rPr>
                    <w:noProof/>
                    <w:webHidden/>
                  </w:rPr>
                </w:rPrChange>
              </w:rPr>
              <w:fldChar w:fldCharType="separate"/>
            </w:r>
          </w:del>
          <w:del w:id="2123" w:author="haha" w:date="2019-07-23T16:38:00Z">
            <w:r w:rsidRPr="000F2EDC" w:rsidDel="00F018F8">
              <w:rPr>
                <w:rFonts w:asciiTheme="majorEastAsia" w:eastAsiaTheme="majorEastAsia" w:hAnsiTheme="majorEastAsia"/>
                <w:noProof/>
                <w:webHidden/>
                <w:sz w:val="28"/>
                <w:szCs w:val="28"/>
                <w:rPrChange w:id="2124" w:author="haha" w:date="2019-07-23T17:29:00Z">
                  <w:rPr>
                    <w:noProof/>
                    <w:webHidden/>
                  </w:rPr>
                </w:rPrChange>
              </w:rPr>
              <w:delText>46</w:delText>
            </w:r>
          </w:del>
          <w:del w:id="2125" w:author="haha" w:date="2019-07-23T17:26:00Z">
            <w:r w:rsidRPr="000F2EDC" w:rsidDel="005725AE">
              <w:rPr>
                <w:rFonts w:asciiTheme="majorEastAsia" w:eastAsiaTheme="majorEastAsia" w:hAnsiTheme="majorEastAsia"/>
                <w:noProof/>
                <w:webHidden/>
                <w:sz w:val="28"/>
                <w:szCs w:val="28"/>
                <w:rPrChange w:id="2126"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127" w:author="haha" w:date="2019-07-23T17:29:00Z">
                  <w:rPr>
                    <w:rStyle w:val="af"/>
                    <w:noProof/>
                  </w:rPr>
                </w:rPrChange>
              </w:rPr>
              <w:fldChar w:fldCharType="end"/>
            </w:r>
          </w:del>
        </w:p>
        <w:p w14:paraId="0B1A9E50" w14:textId="232BC4CC" w:rsidR="00225374" w:rsidRPr="000F2EDC" w:rsidDel="005725AE" w:rsidRDefault="00225374">
          <w:pPr>
            <w:pStyle w:val="TOC2"/>
            <w:tabs>
              <w:tab w:val="right" w:leader="dot" w:pos="8290"/>
            </w:tabs>
            <w:ind w:left="480"/>
            <w:rPr>
              <w:del w:id="2128" w:author="haha" w:date="2019-07-23T17:26:00Z"/>
              <w:rFonts w:asciiTheme="majorEastAsia" w:eastAsiaTheme="majorEastAsia" w:hAnsiTheme="majorEastAsia"/>
              <w:noProof/>
              <w:sz w:val="28"/>
              <w:szCs w:val="28"/>
              <w:rPrChange w:id="2129" w:author="haha" w:date="2019-07-23T17:29:00Z">
                <w:rPr>
                  <w:del w:id="2130" w:author="haha" w:date="2019-07-23T17:26:00Z"/>
                  <w:noProof/>
                  <w:sz w:val="21"/>
                  <w:szCs w:val="22"/>
                </w:rPr>
              </w:rPrChange>
            </w:rPr>
          </w:pPr>
          <w:del w:id="2131" w:author="haha" w:date="2019-07-23T17:26:00Z">
            <w:r w:rsidRPr="000F2EDC" w:rsidDel="005725AE">
              <w:rPr>
                <w:rStyle w:val="af"/>
                <w:rFonts w:asciiTheme="majorEastAsia" w:eastAsiaTheme="majorEastAsia" w:hAnsiTheme="majorEastAsia"/>
                <w:noProof/>
                <w:sz w:val="28"/>
                <w:szCs w:val="28"/>
                <w:rPrChange w:id="2132"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133"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134" w:author="haha" w:date="2019-07-23T17:29:00Z">
                  <w:rPr>
                    <w:noProof/>
                  </w:rPr>
                </w:rPrChange>
              </w:rPr>
              <w:delInstrText>HYPERLINK \l "_Toc14792117"</w:delInstrText>
            </w:r>
            <w:r w:rsidRPr="000F2EDC" w:rsidDel="005725AE">
              <w:rPr>
                <w:rStyle w:val="af"/>
                <w:rFonts w:asciiTheme="majorEastAsia" w:eastAsiaTheme="majorEastAsia" w:hAnsiTheme="majorEastAsia"/>
                <w:noProof/>
                <w:sz w:val="28"/>
                <w:szCs w:val="28"/>
                <w:rPrChange w:id="2135"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136" w:author="haha" w:date="2019-07-23T17:29:00Z">
                  <w:rPr>
                    <w:rStyle w:val="af"/>
                    <w:noProof/>
                  </w:rPr>
                </w:rPrChange>
              </w:rPr>
              <w:fldChar w:fldCharType="separate"/>
            </w:r>
          </w:del>
          <w:ins w:id="2137"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138" w:author="haha" w:date="2019-07-23T17:26:00Z">
            <w:r w:rsidRPr="000F2EDC" w:rsidDel="005725AE">
              <w:rPr>
                <w:rStyle w:val="af"/>
                <w:rFonts w:asciiTheme="majorEastAsia" w:eastAsiaTheme="majorEastAsia" w:hAnsiTheme="majorEastAsia"/>
                <w:noProof/>
                <w:sz w:val="28"/>
                <w:szCs w:val="28"/>
                <w:rPrChange w:id="2139" w:author="haha" w:date="2019-07-23T17:29:00Z">
                  <w:rPr>
                    <w:rStyle w:val="af"/>
                    <w:noProof/>
                  </w:rPr>
                </w:rPrChange>
              </w:rPr>
              <w:delText>5.2</w:delText>
            </w:r>
            <w:r w:rsidRPr="000F2EDC" w:rsidDel="005725AE">
              <w:rPr>
                <w:rStyle w:val="af"/>
                <w:rFonts w:asciiTheme="majorEastAsia" w:eastAsiaTheme="majorEastAsia" w:hAnsiTheme="majorEastAsia" w:hint="eastAsia"/>
                <w:noProof/>
                <w:sz w:val="28"/>
                <w:szCs w:val="28"/>
                <w:rPrChange w:id="2140" w:author="haha" w:date="2019-07-23T17:29:00Z">
                  <w:rPr>
                    <w:rStyle w:val="af"/>
                    <w:rFonts w:hint="eastAsia"/>
                    <w:noProof/>
                  </w:rPr>
                </w:rPrChange>
              </w:rPr>
              <w:delText>运营情况报表</w:delText>
            </w:r>
            <w:r w:rsidRPr="000F2EDC" w:rsidDel="005725AE">
              <w:rPr>
                <w:rFonts w:asciiTheme="majorEastAsia" w:eastAsiaTheme="majorEastAsia" w:hAnsiTheme="majorEastAsia"/>
                <w:noProof/>
                <w:webHidden/>
                <w:sz w:val="28"/>
                <w:szCs w:val="28"/>
                <w:rPrChange w:id="2141" w:author="haha" w:date="2019-07-23T17:29:00Z">
                  <w:rPr>
                    <w:noProof/>
                    <w:webHidden/>
                  </w:rPr>
                </w:rPrChange>
              </w:rPr>
              <w:tab/>
            </w:r>
            <w:r w:rsidRPr="000F2EDC" w:rsidDel="005725AE">
              <w:rPr>
                <w:rFonts w:asciiTheme="majorEastAsia" w:eastAsiaTheme="majorEastAsia" w:hAnsiTheme="majorEastAsia"/>
                <w:noProof/>
                <w:webHidden/>
                <w:sz w:val="28"/>
                <w:szCs w:val="28"/>
                <w:rPrChange w:id="2142"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143" w:author="haha" w:date="2019-07-23T17:29:00Z">
                  <w:rPr>
                    <w:noProof/>
                    <w:webHidden/>
                  </w:rPr>
                </w:rPrChange>
              </w:rPr>
              <w:delInstrText xml:space="preserve"> PAGEREF _Toc14792117 \h </w:delInstrText>
            </w:r>
            <w:r w:rsidRPr="000F2EDC" w:rsidDel="005725AE">
              <w:rPr>
                <w:rFonts w:asciiTheme="majorEastAsia" w:eastAsiaTheme="majorEastAsia" w:hAnsiTheme="majorEastAsia"/>
                <w:noProof/>
                <w:webHidden/>
                <w:sz w:val="28"/>
                <w:szCs w:val="28"/>
                <w:rPrChange w:id="2144"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145" w:author="haha" w:date="2019-07-23T17:29:00Z">
                  <w:rPr>
                    <w:noProof/>
                    <w:webHidden/>
                  </w:rPr>
                </w:rPrChange>
              </w:rPr>
              <w:fldChar w:fldCharType="separate"/>
            </w:r>
          </w:del>
          <w:del w:id="2146" w:author="haha" w:date="2019-07-23T16:38:00Z">
            <w:r w:rsidRPr="000F2EDC" w:rsidDel="00F018F8">
              <w:rPr>
                <w:rFonts w:asciiTheme="majorEastAsia" w:eastAsiaTheme="majorEastAsia" w:hAnsiTheme="majorEastAsia"/>
                <w:noProof/>
                <w:webHidden/>
                <w:sz w:val="28"/>
                <w:szCs w:val="28"/>
                <w:rPrChange w:id="2147" w:author="haha" w:date="2019-07-23T17:29:00Z">
                  <w:rPr>
                    <w:noProof/>
                    <w:webHidden/>
                  </w:rPr>
                </w:rPrChange>
              </w:rPr>
              <w:delText>48</w:delText>
            </w:r>
          </w:del>
          <w:del w:id="2148" w:author="haha" w:date="2019-07-23T17:26:00Z">
            <w:r w:rsidRPr="000F2EDC" w:rsidDel="005725AE">
              <w:rPr>
                <w:rFonts w:asciiTheme="majorEastAsia" w:eastAsiaTheme="majorEastAsia" w:hAnsiTheme="majorEastAsia"/>
                <w:noProof/>
                <w:webHidden/>
                <w:sz w:val="28"/>
                <w:szCs w:val="28"/>
                <w:rPrChange w:id="2149"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150" w:author="haha" w:date="2019-07-23T17:29:00Z">
                  <w:rPr>
                    <w:rStyle w:val="af"/>
                    <w:noProof/>
                  </w:rPr>
                </w:rPrChange>
              </w:rPr>
              <w:fldChar w:fldCharType="end"/>
            </w:r>
          </w:del>
        </w:p>
        <w:p w14:paraId="17380CA7" w14:textId="10DF2D82" w:rsidR="00225374" w:rsidRPr="000F2EDC" w:rsidDel="005725AE" w:rsidRDefault="00225374">
          <w:pPr>
            <w:pStyle w:val="TOC2"/>
            <w:tabs>
              <w:tab w:val="right" w:leader="dot" w:pos="8290"/>
            </w:tabs>
            <w:ind w:left="480"/>
            <w:rPr>
              <w:del w:id="2151" w:author="haha" w:date="2019-07-23T17:26:00Z"/>
              <w:rFonts w:asciiTheme="majorEastAsia" w:eastAsiaTheme="majorEastAsia" w:hAnsiTheme="majorEastAsia"/>
              <w:noProof/>
              <w:sz w:val="28"/>
              <w:szCs w:val="28"/>
              <w:rPrChange w:id="2152" w:author="haha" w:date="2019-07-23T17:29:00Z">
                <w:rPr>
                  <w:del w:id="2153" w:author="haha" w:date="2019-07-23T17:26:00Z"/>
                  <w:noProof/>
                  <w:sz w:val="21"/>
                  <w:szCs w:val="22"/>
                </w:rPr>
              </w:rPrChange>
            </w:rPr>
          </w:pPr>
          <w:del w:id="2154" w:author="haha" w:date="2019-07-23T17:26:00Z">
            <w:r w:rsidRPr="000F2EDC" w:rsidDel="005725AE">
              <w:rPr>
                <w:rStyle w:val="af"/>
                <w:rFonts w:asciiTheme="majorEastAsia" w:eastAsiaTheme="majorEastAsia" w:hAnsiTheme="majorEastAsia"/>
                <w:noProof/>
                <w:sz w:val="28"/>
                <w:szCs w:val="28"/>
                <w:rPrChange w:id="2155"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156"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157" w:author="haha" w:date="2019-07-23T17:29:00Z">
                  <w:rPr>
                    <w:noProof/>
                  </w:rPr>
                </w:rPrChange>
              </w:rPr>
              <w:delInstrText>HYPERLINK \l "_Toc14792118"</w:delInstrText>
            </w:r>
            <w:r w:rsidRPr="000F2EDC" w:rsidDel="005725AE">
              <w:rPr>
                <w:rStyle w:val="af"/>
                <w:rFonts w:asciiTheme="majorEastAsia" w:eastAsiaTheme="majorEastAsia" w:hAnsiTheme="majorEastAsia"/>
                <w:noProof/>
                <w:sz w:val="28"/>
                <w:szCs w:val="28"/>
                <w:rPrChange w:id="2158"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159" w:author="haha" w:date="2019-07-23T17:29:00Z">
                  <w:rPr>
                    <w:rStyle w:val="af"/>
                    <w:noProof/>
                  </w:rPr>
                </w:rPrChange>
              </w:rPr>
              <w:fldChar w:fldCharType="separate"/>
            </w:r>
          </w:del>
          <w:ins w:id="2160"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161" w:author="haha" w:date="2019-07-23T17:26:00Z">
            <w:r w:rsidRPr="000F2EDC" w:rsidDel="005725AE">
              <w:rPr>
                <w:rStyle w:val="af"/>
                <w:rFonts w:asciiTheme="majorEastAsia" w:eastAsiaTheme="majorEastAsia" w:hAnsiTheme="majorEastAsia"/>
                <w:noProof/>
                <w:sz w:val="28"/>
                <w:szCs w:val="28"/>
                <w:rPrChange w:id="2162" w:author="haha" w:date="2019-07-23T17:29:00Z">
                  <w:rPr>
                    <w:rStyle w:val="af"/>
                    <w:noProof/>
                  </w:rPr>
                </w:rPrChange>
              </w:rPr>
              <w:delText>5.3</w:delText>
            </w:r>
            <w:r w:rsidRPr="000F2EDC" w:rsidDel="005725AE">
              <w:rPr>
                <w:rStyle w:val="af"/>
                <w:rFonts w:asciiTheme="majorEastAsia" w:eastAsiaTheme="majorEastAsia" w:hAnsiTheme="majorEastAsia" w:hint="eastAsia"/>
                <w:noProof/>
                <w:sz w:val="28"/>
                <w:szCs w:val="28"/>
                <w:rPrChange w:id="2163" w:author="haha" w:date="2019-07-23T17:29:00Z">
                  <w:rPr>
                    <w:rStyle w:val="af"/>
                    <w:rFonts w:hint="eastAsia"/>
                    <w:noProof/>
                  </w:rPr>
                </w:rPrChange>
              </w:rPr>
              <w:delText>流量报表</w:delText>
            </w:r>
            <w:r w:rsidRPr="000F2EDC" w:rsidDel="005725AE">
              <w:rPr>
                <w:rFonts w:asciiTheme="majorEastAsia" w:eastAsiaTheme="majorEastAsia" w:hAnsiTheme="majorEastAsia"/>
                <w:noProof/>
                <w:webHidden/>
                <w:sz w:val="28"/>
                <w:szCs w:val="28"/>
                <w:rPrChange w:id="2164" w:author="haha" w:date="2019-07-23T17:29:00Z">
                  <w:rPr>
                    <w:noProof/>
                    <w:webHidden/>
                  </w:rPr>
                </w:rPrChange>
              </w:rPr>
              <w:tab/>
            </w:r>
            <w:r w:rsidRPr="000F2EDC" w:rsidDel="005725AE">
              <w:rPr>
                <w:rFonts w:asciiTheme="majorEastAsia" w:eastAsiaTheme="majorEastAsia" w:hAnsiTheme="majorEastAsia"/>
                <w:noProof/>
                <w:webHidden/>
                <w:sz w:val="28"/>
                <w:szCs w:val="28"/>
                <w:rPrChange w:id="216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166" w:author="haha" w:date="2019-07-23T17:29:00Z">
                  <w:rPr>
                    <w:noProof/>
                    <w:webHidden/>
                  </w:rPr>
                </w:rPrChange>
              </w:rPr>
              <w:delInstrText xml:space="preserve"> PAGEREF _Toc14792118 \h </w:delInstrText>
            </w:r>
            <w:r w:rsidRPr="000F2EDC" w:rsidDel="005725AE">
              <w:rPr>
                <w:rFonts w:asciiTheme="majorEastAsia" w:eastAsiaTheme="majorEastAsia" w:hAnsiTheme="majorEastAsia"/>
                <w:noProof/>
                <w:webHidden/>
                <w:sz w:val="28"/>
                <w:szCs w:val="28"/>
                <w:rPrChange w:id="216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168" w:author="haha" w:date="2019-07-23T17:29:00Z">
                  <w:rPr>
                    <w:noProof/>
                    <w:webHidden/>
                  </w:rPr>
                </w:rPrChange>
              </w:rPr>
              <w:fldChar w:fldCharType="separate"/>
            </w:r>
          </w:del>
          <w:del w:id="2169" w:author="haha" w:date="2019-07-23T16:38:00Z">
            <w:r w:rsidRPr="000F2EDC" w:rsidDel="00F018F8">
              <w:rPr>
                <w:rFonts w:asciiTheme="majorEastAsia" w:eastAsiaTheme="majorEastAsia" w:hAnsiTheme="majorEastAsia"/>
                <w:noProof/>
                <w:webHidden/>
                <w:sz w:val="28"/>
                <w:szCs w:val="28"/>
                <w:rPrChange w:id="2170" w:author="haha" w:date="2019-07-23T17:29:00Z">
                  <w:rPr>
                    <w:noProof/>
                    <w:webHidden/>
                  </w:rPr>
                </w:rPrChange>
              </w:rPr>
              <w:delText>49</w:delText>
            </w:r>
          </w:del>
          <w:del w:id="2171" w:author="haha" w:date="2019-07-23T17:26:00Z">
            <w:r w:rsidRPr="000F2EDC" w:rsidDel="005725AE">
              <w:rPr>
                <w:rFonts w:asciiTheme="majorEastAsia" w:eastAsiaTheme="majorEastAsia" w:hAnsiTheme="majorEastAsia"/>
                <w:noProof/>
                <w:webHidden/>
                <w:sz w:val="28"/>
                <w:szCs w:val="28"/>
                <w:rPrChange w:id="217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173" w:author="haha" w:date="2019-07-23T17:29:00Z">
                  <w:rPr>
                    <w:rStyle w:val="af"/>
                    <w:noProof/>
                  </w:rPr>
                </w:rPrChange>
              </w:rPr>
              <w:fldChar w:fldCharType="end"/>
            </w:r>
          </w:del>
        </w:p>
        <w:p w14:paraId="5C4A0EE0" w14:textId="56EB6A59" w:rsidR="00225374" w:rsidRPr="000F2EDC" w:rsidDel="005725AE" w:rsidRDefault="00225374">
          <w:pPr>
            <w:pStyle w:val="TOC2"/>
            <w:tabs>
              <w:tab w:val="right" w:leader="dot" w:pos="8290"/>
            </w:tabs>
            <w:ind w:left="480"/>
            <w:rPr>
              <w:del w:id="2174" w:author="haha" w:date="2019-07-23T17:26:00Z"/>
              <w:rFonts w:asciiTheme="majorEastAsia" w:eastAsiaTheme="majorEastAsia" w:hAnsiTheme="majorEastAsia"/>
              <w:noProof/>
              <w:sz w:val="28"/>
              <w:szCs w:val="28"/>
              <w:rPrChange w:id="2175" w:author="haha" w:date="2019-07-23T17:29:00Z">
                <w:rPr>
                  <w:del w:id="2176" w:author="haha" w:date="2019-07-23T17:26:00Z"/>
                  <w:noProof/>
                  <w:sz w:val="21"/>
                  <w:szCs w:val="22"/>
                </w:rPr>
              </w:rPrChange>
            </w:rPr>
          </w:pPr>
          <w:del w:id="2177" w:author="haha" w:date="2019-07-23T17:26:00Z">
            <w:r w:rsidRPr="000F2EDC" w:rsidDel="005725AE">
              <w:rPr>
                <w:rStyle w:val="af"/>
                <w:rFonts w:asciiTheme="majorEastAsia" w:eastAsiaTheme="majorEastAsia" w:hAnsiTheme="majorEastAsia"/>
                <w:noProof/>
                <w:sz w:val="28"/>
                <w:szCs w:val="28"/>
                <w:rPrChange w:id="217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17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180" w:author="haha" w:date="2019-07-23T17:29:00Z">
                  <w:rPr>
                    <w:noProof/>
                  </w:rPr>
                </w:rPrChange>
              </w:rPr>
              <w:delInstrText>HYPERLINK \l "_Toc14792119"</w:delInstrText>
            </w:r>
            <w:r w:rsidRPr="000F2EDC" w:rsidDel="005725AE">
              <w:rPr>
                <w:rStyle w:val="af"/>
                <w:rFonts w:asciiTheme="majorEastAsia" w:eastAsiaTheme="majorEastAsia" w:hAnsiTheme="majorEastAsia"/>
                <w:noProof/>
                <w:sz w:val="28"/>
                <w:szCs w:val="28"/>
                <w:rPrChange w:id="218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182" w:author="haha" w:date="2019-07-23T17:29:00Z">
                  <w:rPr>
                    <w:rStyle w:val="af"/>
                    <w:noProof/>
                  </w:rPr>
                </w:rPrChange>
              </w:rPr>
              <w:fldChar w:fldCharType="separate"/>
            </w:r>
          </w:del>
          <w:ins w:id="218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184" w:author="haha" w:date="2019-07-23T17:26:00Z">
            <w:r w:rsidRPr="000F2EDC" w:rsidDel="005725AE">
              <w:rPr>
                <w:rStyle w:val="af"/>
                <w:rFonts w:asciiTheme="majorEastAsia" w:eastAsiaTheme="majorEastAsia" w:hAnsiTheme="majorEastAsia"/>
                <w:noProof/>
                <w:sz w:val="28"/>
                <w:szCs w:val="28"/>
                <w:rPrChange w:id="2185" w:author="haha" w:date="2019-07-23T17:29:00Z">
                  <w:rPr>
                    <w:rStyle w:val="af"/>
                    <w:noProof/>
                  </w:rPr>
                </w:rPrChange>
              </w:rPr>
              <w:delText>5.4</w:delText>
            </w:r>
            <w:r w:rsidRPr="000F2EDC" w:rsidDel="005725AE">
              <w:rPr>
                <w:rStyle w:val="af"/>
                <w:rFonts w:asciiTheme="majorEastAsia" w:eastAsiaTheme="majorEastAsia" w:hAnsiTheme="majorEastAsia" w:hint="eastAsia"/>
                <w:noProof/>
                <w:sz w:val="28"/>
                <w:szCs w:val="28"/>
                <w:rPrChange w:id="2186" w:author="haha" w:date="2019-07-23T17:29:00Z">
                  <w:rPr>
                    <w:rStyle w:val="af"/>
                    <w:rFonts w:hint="eastAsia"/>
                    <w:noProof/>
                  </w:rPr>
                </w:rPrChange>
              </w:rPr>
              <w:delText>审核报表</w:delText>
            </w:r>
            <w:r w:rsidRPr="000F2EDC" w:rsidDel="005725AE">
              <w:rPr>
                <w:rFonts w:asciiTheme="majorEastAsia" w:eastAsiaTheme="majorEastAsia" w:hAnsiTheme="majorEastAsia"/>
                <w:noProof/>
                <w:webHidden/>
                <w:sz w:val="28"/>
                <w:szCs w:val="28"/>
                <w:rPrChange w:id="2187" w:author="haha" w:date="2019-07-23T17:29:00Z">
                  <w:rPr>
                    <w:noProof/>
                    <w:webHidden/>
                  </w:rPr>
                </w:rPrChange>
              </w:rPr>
              <w:tab/>
            </w:r>
            <w:r w:rsidRPr="000F2EDC" w:rsidDel="005725AE">
              <w:rPr>
                <w:rFonts w:asciiTheme="majorEastAsia" w:eastAsiaTheme="majorEastAsia" w:hAnsiTheme="majorEastAsia"/>
                <w:noProof/>
                <w:webHidden/>
                <w:sz w:val="28"/>
                <w:szCs w:val="28"/>
                <w:rPrChange w:id="2188"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189" w:author="haha" w:date="2019-07-23T17:29:00Z">
                  <w:rPr>
                    <w:noProof/>
                    <w:webHidden/>
                  </w:rPr>
                </w:rPrChange>
              </w:rPr>
              <w:delInstrText xml:space="preserve"> PAGEREF _Toc14792119 \h </w:delInstrText>
            </w:r>
            <w:r w:rsidRPr="000F2EDC" w:rsidDel="005725AE">
              <w:rPr>
                <w:rFonts w:asciiTheme="majorEastAsia" w:eastAsiaTheme="majorEastAsia" w:hAnsiTheme="majorEastAsia"/>
                <w:noProof/>
                <w:webHidden/>
                <w:sz w:val="28"/>
                <w:szCs w:val="28"/>
                <w:rPrChange w:id="2190"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191" w:author="haha" w:date="2019-07-23T17:29:00Z">
                  <w:rPr>
                    <w:noProof/>
                    <w:webHidden/>
                  </w:rPr>
                </w:rPrChange>
              </w:rPr>
              <w:fldChar w:fldCharType="separate"/>
            </w:r>
          </w:del>
          <w:del w:id="2192" w:author="haha" w:date="2019-07-23T16:38:00Z">
            <w:r w:rsidRPr="000F2EDC" w:rsidDel="00F018F8">
              <w:rPr>
                <w:rFonts w:asciiTheme="majorEastAsia" w:eastAsiaTheme="majorEastAsia" w:hAnsiTheme="majorEastAsia"/>
                <w:noProof/>
                <w:webHidden/>
                <w:sz w:val="28"/>
                <w:szCs w:val="28"/>
                <w:rPrChange w:id="2193" w:author="haha" w:date="2019-07-23T17:29:00Z">
                  <w:rPr>
                    <w:noProof/>
                    <w:webHidden/>
                  </w:rPr>
                </w:rPrChange>
              </w:rPr>
              <w:delText>50</w:delText>
            </w:r>
          </w:del>
          <w:del w:id="2194" w:author="haha" w:date="2019-07-23T17:26:00Z">
            <w:r w:rsidRPr="000F2EDC" w:rsidDel="005725AE">
              <w:rPr>
                <w:rFonts w:asciiTheme="majorEastAsia" w:eastAsiaTheme="majorEastAsia" w:hAnsiTheme="majorEastAsia"/>
                <w:noProof/>
                <w:webHidden/>
                <w:sz w:val="28"/>
                <w:szCs w:val="28"/>
                <w:rPrChange w:id="2195"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196" w:author="haha" w:date="2019-07-23T17:29:00Z">
                  <w:rPr>
                    <w:rStyle w:val="af"/>
                    <w:noProof/>
                  </w:rPr>
                </w:rPrChange>
              </w:rPr>
              <w:fldChar w:fldCharType="end"/>
            </w:r>
          </w:del>
        </w:p>
        <w:p w14:paraId="202987A9" w14:textId="7CB766A6" w:rsidR="00225374" w:rsidRPr="000F2EDC" w:rsidDel="005725AE" w:rsidRDefault="00225374">
          <w:pPr>
            <w:pStyle w:val="TOC2"/>
            <w:tabs>
              <w:tab w:val="right" w:leader="dot" w:pos="8290"/>
            </w:tabs>
            <w:ind w:left="480"/>
            <w:rPr>
              <w:del w:id="2197" w:author="haha" w:date="2019-07-23T17:26:00Z"/>
              <w:rFonts w:asciiTheme="majorEastAsia" w:eastAsiaTheme="majorEastAsia" w:hAnsiTheme="majorEastAsia"/>
              <w:noProof/>
              <w:sz w:val="28"/>
              <w:szCs w:val="28"/>
              <w:rPrChange w:id="2198" w:author="haha" w:date="2019-07-23T17:29:00Z">
                <w:rPr>
                  <w:del w:id="2199" w:author="haha" w:date="2019-07-23T17:26:00Z"/>
                  <w:noProof/>
                  <w:sz w:val="21"/>
                  <w:szCs w:val="22"/>
                </w:rPr>
              </w:rPrChange>
            </w:rPr>
          </w:pPr>
          <w:del w:id="2200" w:author="haha" w:date="2019-07-23T17:26:00Z">
            <w:r w:rsidRPr="000F2EDC" w:rsidDel="005725AE">
              <w:rPr>
                <w:rStyle w:val="af"/>
                <w:rFonts w:asciiTheme="majorEastAsia" w:eastAsiaTheme="majorEastAsia" w:hAnsiTheme="majorEastAsia"/>
                <w:noProof/>
                <w:sz w:val="28"/>
                <w:szCs w:val="28"/>
                <w:rPrChange w:id="2201"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202"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203" w:author="haha" w:date="2019-07-23T17:29:00Z">
                  <w:rPr>
                    <w:noProof/>
                  </w:rPr>
                </w:rPrChange>
              </w:rPr>
              <w:delInstrText>HYPERLINK \l "_Toc14792120"</w:delInstrText>
            </w:r>
            <w:r w:rsidRPr="000F2EDC" w:rsidDel="005725AE">
              <w:rPr>
                <w:rStyle w:val="af"/>
                <w:rFonts w:asciiTheme="majorEastAsia" w:eastAsiaTheme="majorEastAsia" w:hAnsiTheme="majorEastAsia"/>
                <w:noProof/>
                <w:sz w:val="28"/>
                <w:szCs w:val="28"/>
                <w:rPrChange w:id="2204"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205" w:author="haha" w:date="2019-07-23T17:29:00Z">
                  <w:rPr>
                    <w:rStyle w:val="af"/>
                    <w:noProof/>
                  </w:rPr>
                </w:rPrChange>
              </w:rPr>
              <w:fldChar w:fldCharType="separate"/>
            </w:r>
          </w:del>
          <w:ins w:id="2206"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207" w:author="haha" w:date="2019-07-23T17:26:00Z">
            <w:r w:rsidRPr="000F2EDC" w:rsidDel="005725AE">
              <w:rPr>
                <w:rStyle w:val="af"/>
                <w:rFonts w:asciiTheme="majorEastAsia" w:eastAsiaTheme="majorEastAsia" w:hAnsiTheme="majorEastAsia"/>
                <w:noProof/>
                <w:sz w:val="28"/>
                <w:szCs w:val="28"/>
                <w:rPrChange w:id="2208" w:author="haha" w:date="2019-07-23T17:29:00Z">
                  <w:rPr>
                    <w:rStyle w:val="af"/>
                    <w:noProof/>
                  </w:rPr>
                </w:rPrChange>
              </w:rPr>
              <w:delText>5.5</w:delText>
            </w:r>
            <w:r w:rsidRPr="000F2EDC" w:rsidDel="005725AE">
              <w:rPr>
                <w:rStyle w:val="af"/>
                <w:rFonts w:asciiTheme="majorEastAsia" w:eastAsiaTheme="majorEastAsia" w:hAnsiTheme="majorEastAsia" w:hint="eastAsia"/>
                <w:noProof/>
                <w:sz w:val="28"/>
                <w:szCs w:val="28"/>
                <w:rPrChange w:id="2209" w:author="haha" w:date="2019-07-23T17:29:00Z">
                  <w:rPr>
                    <w:rStyle w:val="af"/>
                    <w:rFonts w:hint="eastAsia"/>
                    <w:noProof/>
                  </w:rPr>
                </w:rPrChange>
              </w:rPr>
              <w:delText>贷后报表</w:delText>
            </w:r>
            <w:r w:rsidRPr="000F2EDC" w:rsidDel="005725AE">
              <w:rPr>
                <w:rFonts w:asciiTheme="majorEastAsia" w:eastAsiaTheme="majorEastAsia" w:hAnsiTheme="majorEastAsia"/>
                <w:noProof/>
                <w:webHidden/>
                <w:sz w:val="28"/>
                <w:szCs w:val="28"/>
                <w:rPrChange w:id="2210" w:author="haha" w:date="2019-07-23T17:29:00Z">
                  <w:rPr>
                    <w:noProof/>
                    <w:webHidden/>
                  </w:rPr>
                </w:rPrChange>
              </w:rPr>
              <w:tab/>
            </w:r>
            <w:r w:rsidRPr="000F2EDC" w:rsidDel="005725AE">
              <w:rPr>
                <w:rFonts w:asciiTheme="majorEastAsia" w:eastAsiaTheme="majorEastAsia" w:hAnsiTheme="majorEastAsia"/>
                <w:noProof/>
                <w:webHidden/>
                <w:sz w:val="28"/>
                <w:szCs w:val="28"/>
                <w:rPrChange w:id="2211"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212" w:author="haha" w:date="2019-07-23T17:29:00Z">
                  <w:rPr>
                    <w:noProof/>
                    <w:webHidden/>
                  </w:rPr>
                </w:rPrChange>
              </w:rPr>
              <w:delInstrText xml:space="preserve"> PAGEREF _Toc14792120 \h </w:delInstrText>
            </w:r>
            <w:r w:rsidRPr="000F2EDC" w:rsidDel="005725AE">
              <w:rPr>
                <w:rFonts w:asciiTheme="majorEastAsia" w:eastAsiaTheme="majorEastAsia" w:hAnsiTheme="majorEastAsia"/>
                <w:noProof/>
                <w:webHidden/>
                <w:sz w:val="28"/>
                <w:szCs w:val="28"/>
                <w:rPrChange w:id="2213"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214" w:author="haha" w:date="2019-07-23T17:29:00Z">
                  <w:rPr>
                    <w:noProof/>
                    <w:webHidden/>
                  </w:rPr>
                </w:rPrChange>
              </w:rPr>
              <w:fldChar w:fldCharType="separate"/>
            </w:r>
          </w:del>
          <w:del w:id="2215" w:author="haha" w:date="2019-07-23T16:38:00Z">
            <w:r w:rsidRPr="000F2EDC" w:rsidDel="00F018F8">
              <w:rPr>
                <w:rFonts w:asciiTheme="majorEastAsia" w:eastAsiaTheme="majorEastAsia" w:hAnsiTheme="majorEastAsia"/>
                <w:noProof/>
                <w:webHidden/>
                <w:sz w:val="28"/>
                <w:szCs w:val="28"/>
                <w:rPrChange w:id="2216" w:author="haha" w:date="2019-07-23T17:29:00Z">
                  <w:rPr>
                    <w:noProof/>
                    <w:webHidden/>
                  </w:rPr>
                </w:rPrChange>
              </w:rPr>
              <w:delText>51</w:delText>
            </w:r>
          </w:del>
          <w:del w:id="2217" w:author="haha" w:date="2019-07-23T17:26:00Z">
            <w:r w:rsidRPr="000F2EDC" w:rsidDel="005725AE">
              <w:rPr>
                <w:rFonts w:asciiTheme="majorEastAsia" w:eastAsiaTheme="majorEastAsia" w:hAnsiTheme="majorEastAsia"/>
                <w:noProof/>
                <w:webHidden/>
                <w:sz w:val="28"/>
                <w:szCs w:val="28"/>
                <w:rPrChange w:id="2218"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219" w:author="haha" w:date="2019-07-23T17:29:00Z">
                  <w:rPr>
                    <w:rStyle w:val="af"/>
                    <w:noProof/>
                  </w:rPr>
                </w:rPrChange>
              </w:rPr>
              <w:fldChar w:fldCharType="end"/>
            </w:r>
          </w:del>
        </w:p>
        <w:p w14:paraId="74462187" w14:textId="012B1D1A" w:rsidR="00225374" w:rsidRPr="000F2EDC" w:rsidDel="005725AE" w:rsidRDefault="00225374">
          <w:pPr>
            <w:pStyle w:val="TOC1"/>
            <w:tabs>
              <w:tab w:val="right" w:leader="dot" w:pos="8290"/>
            </w:tabs>
            <w:rPr>
              <w:del w:id="2220" w:author="haha" w:date="2019-07-23T17:26:00Z"/>
              <w:rFonts w:asciiTheme="majorEastAsia" w:eastAsiaTheme="majorEastAsia" w:hAnsiTheme="majorEastAsia"/>
              <w:noProof/>
              <w:sz w:val="28"/>
              <w:szCs w:val="28"/>
              <w:rPrChange w:id="2221" w:author="haha" w:date="2019-07-23T17:29:00Z">
                <w:rPr>
                  <w:del w:id="2222" w:author="haha" w:date="2019-07-23T17:26:00Z"/>
                  <w:noProof/>
                  <w:sz w:val="21"/>
                  <w:szCs w:val="22"/>
                </w:rPr>
              </w:rPrChange>
            </w:rPr>
          </w:pPr>
          <w:del w:id="2223" w:author="haha" w:date="2019-07-23T17:26:00Z">
            <w:r w:rsidRPr="000F2EDC" w:rsidDel="005725AE">
              <w:rPr>
                <w:rStyle w:val="af"/>
                <w:rFonts w:asciiTheme="majorEastAsia" w:eastAsiaTheme="majorEastAsia" w:hAnsiTheme="majorEastAsia"/>
                <w:noProof/>
                <w:sz w:val="28"/>
                <w:szCs w:val="28"/>
                <w:rPrChange w:id="2224"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225"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226" w:author="haha" w:date="2019-07-23T17:29:00Z">
                  <w:rPr>
                    <w:noProof/>
                  </w:rPr>
                </w:rPrChange>
              </w:rPr>
              <w:delInstrText>HYPERLINK \l "_Toc14792121"</w:delInstrText>
            </w:r>
            <w:r w:rsidRPr="000F2EDC" w:rsidDel="005725AE">
              <w:rPr>
                <w:rStyle w:val="af"/>
                <w:rFonts w:asciiTheme="majorEastAsia" w:eastAsiaTheme="majorEastAsia" w:hAnsiTheme="majorEastAsia"/>
                <w:noProof/>
                <w:sz w:val="28"/>
                <w:szCs w:val="28"/>
                <w:rPrChange w:id="2227"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228" w:author="haha" w:date="2019-07-23T17:29:00Z">
                  <w:rPr>
                    <w:rStyle w:val="af"/>
                    <w:noProof/>
                  </w:rPr>
                </w:rPrChange>
              </w:rPr>
              <w:fldChar w:fldCharType="separate"/>
            </w:r>
          </w:del>
          <w:ins w:id="2229"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230" w:author="haha" w:date="2019-07-23T17:26:00Z">
            <w:r w:rsidRPr="000F2EDC" w:rsidDel="005725AE">
              <w:rPr>
                <w:rStyle w:val="af"/>
                <w:rFonts w:asciiTheme="majorEastAsia" w:eastAsiaTheme="majorEastAsia" w:hAnsiTheme="majorEastAsia"/>
                <w:noProof/>
                <w:sz w:val="28"/>
                <w:szCs w:val="28"/>
                <w:rPrChange w:id="2231" w:author="haha" w:date="2019-07-23T17:29:00Z">
                  <w:rPr>
                    <w:rStyle w:val="af"/>
                    <w:noProof/>
                  </w:rPr>
                </w:rPrChange>
              </w:rPr>
              <w:delText xml:space="preserve">6 </w:delText>
            </w:r>
            <w:r w:rsidRPr="000F2EDC" w:rsidDel="005725AE">
              <w:rPr>
                <w:rStyle w:val="af"/>
                <w:rFonts w:asciiTheme="majorEastAsia" w:eastAsiaTheme="majorEastAsia" w:hAnsiTheme="majorEastAsia" w:hint="eastAsia"/>
                <w:noProof/>
                <w:sz w:val="28"/>
                <w:szCs w:val="28"/>
                <w:rPrChange w:id="2232" w:author="haha" w:date="2019-07-23T17:29:00Z">
                  <w:rPr>
                    <w:rStyle w:val="af"/>
                    <w:rFonts w:hint="eastAsia"/>
                    <w:noProof/>
                  </w:rPr>
                </w:rPrChange>
              </w:rPr>
              <w:delText>计费报表</w:delText>
            </w:r>
            <w:r w:rsidRPr="000F2EDC" w:rsidDel="005725AE">
              <w:rPr>
                <w:rFonts w:asciiTheme="majorEastAsia" w:eastAsiaTheme="majorEastAsia" w:hAnsiTheme="majorEastAsia"/>
                <w:noProof/>
                <w:webHidden/>
                <w:sz w:val="28"/>
                <w:szCs w:val="28"/>
                <w:rPrChange w:id="2233" w:author="haha" w:date="2019-07-23T17:29:00Z">
                  <w:rPr>
                    <w:noProof/>
                    <w:webHidden/>
                  </w:rPr>
                </w:rPrChange>
              </w:rPr>
              <w:tab/>
            </w:r>
            <w:r w:rsidRPr="000F2EDC" w:rsidDel="005725AE">
              <w:rPr>
                <w:rFonts w:asciiTheme="majorEastAsia" w:eastAsiaTheme="majorEastAsia" w:hAnsiTheme="majorEastAsia"/>
                <w:noProof/>
                <w:webHidden/>
                <w:sz w:val="28"/>
                <w:szCs w:val="28"/>
                <w:rPrChange w:id="2234"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235" w:author="haha" w:date="2019-07-23T17:29:00Z">
                  <w:rPr>
                    <w:noProof/>
                    <w:webHidden/>
                  </w:rPr>
                </w:rPrChange>
              </w:rPr>
              <w:delInstrText xml:space="preserve"> PAGEREF _Toc14792121 \h </w:delInstrText>
            </w:r>
            <w:r w:rsidRPr="000F2EDC" w:rsidDel="005725AE">
              <w:rPr>
                <w:rFonts w:asciiTheme="majorEastAsia" w:eastAsiaTheme="majorEastAsia" w:hAnsiTheme="majorEastAsia"/>
                <w:noProof/>
                <w:webHidden/>
                <w:sz w:val="28"/>
                <w:szCs w:val="28"/>
                <w:rPrChange w:id="2236"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237" w:author="haha" w:date="2019-07-23T17:29:00Z">
                  <w:rPr>
                    <w:noProof/>
                    <w:webHidden/>
                  </w:rPr>
                </w:rPrChange>
              </w:rPr>
              <w:fldChar w:fldCharType="separate"/>
            </w:r>
          </w:del>
          <w:del w:id="2238" w:author="haha" w:date="2019-07-23T16:38:00Z">
            <w:r w:rsidRPr="000F2EDC" w:rsidDel="00F018F8">
              <w:rPr>
                <w:rFonts w:asciiTheme="majorEastAsia" w:eastAsiaTheme="majorEastAsia" w:hAnsiTheme="majorEastAsia"/>
                <w:noProof/>
                <w:webHidden/>
                <w:sz w:val="28"/>
                <w:szCs w:val="28"/>
                <w:rPrChange w:id="2239" w:author="haha" w:date="2019-07-23T17:29:00Z">
                  <w:rPr>
                    <w:noProof/>
                    <w:webHidden/>
                  </w:rPr>
                </w:rPrChange>
              </w:rPr>
              <w:delText>53</w:delText>
            </w:r>
          </w:del>
          <w:del w:id="2240" w:author="haha" w:date="2019-07-23T17:26:00Z">
            <w:r w:rsidRPr="000F2EDC" w:rsidDel="005725AE">
              <w:rPr>
                <w:rFonts w:asciiTheme="majorEastAsia" w:eastAsiaTheme="majorEastAsia" w:hAnsiTheme="majorEastAsia"/>
                <w:noProof/>
                <w:webHidden/>
                <w:sz w:val="28"/>
                <w:szCs w:val="28"/>
                <w:rPrChange w:id="2241"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242" w:author="haha" w:date="2019-07-23T17:29:00Z">
                  <w:rPr>
                    <w:rStyle w:val="af"/>
                    <w:noProof/>
                  </w:rPr>
                </w:rPrChange>
              </w:rPr>
              <w:fldChar w:fldCharType="end"/>
            </w:r>
          </w:del>
        </w:p>
        <w:p w14:paraId="41812EA8" w14:textId="48499512" w:rsidR="00225374" w:rsidRPr="000F2EDC" w:rsidDel="005725AE" w:rsidRDefault="00225374">
          <w:pPr>
            <w:pStyle w:val="TOC2"/>
            <w:tabs>
              <w:tab w:val="right" w:leader="dot" w:pos="8290"/>
            </w:tabs>
            <w:ind w:left="480"/>
            <w:rPr>
              <w:del w:id="2243" w:author="haha" w:date="2019-07-23T17:26:00Z"/>
              <w:rFonts w:asciiTheme="majorEastAsia" w:eastAsiaTheme="majorEastAsia" w:hAnsiTheme="majorEastAsia"/>
              <w:noProof/>
              <w:sz w:val="28"/>
              <w:szCs w:val="28"/>
              <w:rPrChange w:id="2244" w:author="haha" w:date="2019-07-23T17:29:00Z">
                <w:rPr>
                  <w:del w:id="2245" w:author="haha" w:date="2019-07-23T17:26:00Z"/>
                  <w:noProof/>
                  <w:sz w:val="21"/>
                  <w:szCs w:val="22"/>
                </w:rPr>
              </w:rPrChange>
            </w:rPr>
          </w:pPr>
          <w:del w:id="2246" w:author="haha" w:date="2019-07-23T17:26:00Z">
            <w:r w:rsidRPr="000F2EDC" w:rsidDel="005725AE">
              <w:rPr>
                <w:rStyle w:val="af"/>
                <w:rFonts w:asciiTheme="majorEastAsia" w:eastAsiaTheme="majorEastAsia" w:hAnsiTheme="majorEastAsia"/>
                <w:noProof/>
                <w:sz w:val="28"/>
                <w:szCs w:val="28"/>
                <w:rPrChange w:id="2247"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248"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249" w:author="haha" w:date="2019-07-23T17:29:00Z">
                  <w:rPr>
                    <w:noProof/>
                  </w:rPr>
                </w:rPrChange>
              </w:rPr>
              <w:delInstrText>HYPERLINK \l "_Toc14792122"</w:delInstrText>
            </w:r>
            <w:r w:rsidRPr="000F2EDC" w:rsidDel="005725AE">
              <w:rPr>
                <w:rStyle w:val="af"/>
                <w:rFonts w:asciiTheme="majorEastAsia" w:eastAsiaTheme="majorEastAsia" w:hAnsiTheme="majorEastAsia"/>
                <w:noProof/>
                <w:sz w:val="28"/>
                <w:szCs w:val="28"/>
                <w:rPrChange w:id="2250"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251" w:author="haha" w:date="2019-07-23T17:29:00Z">
                  <w:rPr>
                    <w:rStyle w:val="af"/>
                    <w:noProof/>
                  </w:rPr>
                </w:rPrChange>
              </w:rPr>
              <w:fldChar w:fldCharType="separate"/>
            </w:r>
          </w:del>
          <w:ins w:id="2252"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253" w:author="haha" w:date="2019-07-23T17:26:00Z">
            <w:r w:rsidRPr="000F2EDC" w:rsidDel="005725AE">
              <w:rPr>
                <w:rStyle w:val="af"/>
                <w:rFonts w:asciiTheme="majorEastAsia" w:eastAsiaTheme="majorEastAsia" w:hAnsiTheme="majorEastAsia"/>
                <w:noProof/>
                <w:sz w:val="28"/>
                <w:szCs w:val="28"/>
                <w:rPrChange w:id="2254" w:author="haha" w:date="2019-07-23T17:29:00Z">
                  <w:rPr>
                    <w:rStyle w:val="af"/>
                    <w:noProof/>
                  </w:rPr>
                </w:rPrChange>
              </w:rPr>
              <w:delText>6.1</w:delText>
            </w:r>
            <w:r w:rsidRPr="000F2EDC" w:rsidDel="005725AE">
              <w:rPr>
                <w:rStyle w:val="af"/>
                <w:rFonts w:asciiTheme="majorEastAsia" w:eastAsiaTheme="majorEastAsia" w:hAnsiTheme="majorEastAsia" w:hint="eastAsia"/>
                <w:noProof/>
                <w:sz w:val="28"/>
                <w:szCs w:val="28"/>
                <w:rPrChange w:id="2255" w:author="haha" w:date="2019-07-23T17:29:00Z">
                  <w:rPr>
                    <w:rStyle w:val="af"/>
                    <w:rFonts w:hint="eastAsia"/>
                    <w:noProof/>
                  </w:rPr>
                </w:rPrChange>
              </w:rPr>
              <w:delText>费用统计</w:delText>
            </w:r>
            <w:r w:rsidRPr="000F2EDC" w:rsidDel="005725AE">
              <w:rPr>
                <w:rFonts w:asciiTheme="majorEastAsia" w:eastAsiaTheme="majorEastAsia" w:hAnsiTheme="majorEastAsia"/>
                <w:noProof/>
                <w:webHidden/>
                <w:sz w:val="28"/>
                <w:szCs w:val="28"/>
                <w:rPrChange w:id="2256" w:author="haha" w:date="2019-07-23T17:29:00Z">
                  <w:rPr>
                    <w:noProof/>
                    <w:webHidden/>
                  </w:rPr>
                </w:rPrChange>
              </w:rPr>
              <w:tab/>
            </w:r>
            <w:r w:rsidRPr="000F2EDC" w:rsidDel="005725AE">
              <w:rPr>
                <w:rFonts w:asciiTheme="majorEastAsia" w:eastAsiaTheme="majorEastAsia" w:hAnsiTheme="majorEastAsia"/>
                <w:noProof/>
                <w:webHidden/>
                <w:sz w:val="28"/>
                <w:szCs w:val="28"/>
                <w:rPrChange w:id="225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258" w:author="haha" w:date="2019-07-23T17:29:00Z">
                  <w:rPr>
                    <w:noProof/>
                    <w:webHidden/>
                  </w:rPr>
                </w:rPrChange>
              </w:rPr>
              <w:delInstrText xml:space="preserve"> PAGEREF _Toc14792122 \h </w:delInstrText>
            </w:r>
            <w:r w:rsidRPr="000F2EDC" w:rsidDel="005725AE">
              <w:rPr>
                <w:rFonts w:asciiTheme="majorEastAsia" w:eastAsiaTheme="majorEastAsia" w:hAnsiTheme="majorEastAsia"/>
                <w:noProof/>
                <w:webHidden/>
                <w:sz w:val="28"/>
                <w:szCs w:val="28"/>
                <w:rPrChange w:id="225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260" w:author="haha" w:date="2019-07-23T17:29:00Z">
                  <w:rPr>
                    <w:noProof/>
                    <w:webHidden/>
                  </w:rPr>
                </w:rPrChange>
              </w:rPr>
              <w:fldChar w:fldCharType="separate"/>
            </w:r>
          </w:del>
          <w:del w:id="2261" w:author="haha" w:date="2019-07-23T16:38:00Z">
            <w:r w:rsidRPr="000F2EDC" w:rsidDel="00F018F8">
              <w:rPr>
                <w:rFonts w:asciiTheme="majorEastAsia" w:eastAsiaTheme="majorEastAsia" w:hAnsiTheme="majorEastAsia"/>
                <w:noProof/>
                <w:webHidden/>
                <w:sz w:val="28"/>
                <w:szCs w:val="28"/>
                <w:rPrChange w:id="2262" w:author="haha" w:date="2019-07-23T17:29:00Z">
                  <w:rPr>
                    <w:noProof/>
                    <w:webHidden/>
                  </w:rPr>
                </w:rPrChange>
              </w:rPr>
              <w:delText>53</w:delText>
            </w:r>
          </w:del>
          <w:del w:id="2263" w:author="haha" w:date="2019-07-23T17:26:00Z">
            <w:r w:rsidRPr="000F2EDC" w:rsidDel="005725AE">
              <w:rPr>
                <w:rFonts w:asciiTheme="majorEastAsia" w:eastAsiaTheme="majorEastAsia" w:hAnsiTheme="majorEastAsia"/>
                <w:noProof/>
                <w:webHidden/>
                <w:sz w:val="28"/>
                <w:szCs w:val="28"/>
                <w:rPrChange w:id="226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265" w:author="haha" w:date="2019-07-23T17:29:00Z">
                  <w:rPr>
                    <w:rStyle w:val="af"/>
                    <w:noProof/>
                  </w:rPr>
                </w:rPrChange>
              </w:rPr>
              <w:fldChar w:fldCharType="end"/>
            </w:r>
          </w:del>
        </w:p>
        <w:p w14:paraId="13E7AB31" w14:textId="011ED395" w:rsidR="00225374" w:rsidRPr="000F2EDC" w:rsidDel="005725AE" w:rsidRDefault="00225374">
          <w:pPr>
            <w:pStyle w:val="TOC2"/>
            <w:tabs>
              <w:tab w:val="right" w:leader="dot" w:pos="8290"/>
            </w:tabs>
            <w:ind w:left="480"/>
            <w:rPr>
              <w:del w:id="2266" w:author="haha" w:date="2019-07-23T17:26:00Z"/>
              <w:rFonts w:asciiTheme="majorEastAsia" w:eastAsiaTheme="majorEastAsia" w:hAnsiTheme="majorEastAsia"/>
              <w:noProof/>
              <w:sz w:val="28"/>
              <w:szCs w:val="28"/>
              <w:rPrChange w:id="2267" w:author="haha" w:date="2019-07-23T17:29:00Z">
                <w:rPr>
                  <w:del w:id="2268" w:author="haha" w:date="2019-07-23T17:26:00Z"/>
                  <w:noProof/>
                  <w:sz w:val="21"/>
                  <w:szCs w:val="22"/>
                </w:rPr>
              </w:rPrChange>
            </w:rPr>
          </w:pPr>
          <w:del w:id="2269" w:author="haha" w:date="2019-07-23T17:26:00Z">
            <w:r w:rsidRPr="000F2EDC" w:rsidDel="005725AE">
              <w:rPr>
                <w:rStyle w:val="af"/>
                <w:rFonts w:asciiTheme="majorEastAsia" w:eastAsiaTheme="majorEastAsia" w:hAnsiTheme="majorEastAsia"/>
                <w:noProof/>
                <w:sz w:val="28"/>
                <w:szCs w:val="28"/>
                <w:rPrChange w:id="227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27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272" w:author="haha" w:date="2019-07-23T17:29:00Z">
                  <w:rPr>
                    <w:noProof/>
                  </w:rPr>
                </w:rPrChange>
              </w:rPr>
              <w:delInstrText>HYPERLINK \l "_Toc14792123"</w:delInstrText>
            </w:r>
            <w:r w:rsidRPr="000F2EDC" w:rsidDel="005725AE">
              <w:rPr>
                <w:rStyle w:val="af"/>
                <w:rFonts w:asciiTheme="majorEastAsia" w:eastAsiaTheme="majorEastAsia" w:hAnsiTheme="majorEastAsia"/>
                <w:noProof/>
                <w:sz w:val="28"/>
                <w:szCs w:val="28"/>
                <w:rPrChange w:id="227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274" w:author="haha" w:date="2019-07-23T17:29:00Z">
                  <w:rPr>
                    <w:rStyle w:val="af"/>
                    <w:noProof/>
                  </w:rPr>
                </w:rPrChange>
              </w:rPr>
              <w:fldChar w:fldCharType="separate"/>
            </w:r>
          </w:del>
          <w:ins w:id="227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276" w:author="haha" w:date="2019-07-23T17:26:00Z">
            <w:r w:rsidRPr="000F2EDC" w:rsidDel="005725AE">
              <w:rPr>
                <w:rStyle w:val="af"/>
                <w:rFonts w:asciiTheme="majorEastAsia" w:eastAsiaTheme="majorEastAsia" w:hAnsiTheme="majorEastAsia"/>
                <w:noProof/>
                <w:sz w:val="28"/>
                <w:szCs w:val="28"/>
                <w:rPrChange w:id="2277" w:author="haha" w:date="2019-07-23T17:29:00Z">
                  <w:rPr>
                    <w:rStyle w:val="af"/>
                    <w:noProof/>
                  </w:rPr>
                </w:rPrChange>
              </w:rPr>
              <w:delText>6.2</w:delText>
            </w:r>
            <w:r w:rsidRPr="000F2EDC" w:rsidDel="005725AE">
              <w:rPr>
                <w:rStyle w:val="af"/>
                <w:rFonts w:asciiTheme="majorEastAsia" w:eastAsiaTheme="majorEastAsia" w:hAnsiTheme="majorEastAsia" w:hint="eastAsia"/>
                <w:noProof/>
                <w:sz w:val="28"/>
                <w:szCs w:val="28"/>
                <w:rPrChange w:id="2278" w:author="haha" w:date="2019-07-23T17:29:00Z">
                  <w:rPr>
                    <w:rStyle w:val="af"/>
                    <w:rFonts w:hint="eastAsia"/>
                    <w:noProof/>
                  </w:rPr>
                </w:rPrChange>
              </w:rPr>
              <w:delText>短信计费</w:delText>
            </w:r>
            <w:r w:rsidRPr="000F2EDC" w:rsidDel="005725AE">
              <w:rPr>
                <w:rFonts w:asciiTheme="majorEastAsia" w:eastAsiaTheme="majorEastAsia" w:hAnsiTheme="majorEastAsia"/>
                <w:noProof/>
                <w:webHidden/>
                <w:sz w:val="28"/>
                <w:szCs w:val="28"/>
                <w:rPrChange w:id="2279" w:author="haha" w:date="2019-07-23T17:29:00Z">
                  <w:rPr>
                    <w:noProof/>
                    <w:webHidden/>
                  </w:rPr>
                </w:rPrChange>
              </w:rPr>
              <w:tab/>
            </w:r>
            <w:r w:rsidRPr="000F2EDC" w:rsidDel="005725AE">
              <w:rPr>
                <w:rFonts w:asciiTheme="majorEastAsia" w:eastAsiaTheme="majorEastAsia" w:hAnsiTheme="majorEastAsia"/>
                <w:noProof/>
                <w:webHidden/>
                <w:sz w:val="28"/>
                <w:szCs w:val="28"/>
                <w:rPrChange w:id="228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281" w:author="haha" w:date="2019-07-23T17:29:00Z">
                  <w:rPr>
                    <w:noProof/>
                    <w:webHidden/>
                  </w:rPr>
                </w:rPrChange>
              </w:rPr>
              <w:delInstrText xml:space="preserve"> PAGEREF _Toc14792123 \h </w:delInstrText>
            </w:r>
            <w:r w:rsidRPr="000F2EDC" w:rsidDel="005725AE">
              <w:rPr>
                <w:rFonts w:asciiTheme="majorEastAsia" w:eastAsiaTheme="majorEastAsia" w:hAnsiTheme="majorEastAsia"/>
                <w:noProof/>
                <w:webHidden/>
                <w:sz w:val="28"/>
                <w:szCs w:val="28"/>
                <w:rPrChange w:id="228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283" w:author="haha" w:date="2019-07-23T17:29:00Z">
                  <w:rPr>
                    <w:noProof/>
                    <w:webHidden/>
                  </w:rPr>
                </w:rPrChange>
              </w:rPr>
              <w:fldChar w:fldCharType="separate"/>
            </w:r>
          </w:del>
          <w:del w:id="2284" w:author="haha" w:date="2019-07-23T16:38:00Z">
            <w:r w:rsidRPr="000F2EDC" w:rsidDel="00F018F8">
              <w:rPr>
                <w:rFonts w:asciiTheme="majorEastAsia" w:eastAsiaTheme="majorEastAsia" w:hAnsiTheme="majorEastAsia"/>
                <w:noProof/>
                <w:webHidden/>
                <w:sz w:val="28"/>
                <w:szCs w:val="28"/>
                <w:rPrChange w:id="2285" w:author="haha" w:date="2019-07-23T17:29:00Z">
                  <w:rPr>
                    <w:noProof/>
                    <w:webHidden/>
                  </w:rPr>
                </w:rPrChange>
              </w:rPr>
              <w:delText>54</w:delText>
            </w:r>
          </w:del>
          <w:del w:id="2286" w:author="haha" w:date="2019-07-23T17:26:00Z">
            <w:r w:rsidRPr="000F2EDC" w:rsidDel="005725AE">
              <w:rPr>
                <w:rFonts w:asciiTheme="majorEastAsia" w:eastAsiaTheme="majorEastAsia" w:hAnsiTheme="majorEastAsia"/>
                <w:noProof/>
                <w:webHidden/>
                <w:sz w:val="28"/>
                <w:szCs w:val="28"/>
                <w:rPrChange w:id="228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288" w:author="haha" w:date="2019-07-23T17:29:00Z">
                  <w:rPr>
                    <w:rStyle w:val="af"/>
                    <w:noProof/>
                  </w:rPr>
                </w:rPrChange>
              </w:rPr>
              <w:fldChar w:fldCharType="end"/>
            </w:r>
          </w:del>
        </w:p>
        <w:p w14:paraId="399F2735" w14:textId="3AA5B930" w:rsidR="00225374" w:rsidRPr="000F2EDC" w:rsidDel="005725AE" w:rsidRDefault="00225374">
          <w:pPr>
            <w:pStyle w:val="TOC3"/>
            <w:tabs>
              <w:tab w:val="right" w:leader="dot" w:pos="8290"/>
            </w:tabs>
            <w:ind w:left="960"/>
            <w:rPr>
              <w:del w:id="2289" w:author="haha" w:date="2019-07-23T17:26:00Z"/>
              <w:rFonts w:asciiTheme="majorEastAsia" w:eastAsiaTheme="majorEastAsia" w:hAnsiTheme="majorEastAsia"/>
              <w:noProof/>
              <w:sz w:val="28"/>
              <w:szCs w:val="28"/>
              <w:rPrChange w:id="2290" w:author="haha" w:date="2019-07-23T17:29:00Z">
                <w:rPr>
                  <w:del w:id="2291" w:author="haha" w:date="2019-07-23T17:26:00Z"/>
                  <w:noProof/>
                  <w:sz w:val="21"/>
                  <w:szCs w:val="22"/>
                </w:rPr>
              </w:rPrChange>
            </w:rPr>
          </w:pPr>
          <w:del w:id="2292" w:author="haha" w:date="2019-07-23T17:26:00Z">
            <w:r w:rsidRPr="000F2EDC" w:rsidDel="005725AE">
              <w:rPr>
                <w:rStyle w:val="af"/>
                <w:rFonts w:asciiTheme="majorEastAsia" w:eastAsiaTheme="majorEastAsia" w:hAnsiTheme="majorEastAsia"/>
                <w:noProof/>
                <w:sz w:val="28"/>
                <w:szCs w:val="28"/>
                <w:rPrChange w:id="2293"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294"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295" w:author="haha" w:date="2019-07-23T17:29:00Z">
                  <w:rPr>
                    <w:noProof/>
                  </w:rPr>
                </w:rPrChange>
              </w:rPr>
              <w:delInstrText>HYPERLINK \l "_Toc14792124"</w:delInstrText>
            </w:r>
            <w:r w:rsidRPr="000F2EDC" w:rsidDel="005725AE">
              <w:rPr>
                <w:rStyle w:val="af"/>
                <w:rFonts w:asciiTheme="majorEastAsia" w:eastAsiaTheme="majorEastAsia" w:hAnsiTheme="majorEastAsia"/>
                <w:noProof/>
                <w:sz w:val="28"/>
                <w:szCs w:val="28"/>
                <w:rPrChange w:id="2296"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297" w:author="haha" w:date="2019-07-23T17:29:00Z">
                  <w:rPr>
                    <w:rStyle w:val="af"/>
                    <w:noProof/>
                  </w:rPr>
                </w:rPrChange>
              </w:rPr>
              <w:fldChar w:fldCharType="separate"/>
            </w:r>
          </w:del>
          <w:ins w:id="2298"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299" w:author="haha" w:date="2019-07-23T17:26:00Z">
            <w:r w:rsidRPr="000F2EDC" w:rsidDel="005725AE">
              <w:rPr>
                <w:rStyle w:val="af"/>
                <w:rFonts w:asciiTheme="majorEastAsia" w:eastAsiaTheme="majorEastAsia" w:hAnsiTheme="majorEastAsia"/>
                <w:noProof/>
                <w:sz w:val="28"/>
                <w:szCs w:val="28"/>
                <w:rPrChange w:id="2300" w:author="haha" w:date="2019-07-23T17:29:00Z">
                  <w:rPr>
                    <w:rStyle w:val="af"/>
                    <w:noProof/>
                  </w:rPr>
                </w:rPrChange>
              </w:rPr>
              <w:delText>6.2.1</w:delText>
            </w:r>
            <w:r w:rsidRPr="000F2EDC" w:rsidDel="005725AE">
              <w:rPr>
                <w:rStyle w:val="af"/>
                <w:rFonts w:asciiTheme="majorEastAsia" w:eastAsiaTheme="majorEastAsia" w:hAnsiTheme="majorEastAsia" w:hint="eastAsia"/>
                <w:noProof/>
                <w:sz w:val="28"/>
                <w:szCs w:val="28"/>
                <w:rPrChange w:id="2301" w:author="haha" w:date="2019-07-23T17:29:00Z">
                  <w:rPr>
                    <w:rStyle w:val="af"/>
                    <w:rFonts w:hint="eastAsia"/>
                    <w:noProof/>
                  </w:rPr>
                </w:rPrChange>
              </w:rPr>
              <w:delText>短信统计明细</w:delText>
            </w:r>
            <w:r w:rsidRPr="000F2EDC" w:rsidDel="005725AE">
              <w:rPr>
                <w:rFonts w:asciiTheme="majorEastAsia" w:eastAsiaTheme="majorEastAsia" w:hAnsiTheme="majorEastAsia"/>
                <w:noProof/>
                <w:webHidden/>
                <w:sz w:val="28"/>
                <w:szCs w:val="28"/>
                <w:rPrChange w:id="2302" w:author="haha" w:date="2019-07-23T17:29:00Z">
                  <w:rPr>
                    <w:noProof/>
                    <w:webHidden/>
                  </w:rPr>
                </w:rPrChange>
              </w:rPr>
              <w:tab/>
            </w:r>
            <w:r w:rsidRPr="000F2EDC" w:rsidDel="005725AE">
              <w:rPr>
                <w:rFonts w:asciiTheme="majorEastAsia" w:eastAsiaTheme="majorEastAsia" w:hAnsiTheme="majorEastAsia"/>
                <w:noProof/>
                <w:webHidden/>
                <w:sz w:val="28"/>
                <w:szCs w:val="28"/>
                <w:rPrChange w:id="2303"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304" w:author="haha" w:date="2019-07-23T17:29:00Z">
                  <w:rPr>
                    <w:noProof/>
                    <w:webHidden/>
                  </w:rPr>
                </w:rPrChange>
              </w:rPr>
              <w:delInstrText xml:space="preserve"> PAGEREF _Toc14792124 \h </w:delInstrText>
            </w:r>
            <w:r w:rsidRPr="000F2EDC" w:rsidDel="005725AE">
              <w:rPr>
                <w:rFonts w:asciiTheme="majorEastAsia" w:eastAsiaTheme="majorEastAsia" w:hAnsiTheme="majorEastAsia"/>
                <w:noProof/>
                <w:webHidden/>
                <w:sz w:val="28"/>
                <w:szCs w:val="28"/>
                <w:rPrChange w:id="2305"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306" w:author="haha" w:date="2019-07-23T17:29:00Z">
                  <w:rPr>
                    <w:noProof/>
                    <w:webHidden/>
                  </w:rPr>
                </w:rPrChange>
              </w:rPr>
              <w:fldChar w:fldCharType="separate"/>
            </w:r>
          </w:del>
          <w:del w:id="2307" w:author="haha" w:date="2019-07-23T16:38:00Z">
            <w:r w:rsidRPr="000F2EDC" w:rsidDel="00F018F8">
              <w:rPr>
                <w:rFonts w:asciiTheme="majorEastAsia" w:eastAsiaTheme="majorEastAsia" w:hAnsiTheme="majorEastAsia"/>
                <w:noProof/>
                <w:webHidden/>
                <w:sz w:val="28"/>
                <w:szCs w:val="28"/>
                <w:rPrChange w:id="2308" w:author="haha" w:date="2019-07-23T17:29:00Z">
                  <w:rPr>
                    <w:noProof/>
                    <w:webHidden/>
                  </w:rPr>
                </w:rPrChange>
              </w:rPr>
              <w:delText>55</w:delText>
            </w:r>
          </w:del>
          <w:del w:id="2309" w:author="haha" w:date="2019-07-23T17:26:00Z">
            <w:r w:rsidRPr="000F2EDC" w:rsidDel="005725AE">
              <w:rPr>
                <w:rFonts w:asciiTheme="majorEastAsia" w:eastAsiaTheme="majorEastAsia" w:hAnsiTheme="majorEastAsia"/>
                <w:noProof/>
                <w:webHidden/>
                <w:sz w:val="28"/>
                <w:szCs w:val="28"/>
                <w:rPrChange w:id="2310"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311" w:author="haha" w:date="2019-07-23T17:29:00Z">
                  <w:rPr>
                    <w:rStyle w:val="af"/>
                    <w:noProof/>
                  </w:rPr>
                </w:rPrChange>
              </w:rPr>
              <w:fldChar w:fldCharType="end"/>
            </w:r>
          </w:del>
        </w:p>
        <w:p w14:paraId="29AFDCC5" w14:textId="579C469A" w:rsidR="00225374" w:rsidRPr="000F2EDC" w:rsidDel="005725AE" w:rsidRDefault="00225374">
          <w:pPr>
            <w:pStyle w:val="TOC2"/>
            <w:tabs>
              <w:tab w:val="right" w:leader="dot" w:pos="8290"/>
            </w:tabs>
            <w:ind w:left="480"/>
            <w:rPr>
              <w:del w:id="2312" w:author="haha" w:date="2019-07-23T17:26:00Z"/>
              <w:rFonts w:asciiTheme="majorEastAsia" w:eastAsiaTheme="majorEastAsia" w:hAnsiTheme="majorEastAsia"/>
              <w:noProof/>
              <w:sz w:val="28"/>
              <w:szCs w:val="28"/>
              <w:rPrChange w:id="2313" w:author="haha" w:date="2019-07-23T17:29:00Z">
                <w:rPr>
                  <w:del w:id="2314" w:author="haha" w:date="2019-07-23T17:26:00Z"/>
                  <w:noProof/>
                  <w:sz w:val="21"/>
                  <w:szCs w:val="22"/>
                </w:rPr>
              </w:rPrChange>
            </w:rPr>
          </w:pPr>
          <w:del w:id="2315" w:author="haha" w:date="2019-07-23T17:26:00Z">
            <w:r w:rsidRPr="000F2EDC" w:rsidDel="005725AE">
              <w:rPr>
                <w:rStyle w:val="af"/>
                <w:rFonts w:asciiTheme="majorEastAsia" w:eastAsiaTheme="majorEastAsia" w:hAnsiTheme="majorEastAsia"/>
                <w:noProof/>
                <w:sz w:val="28"/>
                <w:szCs w:val="28"/>
                <w:rPrChange w:id="2316"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317"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318" w:author="haha" w:date="2019-07-23T17:29:00Z">
                  <w:rPr>
                    <w:noProof/>
                  </w:rPr>
                </w:rPrChange>
              </w:rPr>
              <w:delInstrText>HYPERLINK \l "_Toc14792125"</w:delInstrText>
            </w:r>
            <w:r w:rsidRPr="000F2EDC" w:rsidDel="005725AE">
              <w:rPr>
                <w:rStyle w:val="af"/>
                <w:rFonts w:asciiTheme="majorEastAsia" w:eastAsiaTheme="majorEastAsia" w:hAnsiTheme="majorEastAsia"/>
                <w:noProof/>
                <w:sz w:val="28"/>
                <w:szCs w:val="28"/>
                <w:rPrChange w:id="2319"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320" w:author="haha" w:date="2019-07-23T17:29:00Z">
                  <w:rPr>
                    <w:rStyle w:val="af"/>
                    <w:noProof/>
                  </w:rPr>
                </w:rPrChange>
              </w:rPr>
              <w:fldChar w:fldCharType="separate"/>
            </w:r>
          </w:del>
          <w:ins w:id="2321"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322" w:author="haha" w:date="2019-07-23T17:26:00Z">
            <w:r w:rsidRPr="000F2EDC" w:rsidDel="005725AE">
              <w:rPr>
                <w:rStyle w:val="af"/>
                <w:rFonts w:asciiTheme="majorEastAsia" w:eastAsiaTheme="majorEastAsia" w:hAnsiTheme="majorEastAsia"/>
                <w:noProof/>
                <w:sz w:val="28"/>
                <w:szCs w:val="28"/>
                <w:rPrChange w:id="2323" w:author="haha" w:date="2019-07-23T17:29:00Z">
                  <w:rPr>
                    <w:rStyle w:val="af"/>
                    <w:noProof/>
                  </w:rPr>
                </w:rPrChange>
              </w:rPr>
              <w:delText>6.3</w:delText>
            </w:r>
            <w:r w:rsidRPr="000F2EDC" w:rsidDel="005725AE">
              <w:rPr>
                <w:rFonts w:asciiTheme="majorEastAsia" w:eastAsiaTheme="majorEastAsia" w:hAnsiTheme="majorEastAsia"/>
                <w:noProof/>
                <w:webHidden/>
                <w:sz w:val="28"/>
                <w:szCs w:val="28"/>
                <w:rPrChange w:id="2324" w:author="haha" w:date="2019-07-23T17:29:00Z">
                  <w:rPr>
                    <w:noProof/>
                    <w:webHidden/>
                  </w:rPr>
                </w:rPrChange>
              </w:rPr>
              <w:tab/>
            </w:r>
            <w:r w:rsidRPr="000F2EDC" w:rsidDel="005725AE">
              <w:rPr>
                <w:rFonts w:asciiTheme="majorEastAsia" w:eastAsiaTheme="majorEastAsia" w:hAnsiTheme="majorEastAsia"/>
                <w:noProof/>
                <w:webHidden/>
                <w:sz w:val="28"/>
                <w:szCs w:val="28"/>
                <w:rPrChange w:id="232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326" w:author="haha" w:date="2019-07-23T17:29:00Z">
                  <w:rPr>
                    <w:noProof/>
                    <w:webHidden/>
                  </w:rPr>
                </w:rPrChange>
              </w:rPr>
              <w:delInstrText xml:space="preserve"> PAGEREF _Toc14792125 \h </w:delInstrText>
            </w:r>
            <w:r w:rsidRPr="000F2EDC" w:rsidDel="005725AE">
              <w:rPr>
                <w:rFonts w:asciiTheme="majorEastAsia" w:eastAsiaTheme="majorEastAsia" w:hAnsiTheme="majorEastAsia"/>
                <w:noProof/>
                <w:webHidden/>
                <w:sz w:val="28"/>
                <w:szCs w:val="28"/>
                <w:rPrChange w:id="232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328" w:author="haha" w:date="2019-07-23T17:29:00Z">
                  <w:rPr>
                    <w:noProof/>
                    <w:webHidden/>
                  </w:rPr>
                </w:rPrChange>
              </w:rPr>
              <w:fldChar w:fldCharType="separate"/>
            </w:r>
          </w:del>
          <w:del w:id="2329" w:author="haha" w:date="2019-07-23T16:38:00Z">
            <w:r w:rsidRPr="000F2EDC" w:rsidDel="00F018F8">
              <w:rPr>
                <w:rFonts w:asciiTheme="majorEastAsia" w:eastAsiaTheme="majorEastAsia" w:hAnsiTheme="majorEastAsia"/>
                <w:noProof/>
                <w:webHidden/>
                <w:sz w:val="28"/>
                <w:szCs w:val="28"/>
                <w:rPrChange w:id="2330" w:author="haha" w:date="2019-07-23T17:29:00Z">
                  <w:rPr>
                    <w:noProof/>
                    <w:webHidden/>
                  </w:rPr>
                </w:rPrChange>
              </w:rPr>
              <w:delText>56</w:delText>
            </w:r>
          </w:del>
          <w:del w:id="2331" w:author="haha" w:date="2019-07-23T17:26:00Z">
            <w:r w:rsidRPr="000F2EDC" w:rsidDel="005725AE">
              <w:rPr>
                <w:rFonts w:asciiTheme="majorEastAsia" w:eastAsiaTheme="majorEastAsia" w:hAnsiTheme="majorEastAsia"/>
                <w:noProof/>
                <w:webHidden/>
                <w:sz w:val="28"/>
                <w:szCs w:val="28"/>
                <w:rPrChange w:id="233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333" w:author="haha" w:date="2019-07-23T17:29:00Z">
                  <w:rPr>
                    <w:rStyle w:val="af"/>
                    <w:noProof/>
                  </w:rPr>
                </w:rPrChange>
              </w:rPr>
              <w:fldChar w:fldCharType="end"/>
            </w:r>
          </w:del>
        </w:p>
        <w:p w14:paraId="5AB5341A" w14:textId="2FBB9737" w:rsidR="00225374" w:rsidRPr="000F2EDC" w:rsidDel="005725AE" w:rsidRDefault="00225374">
          <w:pPr>
            <w:pStyle w:val="TOC2"/>
            <w:tabs>
              <w:tab w:val="right" w:leader="dot" w:pos="8290"/>
            </w:tabs>
            <w:ind w:left="480"/>
            <w:rPr>
              <w:del w:id="2334" w:author="haha" w:date="2019-07-23T17:26:00Z"/>
              <w:rFonts w:asciiTheme="majorEastAsia" w:eastAsiaTheme="majorEastAsia" w:hAnsiTheme="majorEastAsia"/>
              <w:noProof/>
              <w:sz w:val="28"/>
              <w:szCs w:val="28"/>
              <w:rPrChange w:id="2335" w:author="haha" w:date="2019-07-23T17:29:00Z">
                <w:rPr>
                  <w:del w:id="2336" w:author="haha" w:date="2019-07-23T17:26:00Z"/>
                  <w:noProof/>
                  <w:sz w:val="21"/>
                  <w:szCs w:val="22"/>
                </w:rPr>
              </w:rPrChange>
            </w:rPr>
          </w:pPr>
          <w:del w:id="2337" w:author="haha" w:date="2019-07-23T17:26:00Z">
            <w:r w:rsidRPr="000F2EDC" w:rsidDel="005725AE">
              <w:rPr>
                <w:rStyle w:val="af"/>
                <w:rFonts w:asciiTheme="majorEastAsia" w:eastAsiaTheme="majorEastAsia" w:hAnsiTheme="majorEastAsia"/>
                <w:noProof/>
                <w:sz w:val="28"/>
                <w:szCs w:val="28"/>
                <w:rPrChange w:id="233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33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340" w:author="haha" w:date="2019-07-23T17:29:00Z">
                  <w:rPr>
                    <w:noProof/>
                  </w:rPr>
                </w:rPrChange>
              </w:rPr>
              <w:delInstrText>HYPERLINK \l "_Toc14792126"</w:delInstrText>
            </w:r>
            <w:r w:rsidRPr="000F2EDC" w:rsidDel="005725AE">
              <w:rPr>
                <w:rStyle w:val="af"/>
                <w:rFonts w:asciiTheme="majorEastAsia" w:eastAsiaTheme="majorEastAsia" w:hAnsiTheme="majorEastAsia"/>
                <w:noProof/>
                <w:sz w:val="28"/>
                <w:szCs w:val="28"/>
                <w:rPrChange w:id="234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342" w:author="haha" w:date="2019-07-23T17:29:00Z">
                  <w:rPr>
                    <w:rStyle w:val="af"/>
                    <w:noProof/>
                  </w:rPr>
                </w:rPrChange>
              </w:rPr>
              <w:fldChar w:fldCharType="separate"/>
            </w:r>
          </w:del>
          <w:ins w:id="234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344" w:author="haha" w:date="2019-07-23T17:26:00Z">
            <w:r w:rsidRPr="000F2EDC" w:rsidDel="005725AE">
              <w:rPr>
                <w:rStyle w:val="af"/>
                <w:rFonts w:asciiTheme="majorEastAsia" w:eastAsiaTheme="majorEastAsia" w:hAnsiTheme="majorEastAsia" w:hint="eastAsia"/>
                <w:noProof/>
                <w:sz w:val="28"/>
                <w:szCs w:val="28"/>
                <w:rPrChange w:id="2345" w:author="haha" w:date="2019-07-23T17:29:00Z">
                  <w:rPr>
                    <w:rStyle w:val="af"/>
                    <w:rFonts w:hint="eastAsia"/>
                    <w:noProof/>
                  </w:rPr>
                </w:rPrChange>
              </w:rPr>
              <w:delText>流量计费</w:delText>
            </w:r>
            <w:r w:rsidRPr="000F2EDC" w:rsidDel="005725AE">
              <w:rPr>
                <w:rFonts w:asciiTheme="majorEastAsia" w:eastAsiaTheme="majorEastAsia" w:hAnsiTheme="majorEastAsia"/>
                <w:noProof/>
                <w:webHidden/>
                <w:sz w:val="28"/>
                <w:szCs w:val="28"/>
                <w:rPrChange w:id="2346" w:author="haha" w:date="2019-07-23T17:29:00Z">
                  <w:rPr>
                    <w:noProof/>
                    <w:webHidden/>
                  </w:rPr>
                </w:rPrChange>
              </w:rPr>
              <w:tab/>
            </w:r>
            <w:r w:rsidRPr="000F2EDC" w:rsidDel="005725AE">
              <w:rPr>
                <w:rFonts w:asciiTheme="majorEastAsia" w:eastAsiaTheme="majorEastAsia" w:hAnsiTheme="majorEastAsia"/>
                <w:noProof/>
                <w:webHidden/>
                <w:sz w:val="28"/>
                <w:szCs w:val="28"/>
                <w:rPrChange w:id="234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348" w:author="haha" w:date="2019-07-23T17:29:00Z">
                  <w:rPr>
                    <w:noProof/>
                    <w:webHidden/>
                  </w:rPr>
                </w:rPrChange>
              </w:rPr>
              <w:delInstrText xml:space="preserve"> PAGEREF _Toc14792126 \h </w:delInstrText>
            </w:r>
            <w:r w:rsidRPr="000F2EDC" w:rsidDel="005725AE">
              <w:rPr>
                <w:rFonts w:asciiTheme="majorEastAsia" w:eastAsiaTheme="majorEastAsia" w:hAnsiTheme="majorEastAsia"/>
                <w:noProof/>
                <w:webHidden/>
                <w:sz w:val="28"/>
                <w:szCs w:val="28"/>
                <w:rPrChange w:id="234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350" w:author="haha" w:date="2019-07-23T17:29:00Z">
                  <w:rPr>
                    <w:noProof/>
                    <w:webHidden/>
                  </w:rPr>
                </w:rPrChange>
              </w:rPr>
              <w:fldChar w:fldCharType="separate"/>
            </w:r>
          </w:del>
          <w:del w:id="2351" w:author="haha" w:date="2019-07-23T16:38:00Z">
            <w:r w:rsidRPr="000F2EDC" w:rsidDel="00F018F8">
              <w:rPr>
                <w:rFonts w:asciiTheme="majorEastAsia" w:eastAsiaTheme="majorEastAsia" w:hAnsiTheme="majorEastAsia"/>
                <w:noProof/>
                <w:webHidden/>
                <w:sz w:val="28"/>
                <w:szCs w:val="28"/>
                <w:rPrChange w:id="2352" w:author="haha" w:date="2019-07-23T17:29:00Z">
                  <w:rPr>
                    <w:noProof/>
                    <w:webHidden/>
                  </w:rPr>
                </w:rPrChange>
              </w:rPr>
              <w:delText>56</w:delText>
            </w:r>
          </w:del>
          <w:del w:id="2353" w:author="haha" w:date="2019-07-23T17:26:00Z">
            <w:r w:rsidRPr="000F2EDC" w:rsidDel="005725AE">
              <w:rPr>
                <w:rFonts w:asciiTheme="majorEastAsia" w:eastAsiaTheme="majorEastAsia" w:hAnsiTheme="majorEastAsia"/>
                <w:noProof/>
                <w:webHidden/>
                <w:sz w:val="28"/>
                <w:szCs w:val="28"/>
                <w:rPrChange w:id="235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355" w:author="haha" w:date="2019-07-23T17:29:00Z">
                  <w:rPr>
                    <w:rStyle w:val="af"/>
                    <w:noProof/>
                  </w:rPr>
                </w:rPrChange>
              </w:rPr>
              <w:fldChar w:fldCharType="end"/>
            </w:r>
          </w:del>
        </w:p>
        <w:p w14:paraId="749CAEAC" w14:textId="304FCA26" w:rsidR="00225374" w:rsidRPr="000F2EDC" w:rsidDel="005725AE" w:rsidRDefault="00225374">
          <w:pPr>
            <w:pStyle w:val="TOC2"/>
            <w:tabs>
              <w:tab w:val="right" w:leader="dot" w:pos="8290"/>
            </w:tabs>
            <w:ind w:left="480"/>
            <w:rPr>
              <w:del w:id="2356" w:author="haha" w:date="2019-07-23T17:26:00Z"/>
              <w:rFonts w:asciiTheme="majorEastAsia" w:eastAsiaTheme="majorEastAsia" w:hAnsiTheme="majorEastAsia"/>
              <w:noProof/>
              <w:sz w:val="28"/>
              <w:szCs w:val="28"/>
              <w:rPrChange w:id="2357" w:author="haha" w:date="2019-07-23T17:29:00Z">
                <w:rPr>
                  <w:del w:id="2358" w:author="haha" w:date="2019-07-23T17:26:00Z"/>
                  <w:noProof/>
                  <w:sz w:val="21"/>
                  <w:szCs w:val="22"/>
                </w:rPr>
              </w:rPrChange>
            </w:rPr>
          </w:pPr>
          <w:del w:id="2359" w:author="haha" w:date="2019-07-23T17:26:00Z">
            <w:r w:rsidRPr="000F2EDC" w:rsidDel="005725AE">
              <w:rPr>
                <w:rStyle w:val="af"/>
                <w:rFonts w:asciiTheme="majorEastAsia" w:eastAsiaTheme="majorEastAsia" w:hAnsiTheme="majorEastAsia"/>
                <w:noProof/>
                <w:sz w:val="28"/>
                <w:szCs w:val="28"/>
                <w:rPrChange w:id="236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36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362" w:author="haha" w:date="2019-07-23T17:29:00Z">
                  <w:rPr>
                    <w:noProof/>
                  </w:rPr>
                </w:rPrChange>
              </w:rPr>
              <w:delInstrText>HYPERLINK \l "_Toc14792127"</w:delInstrText>
            </w:r>
            <w:r w:rsidRPr="000F2EDC" w:rsidDel="005725AE">
              <w:rPr>
                <w:rStyle w:val="af"/>
                <w:rFonts w:asciiTheme="majorEastAsia" w:eastAsiaTheme="majorEastAsia" w:hAnsiTheme="majorEastAsia"/>
                <w:noProof/>
                <w:sz w:val="28"/>
                <w:szCs w:val="28"/>
                <w:rPrChange w:id="236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364" w:author="haha" w:date="2019-07-23T17:29:00Z">
                  <w:rPr>
                    <w:rStyle w:val="af"/>
                    <w:noProof/>
                  </w:rPr>
                </w:rPrChange>
              </w:rPr>
              <w:fldChar w:fldCharType="separate"/>
            </w:r>
          </w:del>
          <w:ins w:id="236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366" w:author="haha" w:date="2019-07-23T17:26:00Z">
            <w:r w:rsidRPr="000F2EDC" w:rsidDel="005725AE">
              <w:rPr>
                <w:rStyle w:val="af"/>
                <w:rFonts w:asciiTheme="majorEastAsia" w:eastAsiaTheme="majorEastAsia" w:hAnsiTheme="majorEastAsia"/>
                <w:noProof/>
                <w:sz w:val="28"/>
                <w:szCs w:val="28"/>
                <w:rPrChange w:id="2367" w:author="haha" w:date="2019-07-23T17:29:00Z">
                  <w:rPr>
                    <w:rStyle w:val="af"/>
                    <w:noProof/>
                  </w:rPr>
                </w:rPrChange>
              </w:rPr>
              <w:delText xml:space="preserve">6.4 </w:delText>
            </w:r>
            <w:r w:rsidRPr="000F2EDC" w:rsidDel="005725AE">
              <w:rPr>
                <w:rStyle w:val="af"/>
                <w:rFonts w:asciiTheme="majorEastAsia" w:eastAsiaTheme="majorEastAsia" w:hAnsiTheme="majorEastAsia" w:hint="eastAsia"/>
                <w:noProof/>
                <w:sz w:val="28"/>
                <w:szCs w:val="28"/>
                <w:rPrChange w:id="2368" w:author="haha" w:date="2019-07-23T17:29:00Z">
                  <w:rPr>
                    <w:rStyle w:val="af"/>
                    <w:rFonts w:hint="eastAsia"/>
                    <w:noProof/>
                  </w:rPr>
                </w:rPrChange>
              </w:rPr>
              <w:delText>风控计费</w:delText>
            </w:r>
            <w:r w:rsidRPr="000F2EDC" w:rsidDel="005725AE">
              <w:rPr>
                <w:rFonts w:asciiTheme="majorEastAsia" w:eastAsiaTheme="majorEastAsia" w:hAnsiTheme="majorEastAsia"/>
                <w:noProof/>
                <w:webHidden/>
                <w:sz w:val="28"/>
                <w:szCs w:val="28"/>
                <w:rPrChange w:id="2369" w:author="haha" w:date="2019-07-23T17:29:00Z">
                  <w:rPr>
                    <w:noProof/>
                    <w:webHidden/>
                  </w:rPr>
                </w:rPrChange>
              </w:rPr>
              <w:tab/>
            </w:r>
            <w:r w:rsidRPr="000F2EDC" w:rsidDel="005725AE">
              <w:rPr>
                <w:rFonts w:asciiTheme="majorEastAsia" w:eastAsiaTheme="majorEastAsia" w:hAnsiTheme="majorEastAsia"/>
                <w:noProof/>
                <w:webHidden/>
                <w:sz w:val="28"/>
                <w:szCs w:val="28"/>
                <w:rPrChange w:id="237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371" w:author="haha" w:date="2019-07-23T17:29:00Z">
                  <w:rPr>
                    <w:noProof/>
                    <w:webHidden/>
                  </w:rPr>
                </w:rPrChange>
              </w:rPr>
              <w:delInstrText xml:space="preserve"> PAGEREF _Toc14792127 \h </w:delInstrText>
            </w:r>
            <w:r w:rsidRPr="000F2EDC" w:rsidDel="005725AE">
              <w:rPr>
                <w:rFonts w:asciiTheme="majorEastAsia" w:eastAsiaTheme="majorEastAsia" w:hAnsiTheme="majorEastAsia"/>
                <w:noProof/>
                <w:webHidden/>
                <w:sz w:val="28"/>
                <w:szCs w:val="28"/>
                <w:rPrChange w:id="237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373" w:author="haha" w:date="2019-07-23T17:29:00Z">
                  <w:rPr>
                    <w:noProof/>
                    <w:webHidden/>
                  </w:rPr>
                </w:rPrChange>
              </w:rPr>
              <w:fldChar w:fldCharType="separate"/>
            </w:r>
          </w:del>
          <w:del w:id="2374" w:author="haha" w:date="2019-07-23T16:38:00Z">
            <w:r w:rsidRPr="000F2EDC" w:rsidDel="00F018F8">
              <w:rPr>
                <w:rFonts w:asciiTheme="majorEastAsia" w:eastAsiaTheme="majorEastAsia" w:hAnsiTheme="majorEastAsia"/>
                <w:noProof/>
                <w:webHidden/>
                <w:sz w:val="28"/>
                <w:szCs w:val="28"/>
                <w:rPrChange w:id="2375" w:author="haha" w:date="2019-07-23T17:29:00Z">
                  <w:rPr>
                    <w:noProof/>
                    <w:webHidden/>
                  </w:rPr>
                </w:rPrChange>
              </w:rPr>
              <w:delText>57</w:delText>
            </w:r>
          </w:del>
          <w:del w:id="2376" w:author="haha" w:date="2019-07-23T17:26:00Z">
            <w:r w:rsidRPr="000F2EDC" w:rsidDel="005725AE">
              <w:rPr>
                <w:rFonts w:asciiTheme="majorEastAsia" w:eastAsiaTheme="majorEastAsia" w:hAnsiTheme="majorEastAsia"/>
                <w:noProof/>
                <w:webHidden/>
                <w:sz w:val="28"/>
                <w:szCs w:val="28"/>
                <w:rPrChange w:id="237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378" w:author="haha" w:date="2019-07-23T17:29:00Z">
                  <w:rPr>
                    <w:rStyle w:val="af"/>
                    <w:noProof/>
                  </w:rPr>
                </w:rPrChange>
              </w:rPr>
              <w:fldChar w:fldCharType="end"/>
            </w:r>
          </w:del>
        </w:p>
        <w:p w14:paraId="39E5E589" w14:textId="3E48C4BE" w:rsidR="00225374" w:rsidRPr="000F2EDC" w:rsidDel="005725AE" w:rsidRDefault="00225374">
          <w:pPr>
            <w:pStyle w:val="TOC3"/>
            <w:tabs>
              <w:tab w:val="right" w:leader="dot" w:pos="8290"/>
            </w:tabs>
            <w:ind w:left="960"/>
            <w:rPr>
              <w:del w:id="2379" w:author="haha" w:date="2019-07-23T17:26:00Z"/>
              <w:rFonts w:asciiTheme="majorEastAsia" w:eastAsiaTheme="majorEastAsia" w:hAnsiTheme="majorEastAsia"/>
              <w:noProof/>
              <w:sz w:val="28"/>
              <w:szCs w:val="28"/>
              <w:rPrChange w:id="2380" w:author="haha" w:date="2019-07-23T17:29:00Z">
                <w:rPr>
                  <w:del w:id="2381" w:author="haha" w:date="2019-07-23T17:26:00Z"/>
                  <w:noProof/>
                  <w:sz w:val="21"/>
                  <w:szCs w:val="22"/>
                </w:rPr>
              </w:rPrChange>
            </w:rPr>
          </w:pPr>
          <w:del w:id="2382" w:author="haha" w:date="2019-07-23T17:26:00Z">
            <w:r w:rsidRPr="000F2EDC" w:rsidDel="005725AE">
              <w:rPr>
                <w:rStyle w:val="af"/>
                <w:rFonts w:asciiTheme="majorEastAsia" w:eastAsiaTheme="majorEastAsia" w:hAnsiTheme="majorEastAsia"/>
                <w:noProof/>
                <w:sz w:val="28"/>
                <w:szCs w:val="28"/>
                <w:rPrChange w:id="2383"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384"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385" w:author="haha" w:date="2019-07-23T17:29:00Z">
                  <w:rPr>
                    <w:noProof/>
                  </w:rPr>
                </w:rPrChange>
              </w:rPr>
              <w:delInstrText>HYPERLINK \l "_Toc14792128"</w:delInstrText>
            </w:r>
            <w:r w:rsidRPr="000F2EDC" w:rsidDel="005725AE">
              <w:rPr>
                <w:rStyle w:val="af"/>
                <w:rFonts w:asciiTheme="majorEastAsia" w:eastAsiaTheme="majorEastAsia" w:hAnsiTheme="majorEastAsia"/>
                <w:noProof/>
                <w:sz w:val="28"/>
                <w:szCs w:val="28"/>
                <w:rPrChange w:id="2386"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387" w:author="haha" w:date="2019-07-23T17:29:00Z">
                  <w:rPr>
                    <w:rStyle w:val="af"/>
                    <w:noProof/>
                  </w:rPr>
                </w:rPrChange>
              </w:rPr>
              <w:fldChar w:fldCharType="separate"/>
            </w:r>
          </w:del>
          <w:ins w:id="2388"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389" w:author="haha" w:date="2019-07-23T17:26:00Z">
            <w:r w:rsidRPr="000F2EDC" w:rsidDel="005725AE">
              <w:rPr>
                <w:rStyle w:val="af"/>
                <w:rFonts w:asciiTheme="majorEastAsia" w:eastAsiaTheme="majorEastAsia" w:hAnsiTheme="majorEastAsia"/>
                <w:noProof/>
                <w:sz w:val="28"/>
                <w:szCs w:val="28"/>
                <w:rPrChange w:id="2390" w:author="haha" w:date="2019-07-23T17:29:00Z">
                  <w:rPr>
                    <w:rStyle w:val="af"/>
                    <w:noProof/>
                  </w:rPr>
                </w:rPrChange>
              </w:rPr>
              <w:delText>6.4.1</w:delText>
            </w:r>
            <w:r w:rsidRPr="000F2EDC" w:rsidDel="005725AE">
              <w:rPr>
                <w:rStyle w:val="af"/>
                <w:rFonts w:asciiTheme="majorEastAsia" w:eastAsiaTheme="majorEastAsia" w:hAnsiTheme="majorEastAsia" w:hint="eastAsia"/>
                <w:noProof/>
                <w:sz w:val="28"/>
                <w:szCs w:val="28"/>
                <w:rPrChange w:id="2391" w:author="haha" w:date="2019-07-23T17:29:00Z">
                  <w:rPr>
                    <w:rStyle w:val="af"/>
                    <w:rFonts w:hint="eastAsia"/>
                    <w:noProof/>
                  </w:rPr>
                </w:rPrChange>
              </w:rPr>
              <w:delText>风控计费明细</w:delText>
            </w:r>
            <w:r w:rsidRPr="000F2EDC" w:rsidDel="005725AE">
              <w:rPr>
                <w:rFonts w:asciiTheme="majorEastAsia" w:eastAsiaTheme="majorEastAsia" w:hAnsiTheme="majorEastAsia"/>
                <w:noProof/>
                <w:webHidden/>
                <w:sz w:val="28"/>
                <w:szCs w:val="28"/>
                <w:rPrChange w:id="2392" w:author="haha" w:date="2019-07-23T17:29:00Z">
                  <w:rPr>
                    <w:noProof/>
                    <w:webHidden/>
                  </w:rPr>
                </w:rPrChange>
              </w:rPr>
              <w:tab/>
            </w:r>
            <w:r w:rsidRPr="000F2EDC" w:rsidDel="005725AE">
              <w:rPr>
                <w:rFonts w:asciiTheme="majorEastAsia" w:eastAsiaTheme="majorEastAsia" w:hAnsiTheme="majorEastAsia"/>
                <w:noProof/>
                <w:webHidden/>
                <w:sz w:val="28"/>
                <w:szCs w:val="28"/>
                <w:rPrChange w:id="2393"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394" w:author="haha" w:date="2019-07-23T17:29:00Z">
                  <w:rPr>
                    <w:noProof/>
                    <w:webHidden/>
                  </w:rPr>
                </w:rPrChange>
              </w:rPr>
              <w:delInstrText xml:space="preserve"> PAGEREF _Toc14792128 \h </w:delInstrText>
            </w:r>
            <w:r w:rsidRPr="000F2EDC" w:rsidDel="005725AE">
              <w:rPr>
                <w:rFonts w:asciiTheme="majorEastAsia" w:eastAsiaTheme="majorEastAsia" w:hAnsiTheme="majorEastAsia"/>
                <w:noProof/>
                <w:webHidden/>
                <w:sz w:val="28"/>
                <w:szCs w:val="28"/>
                <w:rPrChange w:id="2395"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396" w:author="haha" w:date="2019-07-23T17:29:00Z">
                  <w:rPr>
                    <w:noProof/>
                    <w:webHidden/>
                  </w:rPr>
                </w:rPrChange>
              </w:rPr>
              <w:fldChar w:fldCharType="separate"/>
            </w:r>
          </w:del>
          <w:del w:id="2397" w:author="haha" w:date="2019-07-23T16:38:00Z">
            <w:r w:rsidRPr="000F2EDC" w:rsidDel="00F018F8">
              <w:rPr>
                <w:rFonts w:asciiTheme="majorEastAsia" w:eastAsiaTheme="majorEastAsia" w:hAnsiTheme="majorEastAsia"/>
                <w:noProof/>
                <w:webHidden/>
                <w:sz w:val="28"/>
                <w:szCs w:val="28"/>
                <w:rPrChange w:id="2398" w:author="haha" w:date="2019-07-23T17:29:00Z">
                  <w:rPr>
                    <w:noProof/>
                    <w:webHidden/>
                  </w:rPr>
                </w:rPrChange>
              </w:rPr>
              <w:delText>58</w:delText>
            </w:r>
          </w:del>
          <w:del w:id="2399" w:author="haha" w:date="2019-07-23T17:26:00Z">
            <w:r w:rsidRPr="000F2EDC" w:rsidDel="005725AE">
              <w:rPr>
                <w:rFonts w:asciiTheme="majorEastAsia" w:eastAsiaTheme="majorEastAsia" w:hAnsiTheme="majorEastAsia"/>
                <w:noProof/>
                <w:webHidden/>
                <w:sz w:val="28"/>
                <w:szCs w:val="28"/>
                <w:rPrChange w:id="2400"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401" w:author="haha" w:date="2019-07-23T17:29:00Z">
                  <w:rPr>
                    <w:rStyle w:val="af"/>
                    <w:noProof/>
                  </w:rPr>
                </w:rPrChange>
              </w:rPr>
              <w:fldChar w:fldCharType="end"/>
            </w:r>
          </w:del>
        </w:p>
        <w:p w14:paraId="43A385B9" w14:textId="77BF8541" w:rsidR="00225374" w:rsidRPr="000F2EDC" w:rsidDel="005725AE" w:rsidRDefault="00225374">
          <w:pPr>
            <w:pStyle w:val="TOC2"/>
            <w:tabs>
              <w:tab w:val="right" w:leader="dot" w:pos="8290"/>
            </w:tabs>
            <w:ind w:left="480"/>
            <w:rPr>
              <w:del w:id="2402" w:author="haha" w:date="2019-07-23T17:26:00Z"/>
              <w:rFonts w:asciiTheme="majorEastAsia" w:eastAsiaTheme="majorEastAsia" w:hAnsiTheme="majorEastAsia"/>
              <w:noProof/>
              <w:sz w:val="28"/>
              <w:szCs w:val="28"/>
              <w:rPrChange w:id="2403" w:author="haha" w:date="2019-07-23T17:29:00Z">
                <w:rPr>
                  <w:del w:id="2404" w:author="haha" w:date="2019-07-23T17:26:00Z"/>
                  <w:noProof/>
                  <w:sz w:val="21"/>
                  <w:szCs w:val="22"/>
                </w:rPr>
              </w:rPrChange>
            </w:rPr>
          </w:pPr>
          <w:del w:id="2405" w:author="haha" w:date="2019-07-23T17:26:00Z">
            <w:r w:rsidRPr="000F2EDC" w:rsidDel="005725AE">
              <w:rPr>
                <w:rStyle w:val="af"/>
                <w:rFonts w:asciiTheme="majorEastAsia" w:eastAsiaTheme="majorEastAsia" w:hAnsiTheme="majorEastAsia"/>
                <w:noProof/>
                <w:sz w:val="28"/>
                <w:szCs w:val="28"/>
                <w:rPrChange w:id="2406"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407"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408" w:author="haha" w:date="2019-07-23T17:29:00Z">
                  <w:rPr>
                    <w:noProof/>
                  </w:rPr>
                </w:rPrChange>
              </w:rPr>
              <w:delInstrText>HYPERLINK \l "_Toc14792129"</w:delInstrText>
            </w:r>
            <w:r w:rsidRPr="000F2EDC" w:rsidDel="005725AE">
              <w:rPr>
                <w:rStyle w:val="af"/>
                <w:rFonts w:asciiTheme="majorEastAsia" w:eastAsiaTheme="majorEastAsia" w:hAnsiTheme="majorEastAsia"/>
                <w:noProof/>
                <w:sz w:val="28"/>
                <w:szCs w:val="28"/>
                <w:rPrChange w:id="2409"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410" w:author="haha" w:date="2019-07-23T17:29:00Z">
                  <w:rPr>
                    <w:rStyle w:val="af"/>
                    <w:noProof/>
                  </w:rPr>
                </w:rPrChange>
              </w:rPr>
              <w:fldChar w:fldCharType="separate"/>
            </w:r>
          </w:del>
          <w:ins w:id="2411"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412" w:author="haha" w:date="2019-07-23T17:26:00Z">
            <w:r w:rsidRPr="000F2EDC" w:rsidDel="005725AE">
              <w:rPr>
                <w:rStyle w:val="af"/>
                <w:rFonts w:asciiTheme="majorEastAsia" w:eastAsiaTheme="majorEastAsia" w:hAnsiTheme="majorEastAsia"/>
                <w:noProof/>
                <w:sz w:val="28"/>
                <w:szCs w:val="28"/>
                <w:rPrChange w:id="2413" w:author="haha" w:date="2019-07-23T17:29:00Z">
                  <w:rPr>
                    <w:rStyle w:val="af"/>
                    <w:noProof/>
                  </w:rPr>
                </w:rPrChange>
              </w:rPr>
              <w:delText>6.5</w:delText>
            </w:r>
            <w:r w:rsidRPr="000F2EDC" w:rsidDel="005725AE">
              <w:rPr>
                <w:rFonts w:asciiTheme="majorEastAsia" w:eastAsiaTheme="majorEastAsia" w:hAnsiTheme="majorEastAsia"/>
                <w:noProof/>
                <w:webHidden/>
                <w:sz w:val="28"/>
                <w:szCs w:val="28"/>
                <w:rPrChange w:id="2414" w:author="haha" w:date="2019-07-23T17:29:00Z">
                  <w:rPr>
                    <w:noProof/>
                    <w:webHidden/>
                  </w:rPr>
                </w:rPrChange>
              </w:rPr>
              <w:tab/>
            </w:r>
            <w:r w:rsidRPr="000F2EDC" w:rsidDel="005725AE">
              <w:rPr>
                <w:rFonts w:asciiTheme="majorEastAsia" w:eastAsiaTheme="majorEastAsia" w:hAnsiTheme="majorEastAsia"/>
                <w:noProof/>
                <w:webHidden/>
                <w:sz w:val="28"/>
                <w:szCs w:val="28"/>
                <w:rPrChange w:id="2415"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416" w:author="haha" w:date="2019-07-23T17:29:00Z">
                  <w:rPr>
                    <w:noProof/>
                    <w:webHidden/>
                  </w:rPr>
                </w:rPrChange>
              </w:rPr>
              <w:delInstrText xml:space="preserve"> PAGEREF _Toc14792129 \h </w:delInstrText>
            </w:r>
            <w:r w:rsidRPr="000F2EDC" w:rsidDel="005725AE">
              <w:rPr>
                <w:rFonts w:asciiTheme="majorEastAsia" w:eastAsiaTheme="majorEastAsia" w:hAnsiTheme="majorEastAsia"/>
                <w:noProof/>
                <w:webHidden/>
                <w:sz w:val="28"/>
                <w:szCs w:val="28"/>
                <w:rPrChange w:id="2417"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418" w:author="haha" w:date="2019-07-23T17:29:00Z">
                  <w:rPr>
                    <w:noProof/>
                    <w:webHidden/>
                  </w:rPr>
                </w:rPrChange>
              </w:rPr>
              <w:fldChar w:fldCharType="separate"/>
            </w:r>
          </w:del>
          <w:del w:id="2419" w:author="haha" w:date="2019-07-23T16:38:00Z">
            <w:r w:rsidRPr="000F2EDC" w:rsidDel="00F018F8">
              <w:rPr>
                <w:rFonts w:asciiTheme="majorEastAsia" w:eastAsiaTheme="majorEastAsia" w:hAnsiTheme="majorEastAsia"/>
                <w:noProof/>
                <w:webHidden/>
                <w:sz w:val="28"/>
                <w:szCs w:val="28"/>
                <w:rPrChange w:id="2420" w:author="haha" w:date="2019-07-23T17:29:00Z">
                  <w:rPr>
                    <w:noProof/>
                    <w:webHidden/>
                  </w:rPr>
                </w:rPrChange>
              </w:rPr>
              <w:delText>59</w:delText>
            </w:r>
          </w:del>
          <w:del w:id="2421" w:author="haha" w:date="2019-07-23T17:26:00Z">
            <w:r w:rsidRPr="000F2EDC" w:rsidDel="005725AE">
              <w:rPr>
                <w:rFonts w:asciiTheme="majorEastAsia" w:eastAsiaTheme="majorEastAsia" w:hAnsiTheme="majorEastAsia"/>
                <w:noProof/>
                <w:webHidden/>
                <w:sz w:val="28"/>
                <w:szCs w:val="28"/>
                <w:rPrChange w:id="2422"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423" w:author="haha" w:date="2019-07-23T17:29:00Z">
                  <w:rPr>
                    <w:rStyle w:val="af"/>
                    <w:noProof/>
                  </w:rPr>
                </w:rPrChange>
              </w:rPr>
              <w:fldChar w:fldCharType="end"/>
            </w:r>
          </w:del>
        </w:p>
        <w:p w14:paraId="734DD296" w14:textId="76CE27F3" w:rsidR="00225374" w:rsidRPr="000F2EDC" w:rsidDel="005725AE" w:rsidRDefault="00225374">
          <w:pPr>
            <w:pStyle w:val="TOC2"/>
            <w:tabs>
              <w:tab w:val="right" w:leader="dot" w:pos="8290"/>
            </w:tabs>
            <w:ind w:left="480"/>
            <w:rPr>
              <w:del w:id="2424" w:author="haha" w:date="2019-07-23T17:26:00Z"/>
              <w:rFonts w:asciiTheme="majorEastAsia" w:eastAsiaTheme="majorEastAsia" w:hAnsiTheme="majorEastAsia"/>
              <w:noProof/>
              <w:sz w:val="28"/>
              <w:szCs w:val="28"/>
              <w:rPrChange w:id="2425" w:author="haha" w:date="2019-07-23T17:29:00Z">
                <w:rPr>
                  <w:del w:id="2426" w:author="haha" w:date="2019-07-23T17:26:00Z"/>
                  <w:noProof/>
                  <w:sz w:val="21"/>
                  <w:szCs w:val="22"/>
                </w:rPr>
              </w:rPrChange>
            </w:rPr>
          </w:pPr>
          <w:del w:id="2427" w:author="haha" w:date="2019-07-23T17:26:00Z">
            <w:r w:rsidRPr="000F2EDC" w:rsidDel="005725AE">
              <w:rPr>
                <w:rStyle w:val="af"/>
                <w:rFonts w:asciiTheme="majorEastAsia" w:eastAsiaTheme="majorEastAsia" w:hAnsiTheme="majorEastAsia"/>
                <w:noProof/>
                <w:sz w:val="28"/>
                <w:szCs w:val="28"/>
                <w:rPrChange w:id="2428"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429"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430" w:author="haha" w:date="2019-07-23T17:29:00Z">
                  <w:rPr>
                    <w:noProof/>
                  </w:rPr>
                </w:rPrChange>
              </w:rPr>
              <w:delInstrText>HYPERLINK \l "_Toc14792130"</w:delInstrText>
            </w:r>
            <w:r w:rsidRPr="000F2EDC" w:rsidDel="005725AE">
              <w:rPr>
                <w:rStyle w:val="af"/>
                <w:rFonts w:asciiTheme="majorEastAsia" w:eastAsiaTheme="majorEastAsia" w:hAnsiTheme="majorEastAsia"/>
                <w:noProof/>
                <w:sz w:val="28"/>
                <w:szCs w:val="28"/>
                <w:rPrChange w:id="2431"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432" w:author="haha" w:date="2019-07-23T17:29:00Z">
                  <w:rPr>
                    <w:rStyle w:val="af"/>
                    <w:noProof/>
                  </w:rPr>
                </w:rPrChange>
              </w:rPr>
              <w:fldChar w:fldCharType="separate"/>
            </w:r>
          </w:del>
          <w:ins w:id="2433"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434" w:author="haha" w:date="2019-07-23T17:26:00Z">
            <w:r w:rsidRPr="000F2EDC" w:rsidDel="005725AE">
              <w:rPr>
                <w:rStyle w:val="af"/>
                <w:rFonts w:asciiTheme="majorEastAsia" w:eastAsiaTheme="majorEastAsia" w:hAnsiTheme="majorEastAsia" w:hint="eastAsia"/>
                <w:noProof/>
                <w:sz w:val="28"/>
                <w:szCs w:val="28"/>
                <w:rPrChange w:id="2435" w:author="haha" w:date="2019-07-23T17:29:00Z">
                  <w:rPr>
                    <w:rStyle w:val="af"/>
                    <w:rFonts w:hint="eastAsia"/>
                    <w:noProof/>
                  </w:rPr>
                </w:rPrChange>
              </w:rPr>
              <w:delText>支付计费</w:delText>
            </w:r>
            <w:r w:rsidRPr="000F2EDC" w:rsidDel="005725AE">
              <w:rPr>
                <w:rFonts w:asciiTheme="majorEastAsia" w:eastAsiaTheme="majorEastAsia" w:hAnsiTheme="majorEastAsia"/>
                <w:noProof/>
                <w:webHidden/>
                <w:sz w:val="28"/>
                <w:szCs w:val="28"/>
                <w:rPrChange w:id="2436" w:author="haha" w:date="2019-07-23T17:29:00Z">
                  <w:rPr>
                    <w:noProof/>
                    <w:webHidden/>
                  </w:rPr>
                </w:rPrChange>
              </w:rPr>
              <w:tab/>
            </w:r>
            <w:r w:rsidRPr="000F2EDC" w:rsidDel="005725AE">
              <w:rPr>
                <w:rFonts w:asciiTheme="majorEastAsia" w:eastAsiaTheme="majorEastAsia" w:hAnsiTheme="majorEastAsia"/>
                <w:noProof/>
                <w:webHidden/>
                <w:sz w:val="28"/>
                <w:szCs w:val="28"/>
                <w:rPrChange w:id="2437"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438" w:author="haha" w:date="2019-07-23T17:29:00Z">
                  <w:rPr>
                    <w:noProof/>
                    <w:webHidden/>
                  </w:rPr>
                </w:rPrChange>
              </w:rPr>
              <w:delInstrText xml:space="preserve"> PAGEREF _Toc14792130 \h </w:delInstrText>
            </w:r>
            <w:r w:rsidRPr="000F2EDC" w:rsidDel="005725AE">
              <w:rPr>
                <w:rFonts w:asciiTheme="majorEastAsia" w:eastAsiaTheme="majorEastAsia" w:hAnsiTheme="majorEastAsia"/>
                <w:noProof/>
                <w:webHidden/>
                <w:sz w:val="28"/>
                <w:szCs w:val="28"/>
                <w:rPrChange w:id="2439"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440" w:author="haha" w:date="2019-07-23T17:29:00Z">
                  <w:rPr>
                    <w:noProof/>
                    <w:webHidden/>
                  </w:rPr>
                </w:rPrChange>
              </w:rPr>
              <w:fldChar w:fldCharType="separate"/>
            </w:r>
          </w:del>
          <w:del w:id="2441" w:author="haha" w:date="2019-07-23T16:38:00Z">
            <w:r w:rsidRPr="000F2EDC" w:rsidDel="00F018F8">
              <w:rPr>
                <w:rFonts w:asciiTheme="majorEastAsia" w:eastAsiaTheme="majorEastAsia" w:hAnsiTheme="majorEastAsia"/>
                <w:noProof/>
                <w:webHidden/>
                <w:sz w:val="28"/>
                <w:szCs w:val="28"/>
                <w:rPrChange w:id="2442" w:author="haha" w:date="2019-07-23T17:29:00Z">
                  <w:rPr>
                    <w:noProof/>
                    <w:webHidden/>
                  </w:rPr>
                </w:rPrChange>
              </w:rPr>
              <w:delText>59</w:delText>
            </w:r>
          </w:del>
          <w:del w:id="2443" w:author="haha" w:date="2019-07-23T17:26:00Z">
            <w:r w:rsidRPr="000F2EDC" w:rsidDel="005725AE">
              <w:rPr>
                <w:rFonts w:asciiTheme="majorEastAsia" w:eastAsiaTheme="majorEastAsia" w:hAnsiTheme="majorEastAsia"/>
                <w:noProof/>
                <w:webHidden/>
                <w:sz w:val="28"/>
                <w:szCs w:val="28"/>
                <w:rPrChange w:id="2444"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445" w:author="haha" w:date="2019-07-23T17:29:00Z">
                  <w:rPr>
                    <w:rStyle w:val="af"/>
                    <w:noProof/>
                  </w:rPr>
                </w:rPrChange>
              </w:rPr>
              <w:fldChar w:fldCharType="end"/>
            </w:r>
          </w:del>
        </w:p>
        <w:p w14:paraId="0B94B02B" w14:textId="64F50753" w:rsidR="00225374" w:rsidRPr="000F2EDC" w:rsidDel="005725AE" w:rsidRDefault="00225374">
          <w:pPr>
            <w:pStyle w:val="TOC3"/>
            <w:tabs>
              <w:tab w:val="right" w:leader="dot" w:pos="8290"/>
            </w:tabs>
            <w:ind w:left="960"/>
            <w:rPr>
              <w:del w:id="2446" w:author="haha" w:date="2019-07-23T17:26:00Z"/>
              <w:rFonts w:asciiTheme="majorEastAsia" w:eastAsiaTheme="majorEastAsia" w:hAnsiTheme="majorEastAsia"/>
              <w:noProof/>
              <w:sz w:val="28"/>
              <w:szCs w:val="28"/>
              <w:rPrChange w:id="2447" w:author="haha" w:date="2019-07-23T17:29:00Z">
                <w:rPr>
                  <w:del w:id="2448" w:author="haha" w:date="2019-07-23T17:26:00Z"/>
                  <w:noProof/>
                  <w:sz w:val="21"/>
                  <w:szCs w:val="22"/>
                </w:rPr>
              </w:rPrChange>
            </w:rPr>
          </w:pPr>
          <w:del w:id="2449" w:author="haha" w:date="2019-07-23T17:26:00Z">
            <w:r w:rsidRPr="000F2EDC" w:rsidDel="005725AE">
              <w:rPr>
                <w:rStyle w:val="af"/>
                <w:rFonts w:asciiTheme="majorEastAsia" w:eastAsiaTheme="majorEastAsia" w:hAnsiTheme="majorEastAsia"/>
                <w:noProof/>
                <w:sz w:val="28"/>
                <w:szCs w:val="28"/>
                <w:rPrChange w:id="2450" w:author="haha" w:date="2019-07-23T17:29:00Z">
                  <w:rPr>
                    <w:rStyle w:val="af"/>
                    <w:noProof/>
                  </w:rPr>
                </w:rPrChange>
              </w:rPr>
              <w:fldChar w:fldCharType="begin"/>
            </w:r>
            <w:r w:rsidRPr="000F2EDC" w:rsidDel="005725AE">
              <w:rPr>
                <w:rStyle w:val="af"/>
                <w:rFonts w:asciiTheme="majorEastAsia" w:eastAsiaTheme="majorEastAsia" w:hAnsiTheme="majorEastAsia"/>
                <w:noProof/>
                <w:sz w:val="28"/>
                <w:szCs w:val="28"/>
                <w:rPrChange w:id="2451" w:author="haha" w:date="2019-07-23T17:29:00Z">
                  <w:rPr>
                    <w:rStyle w:val="af"/>
                    <w:noProof/>
                  </w:rPr>
                </w:rPrChange>
              </w:rPr>
              <w:delInstrText xml:space="preserve"> </w:delInstrText>
            </w:r>
            <w:r w:rsidRPr="000F2EDC" w:rsidDel="005725AE">
              <w:rPr>
                <w:rFonts w:asciiTheme="majorEastAsia" w:eastAsiaTheme="majorEastAsia" w:hAnsiTheme="majorEastAsia"/>
                <w:noProof/>
                <w:sz w:val="28"/>
                <w:szCs w:val="28"/>
                <w:rPrChange w:id="2452" w:author="haha" w:date="2019-07-23T17:29:00Z">
                  <w:rPr>
                    <w:noProof/>
                  </w:rPr>
                </w:rPrChange>
              </w:rPr>
              <w:delInstrText>HYPERLINK \l "_Toc14792131"</w:delInstrText>
            </w:r>
            <w:r w:rsidRPr="000F2EDC" w:rsidDel="005725AE">
              <w:rPr>
                <w:rStyle w:val="af"/>
                <w:rFonts w:asciiTheme="majorEastAsia" w:eastAsiaTheme="majorEastAsia" w:hAnsiTheme="majorEastAsia"/>
                <w:noProof/>
                <w:sz w:val="28"/>
                <w:szCs w:val="28"/>
                <w:rPrChange w:id="2453" w:author="haha" w:date="2019-07-23T17:29:00Z">
                  <w:rPr>
                    <w:rStyle w:val="af"/>
                    <w:noProof/>
                  </w:rPr>
                </w:rPrChange>
              </w:rPr>
              <w:delInstrText xml:space="preserve"> </w:delInstrText>
            </w:r>
            <w:r w:rsidRPr="000F2EDC" w:rsidDel="005725AE">
              <w:rPr>
                <w:rStyle w:val="af"/>
                <w:rFonts w:asciiTheme="majorEastAsia" w:eastAsiaTheme="majorEastAsia" w:hAnsiTheme="majorEastAsia"/>
                <w:noProof/>
                <w:sz w:val="28"/>
                <w:szCs w:val="28"/>
                <w:rPrChange w:id="2454" w:author="haha" w:date="2019-07-23T17:29:00Z">
                  <w:rPr>
                    <w:rStyle w:val="af"/>
                    <w:noProof/>
                  </w:rPr>
                </w:rPrChange>
              </w:rPr>
              <w:fldChar w:fldCharType="separate"/>
            </w:r>
          </w:del>
          <w:ins w:id="2455" w:author="haha" w:date="2019-07-23T17:29:00Z">
            <w:r w:rsidR="000F2EDC" w:rsidRPr="000F2EDC">
              <w:rPr>
                <w:rStyle w:val="af"/>
                <w:rFonts w:asciiTheme="majorEastAsia" w:eastAsiaTheme="majorEastAsia" w:hAnsiTheme="majorEastAsia" w:hint="eastAsia"/>
                <w:b/>
                <w:bCs/>
                <w:noProof/>
                <w:sz w:val="28"/>
                <w:szCs w:val="28"/>
              </w:rPr>
              <w:t>错误</w:t>
            </w:r>
            <w:r w:rsidR="000F2EDC" w:rsidRPr="000F2EDC">
              <w:rPr>
                <w:rStyle w:val="af"/>
                <w:rFonts w:asciiTheme="majorEastAsia" w:eastAsiaTheme="majorEastAsia" w:hAnsiTheme="majorEastAsia"/>
                <w:b/>
                <w:bCs/>
                <w:noProof/>
                <w:sz w:val="28"/>
                <w:szCs w:val="28"/>
              </w:rPr>
              <w:t>!超链接引用无效。</w:t>
            </w:r>
          </w:ins>
          <w:del w:id="2456" w:author="haha" w:date="2019-07-23T17:26:00Z">
            <w:r w:rsidRPr="000F2EDC" w:rsidDel="005725AE">
              <w:rPr>
                <w:rStyle w:val="af"/>
                <w:rFonts w:asciiTheme="majorEastAsia" w:eastAsiaTheme="majorEastAsia" w:hAnsiTheme="majorEastAsia"/>
                <w:noProof/>
                <w:sz w:val="28"/>
                <w:szCs w:val="28"/>
                <w:rPrChange w:id="2457" w:author="haha" w:date="2019-07-23T17:29:00Z">
                  <w:rPr>
                    <w:rStyle w:val="af"/>
                    <w:noProof/>
                  </w:rPr>
                </w:rPrChange>
              </w:rPr>
              <w:delText>6.5.1</w:delText>
            </w:r>
            <w:r w:rsidRPr="000F2EDC" w:rsidDel="005725AE">
              <w:rPr>
                <w:rStyle w:val="af"/>
                <w:rFonts w:asciiTheme="majorEastAsia" w:eastAsiaTheme="majorEastAsia" w:hAnsiTheme="majorEastAsia" w:hint="eastAsia"/>
                <w:noProof/>
                <w:sz w:val="28"/>
                <w:szCs w:val="28"/>
                <w:rPrChange w:id="2458" w:author="haha" w:date="2019-07-23T17:29:00Z">
                  <w:rPr>
                    <w:rStyle w:val="af"/>
                    <w:rFonts w:hint="eastAsia"/>
                    <w:noProof/>
                  </w:rPr>
                </w:rPrChange>
              </w:rPr>
              <w:delText>支付明细记录</w:delText>
            </w:r>
            <w:r w:rsidRPr="000F2EDC" w:rsidDel="005725AE">
              <w:rPr>
                <w:rFonts w:asciiTheme="majorEastAsia" w:eastAsiaTheme="majorEastAsia" w:hAnsiTheme="majorEastAsia"/>
                <w:noProof/>
                <w:webHidden/>
                <w:sz w:val="28"/>
                <w:szCs w:val="28"/>
                <w:rPrChange w:id="2459" w:author="haha" w:date="2019-07-23T17:29:00Z">
                  <w:rPr>
                    <w:noProof/>
                    <w:webHidden/>
                  </w:rPr>
                </w:rPrChange>
              </w:rPr>
              <w:tab/>
            </w:r>
            <w:r w:rsidRPr="000F2EDC" w:rsidDel="005725AE">
              <w:rPr>
                <w:rFonts w:asciiTheme="majorEastAsia" w:eastAsiaTheme="majorEastAsia" w:hAnsiTheme="majorEastAsia"/>
                <w:noProof/>
                <w:webHidden/>
                <w:sz w:val="28"/>
                <w:szCs w:val="28"/>
                <w:rPrChange w:id="2460" w:author="haha" w:date="2019-07-23T17:29:00Z">
                  <w:rPr>
                    <w:noProof/>
                    <w:webHidden/>
                  </w:rPr>
                </w:rPrChange>
              </w:rPr>
              <w:fldChar w:fldCharType="begin"/>
            </w:r>
            <w:r w:rsidRPr="000F2EDC" w:rsidDel="005725AE">
              <w:rPr>
                <w:rFonts w:asciiTheme="majorEastAsia" w:eastAsiaTheme="majorEastAsia" w:hAnsiTheme="majorEastAsia"/>
                <w:noProof/>
                <w:webHidden/>
                <w:sz w:val="28"/>
                <w:szCs w:val="28"/>
                <w:rPrChange w:id="2461" w:author="haha" w:date="2019-07-23T17:29:00Z">
                  <w:rPr>
                    <w:noProof/>
                    <w:webHidden/>
                  </w:rPr>
                </w:rPrChange>
              </w:rPr>
              <w:delInstrText xml:space="preserve"> PAGEREF _Toc14792131 \h </w:delInstrText>
            </w:r>
            <w:r w:rsidRPr="000F2EDC" w:rsidDel="005725AE">
              <w:rPr>
                <w:rFonts w:asciiTheme="majorEastAsia" w:eastAsiaTheme="majorEastAsia" w:hAnsiTheme="majorEastAsia"/>
                <w:noProof/>
                <w:webHidden/>
                <w:sz w:val="28"/>
                <w:szCs w:val="28"/>
                <w:rPrChange w:id="2462" w:author="haha" w:date="2019-07-23T17:29:00Z">
                  <w:rPr>
                    <w:rFonts w:asciiTheme="majorEastAsia" w:eastAsiaTheme="majorEastAsia" w:hAnsiTheme="majorEastAsia"/>
                    <w:noProof/>
                    <w:webHidden/>
                    <w:sz w:val="28"/>
                    <w:szCs w:val="28"/>
                  </w:rPr>
                </w:rPrChange>
              </w:rPr>
            </w:r>
            <w:r w:rsidRPr="000F2EDC" w:rsidDel="005725AE">
              <w:rPr>
                <w:rFonts w:asciiTheme="majorEastAsia" w:eastAsiaTheme="majorEastAsia" w:hAnsiTheme="majorEastAsia"/>
                <w:noProof/>
                <w:webHidden/>
                <w:sz w:val="28"/>
                <w:szCs w:val="28"/>
                <w:rPrChange w:id="2463" w:author="haha" w:date="2019-07-23T17:29:00Z">
                  <w:rPr>
                    <w:noProof/>
                    <w:webHidden/>
                  </w:rPr>
                </w:rPrChange>
              </w:rPr>
              <w:fldChar w:fldCharType="separate"/>
            </w:r>
          </w:del>
          <w:del w:id="2464" w:author="haha" w:date="2019-07-23T16:38:00Z">
            <w:r w:rsidRPr="000F2EDC" w:rsidDel="00F018F8">
              <w:rPr>
                <w:rFonts w:asciiTheme="majorEastAsia" w:eastAsiaTheme="majorEastAsia" w:hAnsiTheme="majorEastAsia"/>
                <w:noProof/>
                <w:webHidden/>
                <w:sz w:val="28"/>
                <w:szCs w:val="28"/>
                <w:rPrChange w:id="2465" w:author="haha" w:date="2019-07-23T17:29:00Z">
                  <w:rPr>
                    <w:noProof/>
                    <w:webHidden/>
                  </w:rPr>
                </w:rPrChange>
              </w:rPr>
              <w:delText>60</w:delText>
            </w:r>
          </w:del>
          <w:del w:id="2466" w:author="haha" w:date="2019-07-23T17:26:00Z">
            <w:r w:rsidRPr="000F2EDC" w:rsidDel="005725AE">
              <w:rPr>
                <w:rFonts w:asciiTheme="majorEastAsia" w:eastAsiaTheme="majorEastAsia" w:hAnsiTheme="majorEastAsia"/>
                <w:noProof/>
                <w:webHidden/>
                <w:sz w:val="28"/>
                <w:szCs w:val="28"/>
                <w:rPrChange w:id="2467" w:author="haha" w:date="2019-07-23T17:29:00Z">
                  <w:rPr>
                    <w:noProof/>
                    <w:webHidden/>
                  </w:rPr>
                </w:rPrChange>
              </w:rPr>
              <w:fldChar w:fldCharType="end"/>
            </w:r>
            <w:r w:rsidRPr="000F2EDC" w:rsidDel="005725AE">
              <w:rPr>
                <w:rStyle w:val="af"/>
                <w:rFonts w:asciiTheme="majorEastAsia" w:eastAsiaTheme="majorEastAsia" w:hAnsiTheme="majorEastAsia"/>
                <w:noProof/>
                <w:sz w:val="28"/>
                <w:szCs w:val="28"/>
                <w:rPrChange w:id="2468" w:author="haha" w:date="2019-07-23T17:29:00Z">
                  <w:rPr>
                    <w:rStyle w:val="af"/>
                    <w:noProof/>
                  </w:rPr>
                </w:rPrChange>
              </w:rPr>
              <w:fldChar w:fldCharType="end"/>
            </w:r>
          </w:del>
        </w:p>
        <w:p w14:paraId="1E7C29DD" w14:textId="0A0E0B94" w:rsidR="00225374" w:rsidRDefault="00225374">
          <w:pPr>
            <w:rPr>
              <w:ins w:id="2469" w:author="haha" w:date="2019-07-23T16:33:00Z"/>
            </w:rPr>
          </w:pPr>
          <w:ins w:id="2470" w:author="haha" w:date="2019-07-23T16:33:00Z">
            <w:r w:rsidRPr="000F2EDC">
              <w:rPr>
                <w:rFonts w:asciiTheme="majorEastAsia" w:eastAsiaTheme="majorEastAsia" w:hAnsiTheme="majorEastAsia"/>
                <w:sz w:val="28"/>
                <w:szCs w:val="28"/>
                <w:lang w:val="zh-CN"/>
                <w:rPrChange w:id="2471" w:author="haha" w:date="2019-07-23T17:29:00Z">
                  <w:rPr>
                    <w:b/>
                    <w:bCs/>
                    <w:lang w:val="zh-CN"/>
                  </w:rPr>
                </w:rPrChange>
              </w:rPr>
              <w:fldChar w:fldCharType="end"/>
            </w:r>
          </w:ins>
        </w:p>
        <w:customXmlInsRangeStart w:id="2472" w:author="haha" w:date="2019-07-23T16:33:00Z"/>
      </w:sdtContent>
    </w:sdt>
    <w:customXmlInsRangeEnd w:id="2472"/>
    <w:p w14:paraId="75CE46C9" w14:textId="202E3576" w:rsidR="00225374" w:rsidRDefault="00225374" w:rsidP="00225374">
      <w:pPr>
        <w:rPr>
          <w:ins w:id="2473" w:author="haha" w:date="2019-07-23T16:33:00Z"/>
        </w:rPr>
      </w:pPr>
    </w:p>
    <w:p w14:paraId="27C5A8AA" w14:textId="30586AB7" w:rsidR="00225374" w:rsidRDefault="00225374" w:rsidP="00225374">
      <w:pPr>
        <w:rPr>
          <w:ins w:id="2474" w:author="haha" w:date="2019-07-23T16:33:00Z"/>
        </w:rPr>
      </w:pPr>
    </w:p>
    <w:p w14:paraId="4B02CCBD" w14:textId="2FE7B12B" w:rsidR="00225374" w:rsidRDefault="00225374" w:rsidP="00225374">
      <w:pPr>
        <w:rPr>
          <w:ins w:id="2475" w:author="haha" w:date="2019-07-23T16:33:00Z"/>
        </w:rPr>
      </w:pPr>
    </w:p>
    <w:p w14:paraId="66847A69" w14:textId="7498C498" w:rsidR="00225374" w:rsidRDefault="00225374" w:rsidP="00225374">
      <w:pPr>
        <w:rPr>
          <w:ins w:id="2476" w:author="haha" w:date="2019-07-23T16:33:00Z"/>
        </w:rPr>
      </w:pPr>
    </w:p>
    <w:p w14:paraId="23BAE612" w14:textId="17DC0EB5" w:rsidR="00225374" w:rsidRDefault="00225374" w:rsidP="00225374">
      <w:pPr>
        <w:rPr>
          <w:ins w:id="2477" w:author="haha" w:date="2019-07-23T16:33:00Z"/>
        </w:rPr>
      </w:pPr>
    </w:p>
    <w:p w14:paraId="702CE21C" w14:textId="6395FE5C" w:rsidR="00225374" w:rsidRDefault="00225374" w:rsidP="00225374">
      <w:pPr>
        <w:rPr>
          <w:ins w:id="2478" w:author="haha" w:date="2019-07-23T16:33:00Z"/>
        </w:rPr>
      </w:pPr>
    </w:p>
    <w:p w14:paraId="0C4BF2B5" w14:textId="67AD9B75" w:rsidR="00225374" w:rsidRDefault="00225374" w:rsidP="00225374">
      <w:pPr>
        <w:rPr>
          <w:ins w:id="2479" w:author="haha" w:date="2019-07-23T16:33:00Z"/>
        </w:rPr>
      </w:pPr>
    </w:p>
    <w:p w14:paraId="0A31B3E5" w14:textId="175D1937" w:rsidR="00225374" w:rsidRDefault="00225374" w:rsidP="00225374">
      <w:pPr>
        <w:rPr>
          <w:ins w:id="2480" w:author="haha" w:date="2019-07-23T16:33:00Z"/>
        </w:rPr>
      </w:pPr>
    </w:p>
    <w:p w14:paraId="699D1A16" w14:textId="41D2D903" w:rsidR="00225374" w:rsidRDefault="00225374" w:rsidP="00225374">
      <w:pPr>
        <w:rPr>
          <w:ins w:id="2481" w:author="haha" w:date="2019-07-23T16:33:00Z"/>
        </w:rPr>
      </w:pPr>
    </w:p>
    <w:p w14:paraId="50DC11E5" w14:textId="425AC9DB" w:rsidR="00225374" w:rsidRDefault="00225374" w:rsidP="00225374">
      <w:pPr>
        <w:rPr>
          <w:ins w:id="2482" w:author="haha" w:date="2019-07-23T16:33:00Z"/>
        </w:rPr>
      </w:pPr>
    </w:p>
    <w:p w14:paraId="2FFEBB0A" w14:textId="405CDA63" w:rsidR="00225374" w:rsidRDefault="00225374" w:rsidP="00225374">
      <w:pPr>
        <w:rPr>
          <w:ins w:id="2483" w:author="haha" w:date="2019-07-23T16:33:00Z"/>
        </w:rPr>
      </w:pPr>
    </w:p>
    <w:p w14:paraId="36119954" w14:textId="052E7BD8" w:rsidR="00225374" w:rsidRPr="00225374" w:rsidDel="00F018F8" w:rsidRDefault="00225374">
      <w:pPr>
        <w:rPr>
          <w:del w:id="2484" w:author="haha" w:date="2019-07-23T16:34:00Z"/>
          <w:rPrChange w:id="2485" w:author="haha" w:date="2019-07-23T16:32:00Z">
            <w:rPr>
              <w:del w:id="2486" w:author="haha" w:date="2019-07-23T16:34:00Z"/>
            </w:rPr>
          </w:rPrChange>
        </w:rPr>
        <w:pPrChange w:id="2487" w:author="haha" w:date="2019-07-23T16:32:00Z">
          <w:pPr>
            <w:pStyle w:val="1"/>
            <w:jc w:val="center"/>
          </w:pPr>
        </w:pPrChange>
      </w:pPr>
    </w:p>
    <w:p w14:paraId="023CEDD4" w14:textId="77777777" w:rsidR="00F56E7E" w:rsidRDefault="006B5E86">
      <w:pPr>
        <w:pStyle w:val="1"/>
        <w:pPrChange w:id="2488" w:author="haha" w:date="2019-07-23T16:32:00Z">
          <w:pPr>
            <w:pStyle w:val="2"/>
          </w:pPr>
        </w:pPrChange>
      </w:pPr>
      <w:bookmarkStart w:id="2489" w:name="_Toc14795452"/>
      <w:r>
        <w:rPr>
          <w:rFonts w:hint="eastAsia"/>
        </w:rPr>
        <w:t>概要</w:t>
      </w:r>
      <w:bookmarkEnd w:id="2489"/>
    </w:p>
    <w:p w14:paraId="767C7F5B" w14:textId="77777777" w:rsidR="006B5E86" w:rsidRDefault="006B5E86" w:rsidP="0064417D">
      <w:pPr>
        <w:spacing w:line="360" w:lineRule="auto"/>
      </w:pPr>
      <w:r>
        <w:rPr>
          <w:rFonts w:hint="eastAsia"/>
        </w:rPr>
        <w:t>蓝鲸系统为结合数据平台、审批系统、账务系统、贷后系统、运营报表、计费报表及权限管理为一体的金融服务系统。</w:t>
      </w:r>
    </w:p>
    <w:p w14:paraId="212EBFBF" w14:textId="77777777" w:rsidR="006B5E86" w:rsidRDefault="006B5E86" w:rsidP="0064417D">
      <w:pPr>
        <w:spacing w:line="360" w:lineRule="auto"/>
      </w:pPr>
      <w:r>
        <w:rPr>
          <w:rFonts w:hint="eastAsia"/>
        </w:rPr>
        <w:t>本次主要为开发蓝鲸系统整体功能，具体需求如下：</w:t>
      </w:r>
    </w:p>
    <w:p w14:paraId="197ECC58" w14:textId="77777777" w:rsidR="006B5E86" w:rsidRPr="006D6CE1" w:rsidRDefault="006B5E86" w:rsidP="0064417D">
      <w:pPr>
        <w:pStyle w:val="a3"/>
        <w:numPr>
          <w:ilvl w:val="0"/>
          <w:numId w:val="2"/>
        </w:numPr>
        <w:spacing w:line="360" w:lineRule="auto"/>
        <w:ind w:firstLineChars="0"/>
        <w:rPr>
          <w:highlight w:val="yellow"/>
          <w:rPrChange w:id="2490" w:author=" " w:date="2019-07-24T10:36:00Z">
            <w:rPr/>
          </w:rPrChange>
        </w:rPr>
      </w:pPr>
      <w:r w:rsidRPr="006D6CE1">
        <w:rPr>
          <w:rFonts w:hint="eastAsia"/>
          <w:highlight w:val="yellow"/>
          <w:rPrChange w:id="2491" w:author=" " w:date="2019-07-24T10:36:00Z">
            <w:rPr>
              <w:rFonts w:hint="eastAsia"/>
            </w:rPr>
          </w:rPrChange>
        </w:rPr>
        <w:t>数据平台</w:t>
      </w:r>
      <w:r w:rsidR="001A7DE7" w:rsidRPr="006D6CE1">
        <w:rPr>
          <w:rFonts w:hint="eastAsia"/>
          <w:highlight w:val="yellow"/>
          <w:rPrChange w:id="2492" w:author=" " w:date="2019-07-24T10:36:00Z">
            <w:rPr>
              <w:rFonts w:hint="eastAsia"/>
            </w:rPr>
          </w:rPrChange>
        </w:rPr>
        <w:t>分为机构管理和渠道管理</w:t>
      </w:r>
      <w:r w:rsidR="001A7DE7" w:rsidRPr="006D6CE1">
        <w:rPr>
          <w:highlight w:val="yellow"/>
          <w:rPrChange w:id="2493" w:author=" " w:date="2019-07-24T10:36:00Z">
            <w:rPr/>
          </w:rPrChange>
        </w:rPr>
        <w:t>2</w:t>
      </w:r>
      <w:r w:rsidR="001A7DE7" w:rsidRPr="006D6CE1">
        <w:rPr>
          <w:rFonts w:hint="eastAsia"/>
          <w:highlight w:val="yellow"/>
          <w:rPrChange w:id="2494" w:author=" " w:date="2019-07-24T10:36:00Z">
            <w:rPr>
              <w:rFonts w:hint="eastAsia"/>
            </w:rPr>
          </w:rPrChange>
        </w:rPr>
        <w:t>大模块，机构管理主要是建立</w:t>
      </w:r>
      <w:r w:rsidR="001A7DE7" w:rsidRPr="006D6CE1">
        <w:rPr>
          <w:highlight w:val="yellow"/>
          <w:rPrChange w:id="2495" w:author=" " w:date="2019-07-24T10:36:00Z">
            <w:rPr/>
          </w:rPrChange>
        </w:rPr>
        <w:t>CPA/CPC/CPS</w:t>
      </w:r>
      <w:r w:rsidR="001A7DE7" w:rsidRPr="006D6CE1">
        <w:rPr>
          <w:rFonts w:hint="eastAsia"/>
          <w:highlight w:val="yellow"/>
          <w:rPrChange w:id="2496" w:author=" " w:date="2019-07-24T10:36:00Z">
            <w:rPr>
              <w:rFonts w:hint="eastAsia"/>
            </w:rPr>
          </w:rPrChange>
        </w:rPr>
        <w:t>机构</w:t>
      </w:r>
      <w:r w:rsidR="0025411E" w:rsidRPr="006D6CE1">
        <w:rPr>
          <w:rFonts w:hint="eastAsia"/>
          <w:highlight w:val="yellow"/>
          <w:rPrChange w:id="2497" w:author=" " w:date="2019-07-24T10:36:00Z">
            <w:rPr>
              <w:rFonts w:hint="eastAsia"/>
            </w:rPr>
          </w:rPrChange>
        </w:rPr>
        <w:t>，</w:t>
      </w:r>
      <w:r w:rsidR="001A7DE7" w:rsidRPr="006D6CE1">
        <w:rPr>
          <w:rFonts w:hint="eastAsia"/>
          <w:highlight w:val="yellow"/>
          <w:rPrChange w:id="2498" w:author=" " w:date="2019-07-24T10:36:00Z">
            <w:rPr>
              <w:rFonts w:hint="eastAsia"/>
            </w:rPr>
          </w:rPrChange>
        </w:rPr>
        <w:t>划分渠道计算方式以及进行流量配置，渠道管理主要是为渠道开链接和设置登录账号和密码。</w:t>
      </w:r>
    </w:p>
    <w:p w14:paraId="30720A29" w14:textId="77777777" w:rsidR="001A7DE7" w:rsidRPr="006D6CE1" w:rsidRDefault="001A7DE7" w:rsidP="0064417D">
      <w:pPr>
        <w:pStyle w:val="a3"/>
        <w:numPr>
          <w:ilvl w:val="0"/>
          <w:numId w:val="2"/>
        </w:numPr>
        <w:spacing w:line="360" w:lineRule="auto"/>
        <w:ind w:firstLineChars="0"/>
        <w:rPr>
          <w:highlight w:val="yellow"/>
          <w:rPrChange w:id="2499" w:author=" " w:date="2019-07-24T10:36:00Z">
            <w:rPr/>
          </w:rPrChange>
        </w:rPr>
      </w:pPr>
      <w:r w:rsidRPr="006D6CE1">
        <w:rPr>
          <w:rFonts w:hint="eastAsia"/>
          <w:highlight w:val="yellow"/>
          <w:rPrChange w:id="2500" w:author=" " w:date="2019-07-24T10:36:00Z">
            <w:rPr>
              <w:rFonts w:hint="eastAsia"/>
            </w:rPr>
          </w:rPrChange>
        </w:rPr>
        <w:t>审批系统分为待审、进件查询和产品流程配置</w:t>
      </w:r>
      <w:r w:rsidRPr="006D6CE1">
        <w:rPr>
          <w:highlight w:val="yellow"/>
          <w:rPrChange w:id="2501" w:author=" " w:date="2019-07-24T10:36:00Z">
            <w:rPr/>
          </w:rPrChange>
        </w:rPr>
        <w:t>3</w:t>
      </w:r>
      <w:r w:rsidRPr="006D6CE1">
        <w:rPr>
          <w:rFonts w:hint="eastAsia"/>
          <w:highlight w:val="yellow"/>
          <w:rPrChange w:id="2502" w:author=" " w:date="2019-07-24T10:36:00Z">
            <w:rPr>
              <w:rFonts w:hint="eastAsia"/>
            </w:rPr>
          </w:rPrChange>
        </w:rPr>
        <w:t>大模块，待审主要是审核业务人员在此页面进行审单子，进件查询主要是审核人员查看进件的单子，产品流程配置主要是配置产品信息及规则评分配置。</w:t>
      </w:r>
    </w:p>
    <w:p w14:paraId="21FC9798" w14:textId="77777777" w:rsidR="001A7DE7" w:rsidRDefault="001A7DE7" w:rsidP="0064417D">
      <w:pPr>
        <w:pStyle w:val="a3"/>
        <w:numPr>
          <w:ilvl w:val="0"/>
          <w:numId w:val="2"/>
        </w:numPr>
        <w:spacing w:line="360" w:lineRule="auto"/>
        <w:ind w:firstLineChars="0"/>
      </w:pPr>
      <w:r>
        <w:rPr>
          <w:rFonts w:hint="eastAsia"/>
        </w:rPr>
        <w:t>账务系统分为借款人账务信息及入账审核</w:t>
      </w:r>
      <w:r>
        <w:rPr>
          <w:rFonts w:hint="eastAsia"/>
        </w:rPr>
        <w:t>2</w:t>
      </w:r>
      <w:r>
        <w:rPr>
          <w:rFonts w:hint="eastAsia"/>
        </w:rPr>
        <w:t>大模块，借款人账务信息主要是查看用户放款还款的详细资料，入账审核主要是受理贷后业务人员提交的线下还款。</w:t>
      </w:r>
    </w:p>
    <w:p w14:paraId="72506DBE" w14:textId="77777777" w:rsidR="00CB4AC9" w:rsidRDefault="001A7DE7" w:rsidP="0064417D">
      <w:pPr>
        <w:pStyle w:val="a3"/>
        <w:numPr>
          <w:ilvl w:val="0"/>
          <w:numId w:val="2"/>
        </w:numPr>
        <w:spacing w:line="360" w:lineRule="auto"/>
        <w:ind w:firstLineChars="0"/>
      </w:pPr>
      <w:r>
        <w:rPr>
          <w:rFonts w:hint="eastAsia"/>
        </w:rPr>
        <w:t>贷后系统分为我的工作台和案件管理</w:t>
      </w:r>
      <w:r>
        <w:rPr>
          <w:rFonts w:hint="eastAsia"/>
        </w:rPr>
        <w:t>2</w:t>
      </w:r>
      <w:r>
        <w:rPr>
          <w:rFonts w:hint="eastAsia"/>
        </w:rPr>
        <w:t>大模块，我的工作台主要是贷后业务人员</w:t>
      </w:r>
      <w:r w:rsidR="00CB4AC9">
        <w:rPr>
          <w:rFonts w:hint="eastAsia"/>
        </w:rPr>
        <w:t>能够有效的</w:t>
      </w:r>
      <w:r>
        <w:rPr>
          <w:rFonts w:hint="eastAsia"/>
        </w:rPr>
        <w:t>提醒</w:t>
      </w:r>
      <w:r w:rsidR="00CB4AC9">
        <w:rPr>
          <w:rFonts w:hint="eastAsia"/>
        </w:rPr>
        <w:t>客户还款，案件管理主要是辅助管理人员有效进行案件管理。</w:t>
      </w:r>
    </w:p>
    <w:p w14:paraId="128F15D3" w14:textId="77777777" w:rsidR="00CB4AC9" w:rsidRPr="006D6CE1" w:rsidRDefault="00CB4AC9" w:rsidP="0064417D">
      <w:pPr>
        <w:pStyle w:val="a3"/>
        <w:numPr>
          <w:ilvl w:val="0"/>
          <w:numId w:val="2"/>
        </w:numPr>
        <w:spacing w:line="360" w:lineRule="auto"/>
        <w:ind w:firstLineChars="0"/>
        <w:rPr>
          <w:highlight w:val="yellow"/>
          <w:rPrChange w:id="2503" w:author=" " w:date="2019-07-24T10:37:00Z">
            <w:rPr/>
          </w:rPrChange>
        </w:rPr>
      </w:pPr>
      <w:r w:rsidRPr="006D6CE1">
        <w:rPr>
          <w:rFonts w:hint="eastAsia"/>
          <w:highlight w:val="yellow"/>
          <w:rPrChange w:id="2504" w:author=" " w:date="2019-07-24T10:37:00Z">
            <w:rPr>
              <w:rFonts w:hint="eastAsia"/>
            </w:rPr>
          </w:rPrChange>
        </w:rPr>
        <w:t>报表系统主要分为运营报表和计费报表</w:t>
      </w:r>
      <w:r w:rsidRPr="006D6CE1">
        <w:rPr>
          <w:highlight w:val="yellow"/>
          <w:rPrChange w:id="2505" w:author=" " w:date="2019-07-24T10:37:00Z">
            <w:rPr/>
          </w:rPrChange>
        </w:rPr>
        <w:t>2</w:t>
      </w:r>
      <w:r w:rsidRPr="006D6CE1">
        <w:rPr>
          <w:rFonts w:hint="eastAsia"/>
          <w:highlight w:val="yellow"/>
          <w:rPrChange w:id="2506" w:author=" " w:date="2019-07-24T10:37:00Z">
            <w:rPr>
              <w:rFonts w:hint="eastAsia"/>
            </w:rPr>
          </w:rPrChange>
        </w:rPr>
        <w:t>个模块，</w:t>
      </w:r>
      <w:r w:rsidR="0064417D" w:rsidRPr="006D6CE1">
        <w:rPr>
          <w:rFonts w:hint="eastAsia"/>
          <w:highlight w:val="yellow"/>
          <w:rPrChange w:id="2507" w:author=" " w:date="2019-07-24T10:37:00Z">
            <w:rPr>
              <w:rFonts w:hint="eastAsia"/>
            </w:rPr>
          </w:rPrChange>
        </w:rPr>
        <w:t>运营报表主要是辅助用户及时查看整体的运营情况，计费报表主要是辅助用户实时查看费用明细及时充值使用系统。</w:t>
      </w:r>
    </w:p>
    <w:p w14:paraId="3419E3FD" w14:textId="2681E3FB" w:rsidR="00F93C30" w:rsidRPr="006D6CE1" w:rsidRDefault="0064417D" w:rsidP="00F93C30">
      <w:pPr>
        <w:pStyle w:val="a3"/>
        <w:numPr>
          <w:ilvl w:val="0"/>
          <w:numId w:val="2"/>
        </w:numPr>
        <w:spacing w:line="360" w:lineRule="auto"/>
        <w:ind w:firstLineChars="0"/>
        <w:rPr>
          <w:highlight w:val="yellow"/>
          <w:rPrChange w:id="2508" w:author=" " w:date="2019-07-24T10:37:00Z">
            <w:rPr/>
          </w:rPrChange>
        </w:rPr>
      </w:pPr>
      <w:r w:rsidRPr="006D6CE1">
        <w:rPr>
          <w:rFonts w:hint="eastAsia"/>
          <w:highlight w:val="yellow"/>
          <w:rPrChange w:id="2509" w:author=" " w:date="2019-07-24T10:37:00Z">
            <w:rPr>
              <w:rFonts w:hint="eastAsia"/>
            </w:rPr>
          </w:rPrChange>
        </w:rPr>
        <w:t>权限管理分为角色管理和用户管理</w:t>
      </w:r>
      <w:r w:rsidRPr="006D6CE1">
        <w:rPr>
          <w:highlight w:val="yellow"/>
          <w:rPrChange w:id="2510" w:author=" " w:date="2019-07-24T10:37:00Z">
            <w:rPr/>
          </w:rPrChange>
        </w:rPr>
        <w:t>2</w:t>
      </w:r>
      <w:r w:rsidRPr="006D6CE1">
        <w:rPr>
          <w:rFonts w:hint="eastAsia"/>
          <w:highlight w:val="yellow"/>
          <w:rPrChange w:id="2511" w:author=" " w:date="2019-07-24T10:37:00Z">
            <w:rPr>
              <w:rFonts w:hint="eastAsia"/>
            </w:rPr>
          </w:rPrChange>
        </w:rPr>
        <w:t>个模块，用户可自行配置角色以及用户控制机构用户登录系统后展示的功能及页面。</w:t>
      </w:r>
    </w:p>
    <w:p w14:paraId="711B6908" w14:textId="5784C93F" w:rsidR="005725AE" w:rsidRDefault="005725AE" w:rsidP="00ED4C00">
      <w:pPr>
        <w:pStyle w:val="a3"/>
        <w:spacing w:line="360" w:lineRule="auto"/>
        <w:ind w:left="420" w:firstLineChars="0" w:firstLine="0"/>
        <w:rPr>
          <w:ins w:id="2512" w:author="haha" w:date="2019-07-23T17:23:00Z"/>
        </w:rPr>
      </w:pPr>
    </w:p>
    <w:p w14:paraId="1C296D66" w14:textId="77777777" w:rsidR="005725AE" w:rsidRDefault="005725AE">
      <w:pPr>
        <w:widowControl/>
        <w:jc w:val="left"/>
        <w:rPr>
          <w:ins w:id="2513" w:author="haha" w:date="2019-07-23T17:23:00Z"/>
        </w:rPr>
      </w:pPr>
      <w:ins w:id="2514" w:author="haha" w:date="2019-07-23T17:23:00Z">
        <w:r>
          <w:br w:type="page"/>
        </w:r>
      </w:ins>
    </w:p>
    <w:p w14:paraId="6CFBB985" w14:textId="17E020E4" w:rsidR="005725AE" w:rsidRDefault="005725AE" w:rsidP="005725AE">
      <w:pPr>
        <w:pStyle w:val="1"/>
        <w:rPr>
          <w:ins w:id="2515" w:author="haha" w:date="2019-07-23T17:23:00Z"/>
          <w:noProof/>
        </w:rPr>
      </w:pPr>
      <w:bookmarkStart w:id="2516" w:name="_Toc14795453"/>
      <w:ins w:id="2517" w:author="haha" w:date="2019-07-23T17:23:00Z">
        <w:r>
          <w:rPr>
            <w:rFonts w:hint="eastAsia"/>
            <w:noProof/>
          </w:rPr>
          <w:lastRenderedPageBreak/>
          <w:t>系统框架交互说明</w:t>
        </w:r>
        <w:bookmarkEnd w:id="2516"/>
      </w:ins>
    </w:p>
    <w:p w14:paraId="0C5A9B74" w14:textId="15385305" w:rsidR="005725AE" w:rsidRDefault="005725AE">
      <w:pPr>
        <w:pStyle w:val="a3"/>
        <w:numPr>
          <w:ilvl w:val="0"/>
          <w:numId w:val="5"/>
        </w:numPr>
        <w:ind w:firstLineChars="0"/>
        <w:rPr>
          <w:ins w:id="2518" w:author="haha" w:date="2019-07-23T17:24:00Z"/>
        </w:rPr>
        <w:pPrChange w:id="2519" w:author="haha" w:date="2019-07-23T17:25:00Z">
          <w:pPr/>
        </w:pPrChange>
      </w:pPr>
      <w:ins w:id="2520" w:author="haha" w:date="2019-07-23T17:23:00Z">
        <w:r>
          <w:rPr>
            <w:rFonts w:hint="eastAsia"/>
          </w:rPr>
          <w:t>红框处为标签页，每次打开一个页面</w:t>
        </w:r>
      </w:ins>
      <w:ins w:id="2521" w:author="haha" w:date="2019-07-23T17:24:00Z">
        <w:r>
          <w:rPr>
            <w:rFonts w:hint="eastAsia"/>
          </w:rPr>
          <w:t>，</w:t>
        </w:r>
      </w:ins>
      <w:ins w:id="2522" w:author="haha" w:date="2019-07-23T17:23:00Z">
        <w:r>
          <w:rPr>
            <w:rFonts w:hint="eastAsia"/>
          </w:rPr>
          <w:t>上面出现一个</w:t>
        </w:r>
      </w:ins>
      <w:ins w:id="2523" w:author="haha" w:date="2019-07-23T17:24:00Z">
        <w:r>
          <w:rPr>
            <w:rFonts w:hint="eastAsia"/>
          </w:rPr>
          <w:t>标题命名的标签，可点击标签后的关闭按钮关闭页面</w:t>
        </w:r>
      </w:ins>
      <w:ins w:id="2524" w:author="haha" w:date="2019-07-23T17:26:00Z">
        <w:r>
          <w:rPr>
            <w:rFonts w:hint="eastAsia"/>
          </w:rPr>
          <w:t>，也可进行页面跳转</w:t>
        </w:r>
      </w:ins>
      <w:ins w:id="2525" w:author="haha" w:date="2019-07-23T17:24:00Z">
        <w:r>
          <w:rPr>
            <w:rFonts w:hint="eastAsia"/>
          </w:rPr>
          <w:t>。</w:t>
        </w:r>
      </w:ins>
    </w:p>
    <w:p w14:paraId="5ACD0281" w14:textId="79FFC061" w:rsidR="005725AE" w:rsidRDefault="005725AE">
      <w:pPr>
        <w:pStyle w:val="a3"/>
        <w:numPr>
          <w:ilvl w:val="0"/>
          <w:numId w:val="5"/>
        </w:numPr>
        <w:ind w:firstLineChars="0"/>
        <w:rPr>
          <w:ins w:id="2526" w:author="haha" w:date="2019-07-23T17:25:00Z"/>
        </w:rPr>
        <w:pPrChange w:id="2527" w:author="haha" w:date="2019-07-23T17:25:00Z">
          <w:pPr/>
        </w:pPrChange>
      </w:pPr>
      <w:ins w:id="2528" w:author="haha" w:date="2019-07-23T17:24:00Z">
        <w:r>
          <w:rPr>
            <w:rFonts w:hint="eastAsia"/>
          </w:rPr>
          <w:t>所在位置：展示</w:t>
        </w:r>
      </w:ins>
      <w:ins w:id="2529" w:author="haha" w:date="2019-07-23T17:25:00Z">
        <w:r>
          <w:rPr>
            <w:rFonts w:hint="eastAsia"/>
          </w:rPr>
          <w:t>当前页面的所在位置一级页面</w:t>
        </w:r>
        <w:r>
          <w:rPr>
            <w:rFonts w:hint="eastAsia"/>
          </w:rPr>
          <w:t>&gt;</w:t>
        </w:r>
        <w:r>
          <w:rPr>
            <w:rFonts w:hint="eastAsia"/>
          </w:rPr>
          <w:t>二级页面</w:t>
        </w:r>
        <w:r>
          <w:t>&gt;</w:t>
        </w:r>
        <w:r>
          <w:rPr>
            <w:rFonts w:hint="eastAsia"/>
          </w:rPr>
          <w:t>三级页面</w:t>
        </w:r>
      </w:ins>
      <w:ins w:id="2530" w:author="haha" w:date="2019-07-23T17:26:00Z">
        <w:r>
          <w:rPr>
            <w:rFonts w:hint="eastAsia"/>
          </w:rPr>
          <w:t>。</w:t>
        </w:r>
      </w:ins>
    </w:p>
    <w:p w14:paraId="21290659" w14:textId="7D6DCAE9" w:rsidR="005725AE" w:rsidRPr="005725AE" w:rsidRDefault="005725AE">
      <w:pPr>
        <w:pStyle w:val="a3"/>
        <w:numPr>
          <w:ilvl w:val="0"/>
          <w:numId w:val="5"/>
        </w:numPr>
        <w:ind w:firstLineChars="0"/>
        <w:rPr>
          <w:ins w:id="2531" w:author="haha" w:date="2019-07-23T17:23:00Z"/>
          <w:rPrChange w:id="2532" w:author="haha" w:date="2019-07-23T17:23:00Z">
            <w:rPr>
              <w:ins w:id="2533" w:author="haha" w:date="2019-07-23T17:23:00Z"/>
              <w:noProof/>
            </w:rPr>
          </w:rPrChange>
        </w:rPr>
        <w:pPrChange w:id="2534" w:author="haha" w:date="2019-07-23T17:25:00Z">
          <w:pPr>
            <w:pStyle w:val="a3"/>
            <w:spacing w:line="360" w:lineRule="auto"/>
            <w:ind w:left="420" w:firstLineChars="0" w:firstLine="0"/>
          </w:pPr>
        </w:pPrChange>
      </w:pPr>
      <w:ins w:id="2535" w:author="haha" w:date="2019-07-23T17:25:00Z">
        <w:r>
          <w:rPr>
            <w:rFonts w:hint="eastAsia"/>
          </w:rPr>
          <w:t>原型为截图没有交互，仅展示作用</w:t>
        </w:r>
      </w:ins>
      <w:ins w:id="2536" w:author="haha" w:date="2019-07-23T17:26:00Z">
        <w:r>
          <w:rPr>
            <w:rFonts w:hint="eastAsia"/>
          </w:rPr>
          <w:t>。</w:t>
        </w:r>
      </w:ins>
    </w:p>
    <w:p w14:paraId="68992DF4" w14:textId="15CCCDB1" w:rsidR="00225374" w:rsidRDefault="005725AE" w:rsidP="00ED4C00">
      <w:pPr>
        <w:pStyle w:val="a3"/>
        <w:spacing w:line="360" w:lineRule="auto"/>
        <w:ind w:left="420" w:firstLineChars="0" w:firstLine="0"/>
        <w:rPr>
          <w:ins w:id="2537" w:author="haha" w:date="2019-07-23T16:32:00Z"/>
        </w:rPr>
      </w:pPr>
      <w:ins w:id="2538" w:author="haha" w:date="2019-07-23T17:23:00Z">
        <w:r>
          <w:rPr>
            <w:noProof/>
          </w:rPr>
          <w:drawing>
            <wp:inline distT="0" distB="0" distL="0" distR="0" wp14:anchorId="57D036AB" wp14:editId="270D56C4">
              <wp:extent cx="5270500" cy="1616075"/>
              <wp:effectExtent l="0" t="0" r="635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616075"/>
                      </a:xfrm>
                      <a:prstGeom prst="rect">
                        <a:avLst/>
                      </a:prstGeom>
                    </pic:spPr>
                  </pic:pic>
                </a:graphicData>
              </a:graphic>
            </wp:inline>
          </w:drawing>
        </w:r>
      </w:ins>
    </w:p>
    <w:p w14:paraId="2393A9E3" w14:textId="77777777" w:rsidR="00225374" w:rsidRDefault="00225374">
      <w:pPr>
        <w:widowControl/>
        <w:jc w:val="left"/>
        <w:rPr>
          <w:ins w:id="2539" w:author="haha" w:date="2019-07-23T16:32:00Z"/>
        </w:rPr>
      </w:pPr>
      <w:ins w:id="2540" w:author="haha" w:date="2019-07-23T16:32:00Z">
        <w:r>
          <w:br w:type="page"/>
        </w:r>
      </w:ins>
    </w:p>
    <w:p w14:paraId="3FFE8382" w14:textId="138A4315" w:rsidR="00ED4C00" w:rsidDel="00F018F8" w:rsidRDefault="00ED4C00" w:rsidP="00ED4C00">
      <w:pPr>
        <w:pStyle w:val="a3"/>
        <w:spacing w:line="360" w:lineRule="auto"/>
        <w:ind w:left="420" w:firstLineChars="0" w:firstLine="0"/>
        <w:rPr>
          <w:del w:id="2541" w:author="haha" w:date="2019-07-23T16:35:00Z"/>
        </w:rPr>
      </w:pPr>
    </w:p>
    <w:p w14:paraId="43995A5B" w14:textId="3A3C38F2" w:rsidR="00ED4C00" w:rsidDel="00F018F8" w:rsidRDefault="00ED4C00" w:rsidP="00ED4C00">
      <w:pPr>
        <w:pStyle w:val="a3"/>
        <w:spacing w:line="360" w:lineRule="auto"/>
        <w:ind w:left="420" w:firstLineChars="0" w:firstLine="0"/>
        <w:rPr>
          <w:del w:id="2542" w:author="haha" w:date="2019-07-23T16:35:00Z"/>
        </w:rPr>
      </w:pPr>
    </w:p>
    <w:p w14:paraId="6D2C3809" w14:textId="33617E39" w:rsidR="00ED4C00" w:rsidDel="00F018F8" w:rsidRDefault="00ED4C00" w:rsidP="00ED4C00">
      <w:pPr>
        <w:pStyle w:val="a3"/>
        <w:spacing w:line="360" w:lineRule="auto"/>
        <w:ind w:left="420" w:firstLineChars="0" w:firstLine="0"/>
        <w:rPr>
          <w:del w:id="2543" w:author="haha" w:date="2019-07-23T16:35:00Z"/>
        </w:rPr>
      </w:pPr>
    </w:p>
    <w:p w14:paraId="546EAF73" w14:textId="3E34102C" w:rsidR="00ED4C00" w:rsidDel="00F018F8" w:rsidRDefault="00ED4C00" w:rsidP="00ED4C00">
      <w:pPr>
        <w:pStyle w:val="a3"/>
        <w:spacing w:line="360" w:lineRule="auto"/>
        <w:ind w:left="420" w:firstLineChars="0" w:firstLine="0"/>
        <w:rPr>
          <w:del w:id="2544" w:author="haha" w:date="2019-07-23T16:35:00Z"/>
        </w:rPr>
      </w:pPr>
    </w:p>
    <w:p w14:paraId="354DA41F" w14:textId="6E5D3C0D" w:rsidR="00ED4C00" w:rsidDel="00F018F8" w:rsidRDefault="00ED4C00" w:rsidP="00ED4C00">
      <w:pPr>
        <w:pStyle w:val="a3"/>
        <w:spacing w:line="360" w:lineRule="auto"/>
        <w:ind w:left="420" w:firstLineChars="0" w:firstLine="0"/>
        <w:rPr>
          <w:del w:id="2545" w:author="haha" w:date="2019-07-23T16:35:00Z"/>
        </w:rPr>
      </w:pPr>
    </w:p>
    <w:p w14:paraId="7E9E0ED4" w14:textId="77777777" w:rsidR="00ED4C00" w:rsidRPr="00ED4C00" w:rsidRDefault="00ED4C00">
      <w:pPr>
        <w:pStyle w:val="1"/>
        <w:pPrChange w:id="2546" w:author="haha" w:date="2019-07-23T16:18:00Z">
          <w:pPr>
            <w:pStyle w:val="2"/>
          </w:pPr>
        </w:pPrChange>
      </w:pPr>
      <w:bookmarkStart w:id="2547" w:name="_Toc14795454"/>
      <w:r>
        <w:rPr>
          <w:rFonts w:hint="eastAsia"/>
        </w:rPr>
        <w:t>登录页面</w:t>
      </w:r>
      <w:bookmarkEnd w:id="2547"/>
    </w:p>
    <w:p w14:paraId="10ABC57E" w14:textId="05F0BBF1" w:rsidR="00ED4C00" w:rsidRDefault="00ED4C00" w:rsidP="00ED4C00">
      <w:del w:id="2548" w:author="haha" w:date="2019-07-23T16:19:00Z">
        <w:r w:rsidDel="00F93C30">
          <w:rPr>
            <w:noProof/>
          </w:rPr>
          <w:drawing>
            <wp:inline distT="0" distB="0" distL="0" distR="0" wp14:anchorId="50665A48" wp14:editId="270D4C29">
              <wp:extent cx="2362200" cy="27867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5923" cy="2791191"/>
                      </a:xfrm>
                      <a:prstGeom prst="rect">
                        <a:avLst/>
                      </a:prstGeom>
                    </pic:spPr>
                  </pic:pic>
                </a:graphicData>
              </a:graphic>
            </wp:inline>
          </w:drawing>
        </w:r>
      </w:del>
      <w:ins w:id="2549" w:author="haha" w:date="2019-07-23T16:19:00Z">
        <w:r w:rsidR="00F93C30" w:rsidRPr="00F93C30">
          <w:rPr>
            <w:noProof/>
          </w:rPr>
          <w:t xml:space="preserve"> </w:t>
        </w:r>
        <w:r w:rsidR="00F93C30">
          <w:rPr>
            <w:noProof/>
          </w:rPr>
          <w:drawing>
            <wp:inline distT="0" distB="0" distL="0" distR="0" wp14:anchorId="4DFED2CE" wp14:editId="5E6C60ED">
              <wp:extent cx="2466975" cy="306503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2324" cy="3071676"/>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ED4C00" w14:paraId="6DC7D2C8" w14:textId="77777777" w:rsidTr="00ED4C00">
        <w:trPr>
          <w:trHeight w:val="90"/>
        </w:trPr>
        <w:tc>
          <w:tcPr>
            <w:tcW w:w="1245" w:type="dxa"/>
            <w:gridSpan w:val="2"/>
            <w:tcBorders>
              <w:top w:val="nil"/>
              <w:left w:val="single" w:sz="4" w:space="0" w:color="auto"/>
              <w:bottom w:val="single" w:sz="4" w:space="0" w:color="auto"/>
              <w:right w:val="single" w:sz="4" w:space="0" w:color="auto"/>
            </w:tcBorders>
          </w:tcPr>
          <w:p w14:paraId="28C42A99" w14:textId="77777777" w:rsidR="00ED4C00" w:rsidRDefault="00ED4C00" w:rsidP="00ED4C00">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08A2EF6D" w14:textId="77777777" w:rsidR="00ED4C00" w:rsidRDefault="00ED4C00" w:rsidP="00ED4C00">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登录页面</w:t>
            </w:r>
          </w:p>
        </w:tc>
      </w:tr>
      <w:tr w:rsidR="00ED4C00" w14:paraId="4DBB4692" w14:textId="77777777" w:rsidTr="00ED4C00">
        <w:trPr>
          <w:trHeight w:val="408"/>
        </w:trPr>
        <w:tc>
          <w:tcPr>
            <w:tcW w:w="1245" w:type="dxa"/>
            <w:gridSpan w:val="2"/>
            <w:tcBorders>
              <w:top w:val="nil"/>
              <w:left w:val="single" w:sz="4" w:space="0" w:color="auto"/>
              <w:bottom w:val="single" w:sz="4" w:space="0" w:color="auto"/>
              <w:right w:val="single" w:sz="4" w:space="0" w:color="auto"/>
            </w:tcBorders>
          </w:tcPr>
          <w:p w14:paraId="25EE269D" w14:textId="77777777" w:rsidR="00ED4C00" w:rsidRDefault="00ED4C00" w:rsidP="00ED4C00">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C4C1480" w14:textId="77777777" w:rsidR="00ED4C00" w:rsidRDefault="00ED4C00" w:rsidP="00ED4C00">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网址</w:t>
            </w:r>
          </w:p>
        </w:tc>
      </w:tr>
      <w:tr w:rsidR="00ED4C00" w14:paraId="303A91B0" w14:textId="77777777" w:rsidTr="00ED4C00">
        <w:trPr>
          <w:trHeight w:val="423"/>
        </w:trPr>
        <w:tc>
          <w:tcPr>
            <w:tcW w:w="1245" w:type="dxa"/>
            <w:gridSpan w:val="2"/>
            <w:tcBorders>
              <w:top w:val="nil"/>
              <w:left w:val="single" w:sz="4" w:space="0" w:color="auto"/>
              <w:bottom w:val="single" w:sz="4" w:space="0" w:color="auto"/>
              <w:right w:val="single" w:sz="4" w:space="0" w:color="auto"/>
            </w:tcBorders>
          </w:tcPr>
          <w:p w14:paraId="248F213D" w14:textId="77777777" w:rsidR="00ED4C00" w:rsidRDefault="00ED4C00" w:rsidP="00ED4C00">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1FADE9B" w14:textId="77777777" w:rsidR="00ED4C00" w:rsidRDefault="00ED4C00" w:rsidP="00ED4C00">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关闭浏览器/登录成功</w:t>
            </w:r>
          </w:p>
        </w:tc>
      </w:tr>
      <w:tr w:rsidR="00ED4C00" w14:paraId="133165C1"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1F3DB50" w14:textId="77777777" w:rsidR="00ED4C00" w:rsidRDefault="00ED4C00" w:rsidP="00ED4C00">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ED4C00" w14:paraId="3D4B2B7F"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91960D9" w14:textId="77777777" w:rsidR="00ED4C00" w:rsidRDefault="00ED4C00" w:rsidP="00ED4C00">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DA54678" w14:textId="77777777" w:rsidR="00ED4C00" w:rsidRDefault="00ED4C00" w:rsidP="00ED4C00">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88D10B6" w14:textId="77777777" w:rsidR="00ED4C00" w:rsidRDefault="00ED4C00" w:rsidP="00ED4C00">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6C6C28C" w14:textId="77777777" w:rsidR="00ED4C00" w:rsidRDefault="00ED4C00" w:rsidP="00ED4C00">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2226A0C" w14:textId="77777777" w:rsidR="00ED4C00" w:rsidRDefault="00ED4C00" w:rsidP="00ED4C00">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ED4C00" w14:paraId="66E36C2C"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7D07883" w14:textId="77777777" w:rsidR="00ED4C00" w:rsidRDefault="00ED4C00" w:rsidP="00ED4C00">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3ABF71B" w14:textId="7777777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用户名</w:t>
            </w:r>
          </w:p>
        </w:tc>
        <w:tc>
          <w:tcPr>
            <w:tcW w:w="3000" w:type="dxa"/>
          </w:tcPr>
          <w:p w14:paraId="5733A584" w14:textId="7777777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默认显示“请输入用户名”格式为字母加数字或全英文组成，且必须以字母开头；长度小于1</w:t>
            </w:r>
            <w:r>
              <w:rPr>
                <w:rFonts w:ascii="微软雅黑" w:eastAsia="微软雅黑" w:hAnsi="微软雅黑" w:cs="微软雅黑"/>
                <w:color w:val="000000"/>
                <w:sz w:val="18"/>
                <w:szCs w:val="18"/>
              </w:rPr>
              <w:t>1</w:t>
            </w:r>
            <w:r>
              <w:rPr>
                <w:rFonts w:ascii="微软雅黑" w:eastAsia="微软雅黑" w:hAnsi="微软雅黑" w:cs="微软雅黑" w:hint="eastAsia"/>
                <w:color w:val="000000"/>
                <w:sz w:val="18"/>
                <w:szCs w:val="18"/>
              </w:rPr>
              <w:t>位；区分大小写；必填</w:t>
            </w:r>
          </w:p>
        </w:tc>
        <w:tc>
          <w:tcPr>
            <w:tcW w:w="3209" w:type="dxa"/>
          </w:tcPr>
          <w:p w14:paraId="7361A991" w14:textId="77777777" w:rsidR="00ED4C00" w:rsidRDefault="00ED4C00" w:rsidP="00ED4C00">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回显已输入内容</w:t>
            </w:r>
          </w:p>
        </w:tc>
        <w:tc>
          <w:tcPr>
            <w:tcW w:w="1712" w:type="dxa"/>
          </w:tcPr>
          <w:p w14:paraId="04B3201B" w14:textId="77777777" w:rsidR="00ED4C00" w:rsidRDefault="00ED4C00" w:rsidP="00ED4C00">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用户名错误提示“用户名错误，请重新输入”未填写用户名提示“请输入用户名”</w:t>
            </w:r>
          </w:p>
        </w:tc>
      </w:tr>
      <w:tr w:rsidR="00ED4C00" w14:paraId="5450C117"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B9AEF3" w14:textId="77777777" w:rsidR="00ED4C00" w:rsidRDefault="00ED4C00" w:rsidP="00ED4C00">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17796763" w14:textId="7777777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登录密码</w:t>
            </w:r>
          </w:p>
        </w:tc>
        <w:tc>
          <w:tcPr>
            <w:tcW w:w="3000" w:type="dxa"/>
          </w:tcPr>
          <w:p w14:paraId="278002E7" w14:textId="7777777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默认显示“请输入登录密码”格式</w:t>
            </w:r>
            <w:del w:id="2550" w:author="张达闻" w:date="2019-07-22T11:46:00Z">
              <w:r w:rsidDel="006F3514">
                <w:rPr>
                  <w:rFonts w:ascii="微软雅黑" w:eastAsia="微软雅黑" w:hAnsi="微软雅黑" w:cs="微软雅黑" w:hint="eastAsia"/>
                  <w:color w:val="000000"/>
                  <w:sz w:val="18"/>
                  <w:szCs w:val="18"/>
                </w:rPr>
                <w:delText>为英文、数字组成；区分大小写</w:delText>
              </w:r>
            </w:del>
            <w:ins w:id="2551" w:author="张达闻" w:date="2019-07-22T11:46:00Z">
              <w:r w:rsidR="006F3514">
                <w:rPr>
                  <w:rFonts w:ascii="微软雅黑" w:eastAsia="微软雅黑" w:hAnsi="微软雅黑" w:cs="微软雅黑" w:hint="eastAsia"/>
                  <w:color w:val="000000"/>
                  <w:sz w:val="18"/>
                  <w:szCs w:val="18"/>
                </w:rPr>
                <w:t>可以由数字、字母、符号组成</w:t>
              </w:r>
            </w:ins>
            <w:ins w:id="2552" w:author="张达闻" w:date="2019-07-22T11:47:00Z">
              <w:r w:rsidR="006F3514">
                <w:rPr>
                  <w:rFonts w:ascii="微软雅黑" w:eastAsia="微软雅黑" w:hAnsi="微软雅黑" w:cs="微软雅黑" w:hint="eastAsia"/>
                  <w:color w:val="000000"/>
                  <w:sz w:val="18"/>
                  <w:szCs w:val="18"/>
                </w:rPr>
                <w:t>，可以由任意</w:t>
              </w:r>
            </w:ins>
            <w:ins w:id="2553" w:author="张达闻" w:date="2019-07-22T11:48:00Z">
              <w:r w:rsidR="006F3514">
                <w:rPr>
                  <w:rFonts w:ascii="微软雅黑" w:eastAsia="微软雅黑" w:hAnsi="微软雅黑" w:cs="微软雅黑" w:hint="eastAsia"/>
                  <w:color w:val="000000"/>
                  <w:sz w:val="18"/>
                  <w:szCs w:val="18"/>
                </w:rPr>
                <w:t>一种、两种或三种组合而成</w:t>
              </w:r>
            </w:ins>
            <w:r>
              <w:rPr>
                <w:rFonts w:ascii="微软雅黑" w:eastAsia="微软雅黑" w:hAnsi="微软雅黑" w:cs="微软雅黑" w:hint="eastAsia"/>
                <w:color w:val="000000"/>
                <w:sz w:val="18"/>
                <w:szCs w:val="18"/>
              </w:rPr>
              <w:t>；长度不小于8不大于1</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；必填</w:t>
            </w:r>
          </w:p>
        </w:tc>
        <w:tc>
          <w:tcPr>
            <w:tcW w:w="3209" w:type="dxa"/>
          </w:tcPr>
          <w:p w14:paraId="74FC2BC3" w14:textId="77777777" w:rsidR="00ED4C00" w:rsidRDefault="00ED4C00" w:rsidP="00ED4C00">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输入内容显示为“*”</w:t>
            </w:r>
          </w:p>
        </w:tc>
        <w:tc>
          <w:tcPr>
            <w:tcW w:w="1712" w:type="dxa"/>
          </w:tcPr>
          <w:p w14:paraId="0927BB80" w14:textId="77777777" w:rsidR="00ED4C00" w:rsidRDefault="00ED4C00" w:rsidP="00ED4C00">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密码错误提示“登录密码错误，请重新输入”未填写登录密码提示“请输入登录密码”</w:t>
            </w:r>
          </w:p>
        </w:tc>
      </w:tr>
      <w:tr w:rsidR="00ED4C00" w14:paraId="6E356FEA"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90C73E9" w14:textId="77777777" w:rsidR="00ED4C00" w:rsidRDefault="00ED4C00" w:rsidP="00ED4C00">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DC78258" w14:textId="75F0FBD7" w:rsidR="00ED4C00" w:rsidRDefault="00AB6066" w:rsidP="00ED4C00">
            <w:pPr>
              <w:widowControl/>
              <w:jc w:val="left"/>
              <w:rPr>
                <w:rFonts w:ascii="微软雅黑" w:eastAsia="微软雅黑" w:hAnsi="微软雅黑" w:cs="微软雅黑"/>
                <w:color w:val="000000"/>
                <w:sz w:val="18"/>
                <w:szCs w:val="18"/>
              </w:rPr>
            </w:pPr>
            <w:ins w:id="2554" w:author="haha" w:date="2019-07-23T09:49:00Z">
              <w:r>
                <w:rPr>
                  <w:rFonts w:ascii="微软雅黑" w:eastAsia="微软雅黑" w:hAnsi="微软雅黑" w:cs="微软雅黑" w:hint="eastAsia"/>
                  <w:color w:val="000000"/>
                  <w:sz w:val="18"/>
                  <w:szCs w:val="18"/>
                </w:rPr>
                <w:t>图形</w:t>
              </w:r>
            </w:ins>
            <w:r w:rsidR="00ED4C00">
              <w:rPr>
                <w:rFonts w:ascii="微软雅黑" w:eastAsia="微软雅黑" w:hAnsi="微软雅黑" w:cs="微软雅黑" w:hint="eastAsia"/>
                <w:color w:val="000000"/>
                <w:sz w:val="18"/>
                <w:szCs w:val="18"/>
              </w:rPr>
              <w:t>验证码</w:t>
            </w:r>
          </w:p>
        </w:tc>
        <w:tc>
          <w:tcPr>
            <w:tcW w:w="3000" w:type="dxa"/>
          </w:tcPr>
          <w:p w14:paraId="59E0357F" w14:textId="38FA51A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默认显示“请输入</w:t>
            </w:r>
            <w:ins w:id="2555" w:author="haha" w:date="2019-07-23T09:49:00Z">
              <w:r w:rsidR="00AB6066">
                <w:rPr>
                  <w:rFonts w:ascii="微软雅黑" w:eastAsia="微软雅黑" w:hAnsi="微软雅黑" w:cs="微软雅黑" w:hint="eastAsia"/>
                  <w:color w:val="000000"/>
                  <w:sz w:val="18"/>
                  <w:szCs w:val="18"/>
                </w:rPr>
                <w:t>图形</w:t>
              </w:r>
            </w:ins>
            <w:r>
              <w:rPr>
                <w:rFonts w:ascii="微软雅黑" w:eastAsia="微软雅黑" w:hAnsi="微软雅黑" w:cs="微软雅黑" w:hint="eastAsia"/>
                <w:color w:val="000000"/>
                <w:sz w:val="18"/>
                <w:szCs w:val="18"/>
              </w:rPr>
              <w:t>验证码”与系统随机显示的4位验证码一致即可；区分大小写；必填</w:t>
            </w:r>
          </w:p>
        </w:tc>
        <w:tc>
          <w:tcPr>
            <w:tcW w:w="3209" w:type="dxa"/>
          </w:tcPr>
          <w:p w14:paraId="09712693" w14:textId="77777777" w:rsidR="00ED4C00" w:rsidRDefault="00ED4C00" w:rsidP="00ED4C00">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回显已输入内容</w:t>
            </w:r>
          </w:p>
        </w:tc>
        <w:tc>
          <w:tcPr>
            <w:tcW w:w="1712" w:type="dxa"/>
          </w:tcPr>
          <w:p w14:paraId="54E19C49" w14:textId="1B97ABA8" w:rsidR="00ED4C00" w:rsidRDefault="00ED4C00" w:rsidP="00ED4C00">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验证码错误提示“</w:t>
            </w:r>
            <w:ins w:id="2556" w:author="haha" w:date="2019-07-23T09:53:00Z">
              <w:r w:rsidR="00AB6066">
                <w:rPr>
                  <w:rFonts w:ascii="微软雅黑" w:eastAsia="微软雅黑" w:hAnsi="微软雅黑" w:cs="微软雅黑" w:hint="eastAsia"/>
                  <w:sz w:val="18"/>
                  <w:szCs w:val="18"/>
                </w:rPr>
                <w:t>图形</w:t>
              </w:r>
            </w:ins>
            <w:r>
              <w:rPr>
                <w:rFonts w:ascii="微软雅黑" w:eastAsia="微软雅黑" w:hAnsi="微软雅黑" w:cs="微软雅黑" w:hint="eastAsia"/>
                <w:sz w:val="18"/>
                <w:szCs w:val="18"/>
              </w:rPr>
              <w:t>验证码错误，请重新输入”未填写验证码提示“请输入</w:t>
            </w:r>
            <w:ins w:id="2557" w:author="haha" w:date="2019-07-23T09:53:00Z">
              <w:r w:rsidR="00AB6066">
                <w:rPr>
                  <w:rFonts w:ascii="微软雅黑" w:eastAsia="微软雅黑" w:hAnsi="微软雅黑" w:cs="微软雅黑" w:hint="eastAsia"/>
                  <w:sz w:val="18"/>
                  <w:szCs w:val="18"/>
                </w:rPr>
                <w:t>图形</w:t>
              </w:r>
            </w:ins>
            <w:r>
              <w:rPr>
                <w:rFonts w:ascii="微软雅黑" w:eastAsia="微软雅黑" w:hAnsi="微软雅黑" w:cs="微软雅黑" w:hint="eastAsia"/>
                <w:sz w:val="18"/>
                <w:szCs w:val="18"/>
              </w:rPr>
              <w:t>验证码”</w:t>
            </w:r>
          </w:p>
        </w:tc>
      </w:tr>
      <w:tr w:rsidR="00AB6066" w14:paraId="261B6FE4"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558" w:author="haha" w:date="2019-07-23T09:50:00Z"/>
        </w:trPr>
        <w:tc>
          <w:tcPr>
            <w:tcW w:w="802" w:type="dxa"/>
          </w:tcPr>
          <w:p w14:paraId="753A888A" w14:textId="05A045B0" w:rsidR="00AB6066" w:rsidRDefault="00AB6066" w:rsidP="00ED4C00">
            <w:pPr>
              <w:widowControl/>
              <w:jc w:val="center"/>
              <w:rPr>
                <w:ins w:id="2559" w:author="haha" w:date="2019-07-23T09:50:00Z"/>
                <w:rFonts w:ascii="微软雅黑" w:eastAsia="微软雅黑" w:hAnsi="微软雅黑" w:cs="微软雅黑"/>
                <w:sz w:val="18"/>
                <w:szCs w:val="18"/>
              </w:rPr>
            </w:pPr>
            <w:ins w:id="2560" w:author="haha" w:date="2019-07-23T09:50:00Z">
              <w:r>
                <w:rPr>
                  <w:rFonts w:ascii="微软雅黑" w:eastAsia="微软雅黑" w:hAnsi="微软雅黑" w:cs="微软雅黑" w:hint="eastAsia"/>
                  <w:sz w:val="18"/>
                  <w:szCs w:val="18"/>
                </w:rPr>
                <w:lastRenderedPageBreak/>
                <w:t>4</w:t>
              </w:r>
            </w:ins>
          </w:p>
        </w:tc>
        <w:tc>
          <w:tcPr>
            <w:tcW w:w="1309" w:type="dxa"/>
            <w:gridSpan w:val="2"/>
          </w:tcPr>
          <w:p w14:paraId="61950028" w14:textId="55EBC92A" w:rsidR="00AB6066" w:rsidRDefault="00AB6066" w:rsidP="00ED4C00">
            <w:pPr>
              <w:widowControl/>
              <w:jc w:val="left"/>
              <w:rPr>
                <w:ins w:id="2561" w:author="haha" w:date="2019-07-23T09:50:00Z"/>
                <w:rFonts w:ascii="微软雅黑" w:eastAsia="微软雅黑" w:hAnsi="微软雅黑" w:cs="微软雅黑"/>
                <w:color w:val="000000"/>
                <w:sz w:val="18"/>
                <w:szCs w:val="18"/>
              </w:rPr>
            </w:pPr>
            <w:ins w:id="2562" w:author="haha" w:date="2019-07-23T09:53:00Z">
              <w:r>
                <w:rPr>
                  <w:rFonts w:ascii="微软雅黑" w:eastAsia="微软雅黑" w:hAnsi="微软雅黑" w:cs="微软雅黑" w:hint="eastAsia"/>
                  <w:color w:val="000000"/>
                  <w:sz w:val="18"/>
                  <w:szCs w:val="18"/>
                </w:rPr>
                <w:t>短信</w:t>
              </w:r>
            </w:ins>
            <w:ins w:id="2563" w:author="haha" w:date="2019-07-23T09:50:00Z">
              <w:r>
                <w:rPr>
                  <w:rFonts w:ascii="微软雅黑" w:eastAsia="微软雅黑" w:hAnsi="微软雅黑" w:cs="微软雅黑" w:hint="eastAsia"/>
                  <w:color w:val="000000"/>
                  <w:sz w:val="18"/>
                  <w:szCs w:val="18"/>
                </w:rPr>
                <w:t>验证码</w:t>
              </w:r>
            </w:ins>
          </w:p>
        </w:tc>
        <w:tc>
          <w:tcPr>
            <w:tcW w:w="3000" w:type="dxa"/>
          </w:tcPr>
          <w:p w14:paraId="2C33D945" w14:textId="6C66EDD2" w:rsidR="00AB6066" w:rsidRDefault="00AB6066" w:rsidP="00ED4C00">
            <w:pPr>
              <w:widowControl/>
              <w:jc w:val="left"/>
              <w:rPr>
                <w:ins w:id="2564" w:author="haha" w:date="2019-07-23T09:50:00Z"/>
                <w:rFonts w:ascii="微软雅黑" w:eastAsia="微软雅黑" w:hAnsi="微软雅黑" w:cs="微软雅黑"/>
                <w:color w:val="000000"/>
                <w:sz w:val="18"/>
                <w:szCs w:val="18"/>
              </w:rPr>
            </w:pPr>
            <w:ins w:id="2565" w:author="haha" w:date="2019-07-23T09:50:00Z">
              <w:r>
                <w:rPr>
                  <w:rFonts w:ascii="微软雅黑" w:eastAsia="微软雅黑" w:hAnsi="微软雅黑" w:cs="微软雅黑" w:hint="eastAsia"/>
                  <w:color w:val="000000"/>
                  <w:sz w:val="18"/>
                  <w:szCs w:val="18"/>
                </w:rPr>
                <w:t>默认显示“请输入短信验证码”与短信发送的验证码</w:t>
              </w:r>
            </w:ins>
            <w:ins w:id="2566" w:author="haha" w:date="2019-07-23T09:51:00Z">
              <w:r>
                <w:rPr>
                  <w:rFonts w:ascii="微软雅黑" w:eastAsia="微软雅黑" w:hAnsi="微软雅黑" w:cs="微软雅黑" w:hint="eastAsia"/>
                  <w:color w:val="000000"/>
                  <w:sz w:val="18"/>
                  <w:szCs w:val="18"/>
                </w:rPr>
                <w:t>一致即可，验证码为4位数字随机组成；必填</w:t>
              </w:r>
            </w:ins>
          </w:p>
        </w:tc>
        <w:tc>
          <w:tcPr>
            <w:tcW w:w="3209" w:type="dxa"/>
          </w:tcPr>
          <w:p w14:paraId="5C2304A1" w14:textId="65C1CCA0" w:rsidR="00AB6066" w:rsidRDefault="00AB6066" w:rsidP="00ED4C00">
            <w:pPr>
              <w:pStyle w:val="Axure"/>
              <w:rPr>
                <w:ins w:id="2567" w:author="haha" w:date="2019-07-23T09:50:00Z"/>
                <w:rFonts w:ascii="微软雅黑" w:eastAsia="微软雅黑" w:hAnsi="微软雅黑" w:cs="微软雅黑"/>
                <w:sz w:val="18"/>
                <w:szCs w:val="18"/>
              </w:rPr>
            </w:pPr>
          </w:p>
        </w:tc>
        <w:tc>
          <w:tcPr>
            <w:tcW w:w="1712" w:type="dxa"/>
          </w:tcPr>
          <w:p w14:paraId="46758927" w14:textId="5731E948" w:rsidR="00AB6066" w:rsidRDefault="00AB6066" w:rsidP="00ED4C00">
            <w:pPr>
              <w:widowControl/>
              <w:jc w:val="left"/>
              <w:rPr>
                <w:ins w:id="2568" w:author="haha" w:date="2019-07-23T09:50:00Z"/>
                <w:rFonts w:ascii="微软雅黑" w:eastAsia="微软雅黑" w:hAnsi="微软雅黑" w:cs="微软雅黑"/>
                <w:sz w:val="18"/>
                <w:szCs w:val="18"/>
              </w:rPr>
            </w:pPr>
            <w:ins w:id="2569" w:author="haha" w:date="2019-07-23T09:52:00Z">
              <w:r>
                <w:rPr>
                  <w:rFonts w:ascii="微软雅黑" w:eastAsia="微软雅黑" w:hAnsi="微软雅黑" w:cs="微软雅黑" w:hint="eastAsia"/>
                  <w:sz w:val="18"/>
                  <w:szCs w:val="18"/>
                </w:rPr>
                <w:t>若验证码错误提示“短信验证码错误，请重新输入”如</w:t>
              </w:r>
            </w:ins>
            <w:ins w:id="2570" w:author="haha" w:date="2019-07-23T09:53:00Z">
              <w:r>
                <w:rPr>
                  <w:rFonts w:ascii="微软雅黑" w:eastAsia="微软雅黑" w:hAnsi="微软雅黑" w:cs="微软雅黑" w:hint="eastAsia"/>
                  <w:sz w:val="18"/>
                  <w:szCs w:val="18"/>
                </w:rPr>
                <w:t>未填写验证码提示“请输入短信验证码”</w:t>
              </w:r>
            </w:ins>
          </w:p>
        </w:tc>
      </w:tr>
      <w:tr w:rsidR="00AB6066" w14:paraId="7D35F232"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571" w:author="haha" w:date="2019-07-23T09:51:00Z"/>
        </w:trPr>
        <w:tc>
          <w:tcPr>
            <w:tcW w:w="802" w:type="dxa"/>
          </w:tcPr>
          <w:p w14:paraId="37D168FF" w14:textId="19996572" w:rsidR="00AB6066" w:rsidRDefault="00AB6066" w:rsidP="00ED4C00">
            <w:pPr>
              <w:widowControl/>
              <w:jc w:val="center"/>
              <w:rPr>
                <w:ins w:id="2572" w:author="haha" w:date="2019-07-23T09:51:00Z"/>
                <w:rFonts w:ascii="微软雅黑" w:eastAsia="微软雅黑" w:hAnsi="微软雅黑" w:cs="微软雅黑"/>
                <w:sz w:val="18"/>
                <w:szCs w:val="18"/>
              </w:rPr>
            </w:pPr>
            <w:ins w:id="2573" w:author="haha" w:date="2019-07-23T09:51:00Z">
              <w:r>
                <w:rPr>
                  <w:rFonts w:ascii="微软雅黑" w:eastAsia="微软雅黑" w:hAnsi="微软雅黑" w:cs="微软雅黑" w:hint="eastAsia"/>
                  <w:sz w:val="18"/>
                  <w:szCs w:val="18"/>
                </w:rPr>
                <w:t>5</w:t>
              </w:r>
            </w:ins>
          </w:p>
        </w:tc>
        <w:tc>
          <w:tcPr>
            <w:tcW w:w="1309" w:type="dxa"/>
            <w:gridSpan w:val="2"/>
          </w:tcPr>
          <w:p w14:paraId="77B5BDA6" w14:textId="18BCC2F2" w:rsidR="00AB6066" w:rsidRDefault="00AB6066" w:rsidP="00ED4C00">
            <w:pPr>
              <w:widowControl/>
              <w:jc w:val="left"/>
              <w:rPr>
                <w:ins w:id="2574" w:author="haha" w:date="2019-07-23T09:51:00Z"/>
                <w:rFonts w:ascii="微软雅黑" w:eastAsia="微软雅黑" w:hAnsi="微软雅黑" w:cs="微软雅黑"/>
                <w:color w:val="000000"/>
                <w:sz w:val="18"/>
                <w:szCs w:val="18"/>
              </w:rPr>
            </w:pPr>
            <w:ins w:id="2575" w:author="haha" w:date="2019-07-23T09:51:00Z">
              <w:r>
                <w:rPr>
                  <w:rFonts w:ascii="微软雅黑" w:eastAsia="微软雅黑" w:hAnsi="微软雅黑" w:cs="微软雅黑" w:hint="eastAsia"/>
                  <w:color w:val="000000"/>
                  <w:sz w:val="18"/>
                  <w:szCs w:val="18"/>
                </w:rPr>
                <w:t>获取验证码</w:t>
              </w:r>
            </w:ins>
          </w:p>
        </w:tc>
        <w:tc>
          <w:tcPr>
            <w:tcW w:w="3000" w:type="dxa"/>
          </w:tcPr>
          <w:p w14:paraId="1239804B" w14:textId="5948F2B7" w:rsidR="00AB6066" w:rsidRDefault="00AB6066" w:rsidP="00ED4C00">
            <w:pPr>
              <w:widowControl/>
              <w:jc w:val="left"/>
              <w:rPr>
                <w:ins w:id="2576" w:author="haha" w:date="2019-07-23T09:51:00Z"/>
                <w:rFonts w:ascii="微软雅黑" w:eastAsia="微软雅黑" w:hAnsi="微软雅黑" w:cs="微软雅黑"/>
                <w:color w:val="000000"/>
                <w:sz w:val="18"/>
                <w:szCs w:val="18"/>
              </w:rPr>
            </w:pPr>
            <w:ins w:id="2577" w:author="haha" w:date="2019-07-23T09:51:00Z">
              <w:r>
                <w:rPr>
                  <w:rFonts w:ascii="微软雅黑" w:eastAsia="微软雅黑" w:hAnsi="微软雅黑" w:cs="微软雅黑" w:hint="eastAsia"/>
                  <w:color w:val="000000"/>
                  <w:sz w:val="18"/>
                  <w:szCs w:val="18"/>
                </w:rPr>
                <w:t>默认为获取验证码，点击获取为1</w:t>
              </w:r>
              <w:r>
                <w:rPr>
                  <w:rFonts w:ascii="微软雅黑" w:eastAsia="微软雅黑" w:hAnsi="微软雅黑" w:cs="微软雅黑"/>
                  <w:color w:val="000000"/>
                  <w:sz w:val="18"/>
                  <w:szCs w:val="18"/>
                </w:rPr>
                <w:t>20s</w:t>
              </w:r>
              <w:r>
                <w:rPr>
                  <w:rFonts w:ascii="微软雅黑" w:eastAsia="微软雅黑" w:hAnsi="微软雅黑" w:cs="微软雅黑" w:hint="eastAsia"/>
                  <w:color w:val="000000"/>
                  <w:sz w:val="18"/>
                  <w:szCs w:val="18"/>
                </w:rPr>
                <w:t>倒计时，倒计时结束后</w:t>
              </w:r>
            </w:ins>
            <w:ins w:id="2578" w:author="haha" w:date="2019-07-23T09:52:00Z">
              <w:r>
                <w:rPr>
                  <w:rFonts w:ascii="微软雅黑" w:eastAsia="微软雅黑" w:hAnsi="微软雅黑" w:cs="微软雅黑" w:hint="eastAsia"/>
                  <w:color w:val="000000"/>
                  <w:sz w:val="18"/>
                  <w:szCs w:val="18"/>
                </w:rPr>
                <w:t>在为获取验证码 交互反复操作</w:t>
              </w:r>
            </w:ins>
          </w:p>
        </w:tc>
        <w:tc>
          <w:tcPr>
            <w:tcW w:w="3209" w:type="dxa"/>
          </w:tcPr>
          <w:p w14:paraId="42FB81CE" w14:textId="67167A16" w:rsidR="00AB6066" w:rsidRDefault="00AB6066" w:rsidP="00ED4C00">
            <w:pPr>
              <w:pStyle w:val="Axure"/>
              <w:rPr>
                <w:ins w:id="2579" w:author="haha" w:date="2019-07-23T09:51:00Z"/>
                <w:rFonts w:ascii="微软雅黑" w:eastAsia="微软雅黑" w:hAnsi="微软雅黑" w:cs="微软雅黑"/>
                <w:sz w:val="18"/>
                <w:szCs w:val="18"/>
              </w:rPr>
            </w:pPr>
            <w:ins w:id="2580" w:author="haha" w:date="2019-07-23T09:52:00Z">
              <w:r>
                <w:rPr>
                  <w:rFonts w:ascii="微软雅黑" w:eastAsia="微软雅黑" w:hAnsi="微软雅黑" w:cs="微软雅黑" w:hint="eastAsia"/>
                  <w:color w:val="000000"/>
                  <w:sz w:val="18"/>
                  <w:szCs w:val="18"/>
                </w:rPr>
                <w:t>默认为获取验证码，点击获取为1</w:t>
              </w:r>
              <w:r>
                <w:rPr>
                  <w:rFonts w:ascii="微软雅黑" w:eastAsia="微软雅黑" w:hAnsi="微软雅黑" w:cs="微软雅黑"/>
                  <w:color w:val="000000"/>
                  <w:sz w:val="18"/>
                  <w:szCs w:val="18"/>
                </w:rPr>
                <w:t>20s</w:t>
              </w:r>
              <w:r>
                <w:rPr>
                  <w:rFonts w:ascii="微软雅黑" w:eastAsia="微软雅黑" w:hAnsi="微软雅黑" w:cs="微软雅黑" w:hint="eastAsia"/>
                  <w:color w:val="000000"/>
                  <w:sz w:val="18"/>
                  <w:szCs w:val="18"/>
                </w:rPr>
                <w:t>倒计时，倒计时结束后在为获取验证码 交互反复操作</w:t>
              </w:r>
            </w:ins>
          </w:p>
        </w:tc>
        <w:tc>
          <w:tcPr>
            <w:tcW w:w="1712" w:type="dxa"/>
          </w:tcPr>
          <w:p w14:paraId="45AF9D64" w14:textId="0D576340" w:rsidR="00AB6066" w:rsidRDefault="00AB6066" w:rsidP="00ED4C00">
            <w:pPr>
              <w:widowControl/>
              <w:jc w:val="left"/>
              <w:rPr>
                <w:ins w:id="2581" w:author="haha" w:date="2019-07-23T09:51:00Z"/>
                <w:rFonts w:ascii="微软雅黑" w:eastAsia="微软雅黑" w:hAnsi="微软雅黑" w:cs="微软雅黑"/>
                <w:sz w:val="18"/>
                <w:szCs w:val="18"/>
              </w:rPr>
            </w:pPr>
            <w:ins w:id="2582" w:author="haha" w:date="2019-07-23T09:53:00Z">
              <w:r>
                <w:rPr>
                  <w:rFonts w:ascii="微软雅黑" w:eastAsia="微软雅黑" w:hAnsi="微软雅黑" w:cs="微软雅黑" w:hint="eastAsia"/>
                  <w:sz w:val="18"/>
                  <w:szCs w:val="18"/>
                </w:rPr>
                <w:t>点击</w:t>
              </w:r>
            </w:ins>
            <w:ins w:id="2583" w:author="haha" w:date="2019-07-23T09:54:00Z">
              <w:r>
                <w:rPr>
                  <w:rFonts w:ascii="微软雅黑" w:eastAsia="微软雅黑" w:hAnsi="微软雅黑" w:cs="微软雅黑" w:hint="eastAsia"/>
                  <w:sz w:val="18"/>
                  <w:szCs w:val="18"/>
                </w:rPr>
                <w:t>获取验证码开始发送短信</w:t>
              </w:r>
            </w:ins>
          </w:p>
        </w:tc>
      </w:tr>
      <w:tr w:rsidR="00ED4C00" w14:paraId="5409C9F2" w14:textId="77777777" w:rsidTr="00ED4C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3134438" w14:textId="72E3C146" w:rsidR="00ED4C00" w:rsidRDefault="00ED4C00" w:rsidP="00ED4C00">
            <w:pPr>
              <w:widowControl/>
              <w:jc w:val="center"/>
              <w:rPr>
                <w:rFonts w:ascii="微软雅黑" w:eastAsia="微软雅黑" w:hAnsi="微软雅黑" w:cs="微软雅黑"/>
                <w:sz w:val="18"/>
                <w:szCs w:val="18"/>
              </w:rPr>
            </w:pPr>
            <w:del w:id="2584" w:author="haha" w:date="2019-07-23T09:54:00Z">
              <w:r w:rsidDel="00AB6066">
                <w:rPr>
                  <w:rFonts w:ascii="微软雅黑" w:eastAsia="微软雅黑" w:hAnsi="微软雅黑" w:cs="微软雅黑" w:hint="eastAsia"/>
                  <w:sz w:val="18"/>
                  <w:szCs w:val="18"/>
                </w:rPr>
                <w:delText>4</w:delText>
              </w:r>
            </w:del>
            <w:ins w:id="2585" w:author="haha" w:date="2019-07-23T09:54:00Z">
              <w:r w:rsidR="00AB6066">
                <w:rPr>
                  <w:rFonts w:ascii="微软雅黑" w:eastAsia="微软雅黑" w:hAnsi="微软雅黑" w:cs="微软雅黑"/>
                  <w:sz w:val="18"/>
                  <w:szCs w:val="18"/>
                </w:rPr>
                <w:t>6</w:t>
              </w:r>
            </w:ins>
          </w:p>
        </w:tc>
        <w:tc>
          <w:tcPr>
            <w:tcW w:w="1309" w:type="dxa"/>
            <w:gridSpan w:val="2"/>
          </w:tcPr>
          <w:p w14:paraId="652CD482" w14:textId="7777777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登录按钮</w:t>
            </w:r>
          </w:p>
        </w:tc>
        <w:tc>
          <w:tcPr>
            <w:tcW w:w="3000" w:type="dxa"/>
          </w:tcPr>
          <w:p w14:paraId="03E179F7" w14:textId="77777777" w:rsidR="00ED4C00" w:rsidRDefault="00ED4C00" w:rsidP="00ED4C00">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可点击，点击后校验上面信息是否正确，正确根据用户数据进行页面及功能显示，不正确需要提示用户</w:t>
            </w:r>
          </w:p>
        </w:tc>
        <w:tc>
          <w:tcPr>
            <w:tcW w:w="3209" w:type="dxa"/>
          </w:tcPr>
          <w:p w14:paraId="7C109A12" w14:textId="77777777" w:rsidR="00ED4C00" w:rsidRDefault="00ED4C00" w:rsidP="00ED4C00">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正确后根据用户信息展示系统内的数据、页面及功能</w:t>
            </w:r>
            <w:r w:rsidR="004C4CEE">
              <w:rPr>
                <w:rFonts w:ascii="微软雅黑" w:eastAsia="微软雅黑" w:hAnsi="微软雅黑" w:cs="微软雅黑" w:hint="eastAsia"/>
                <w:sz w:val="18"/>
                <w:szCs w:val="18"/>
              </w:rPr>
              <w:t>，登录成功显示当前用户系统内的第一个页面即可</w:t>
            </w:r>
          </w:p>
        </w:tc>
        <w:tc>
          <w:tcPr>
            <w:tcW w:w="1712" w:type="dxa"/>
          </w:tcPr>
          <w:p w14:paraId="23F39E3A" w14:textId="77777777" w:rsidR="00ED4C00" w:rsidRDefault="00ED4C00" w:rsidP="00ED4C00">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若用户登录成功</w:t>
            </w:r>
            <w:r w:rsidR="004C4CEE">
              <w:rPr>
                <w:rFonts w:ascii="微软雅黑" w:eastAsia="微软雅黑" w:hAnsi="微软雅黑" w:cs="微软雅黑" w:hint="eastAsia"/>
                <w:sz w:val="18"/>
                <w:szCs w:val="18"/>
              </w:rPr>
              <w:t>显示当前用户系统内的第一个页面即可；</w:t>
            </w:r>
            <w:r>
              <w:rPr>
                <w:rFonts w:ascii="微软雅黑" w:eastAsia="微软雅黑" w:hAnsi="微软雅黑" w:cs="微软雅黑" w:hint="eastAsia"/>
                <w:sz w:val="18"/>
                <w:szCs w:val="18"/>
              </w:rPr>
              <w:t>不同用户显示的内部数据不一致</w:t>
            </w:r>
            <w:r w:rsidR="004C4CEE">
              <w:rPr>
                <w:rFonts w:ascii="微软雅黑" w:eastAsia="微软雅黑" w:hAnsi="微软雅黑" w:cs="微软雅黑" w:hint="eastAsia"/>
                <w:sz w:val="18"/>
                <w:szCs w:val="18"/>
              </w:rPr>
              <w:t>；</w:t>
            </w:r>
            <w:r>
              <w:rPr>
                <w:rFonts w:ascii="微软雅黑" w:eastAsia="微软雅黑" w:hAnsi="微软雅黑" w:cs="微软雅黑" w:hint="eastAsia"/>
                <w:sz w:val="18"/>
                <w:szCs w:val="18"/>
              </w:rPr>
              <w:t>不同角色页面及功能应该不一致</w:t>
            </w:r>
            <w:r w:rsidR="004C4CEE">
              <w:rPr>
                <w:rFonts w:ascii="微软雅黑" w:eastAsia="微软雅黑" w:hAnsi="微软雅黑" w:cs="微软雅黑" w:hint="eastAsia"/>
                <w:sz w:val="18"/>
                <w:szCs w:val="18"/>
              </w:rPr>
              <w:t>；</w:t>
            </w:r>
            <w:r>
              <w:rPr>
                <w:rFonts w:ascii="微软雅黑" w:eastAsia="微软雅黑" w:hAnsi="微软雅黑" w:cs="微软雅黑" w:hint="eastAsia"/>
                <w:sz w:val="18"/>
                <w:szCs w:val="18"/>
              </w:rPr>
              <w:t>若用户未登录成功需要在此步提示用户引导用户登录</w:t>
            </w:r>
            <w:ins w:id="2586" w:author="张达闻" w:date="2019-07-22T11:49:00Z">
              <w:r w:rsidR="006F3514" w:rsidRPr="00AB6066">
                <w:rPr>
                  <w:rFonts w:ascii="微软雅黑" w:eastAsia="微软雅黑" w:hAnsi="微软雅黑" w:cs="微软雅黑" w:hint="eastAsia"/>
                  <w:color w:val="000000" w:themeColor="text1"/>
                  <w:sz w:val="18"/>
                  <w:szCs w:val="18"/>
                  <w:rPrChange w:id="2587" w:author="haha" w:date="2019-07-23T09:54:00Z">
                    <w:rPr>
                      <w:rFonts w:ascii="微软雅黑" w:eastAsia="微软雅黑" w:hAnsi="微软雅黑" w:cs="微软雅黑" w:hint="eastAsia"/>
                      <w:sz w:val="18"/>
                      <w:szCs w:val="18"/>
                    </w:rPr>
                  </w:rPrChange>
                </w:rPr>
                <w:t>，若验证不成功，提示正确的优先级为：用户名、密码、短信验证码</w:t>
              </w:r>
            </w:ins>
          </w:p>
        </w:tc>
      </w:tr>
    </w:tbl>
    <w:p w14:paraId="66E52909" w14:textId="77777777" w:rsidR="00F018F8" w:rsidRDefault="00F018F8">
      <w:pPr>
        <w:rPr>
          <w:ins w:id="2588" w:author="haha" w:date="2019-07-23T16:35:00Z"/>
        </w:rPr>
        <w:pPrChange w:id="2589" w:author="haha" w:date="2019-07-23T16:35:00Z">
          <w:pPr>
            <w:pStyle w:val="1"/>
          </w:pPr>
        </w:pPrChange>
      </w:pPr>
    </w:p>
    <w:p w14:paraId="1BB89371" w14:textId="77777777" w:rsidR="00F018F8" w:rsidRDefault="00F018F8">
      <w:pPr>
        <w:rPr>
          <w:ins w:id="2590" w:author="haha" w:date="2019-07-23T16:35:00Z"/>
        </w:rPr>
        <w:pPrChange w:id="2591" w:author="haha" w:date="2019-07-23T16:35:00Z">
          <w:pPr>
            <w:pStyle w:val="1"/>
          </w:pPr>
        </w:pPrChange>
      </w:pPr>
    </w:p>
    <w:p w14:paraId="57333A8D" w14:textId="49AF1368" w:rsidR="00F018F8" w:rsidRDefault="00F018F8" w:rsidP="00F018F8">
      <w:pPr>
        <w:rPr>
          <w:ins w:id="2592" w:author="haha" w:date="2019-07-23T16:35:00Z"/>
        </w:rPr>
      </w:pPr>
    </w:p>
    <w:p w14:paraId="5C88580B" w14:textId="75A680F9" w:rsidR="00F018F8" w:rsidRDefault="00F018F8" w:rsidP="00F018F8">
      <w:pPr>
        <w:rPr>
          <w:ins w:id="2593" w:author="haha" w:date="2019-07-23T16:35:00Z"/>
        </w:rPr>
      </w:pPr>
    </w:p>
    <w:p w14:paraId="0FAECEA4" w14:textId="403A188F" w:rsidR="00F018F8" w:rsidRDefault="00F018F8" w:rsidP="00F018F8">
      <w:pPr>
        <w:rPr>
          <w:ins w:id="2594" w:author="haha" w:date="2019-07-23T16:35:00Z"/>
        </w:rPr>
      </w:pPr>
    </w:p>
    <w:p w14:paraId="0FCCFB85" w14:textId="45D9E16D" w:rsidR="00F018F8" w:rsidRDefault="00F018F8" w:rsidP="00F018F8">
      <w:pPr>
        <w:rPr>
          <w:ins w:id="2595" w:author="haha" w:date="2019-07-23T16:35:00Z"/>
        </w:rPr>
      </w:pPr>
    </w:p>
    <w:p w14:paraId="52A9F0B5" w14:textId="5C842EFD" w:rsidR="00F018F8" w:rsidRDefault="00F018F8" w:rsidP="00F018F8">
      <w:pPr>
        <w:rPr>
          <w:ins w:id="2596" w:author="haha" w:date="2019-07-23T16:35:00Z"/>
        </w:rPr>
      </w:pPr>
    </w:p>
    <w:p w14:paraId="560B7494" w14:textId="10843559" w:rsidR="00F018F8" w:rsidRDefault="00F018F8" w:rsidP="00F018F8">
      <w:pPr>
        <w:rPr>
          <w:ins w:id="2597" w:author="haha" w:date="2019-07-23T16:35:00Z"/>
        </w:rPr>
      </w:pPr>
    </w:p>
    <w:p w14:paraId="3AFF5A2B" w14:textId="7132FE5B" w:rsidR="00F018F8" w:rsidRDefault="00F018F8" w:rsidP="00F018F8">
      <w:pPr>
        <w:rPr>
          <w:ins w:id="2598" w:author="haha" w:date="2019-07-23T16:35:00Z"/>
        </w:rPr>
      </w:pPr>
    </w:p>
    <w:p w14:paraId="4C54E7FD" w14:textId="77777777" w:rsidR="00F018F8" w:rsidRDefault="00F018F8">
      <w:pPr>
        <w:rPr>
          <w:ins w:id="2599" w:author="haha" w:date="2019-07-23T16:35:00Z"/>
        </w:rPr>
        <w:pPrChange w:id="2600" w:author="haha" w:date="2019-07-23T16:35:00Z">
          <w:pPr>
            <w:pStyle w:val="1"/>
          </w:pPr>
        </w:pPrChange>
      </w:pPr>
    </w:p>
    <w:p w14:paraId="16952F92" w14:textId="5D5CBC42" w:rsidR="008919C5" w:rsidRDefault="00F93C30" w:rsidP="00F93C30">
      <w:pPr>
        <w:pStyle w:val="1"/>
        <w:rPr>
          <w:ins w:id="2601" w:author="haha" w:date="2019-07-23T16:19:00Z"/>
        </w:rPr>
      </w:pPr>
      <w:bookmarkStart w:id="2602" w:name="_Toc14795455"/>
      <w:ins w:id="2603" w:author="haha" w:date="2019-07-23T16:19:00Z">
        <w:r>
          <w:rPr>
            <w:rFonts w:hint="eastAsia"/>
          </w:rPr>
          <w:lastRenderedPageBreak/>
          <w:t>1</w:t>
        </w:r>
      </w:ins>
      <w:r w:rsidR="00FB0358">
        <w:rPr>
          <w:rFonts w:hint="eastAsia"/>
        </w:rPr>
        <w:t>数据平台</w:t>
      </w:r>
      <w:bookmarkEnd w:id="2602"/>
    </w:p>
    <w:p w14:paraId="7D7A5ED7" w14:textId="57848E09" w:rsidR="00F93C30" w:rsidRPr="00F93C30" w:rsidRDefault="00F93C30">
      <w:pPr>
        <w:pStyle w:val="2"/>
        <w:rPr>
          <w:ins w:id="2604" w:author="haha" w:date="2019-07-23T16:19:00Z"/>
          <w:rPrChange w:id="2605" w:author="haha" w:date="2019-07-23T16:19:00Z">
            <w:rPr>
              <w:ins w:id="2606" w:author="haha" w:date="2019-07-23T16:19:00Z"/>
            </w:rPr>
          </w:rPrChange>
        </w:rPr>
        <w:pPrChange w:id="2607" w:author="haha" w:date="2019-07-23T16:19:00Z">
          <w:pPr>
            <w:pStyle w:val="1"/>
          </w:pPr>
        </w:pPrChange>
      </w:pPr>
      <w:bookmarkStart w:id="2608" w:name="_Toc14795456"/>
      <w:ins w:id="2609" w:author="haha" w:date="2019-07-23T16:20:00Z">
        <w:r>
          <w:rPr>
            <w:rFonts w:hint="eastAsia"/>
          </w:rPr>
          <w:t>1</w:t>
        </w:r>
        <w:r>
          <w:t>.1</w:t>
        </w:r>
      </w:ins>
      <w:ins w:id="2610" w:author="haha" w:date="2019-07-23T16:19:00Z">
        <w:r>
          <w:rPr>
            <w:rFonts w:hint="eastAsia"/>
          </w:rPr>
          <w:t>机构管理</w:t>
        </w:r>
        <w:bookmarkEnd w:id="2608"/>
      </w:ins>
    </w:p>
    <w:p w14:paraId="71092087" w14:textId="498C893B" w:rsidR="00F93C30" w:rsidRPr="00F93C30" w:rsidDel="00F93C30" w:rsidRDefault="00F93C30">
      <w:pPr>
        <w:rPr>
          <w:del w:id="2611" w:author="haha" w:date="2019-07-23T16:19:00Z"/>
          <w:rPrChange w:id="2612" w:author="haha" w:date="2019-07-23T16:19:00Z">
            <w:rPr>
              <w:del w:id="2613" w:author="haha" w:date="2019-07-23T16:19:00Z"/>
            </w:rPr>
          </w:rPrChange>
        </w:rPr>
        <w:pPrChange w:id="2614" w:author="haha" w:date="2019-07-23T16:19:00Z">
          <w:pPr>
            <w:pStyle w:val="2"/>
          </w:pPr>
        </w:pPrChange>
      </w:pPr>
    </w:p>
    <w:p w14:paraId="744EA1AB" w14:textId="77777777" w:rsidR="00FB0358" w:rsidRDefault="00FB0358" w:rsidP="00FB0358">
      <w:r>
        <w:rPr>
          <w:noProof/>
        </w:rPr>
        <w:drawing>
          <wp:inline distT="0" distB="0" distL="0" distR="0" wp14:anchorId="4AD2BFE5" wp14:editId="12188EB6">
            <wp:extent cx="5270500" cy="123444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23444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4C4CEE" w14:paraId="4F21315D" w14:textId="77777777" w:rsidTr="004A2914">
        <w:trPr>
          <w:trHeight w:val="90"/>
        </w:trPr>
        <w:tc>
          <w:tcPr>
            <w:tcW w:w="1245" w:type="dxa"/>
            <w:gridSpan w:val="2"/>
            <w:tcBorders>
              <w:top w:val="nil"/>
              <w:left w:val="single" w:sz="4" w:space="0" w:color="auto"/>
              <w:bottom w:val="single" w:sz="4" w:space="0" w:color="auto"/>
              <w:right w:val="single" w:sz="4" w:space="0" w:color="auto"/>
            </w:tcBorders>
          </w:tcPr>
          <w:p w14:paraId="079D0EB7" w14:textId="77777777" w:rsidR="004C4CEE" w:rsidRDefault="004C4CEE" w:rsidP="004A29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F4A440B" w14:textId="77777777" w:rsidR="004C4CEE" w:rsidRDefault="004C4CEE" w:rsidP="004A29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数据平台</w:t>
            </w:r>
          </w:p>
        </w:tc>
      </w:tr>
      <w:tr w:rsidR="004C4CEE" w14:paraId="26DE1817" w14:textId="77777777" w:rsidTr="004A2914">
        <w:trPr>
          <w:trHeight w:val="408"/>
        </w:trPr>
        <w:tc>
          <w:tcPr>
            <w:tcW w:w="1245" w:type="dxa"/>
            <w:gridSpan w:val="2"/>
            <w:tcBorders>
              <w:top w:val="nil"/>
              <w:left w:val="single" w:sz="4" w:space="0" w:color="auto"/>
              <w:bottom w:val="single" w:sz="4" w:space="0" w:color="auto"/>
              <w:right w:val="single" w:sz="4" w:space="0" w:color="auto"/>
            </w:tcBorders>
          </w:tcPr>
          <w:p w14:paraId="476F8EAF" w14:textId="77777777" w:rsidR="004C4CEE" w:rsidRDefault="004C4CEE"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DC19782" w14:textId="77777777" w:rsidR="004C4CEE" w:rsidRDefault="004C4CEE"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机构管理/机构管理下的C</w:t>
            </w:r>
            <w:r>
              <w:rPr>
                <w:rFonts w:ascii="微软雅黑" w:eastAsia="微软雅黑" w:hAnsi="微软雅黑" w:cs="宋体"/>
                <w:kern w:val="0"/>
                <w:sz w:val="18"/>
                <w:szCs w:val="18"/>
              </w:rPr>
              <w:t>PA</w:t>
            </w:r>
          </w:p>
        </w:tc>
      </w:tr>
      <w:tr w:rsidR="004C4CEE" w14:paraId="78B0330B" w14:textId="77777777" w:rsidTr="004A2914">
        <w:trPr>
          <w:trHeight w:val="423"/>
        </w:trPr>
        <w:tc>
          <w:tcPr>
            <w:tcW w:w="1245" w:type="dxa"/>
            <w:gridSpan w:val="2"/>
            <w:tcBorders>
              <w:top w:val="nil"/>
              <w:left w:val="single" w:sz="4" w:space="0" w:color="auto"/>
              <w:bottom w:val="single" w:sz="4" w:space="0" w:color="auto"/>
              <w:right w:val="single" w:sz="4" w:space="0" w:color="auto"/>
            </w:tcBorders>
          </w:tcPr>
          <w:p w14:paraId="314EF73C" w14:textId="77777777" w:rsidR="004C4CEE" w:rsidRDefault="004C4CEE"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D6F7A36" w14:textId="77777777" w:rsidR="004C4CEE" w:rsidRDefault="004C4CEE"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w:t>
            </w:r>
          </w:p>
        </w:tc>
      </w:tr>
      <w:tr w:rsidR="004C4CEE" w14:paraId="01154EC3"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AA32D80" w14:textId="77777777" w:rsidR="004C4CEE" w:rsidRDefault="004C4CEE"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4C4CEE" w14:paraId="417E5F82"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97B385A" w14:textId="77777777" w:rsidR="004C4CEE" w:rsidRDefault="004C4CEE"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72DA04C" w14:textId="77777777" w:rsidR="004C4CEE" w:rsidRDefault="004C4CEE"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C6B7384" w14:textId="77777777" w:rsidR="004C4CEE" w:rsidRDefault="004C4CEE"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13B6067" w14:textId="77777777" w:rsidR="004C4CEE" w:rsidRDefault="004C4CEE"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DEE13E7" w14:textId="77777777" w:rsidR="004C4CEE" w:rsidRDefault="004C4CEE"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4C4CEE" w14:paraId="5FC16ABC"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822C8DB" w14:textId="77777777" w:rsidR="004C4CEE" w:rsidRDefault="004C4CEE" w:rsidP="004A29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9805019"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关键字搜索</w:t>
            </w:r>
          </w:p>
        </w:tc>
        <w:tc>
          <w:tcPr>
            <w:tcW w:w="3000" w:type="dxa"/>
          </w:tcPr>
          <w:p w14:paraId="2A8DC76B"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默认显示“机构名称”查询机构名称，右模糊</w:t>
            </w:r>
          </w:p>
        </w:tc>
        <w:tc>
          <w:tcPr>
            <w:tcW w:w="3209" w:type="dxa"/>
          </w:tcPr>
          <w:p w14:paraId="1C2822C6" w14:textId="77777777" w:rsidR="004C4CEE" w:rsidRDefault="004C4CEE" w:rsidP="004A29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回显已输入内容</w:t>
            </w:r>
          </w:p>
        </w:tc>
        <w:tc>
          <w:tcPr>
            <w:tcW w:w="1712" w:type="dxa"/>
          </w:tcPr>
          <w:p w14:paraId="4ACAC3AC" w14:textId="77777777" w:rsidR="004C4CEE" w:rsidRDefault="004C4CEE" w:rsidP="004A2914">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4C4CEE" w14:paraId="132EE547"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A28928E" w14:textId="77777777" w:rsidR="004C4CEE" w:rsidRDefault="004C4CEE"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218B066A"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6D81C627"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可点击，点击后执行筛选操作</w:t>
            </w:r>
          </w:p>
        </w:tc>
        <w:tc>
          <w:tcPr>
            <w:tcW w:w="3209" w:type="dxa"/>
          </w:tcPr>
          <w:p w14:paraId="269BC878" w14:textId="77777777" w:rsidR="004C4CEE" w:rsidRDefault="004C4CEE" w:rsidP="004A29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根据筛选显示表格数据</w:t>
            </w:r>
          </w:p>
        </w:tc>
        <w:tc>
          <w:tcPr>
            <w:tcW w:w="1712" w:type="dxa"/>
          </w:tcPr>
          <w:p w14:paraId="416678A3" w14:textId="77777777" w:rsidR="004C4CEE" w:rsidRDefault="004C4CEE" w:rsidP="004A2914">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4C4CEE" w14:paraId="00E8E754"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91E8307" w14:textId="77777777" w:rsidR="004C4CEE" w:rsidRDefault="004C4CEE"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729559CA"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66A287B3"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w:t>
            </w:r>
            <w:ins w:id="2615" w:author="张达闻" w:date="2019-07-22T11:51:00Z">
              <w:r w:rsidR="006F3514">
                <w:rPr>
                  <w:rFonts w:ascii="微软雅黑" w:eastAsia="微软雅黑" w:hAnsi="微软雅黑" w:cs="微软雅黑" w:hint="eastAsia"/>
                  <w:color w:val="000000"/>
                  <w:sz w:val="18"/>
                  <w:szCs w:val="18"/>
                </w:rPr>
                <w:t>清空</w:t>
              </w:r>
            </w:ins>
            <w:del w:id="2616" w:author="张达闻" w:date="2019-07-22T11:51:00Z">
              <w:r w:rsidDel="006F3514">
                <w:rPr>
                  <w:rFonts w:ascii="微软雅黑" w:eastAsia="微软雅黑" w:hAnsi="微软雅黑" w:cs="微软雅黑" w:hint="eastAsia"/>
                  <w:color w:val="000000"/>
                  <w:sz w:val="18"/>
                  <w:szCs w:val="18"/>
                </w:rPr>
                <w:delText>回到默认状态</w:delText>
              </w:r>
            </w:del>
          </w:p>
        </w:tc>
        <w:tc>
          <w:tcPr>
            <w:tcW w:w="3209" w:type="dxa"/>
          </w:tcPr>
          <w:p w14:paraId="043CDED5" w14:textId="77777777" w:rsidR="004C4CEE" w:rsidRDefault="004C4CEE" w:rsidP="004A29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w:t>
            </w:r>
            <w:del w:id="2617" w:author="张达闻" w:date="2019-07-22T11:51:00Z">
              <w:r w:rsidDel="006F3514">
                <w:rPr>
                  <w:rFonts w:ascii="微软雅黑" w:eastAsia="微软雅黑" w:hAnsi="微软雅黑" w:cs="微软雅黑" w:hint="eastAsia"/>
                  <w:sz w:val="18"/>
                  <w:szCs w:val="18"/>
                </w:rPr>
                <w:delText>部分回归默认</w:delText>
              </w:r>
            </w:del>
            <w:ins w:id="2618" w:author="张达闻" w:date="2019-07-22T11:51:00Z">
              <w:r w:rsidR="006F3514">
                <w:rPr>
                  <w:rFonts w:ascii="微软雅黑" w:eastAsia="微软雅黑" w:hAnsi="微软雅黑" w:cs="微软雅黑" w:hint="eastAsia"/>
                  <w:sz w:val="18"/>
                  <w:szCs w:val="18"/>
                </w:rPr>
                <w:t>恢复到清空</w:t>
              </w:r>
            </w:ins>
            <w:r>
              <w:rPr>
                <w:rFonts w:ascii="微软雅黑" w:eastAsia="微软雅黑" w:hAnsi="微软雅黑" w:cs="微软雅黑" w:hint="eastAsia"/>
                <w:sz w:val="18"/>
                <w:szCs w:val="18"/>
              </w:rPr>
              <w:t>状态</w:t>
            </w:r>
          </w:p>
        </w:tc>
        <w:tc>
          <w:tcPr>
            <w:tcW w:w="1712" w:type="dxa"/>
          </w:tcPr>
          <w:p w14:paraId="2E3D4E12" w14:textId="77777777" w:rsidR="004C4CEE" w:rsidRDefault="004C4CEE" w:rsidP="004A2914">
            <w:pPr>
              <w:widowControl/>
              <w:jc w:val="left"/>
              <w:rPr>
                <w:rFonts w:ascii="微软雅黑" w:eastAsia="微软雅黑" w:hAnsi="微软雅黑" w:cs="微软雅黑"/>
                <w:sz w:val="18"/>
                <w:szCs w:val="18"/>
              </w:rPr>
            </w:pPr>
            <w:del w:id="2619" w:author="张达闻" w:date="2019-07-22T11:51:00Z">
              <w:r w:rsidDel="006F3514">
                <w:rPr>
                  <w:rFonts w:ascii="微软雅黑" w:eastAsia="微软雅黑" w:hAnsi="微软雅黑" w:cs="微软雅黑" w:hint="eastAsia"/>
                  <w:sz w:val="18"/>
                  <w:szCs w:val="18"/>
                </w:rPr>
                <w:delText>页面数据回到默认状态</w:delText>
              </w:r>
            </w:del>
          </w:p>
        </w:tc>
      </w:tr>
      <w:tr w:rsidR="004C4CEE" w14:paraId="1A0E28AC"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FF2C61" w14:textId="77777777" w:rsidR="004C4CEE" w:rsidRDefault="004C4CEE"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355634D2"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w:t>
            </w:r>
          </w:p>
        </w:tc>
        <w:tc>
          <w:tcPr>
            <w:tcW w:w="3000" w:type="dxa"/>
          </w:tcPr>
          <w:p w14:paraId="47352860"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根据创建时间</w:t>
            </w:r>
            <w:del w:id="2620" w:author="张达闻" w:date="2019-07-22T11:51:00Z">
              <w:r w:rsidDel="006F3514">
                <w:rPr>
                  <w:rFonts w:ascii="微软雅黑" w:eastAsia="微软雅黑" w:hAnsi="微软雅黑" w:cs="微软雅黑" w:hint="eastAsia"/>
                  <w:color w:val="000000"/>
                  <w:sz w:val="18"/>
                  <w:szCs w:val="18"/>
                </w:rPr>
                <w:delText>倒叙</w:delText>
              </w:r>
            </w:del>
            <w:ins w:id="2621" w:author="张达闻" w:date="2019-07-22T11:51: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5D5AD263" w14:textId="77777777" w:rsidR="004C4CEE" w:rsidRDefault="004C4CEE" w:rsidP="004A2914">
            <w:pPr>
              <w:pStyle w:val="Axure"/>
              <w:rPr>
                <w:rFonts w:ascii="微软雅黑" w:eastAsia="微软雅黑" w:hAnsi="微软雅黑" w:cs="微软雅黑"/>
                <w:sz w:val="18"/>
                <w:szCs w:val="18"/>
              </w:rPr>
            </w:pPr>
          </w:p>
        </w:tc>
        <w:tc>
          <w:tcPr>
            <w:tcW w:w="1712" w:type="dxa"/>
          </w:tcPr>
          <w:p w14:paraId="00460A84" w14:textId="77777777" w:rsidR="004C4CEE" w:rsidRDefault="004C4CEE" w:rsidP="004A2914">
            <w:pPr>
              <w:widowControl/>
              <w:jc w:val="left"/>
              <w:rPr>
                <w:rFonts w:ascii="微软雅黑" w:eastAsia="微软雅黑" w:hAnsi="微软雅黑" w:cs="微软雅黑"/>
                <w:sz w:val="18"/>
                <w:szCs w:val="18"/>
              </w:rPr>
            </w:pPr>
          </w:p>
        </w:tc>
      </w:tr>
      <w:tr w:rsidR="004C4CEE" w14:paraId="057EAE1B"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C3B033D" w14:textId="77777777" w:rsidR="004C4CEE" w:rsidRDefault="004C4CEE"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6EF7F835" w14:textId="77777777" w:rsidR="004C4CEE" w:rsidRDefault="004C4CEE"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39F9EC62" w14:textId="7B565DE0" w:rsidR="004C4CEE" w:rsidRDefault="004C4CEE" w:rsidP="004A2914">
            <w:pPr>
              <w:widowControl/>
              <w:jc w:val="left"/>
              <w:rPr>
                <w:rFonts w:ascii="微软雅黑" w:eastAsia="微软雅黑" w:hAnsi="微软雅黑" w:cs="微软雅黑"/>
                <w:color w:val="000000"/>
                <w:sz w:val="18"/>
                <w:szCs w:val="18"/>
              </w:rPr>
            </w:pPr>
            <w:del w:id="2622" w:author="haha" w:date="2019-07-23T17:08:00Z">
              <w:r w:rsidDel="003120B0">
                <w:rPr>
                  <w:rFonts w:ascii="微软雅黑" w:eastAsia="微软雅黑" w:hAnsi="微软雅黑" w:cs="微软雅黑" w:hint="eastAsia"/>
                  <w:color w:val="000000"/>
                  <w:sz w:val="18"/>
                  <w:szCs w:val="18"/>
                </w:rPr>
                <w:delText>第一页1-</w:delText>
              </w:r>
              <w:r w:rsidDel="003120B0">
                <w:rPr>
                  <w:rFonts w:ascii="微软雅黑" w:eastAsia="微软雅黑" w:hAnsi="微软雅黑" w:cs="微软雅黑"/>
                  <w:color w:val="000000"/>
                  <w:sz w:val="18"/>
                  <w:szCs w:val="18"/>
                </w:rPr>
                <w:delText>10</w:delText>
              </w:r>
              <w:r w:rsidDel="003120B0">
                <w:rPr>
                  <w:rFonts w:ascii="微软雅黑" w:eastAsia="微软雅黑" w:hAnsi="微软雅黑" w:cs="微软雅黑" w:hint="eastAsia"/>
                  <w:color w:val="000000"/>
                  <w:sz w:val="18"/>
                  <w:szCs w:val="18"/>
                </w:rPr>
                <w:delText>，第二页</w:delText>
              </w:r>
            </w:del>
            <w:del w:id="2623" w:author="haha" w:date="2019-07-23T17:07:00Z">
              <w:r w:rsidDel="003120B0">
                <w:rPr>
                  <w:rFonts w:ascii="微软雅黑" w:eastAsia="微软雅黑" w:hAnsi="微软雅黑" w:cs="微软雅黑" w:hint="eastAsia"/>
                  <w:color w:val="000000"/>
                  <w:sz w:val="18"/>
                  <w:szCs w:val="18"/>
                </w:rPr>
                <w:delText>1</w:delText>
              </w:r>
              <w:r w:rsidDel="003120B0">
                <w:rPr>
                  <w:rFonts w:ascii="微软雅黑" w:eastAsia="微软雅黑" w:hAnsi="微软雅黑" w:cs="微软雅黑"/>
                  <w:color w:val="000000"/>
                  <w:sz w:val="18"/>
                  <w:szCs w:val="18"/>
                </w:rPr>
                <w:delText>1</w:delText>
              </w:r>
              <w:r w:rsidDel="003120B0">
                <w:rPr>
                  <w:rFonts w:ascii="微软雅黑" w:eastAsia="微软雅黑" w:hAnsi="微软雅黑" w:cs="微软雅黑" w:hint="eastAsia"/>
                  <w:color w:val="000000"/>
                  <w:sz w:val="18"/>
                  <w:szCs w:val="18"/>
                </w:rPr>
                <w:delText>-</w:delText>
              </w:r>
              <w:r w:rsidDel="003120B0">
                <w:rPr>
                  <w:rFonts w:ascii="微软雅黑" w:eastAsia="微软雅黑" w:hAnsi="微软雅黑" w:cs="微软雅黑"/>
                  <w:color w:val="000000"/>
                  <w:sz w:val="18"/>
                  <w:szCs w:val="18"/>
                </w:rPr>
                <w:delText>2</w:delText>
              </w:r>
            </w:del>
            <w:del w:id="2624" w:author="haha" w:date="2019-07-23T17:08:00Z">
              <w:r w:rsidDel="003120B0">
                <w:rPr>
                  <w:rFonts w:ascii="微软雅黑" w:eastAsia="微软雅黑" w:hAnsi="微软雅黑" w:cs="微软雅黑"/>
                  <w:color w:val="000000"/>
                  <w:sz w:val="18"/>
                  <w:szCs w:val="18"/>
                </w:rPr>
                <w:delText>0</w:delText>
              </w:r>
              <w:r w:rsidR="00BB3B62" w:rsidDel="003120B0">
                <w:rPr>
                  <w:rFonts w:ascii="微软雅黑" w:eastAsia="微软雅黑" w:hAnsi="微软雅黑" w:cs="微软雅黑" w:hint="eastAsia"/>
                  <w:color w:val="000000"/>
                  <w:sz w:val="18"/>
                  <w:szCs w:val="18"/>
                </w:rPr>
                <w:delText>依次类推</w:delText>
              </w:r>
            </w:del>
            <w:ins w:id="2625" w:author="haha" w:date="2019-07-23T17:08:00Z">
              <w:r w:rsidR="003120B0">
                <w:rPr>
                  <w:rFonts w:ascii="微软雅黑" w:eastAsia="微软雅黑" w:hAnsi="微软雅黑" w:cs="微软雅黑" w:hint="eastAsia"/>
                  <w:color w:val="000000"/>
                  <w:sz w:val="18"/>
                  <w:szCs w:val="18"/>
                </w:rPr>
                <w:t>每页1-</w:t>
              </w:r>
              <w:r w:rsidR="003120B0">
                <w:rPr>
                  <w:rFonts w:ascii="微软雅黑" w:eastAsia="微软雅黑" w:hAnsi="微软雅黑" w:cs="微软雅黑"/>
                  <w:color w:val="000000"/>
                  <w:sz w:val="18"/>
                  <w:szCs w:val="18"/>
                </w:rPr>
                <w:t>10</w:t>
              </w:r>
              <w:r w:rsidR="003120B0">
                <w:rPr>
                  <w:rFonts w:ascii="微软雅黑" w:eastAsia="微软雅黑" w:hAnsi="微软雅黑" w:cs="微软雅黑" w:hint="eastAsia"/>
                  <w:color w:val="000000"/>
                  <w:sz w:val="18"/>
                  <w:szCs w:val="18"/>
                </w:rPr>
                <w:t>显示</w:t>
              </w:r>
            </w:ins>
          </w:p>
        </w:tc>
        <w:tc>
          <w:tcPr>
            <w:tcW w:w="3209" w:type="dxa"/>
          </w:tcPr>
          <w:p w14:paraId="43EE516E" w14:textId="77777777" w:rsidR="004C4CEE" w:rsidRDefault="004C4CEE" w:rsidP="004A2914">
            <w:pPr>
              <w:pStyle w:val="Axure"/>
              <w:rPr>
                <w:rFonts w:ascii="微软雅黑" w:eastAsia="微软雅黑" w:hAnsi="微软雅黑" w:cs="微软雅黑"/>
                <w:sz w:val="18"/>
                <w:szCs w:val="18"/>
              </w:rPr>
            </w:pPr>
          </w:p>
        </w:tc>
        <w:tc>
          <w:tcPr>
            <w:tcW w:w="1712" w:type="dxa"/>
          </w:tcPr>
          <w:p w14:paraId="28B6BD08" w14:textId="405A5B07" w:rsidR="004C4CEE" w:rsidRDefault="00BB3B62" w:rsidP="004A2914">
            <w:pPr>
              <w:widowControl/>
              <w:jc w:val="left"/>
              <w:rPr>
                <w:rFonts w:ascii="微软雅黑" w:eastAsia="微软雅黑" w:hAnsi="微软雅黑" w:cs="微软雅黑"/>
                <w:sz w:val="18"/>
                <w:szCs w:val="18"/>
              </w:rPr>
            </w:pPr>
            <w:del w:id="2626" w:author="haha" w:date="2019-07-23T17:08:00Z">
              <w:r w:rsidDel="003120B0">
                <w:rPr>
                  <w:rFonts w:ascii="微软雅黑" w:eastAsia="微软雅黑" w:hAnsi="微软雅黑" w:cs="微软雅黑" w:hint="eastAsia"/>
                  <w:color w:val="000000"/>
                  <w:sz w:val="18"/>
                  <w:szCs w:val="18"/>
                </w:rPr>
                <w:delText>第一页1-10，第二页11-20依次类推，筛选后从1开始显示</w:delText>
              </w:r>
            </w:del>
            <w:ins w:id="2627" w:author="haha" w:date="2019-07-23T17:08:00Z">
              <w:r w:rsidR="003120B0">
                <w:rPr>
                  <w:rFonts w:ascii="微软雅黑" w:eastAsia="微软雅黑" w:hAnsi="微软雅黑" w:cs="微软雅黑" w:hint="eastAsia"/>
                  <w:color w:val="000000"/>
                  <w:sz w:val="18"/>
                  <w:szCs w:val="18"/>
                </w:rPr>
                <w:t>每页1-</w:t>
              </w:r>
              <w:r w:rsidR="003120B0">
                <w:rPr>
                  <w:rFonts w:ascii="微软雅黑" w:eastAsia="微软雅黑" w:hAnsi="微软雅黑" w:cs="微软雅黑"/>
                  <w:color w:val="000000"/>
                  <w:sz w:val="18"/>
                  <w:szCs w:val="18"/>
                </w:rPr>
                <w:t>10</w:t>
              </w:r>
              <w:r w:rsidR="003120B0">
                <w:rPr>
                  <w:rFonts w:ascii="微软雅黑" w:eastAsia="微软雅黑" w:hAnsi="微软雅黑" w:cs="微软雅黑" w:hint="eastAsia"/>
                  <w:color w:val="000000"/>
                  <w:sz w:val="18"/>
                  <w:szCs w:val="18"/>
                </w:rPr>
                <w:t>，分页的话根据页数展示数字1-分页数</w:t>
              </w:r>
            </w:ins>
          </w:p>
        </w:tc>
      </w:tr>
      <w:tr w:rsidR="00BB3B62" w14:paraId="3ED46825"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7E9FF3F" w14:textId="77777777" w:rsidR="00BB3B62" w:rsidRDefault="00BB3B62"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16F211FE"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机构名称</w:t>
            </w:r>
          </w:p>
        </w:tc>
        <w:tc>
          <w:tcPr>
            <w:tcW w:w="3000" w:type="dxa"/>
          </w:tcPr>
          <w:p w14:paraId="5FA90BA6"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展示当前机构名称</w:t>
            </w:r>
          </w:p>
        </w:tc>
        <w:tc>
          <w:tcPr>
            <w:tcW w:w="3209" w:type="dxa"/>
          </w:tcPr>
          <w:p w14:paraId="7330B8FE" w14:textId="77777777" w:rsidR="00BB3B62" w:rsidRDefault="00BB3B62" w:rsidP="004A2914">
            <w:pPr>
              <w:pStyle w:val="Axure"/>
              <w:rPr>
                <w:rFonts w:ascii="微软雅黑" w:eastAsia="微软雅黑" w:hAnsi="微软雅黑" w:cs="微软雅黑"/>
                <w:sz w:val="18"/>
                <w:szCs w:val="18"/>
              </w:rPr>
            </w:pPr>
          </w:p>
        </w:tc>
        <w:tc>
          <w:tcPr>
            <w:tcW w:w="1712" w:type="dxa"/>
          </w:tcPr>
          <w:p w14:paraId="2F35D260" w14:textId="77777777" w:rsidR="00BB3B62" w:rsidRDefault="00BB3B62" w:rsidP="004A2914">
            <w:pPr>
              <w:widowControl/>
              <w:jc w:val="left"/>
              <w:rPr>
                <w:rFonts w:ascii="微软雅黑" w:eastAsia="微软雅黑" w:hAnsi="微软雅黑" w:cs="微软雅黑"/>
                <w:color w:val="000000"/>
                <w:sz w:val="18"/>
                <w:szCs w:val="18"/>
              </w:rPr>
            </w:pPr>
          </w:p>
        </w:tc>
      </w:tr>
      <w:tr w:rsidR="00BB3B62" w14:paraId="2755F14E"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5AC20EA" w14:textId="77777777" w:rsidR="00BB3B62" w:rsidRDefault="00BB3B62"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6777AA2A"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下属渠道数</w:t>
            </w:r>
          </w:p>
        </w:tc>
        <w:tc>
          <w:tcPr>
            <w:tcW w:w="3000" w:type="dxa"/>
          </w:tcPr>
          <w:p w14:paraId="74C80285"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展示当前机构配置的渠道数量</w:t>
            </w:r>
          </w:p>
        </w:tc>
        <w:tc>
          <w:tcPr>
            <w:tcW w:w="3209" w:type="dxa"/>
          </w:tcPr>
          <w:p w14:paraId="38158C6C" w14:textId="77777777" w:rsidR="00BB3B62" w:rsidRDefault="00BB3B62" w:rsidP="004A2914">
            <w:pPr>
              <w:pStyle w:val="Axure"/>
              <w:rPr>
                <w:rFonts w:ascii="微软雅黑" w:eastAsia="微软雅黑" w:hAnsi="微软雅黑" w:cs="微软雅黑"/>
                <w:sz w:val="18"/>
                <w:szCs w:val="18"/>
              </w:rPr>
            </w:pPr>
          </w:p>
        </w:tc>
        <w:tc>
          <w:tcPr>
            <w:tcW w:w="1712" w:type="dxa"/>
          </w:tcPr>
          <w:p w14:paraId="2DB8D87D" w14:textId="77777777" w:rsidR="00BB3B62" w:rsidRDefault="00BB3B62" w:rsidP="004A2914">
            <w:pPr>
              <w:widowControl/>
              <w:jc w:val="left"/>
              <w:rPr>
                <w:rFonts w:ascii="微软雅黑" w:eastAsia="微软雅黑" w:hAnsi="微软雅黑" w:cs="微软雅黑"/>
                <w:color w:val="000000"/>
                <w:sz w:val="18"/>
                <w:szCs w:val="18"/>
              </w:rPr>
            </w:pPr>
          </w:p>
        </w:tc>
      </w:tr>
      <w:tr w:rsidR="00BB3B62" w14:paraId="7B0819B2"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716F22A" w14:textId="77777777" w:rsidR="00BB3B62" w:rsidRDefault="00BB3B62"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3654EAE8"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下属渠道数按钮</w:t>
            </w:r>
          </w:p>
        </w:tc>
        <w:tc>
          <w:tcPr>
            <w:tcW w:w="3000" w:type="dxa"/>
          </w:tcPr>
          <w:p w14:paraId="72C4A237"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首次点击根据数据大小正序展示数据，再点击</w:t>
            </w:r>
            <w:del w:id="2628" w:author="张达闻" w:date="2019-07-22T11:52:00Z">
              <w:r w:rsidDel="006F3514">
                <w:rPr>
                  <w:rFonts w:ascii="微软雅黑" w:eastAsia="微软雅黑" w:hAnsi="微软雅黑" w:cs="微软雅黑" w:hint="eastAsia"/>
                  <w:color w:val="000000"/>
                  <w:sz w:val="18"/>
                  <w:szCs w:val="18"/>
                </w:rPr>
                <w:delText>倒叙</w:delText>
              </w:r>
            </w:del>
            <w:ins w:id="2629"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展示数据；依次变换展示</w:t>
            </w:r>
          </w:p>
        </w:tc>
        <w:tc>
          <w:tcPr>
            <w:tcW w:w="3209" w:type="dxa"/>
          </w:tcPr>
          <w:p w14:paraId="7C90134F" w14:textId="77777777" w:rsidR="00BB3B62" w:rsidRDefault="00BB3B62" w:rsidP="004A2914">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首次点击根据数据大小正序展示数据，再点击</w:t>
            </w:r>
            <w:del w:id="2630" w:author="张达闻" w:date="2019-07-22T11:52:00Z">
              <w:r w:rsidDel="006F3514">
                <w:rPr>
                  <w:rFonts w:ascii="微软雅黑" w:eastAsia="微软雅黑" w:hAnsi="微软雅黑" w:cs="微软雅黑" w:hint="eastAsia"/>
                  <w:color w:val="000000"/>
                  <w:sz w:val="18"/>
                  <w:szCs w:val="18"/>
                </w:rPr>
                <w:delText>倒叙</w:delText>
              </w:r>
            </w:del>
            <w:ins w:id="2631"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展示数据；依次变换展示</w:t>
            </w:r>
          </w:p>
        </w:tc>
        <w:tc>
          <w:tcPr>
            <w:tcW w:w="1712" w:type="dxa"/>
          </w:tcPr>
          <w:p w14:paraId="3E41BD4D"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首次点击后当前页面根据数据大小正序展示，再次点击</w:t>
            </w:r>
            <w:del w:id="2632" w:author="张达闻" w:date="2019-07-22T11:52:00Z">
              <w:r w:rsidDel="006F3514">
                <w:rPr>
                  <w:rFonts w:ascii="微软雅黑" w:eastAsia="微软雅黑" w:hAnsi="微软雅黑" w:cs="微软雅黑" w:hint="eastAsia"/>
                  <w:color w:val="000000"/>
                  <w:sz w:val="18"/>
                  <w:szCs w:val="18"/>
                </w:rPr>
                <w:delText>倒叙</w:delText>
              </w:r>
            </w:del>
            <w:ins w:id="2633"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展示，依次变换展示</w:t>
            </w:r>
          </w:p>
        </w:tc>
      </w:tr>
      <w:tr w:rsidR="00BB3B62" w14:paraId="00809015"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CEC2FF" w14:textId="77777777" w:rsidR="00BB3B62" w:rsidRDefault="00BB3B62"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9</w:t>
            </w:r>
          </w:p>
        </w:tc>
        <w:tc>
          <w:tcPr>
            <w:tcW w:w="1309" w:type="dxa"/>
            <w:gridSpan w:val="2"/>
          </w:tcPr>
          <w:p w14:paraId="171B5188"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创建时间</w:t>
            </w:r>
          </w:p>
        </w:tc>
        <w:tc>
          <w:tcPr>
            <w:tcW w:w="3000" w:type="dxa"/>
          </w:tcPr>
          <w:p w14:paraId="0E139E49" w14:textId="77777777" w:rsidR="00BB3B62" w:rsidRDefault="00BB3B6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展示当前机构创建的时间</w:t>
            </w:r>
          </w:p>
        </w:tc>
        <w:tc>
          <w:tcPr>
            <w:tcW w:w="3209" w:type="dxa"/>
          </w:tcPr>
          <w:p w14:paraId="21AC0743" w14:textId="77777777" w:rsidR="00BB3B62" w:rsidRDefault="00BB3B62" w:rsidP="004A2914">
            <w:pPr>
              <w:pStyle w:val="Axure"/>
              <w:rPr>
                <w:rFonts w:ascii="微软雅黑" w:eastAsia="微软雅黑" w:hAnsi="微软雅黑" w:cs="微软雅黑"/>
                <w:sz w:val="18"/>
                <w:szCs w:val="18"/>
              </w:rPr>
            </w:pPr>
          </w:p>
        </w:tc>
        <w:tc>
          <w:tcPr>
            <w:tcW w:w="1712" w:type="dxa"/>
          </w:tcPr>
          <w:p w14:paraId="5F9F6207" w14:textId="77777777" w:rsidR="00BB3B62" w:rsidRDefault="00BB3B62" w:rsidP="004A2914">
            <w:pPr>
              <w:widowControl/>
              <w:jc w:val="left"/>
              <w:rPr>
                <w:rFonts w:ascii="微软雅黑" w:eastAsia="微软雅黑" w:hAnsi="微软雅黑" w:cs="微软雅黑"/>
                <w:color w:val="000000"/>
                <w:sz w:val="18"/>
                <w:szCs w:val="18"/>
              </w:rPr>
            </w:pPr>
          </w:p>
        </w:tc>
      </w:tr>
      <w:tr w:rsidR="00BB3B62" w14:paraId="41E382A7"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243637" w14:textId="77777777" w:rsidR="00BB3B62" w:rsidRDefault="00BB3B62" w:rsidP="00BB3B6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0B40CBDA"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创建时间按钮</w:t>
            </w:r>
          </w:p>
        </w:tc>
        <w:tc>
          <w:tcPr>
            <w:tcW w:w="3000" w:type="dxa"/>
          </w:tcPr>
          <w:p w14:paraId="4FD93067"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首次点击根据创建时间</w:t>
            </w:r>
            <w:del w:id="2634" w:author="张达闻" w:date="2019-07-22T11:52:00Z">
              <w:r w:rsidDel="006F3514">
                <w:rPr>
                  <w:rFonts w:ascii="微软雅黑" w:eastAsia="微软雅黑" w:hAnsi="微软雅黑" w:cs="微软雅黑" w:hint="eastAsia"/>
                  <w:color w:val="000000"/>
                  <w:sz w:val="18"/>
                  <w:szCs w:val="18"/>
                </w:rPr>
                <w:delText>倒叙</w:delText>
              </w:r>
            </w:del>
            <w:ins w:id="2635"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展示，在点击正序展示；依次变换展示</w:t>
            </w:r>
          </w:p>
        </w:tc>
        <w:tc>
          <w:tcPr>
            <w:tcW w:w="3209" w:type="dxa"/>
          </w:tcPr>
          <w:p w14:paraId="5A22C0D3"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首次点击根据创建时间</w:t>
            </w:r>
            <w:del w:id="2636" w:author="张达闻" w:date="2019-07-22T11:52:00Z">
              <w:r w:rsidDel="006F3514">
                <w:rPr>
                  <w:rFonts w:ascii="微软雅黑" w:eastAsia="微软雅黑" w:hAnsi="微软雅黑" w:cs="微软雅黑" w:hint="eastAsia"/>
                  <w:color w:val="000000"/>
                  <w:sz w:val="18"/>
                  <w:szCs w:val="18"/>
                </w:rPr>
                <w:delText>倒叙</w:delText>
              </w:r>
            </w:del>
            <w:ins w:id="2637"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展示，在点击正序展示；依次变换展示</w:t>
            </w:r>
          </w:p>
        </w:tc>
        <w:tc>
          <w:tcPr>
            <w:tcW w:w="1712" w:type="dxa"/>
          </w:tcPr>
          <w:p w14:paraId="024C3D97"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首次点击根据创建时间</w:t>
            </w:r>
            <w:del w:id="2638" w:author="张达闻" w:date="2019-07-22T11:52:00Z">
              <w:r w:rsidDel="006F3514">
                <w:rPr>
                  <w:rFonts w:ascii="微软雅黑" w:eastAsia="微软雅黑" w:hAnsi="微软雅黑" w:cs="微软雅黑" w:hint="eastAsia"/>
                  <w:color w:val="000000"/>
                  <w:sz w:val="18"/>
                  <w:szCs w:val="18"/>
                </w:rPr>
                <w:delText>倒叙</w:delText>
              </w:r>
            </w:del>
            <w:ins w:id="2639"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展示，在点击正序展示；依次变换展示</w:t>
            </w:r>
          </w:p>
        </w:tc>
      </w:tr>
      <w:tr w:rsidR="00BB3B62" w14:paraId="5FABE6CB"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0180E5F" w14:textId="77777777" w:rsidR="00BB3B62" w:rsidRDefault="00BB3B62" w:rsidP="00BB3B6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1</w:t>
            </w:r>
          </w:p>
        </w:tc>
        <w:tc>
          <w:tcPr>
            <w:tcW w:w="1309" w:type="dxa"/>
            <w:gridSpan w:val="2"/>
          </w:tcPr>
          <w:p w14:paraId="45EC2ADA"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操作-冻结</w:t>
            </w:r>
          </w:p>
        </w:tc>
        <w:tc>
          <w:tcPr>
            <w:tcW w:w="3000" w:type="dxa"/>
          </w:tcPr>
          <w:p w14:paraId="1034CCF5"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当前机构为正常使用状态按钮为“冻结”点击后机构被冻结按钮为为“已冻结”，依次变换操作，冻结后的机构内所有渠道都被冻结，报表内对应数据不展示</w:t>
            </w:r>
          </w:p>
        </w:tc>
        <w:tc>
          <w:tcPr>
            <w:tcW w:w="3209" w:type="dxa"/>
          </w:tcPr>
          <w:p w14:paraId="54A78BB9"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当前机构为正常使用状态按钮为“冻结”点击后机构被冻结按钮为为“已冻结”，依次变换操作</w:t>
            </w:r>
          </w:p>
        </w:tc>
        <w:tc>
          <w:tcPr>
            <w:tcW w:w="1712" w:type="dxa"/>
          </w:tcPr>
          <w:p w14:paraId="3AA8254E"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当前机构为正常使用状态按钮为“冻结”点击后机构被冻结按钮为为“已冻结”，依次变换操作</w:t>
            </w:r>
            <w:r w:rsidR="005E0930">
              <w:rPr>
                <w:rFonts w:ascii="微软雅黑" w:eastAsia="微软雅黑" w:hAnsi="微软雅黑" w:cs="微软雅黑" w:hint="eastAsia"/>
                <w:color w:val="000000"/>
                <w:sz w:val="18"/>
                <w:szCs w:val="18"/>
              </w:rPr>
              <w:t>，点击提示“确定冻结/解冻当前机构？确定执行操作，取消放弃操作”</w:t>
            </w:r>
          </w:p>
        </w:tc>
      </w:tr>
      <w:tr w:rsidR="00BB3B62" w14:paraId="5407F5A0"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C1E232" w14:textId="77777777" w:rsidR="00BB3B62" w:rsidRDefault="00BB3B62" w:rsidP="00BB3B6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090F79F3"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渠道设置</w:t>
            </w:r>
          </w:p>
        </w:tc>
        <w:tc>
          <w:tcPr>
            <w:tcW w:w="3000" w:type="dxa"/>
          </w:tcPr>
          <w:p w14:paraId="31C61454"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点击跳转至渠道设置页面</w:t>
            </w:r>
          </w:p>
        </w:tc>
        <w:tc>
          <w:tcPr>
            <w:tcW w:w="3209" w:type="dxa"/>
          </w:tcPr>
          <w:p w14:paraId="1706A512"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跳转至渠道设置页面</w:t>
            </w:r>
          </w:p>
        </w:tc>
        <w:tc>
          <w:tcPr>
            <w:tcW w:w="1712" w:type="dxa"/>
          </w:tcPr>
          <w:p w14:paraId="74F7731C" w14:textId="77777777" w:rsidR="00BB3B62" w:rsidRDefault="00BB3B62" w:rsidP="00BB3B62">
            <w:pPr>
              <w:widowControl/>
              <w:jc w:val="left"/>
              <w:rPr>
                <w:rFonts w:ascii="微软雅黑" w:eastAsia="微软雅黑" w:hAnsi="微软雅黑" w:cs="微软雅黑"/>
                <w:color w:val="000000"/>
                <w:sz w:val="18"/>
                <w:szCs w:val="18"/>
              </w:rPr>
            </w:pPr>
          </w:p>
        </w:tc>
      </w:tr>
      <w:tr w:rsidR="00BB3B62" w14:paraId="28711DCE"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066F016" w14:textId="77777777" w:rsidR="00BB3B62" w:rsidRDefault="00BB3B62" w:rsidP="00BB3B6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3</w:t>
            </w:r>
          </w:p>
        </w:tc>
        <w:tc>
          <w:tcPr>
            <w:tcW w:w="1309" w:type="dxa"/>
            <w:gridSpan w:val="2"/>
          </w:tcPr>
          <w:p w14:paraId="18156A97"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新增机构</w:t>
            </w:r>
          </w:p>
        </w:tc>
        <w:tc>
          <w:tcPr>
            <w:tcW w:w="3000" w:type="dxa"/>
          </w:tcPr>
          <w:p w14:paraId="08A6DA3B"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可点击，点击显示新增机构弹框</w:t>
            </w:r>
          </w:p>
        </w:tc>
        <w:tc>
          <w:tcPr>
            <w:tcW w:w="3209" w:type="dxa"/>
          </w:tcPr>
          <w:p w14:paraId="040EC5D4"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点击显示新增机构弹框</w:t>
            </w:r>
          </w:p>
        </w:tc>
        <w:tc>
          <w:tcPr>
            <w:tcW w:w="1712" w:type="dxa"/>
          </w:tcPr>
          <w:p w14:paraId="45C818ED" w14:textId="77777777" w:rsidR="00BB3B62" w:rsidRDefault="00BB3B62" w:rsidP="00BB3B62">
            <w:pPr>
              <w:widowControl/>
              <w:jc w:val="left"/>
              <w:rPr>
                <w:rFonts w:ascii="微软雅黑" w:eastAsia="微软雅黑" w:hAnsi="微软雅黑" w:cs="微软雅黑"/>
                <w:color w:val="000000"/>
                <w:sz w:val="18"/>
                <w:szCs w:val="18"/>
              </w:rPr>
            </w:pPr>
          </w:p>
        </w:tc>
      </w:tr>
      <w:tr w:rsidR="00BB3B62" w14:paraId="21E3FCE7"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6913C48" w14:textId="77777777" w:rsidR="00BB3B62" w:rsidRDefault="00BB3B62" w:rsidP="00BB3B6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tcPr>
          <w:p w14:paraId="5CC264D4"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分页</w:t>
            </w:r>
          </w:p>
        </w:tc>
        <w:tc>
          <w:tcPr>
            <w:tcW w:w="3000" w:type="dxa"/>
          </w:tcPr>
          <w:p w14:paraId="28A30E94" w14:textId="77777777" w:rsidR="00BB3B62" w:rsidRDefault="00BB3B62"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2D5E38">
              <w:rPr>
                <w:rFonts w:ascii="微软雅黑" w:eastAsia="微软雅黑" w:hAnsi="微软雅黑" w:cs="微软雅黑" w:hint="eastAsia"/>
                <w:color w:val="000000"/>
                <w:sz w:val="18"/>
                <w:szCs w:val="18"/>
              </w:rPr>
              <w:t>每页展示1</w:t>
            </w:r>
            <w:r w:rsidR="002D5E38">
              <w:rPr>
                <w:rFonts w:ascii="微软雅黑" w:eastAsia="微软雅黑" w:hAnsi="微软雅黑" w:cs="微软雅黑"/>
                <w:color w:val="000000"/>
                <w:sz w:val="18"/>
                <w:szCs w:val="18"/>
              </w:rPr>
              <w:t>0</w:t>
            </w:r>
            <w:r w:rsidR="002D5E38">
              <w:rPr>
                <w:rFonts w:ascii="微软雅黑" w:eastAsia="微软雅黑" w:hAnsi="微软雅黑" w:cs="微软雅黑" w:hint="eastAsia"/>
                <w:color w:val="000000"/>
                <w:sz w:val="18"/>
                <w:szCs w:val="18"/>
              </w:rPr>
              <w:t>条数据，可选择2</w:t>
            </w:r>
            <w:r w:rsidR="002D5E38">
              <w:rPr>
                <w:rFonts w:ascii="微软雅黑" w:eastAsia="微软雅黑" w:hAnsi="微软雅黑" w:cs="微软雅黑"/>
                <w:color w:val="000000"/>
                <w:sz w:val="18"/>
                <w:szCs w:val="18"/>
              </w:rPr>
              <w:t>0/30/40/50,</w:t>
            </w:r>
            <w:r w:rsidR="002D5E38">
              <w:rPr>
                <w:rFonts w:ascii="微软雅黑" w:eastAsia="微软雅黑" w:hAnsi="微软雅黑" w:cs="微软雅黑" w:hint="eastAsia"/>
                <w:color w:val="000000"/>
                <w:sz w:val="18"/>
                <w:szCs w:val="18"/>
              </w:rPr>
              <w:t>根据选择进行数据条数展示</w:t>
            </w:r>
          </w:p>
        </w:tc>
        <w:tc>
          <w:tcPr>
            <w:tcW w:w="3209" w:type="dxa"/>
          </w:tcPr>
          <w:p w14:paraId="12731D62" w14:textId="77777777" w:rsidR="00BB3B62" w:rsidRDefault="002D5E38"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默认每页展示1</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条数据，可选择2</w:t>
            </w:r>
            <w:r>
              <w:rPr>
                <w:rFonts w:ascii="微软雅黑" w:eastAsia="微软雅黑" w:hAnsi="微软雅黑" w:cs="微软雅黑"/>
                <w:color w:val="000000"/>
                <w:sz w:val="18"/>
                <w:szCs w:val="18"/>
              </w:rPr>
              <w:t>0/30/40/50</w:t>
            </w:r>
          </w:p>
        </w:tc>
        <w:tc>
          <w:tcPr>
            <w:tcW w:w="1712" w:type="dxa"/>
          </w:tcPr>
          <w:p w14:paraId="653AF55E" w14:textId="77777777" w:rsidR="00BB3B62" w:rsidRDefault="002D5E38" w:rsidP="00BB3B6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根据选择进行当前页面数据条数展示</w:t>
            </w:r>
          </w:p>
        </w:tc>
      </w:tr>
    </w:tbl>
    <w:p w14:paraId="4269F705" w14:textId="1964E3B5" w:rsidR="00FB0358" w:rsidRPr="00F93C30" w:rsidRDefault="00F93C30">
      <w:pPr>
        <w:pStyle w:val="3"/>
      </w:pPr>
      <w:bookmarkStart w:id="2640" w:name="_Toc14795457"/>
      <w:ins w:id="2641" w:author="haha" w:date="2019-07-23T16:20:00Z">
        <w:r>
          <w:rPr>
            <w:rFonts w:hint="eastAsia"/>
          </w:rPr>
          <w:t>1</w:t>
        </w:r>
        <w:r>
          <w:t>.1.1</w:t>
        </w:r>
      </w:ins>
      <w:r w:rsidR="00BB7FED" w:rsidRPr="00F93C30">
        <w:rPr>
          <w:rFonts w:hint="eastAsia"/>
        </w:rPr>
        <w:t>新增机构弹框</w:t>
      </w:r>
      <w:bookmarkEnd w:id="2640"/>
    </w:p>
    <w:p w14:paraId="76365121" w14:textId="77777777" w:rsidR="00BB7FED" w:rsidRDefault="00BB7FED" w:rsidP="00BB7FED">
      <w:r>
        <w:rPr>
          <w:noProof/>
        </w:rPr>
        <w:drawing>
          <wp:inline distT="0" distB="0" distL="0" distR="0" wp14:anchorId="0E1F7B94" wp14:editId="68D4A2F9">
            <wp:extent cx="4705350" cy="2836249"/>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622" cy="2841838"/>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BB7FED" w14:paraId="22D84939" w14:textId="77777777" w:rsidTr="004A2914">
        <w:trPr>
          <w:trHeight w:val="90"/>
        </w:trPr>
        <w:tc>
          <w:tcPr>
            <w:tcW w:w="1245" w:type="dxa"/>
            <w:gridSpan w:val="2"/>
            <w:tcBorders>
              <w:top w:val="nil"/>
              <w:left w:val="single" w:sz="4" w:space="0" w:color="auto"/>
              <w:bottom w:val="single" w:sz="4" w:space="0" w:color="auto"/>
              <w:right w:val="single" w:sz="4" w:space="0" w:color="auto"/>
            </w:tcBorders>
          </w:tcPr>
          <w:p w14:paraId="1CD368C9" w14:textId="77777777" w:rsidR="00BB7FED" w:rsidRDefault="00BB7FED" w:rsidP="004A29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5679BFE" w14:textId="77777777" w:rsidR="00BB7FED" w:rsidRDefault="00BB7FED" w:rsidP="004A29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p>
        </w:tc>
      </w:tr>
      <w:tr w:rsidR="00BB7FED" w14:paraId="0190308C" w14:textId="77777777" w:rsidTr="004A2914">
        <w:trPr>
          <w:trHeight w:val="408"/>
        </w:trPr>
        <w:tc>
          <w:tcPr>
            <w:tcW w:w="1245" w:type="dxa"/>
            <w:gridSpan w:val="2"/>
            <w:tcBorders>
              <w:top w:val="nil"/>
              <w:left w:val="single" w:sz="4" w:space="0" w:color="auto"/>
              <w:bottom w:val="single" w:sz="4" w:space="0" w:color="auto"/>
              <w:right w:val="single" w:sz="4" w:space="0" w:color="auto"/>
            </w:tcBorders>
          </w:tcPr>
          <w:p w14:paraId="5E7DE38D" w14:textId="77777777" w:rsidR="00BB7FED" w:rsidRDefault="00BB7FED"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E8F7BE1" w14:textId="77777777" w:rsidR="00BB7FED" w:rsidRDefault="00BB7FED" w:rsidP="004A2914">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r>
              <w:rPr>
                <w:rFonts w:ascii="微软雅黑" w:eastAsia="微软雅黑" w:hAnsi="微软雅黑" w:cs="宋体" w:hint="eastAsia"/>
                <w:color w:val="000000"/>
                <w:kern w:val="0"/>
                <w:sz w:val="18"/>
                <w:szCs w:val="18"/>
              </w:rPr>
              <w:t>按钮</w:t>
            </w:r>
          </w:p>
        </w:tc>
      </w:tr>
      <w:tr w:rsidR="00BB7FED" w14:paraId="78A31E99" w14:textId="77777777" w:rsidTr="004A2914">
        <w:trPr>
          <w:trHeight w:val="423"/>
        </w:trPr>
        <w:tc>
          <w:tcPr>
            <w:tcW w:w="1245" w:type="dxa"/>
            <w:gridSpan w:val="2"/>
            <w:tcBorders>
              <w:top w:val="nil"/>
              <w:left w:val="single" w:sz="4" w:space="0" w:color="auto"/>
              <w:bottom w:val="single" w:sz="4" w:space="0" w:color="auto"/>
              <w:right w:val="single" w:sz="4" w:space="0" w:color="auto"/>
            </w:tcBorders>
          </w:tcPr>
          <w:p w14:paraId="13A31B1E" w14:textId="77777777" w:rsidR="00BB7FED" w:rsidRDefault="00BB7FED"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lastRenderedPageBreak/>
              <w:t>页面出口</w:t>
            </w:r>
          </w:p>
        </w:tc>
        <w:tc>
          <w:tcPr>
            <w:tcW w:w="8787" w:type="dxa"/>
            <w:gridSpan w:val="4"/>
            <w:tcBorders>
              <w:top w:val="single" w:sz="4" w:space="0" w:color="auto"/>
              <w:left w:val="nil"/>
              <w:bottom w:val="single" w:sz="4" w:space="0" w:color="auto"/>
              <w:right w:val="single" w:sz="4" w:space="0" w:color="auto"/>
            </w:tcBorders>
          </w:tcPr>
          <w:p w14:paraId="73540079" w14:textId="77777777" w:rsidR="00BB7FED" w:rsidRDefault="00BB7FED"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右上角关闭/底部完成按钮</w:t>
            </w:r>
          </w:p>
        </w:tc>
      </w:tr>
      <w:tr w:rsidR="00BB7FED" w14:paraId="51AA6E45"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4D9C6C0" w14:textId="77777777" w:rsidR="00BB7FED" w:rsidRDefault="00BB7FED"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BB7FED" w14:paraId="2416CB6E"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2552197" w14:textId="77777777" w:rsidR="00BB7FED" w:rsidRDefault="00BB7FED"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66F64D22" w14:textId="77777777" w:rsidR="00BB7FED" w:rsidRDefault="00BB7FED"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1FA02CC" w14:textId="77777777" w:rsidR="00BB7FED" w:rsidRDefault="00BB7FED"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F49FFBC" w14:textId="77777777" w:rsidR="00BB7FED" w:rsidRDefault="00BB7FED"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14E4AEE9" w14:textId="77777777" w:rsidR="00BB7FED" w:rsidRDefault="00BB7FED"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BB7FED" w14:paraId="5EAAC9DE"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98709F0" w14:textId="77777777" w:rsidR="00BB7FED" w:rsidRDefault="00BB7FED" w:rsidP="004A29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C9500E5" w14:textId="77777777" w:rsidR="00BB7FED" w:rsidRDefault="00BB7FED"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机构名称</w:t>
            </w:r>
          </w:p>
        </w:tc>
        <w:tc>
          <w:tcPr>
            <w:tcW w:w="3000" w:type="dxa"/>
          </w:tcPr>
          <w:p w14:paraId="2B5040B0" w14:textId="77777777" w:rsidR="00BB7FED" w:rsidRDefault="00BB7FED" w:rsidP="004A2914">
            <w:pPr>
              <w:widowControl/>
              <w:jc w:val="left"/>
              <w:rPr>
                <w:ins w:id="2642" w:author="张达闻" w:date="2019-07-22T11:54: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格式</w:t>
            </w:r>
            <w:ins w:id="2643" w:author="张达闻" w:date="2019-07-22T11:55:00Z">
              <w:r w:rsidR="00E015D5">
                <w:rPr>
                  <w:rFonts w:ascii="微软雅黑" w:eastAsia="微软雅黑" w:hAnsi="微软雅黑" w:cs="微软雅黑" w:hint="eastAsia"/>
                  <w:color w:val="000000"/>
                  <w:sz w:val="18"/>
                  <w:szCs w:val="18"/>
                </w:rPr>
                <w:t>可以为</w:t>
              </w:r>
            </w:ins>
            <w:del w:id="2644" w:author="张达闻" w:date="2019-07-22T11:55:00Z">
              <w:r w:rsidDel="00E015D5">
                <w:rPr>
                  <w:rFonts w:ascii="微软雅黑" w:eastAsia="微软雅黑" w:hAnsi="微软雅黑" w:cs="微软雅黑" w:hint="eastAsia"/>
                  <w:color w:val="000000"/>
                  <w:sz w:val="18"/>
                  <w:szCs w:val="18"/>
                </w:rPr>
                <w:delText>为</w:delText>
              </w:r>
            </w:del>
            <w:r>
              <w:rPr>
                <w:rFonts w:ascii="微软雅黑" w:eastAsia="微软雅黑" w:hAnsi="微软雅黑" w:cs="微软雅黑" w:hint="eastAsia"/>
                <w:color w:val="000000"/>
                <w:sz w:val="18"/>
                <w:szCs w:val="18"/>
              </w:rPr>
              <w:t>汉字或汉字</w:t>
            </w:r>
            <w:ins w:id="2645" w:author="张达闻" w:date="2019-07-22T11:55:00Z">
              <w:r w:rsidR="00E015D5">
                <w:rPr>
                  <w:rFonts w:ascii="微软雅黑" w:eastAsia="微软雅黑" w:hAnsi="微软雅黑" w:cs="微软雅黑" w:hint="eastAsia"/>
                  <w:color w:val="000000"/>
                  <w:sz w:val="18"/>
                  <w:szCs w:val="18"/>
                </w:rPr>
                <w:t>、</w:t>
              </w:r>
            </w:ins>
            <w:del w:id="2646" w:author="张达闻" w:date="2019-07-22T11:55:00Z">
              <w:r w:rsidDel="00E015D5">
                <w:rPr>
                  <w:rFonts w:ascii="微软雅黑" w:eastAsia="微软雅黑" w:hAnsi="微软雅黑" w:cs="微软雅黑" w:hint="eastAsia"/>
                  <w:color w:val="000000"/>
                  <w:sz w:val="18"/>
                  <w:szCs w:val="18"/>
                </w:rPr>
                <w:delText>和</w:delText>
              </w:r>
            </w:del>
            <w:r>
              <w:rPr>
                <w:rFonts w:ascii="微软雅黑" w:eastAsia="微软雅黑" w:hAnsi="微软雅黑" w:cs="微软雅黑" w:hint="eastAsia"/>
                <w:color w:val="000000"/>
                <w:sz w:val="18"/>
                <w:szCs w:val="18"/>
              </w:rPr>
              <w:t>数字</w:t>
            </w:r>
            <w:ins w:id="2647" w:author="张达闻" w:date="2019-07-22T11:55:00Z">
              <w:r w:rsidR="00E015D5">
                <w:rPr>
                  <w:rFonts w:ascii="微软雅黑" w:eastAsia="微软雅黑" w:hAnsi="微软雅黑" w:cs="微软雅黑" w:hint="eastAsia"/>
                  <w:color w:val="000000"/>
                  <w:sz w:val="18"/>
                  <w:szCs w:val="18"/>
                </w:rPr>
                <w:t>、字母</w:t>
              </w:r>
            </w:ins>
            <w:r>
              <w:rPr>
                <w:rFonts w:ascii="微软雅黑" w:eastAsia="微软雅黑" w:hAnsi="微软雅黑" w:cs="微软雅黑" w:hint="eastAsia"/>
                <w:color w:val="000000"/>
                <w:sz w:val="18"/>
                <w:szCs w:val="18"/>
              </w:rPr>
              <w:t>组合，长度不大于</w:t>
            </w:r>
            <w:r>
              <w:rPr>
                <w:rFonts w:ascii="微软雅黑" w:eastAsia="微软雅黑" w:hAnsi="微软雅黑" w:cs="微软雅黑"/>
                <w:color w:val="000000"/>
                <w:sz w:val="18"/>
                <w:szCs w:val="18"/>
              </w:rPr>
              <w:t>8</w:t>
            </w:r>
            <w:r>
              <w:rPr>
                <w:rFonts w:ascii="微软雅黑" w:eastAsia="微软雅黑" w:hAnsi="微软雅黑" w:cs="微软雅黑" w:hint="eastAsia"/>
                <w:color w:val="000000"/>
                <w:sz w:val="18"/>
                <w:szCs w:val="18"/>
              </w:rPr>
              <w:t>，必须是汉字开头；必填</w:t>
            </w:r>
          </w:p>
          <w:p w14:paraId="40CE5E34" w14:textId="77777777" w:rsidR="00E015D5" w:rsidRDefault="00E015D5" w:rsidP="004A2914">
            <w:pPr>
              <w:widowControl/>
              <w:jc w:val="left"/>
              <w:rPr>
                <w:rFonts w:ascii="微软雅黑" w:eastAsia="微软雅黑" w:hAnsi="微软雅黑" w:cs="微软雅黑"/>
                <w:color w:val="000000"/>
                <w:sz w:val="18"/>
                <w:szCs w:val="18"/>
              </w:rPr>
            </w:pPr>
            <w:ins w:id="2648" w:author="张达闻" w:date="2019-07-22T11:54:00Z">
              <w:r>
                <w:rPr>
                  <w:rFonts w:ascii="微软雅黑" w:eastAsia="微软雅黑" w:hAnsi="微软雅黑" w:cs="微软雅黑" w:hint="eastAsia"/>
                  <w:color w:val="000000"/>
                  <w:sz w:val="18"/>
                  <w:szCs w:val="18"/>
                </w:rPr>
                <w:t>机构名称不可重复</w:t>
              </w:r>
            </w:ins>
          </w:p>
        </w:tc>
        <w:tc>
          <w:tcPr>
            <w:tcW w:w="3209" w:type="dxa"/>
          </w:tcPr>
          <w:p w14:paraId="4800C88E" w14:textId="77777777" w:rsidR="00BB7FED" w:rsidRDefault="00BB7FED" w:rsidP="004A29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回显已输入内容</w:t>
            </w:r>
          </w:p>
        </w:tc>
        <w:tc>
          <w:tcPr>
            <w:tcW w:w="1712" w:type="dxa"/>
          </w:tcPr>
          <w:p w14:paraId="611ADD5B" w14:textId="77777777" w:rsidR="00BB7FED" w:rsidRDefault="00BB7FED" w:rsidP="004A2914">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格式错误提示“</w:t>
            </w:r>
            <w:r w:rsidR="005E0930">
              <w:rPr>
                <w:rFonts w:ascii="微软雅黑" w:eastAsia="微软雅黑" w:hAnsi="微软雅黑" w:cs="宋体" w:hint="eastAsia"/>
                <w:bCs/>
                <w:kern w:val="0"/>
                <w:sz w:val="18"/>
                <w:szCs w:val="18"/>
              </w:rPr>
              <w:t>汉字开头汉字、汉字数字组合长度不大于8</w:t>
            </w:r>
            <w:r>
              <w:rPr>
                <w:rFonts w:ascii="微软雅黑" w:eastAsia="微软雅黑" w:hAnsi="微软雅黑" w:cs="宋体" w:hint="eastAsia"/>
                <w:bCs/>
                <w:kern w:val="0"/>
                <w:sz w:val="18"/>
                <w:szCs w:val="18"/>
              </w:rPr>
              <w:t>”</w:t>
            </w:r>
            <w:r w:rsidR="005E0930">
              <w:rPr>
                <w:rFonts w:ascii="微软雅黑" w:eastAsia="微软雅黑" w:hAnsi="微软雅黑" w:cs="宋体" w:hint="eastAsia"/>
                <w:bCs/>
                <w:kern w:val="0"/>
                <w:sz w:val="18"/>
                <w:szCs w:val="18"/>
              </w:rPr>
              <w:t>未输入提示“请输入机构名称”</w:t>
            </w:r>
            <w:ins w:id="2649" w:author="张达闻" w:date="2019-07-22T11:54:00Z">
              <w:r w:rsidR="00E015D5">
                <w:rPr>
                  <w:rFonts w:ascii="微软雅黑" w:eastAsia="微软雅黑" w:hAnsi="微软雅黑" w:cs="宋体" w:hint="eastAsia"/>
                  <w:bCs/>
                  <w:kern w:val="0"/>
                  <w:sz w:val="18"/>
                  <w:szCs w:val="18"/>
                </w:rPr>
                <w:t>，若重复，提示已存在机构名称</w:t>
              </w:r>
            </w:ins>
          </w:p>
        </w:tc>
      </w:tr>
      <w:tr w:rsidR="00BB7FED" w14:paraId="3F1503E5"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0F335F" w14:textId="77777777" w:rsidR="00BB7FED" w:rsidRDefault="00BB7FED"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3732A8AA" w14:textId="77777777" w:rsidR="00BB7FED" w:rsidRDefault="005E0930"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w:t>
            </w:r>
          </w:p>
        </w:tc>
        <w:tc>
          <w:tcPr>
            <w:tcW w:w="3000" w:type="dxa"/>
          </w:tcPr>
          <w:p w14:paraId="2D7D63D7" w14:textId="77777777" w:rsidR="00BB7FED" w:rsidRDefault="005E0930"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可点击，点击后关闭当前弹框不保存/回显已输入内容</w:t>
            </w:r>
          </w:p>
        </w:tc>
        <w:tc>
          <w:tcPr>
            <w:tcW w:w="3209" w:type="dxa"/>
          </w:tcPr>
          <w:p w14:paraId="3E6C0007" w14:textId="77777777" w:rsidR="00BB7FED" w:rsidRDefault="00BB7FED" w:rsidP="004A2914">
            <w:pPr>
              <w:pStyle w:val="Axure"/>
              <w:rPr>
                <w:rFonts w:ascii="微软雅黑" w:eastAsia="微软雅黑" w:hAnsi="微软雅黑" w:cs="微软雅黑"/>
                <w:sz w:val="18"/>
                <w:szCs w:val="18"/>
              </w:rPr>
            </w:pPr>
          </w:p>
        </w:tc>
        <w:tc>
          <w:tcPr>
            <w:tcW w:w="1712" w:type="dxa"/>
          </w:tcPr>
          <w:p w14:paraId="5049ECFA" w14:textId="77777777" w:rsidR="00BB7FED" w:rsidRDefault="005E0930" w:rsidP="004A29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点击后关闭当前弹框无提示</w:t>
            </w:r>
          </w:p>
        </w:tc>
      </w:tr>
      <w:tr w:rsidR="00BB7FED" w14:paraId="6E7BC2AD"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433033" w14:textId="77777777" w:rsidR="00BB7FED" w:rsidRDefault="00BB7FED"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409CDD5C" w14:textId="77777777" w:rsidR="00BB7FED" w:rsidRDefault="005E0930"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完成</w:t>
            </w:r>
          </w:p>
        </w:tc>
        <w:tc>
          <w:tcPr>
            <w:tcW w:w="3000" w:type="dxa"/>
          </w:tcPr>
          <w:p w14:paraId="5CE4DB2D" w14:textId="77777777" w:rsidR="00BB7FED" w:rsidRDefault="005E0930"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可点击，若数据正确则保存当前机构若数据不对需要提示引导用户正确填写</w:t>
            </w:r>
          </w:p>
        </w:tc>
        <w:tc>
          <w:tcPr>
            <w:tcW w:w="3209" w:type="dxa"/>
          </w:tcPr>
          <w:p w14:paraId="52B9357F" w14:textId="77777777" w:rsidR="00BB7FED" w:rsidRDefault="005E0930" w:rsidP="004A29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关闭弹框回到上一级页面</w:t>
            </w:r>
          </w:p>
        </w:tc>
        <w:tc>
          <w:tcPr>
            <w:tcW w:w="1712" w:type="dxa"/>
          </w:tcPr>
          <w:p w14:paraId="26463569" w14:textId="77777777" w:rsidR="00BB7FED" w:rsidRDefault="005E0930" w:rsidP="004A29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若数据正确提示“确定生成当前机构？确定关闭新增弹框“提示“成功”</w:t>
            </w:r>
            <w:r>
              <w:rPr>
                <w:rFonts w:ascii="微软雅黑" w:eastAsia="微软雅黑" w:hAnsi="微软雅黑" w:cs="微软雅黑"/>
                <w:sz w:val="18"/>
                <w:szCs w:val="18"/>
              </w:rPr>
              <w:t>1</w:t>
            </w:r>
            <w:r>
              <w:rPr>
                <w:rFonts w:ascii="微软雅黑" w:eastAsia="微软雅黑" w:hAnsi="微软雅黑" w:cs="微软雅黑" w:hint="eastAsia"/>
                <w:sz w:val="18"/>
                <w:szCs w:val="18"/>
              </w:rPr>
              <w:t>秒后消失成功提示”取消“关闭提示””若数据不正确提示相关信息引导用户正确填写</w:t>
            </w:r>
          </w:p>
        </w:tc>
      </w:tr>
    </w:tbl>
    <w:p w14:paraId="1CE85645" w14:textId="77777777" w:rsidR="00BB7FED" w:rsidDel="00F93C30" w:rsidRDefault="00BB7FED" w:rsidP="00BB7FED">
      <w:pPr>
        <w:rPr>
          <w:del w:id="2650" w:author="haha" w:date="2019-07-23T16:20:00Z"/>
        </w:rPr>
      </w:pPr>
    </w:p>
    <w:p w14:paraId="18424C71" w14:textId="7054A35C" w:rsidR="005E0930" w:rsidRPr="005E0930" w:rsidDel="00F018F8" w:rsidRDefault="005E0930" w:rsidP="005E0930">
      <w:pPr>
        <w:rPr>
          <w:del w:id="2651" w:author="haha" w:date="2019-07-23T16:36:00Z"/>
        </w:rPr>
      </w:pPr>
    </w:p>
    <w:p w14:paraId="427B4771" w14:textId="72B558D6" w:rsidR="005E0930" w:rsidRDefault="00F93C30" w:rsidP="005E0930">
      <w:pPr>
        <w:pStyle w:val="3"/>
      </w:pPr>
      <w:bookmarkStart w:id="2652" w:name="_Toc14795458"/>
      <w:ins w:id="2653" w:author="haha" w:date="2019-07-23T16:20:00Z">
        <w:r>
          <w:rPr>
            <w:rFonts w:hint="eastAsia"/>
          </w:rPr>
          <w:t>1</w:t>
        </w:r>
        <w:r>
          <w:t>.1.2</w:t>
        </w:r>
      </w:ins>
      <w:r w:rsidR="005E0930">
        <w:rPr>
          <w:rFonts w:hint="eastAsia"/>
        </w:rPr>
        <w:t>渠道设置</w:t>
      </w:r>
      <w:bookmarkEnd w:id="2652"/>
    </w:p>
    <w:p w14:paraId="0E70A354" w14:textId="77777777" w:rsidR="005E0930" w:rsidRPr="005E0930" w:rsidRDefault="005E0930" w:rsidP="005E0930">
      <w:r>
        <w:rPr>
          <w:noProof/>
        </w:rPr>
        <w:drawing>
          <wp:inline distT="0" distB="0" distL="0" distR="0" wp14:anchorId="407D0BDD" wp14:editId="183CFC39">
            <wp:extent cx="5270500" cy="14389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43891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5E0930" w14:paraId="4E3EC8D3" w14:textId="77777777" w:rsidTr="004A2914">
        <w:trPr>
          <w:trHeight w:val="90"/>
        </w:trPr>
        <w:tc>
          <w:tcPr>
            <w:tcW w:w="1245" w:type="dxa"/>
            <w:gridSpan w:val="2"/>
            <w:tcBorders>
              <w:top w:val="nil"/>
              <w:left w:val="single" w:sz="4" w:space="0" w:color="auto"/>
              <w:bottom w:val="single" w:sz="4" w:space="0" w:color="auto"/>
              <w:right w:val="single" w:sz="4" w:space="0" w:color="auto"/>
            </w:tcBorders>
          </w:tcPr>
          <w:p w14:paraId="123688DD" w14:textId="77777777" w:rsidR="005E0930" w:rsidRDefault="005E0930" w:rsidP="004A29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12D345E" w14:textId="77777777" w:rsidR="005E0930" w:rsidRDefault="005E0930" w:rsidP="004A29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p>
        </w:tc>
      </w:tr>
      <w:tr w:rsidR="005E0930" w14:paraId="1D215955" w14:textId="77777777" w:rsidTr="004A2914">
        <w:trPr>
          <w:trHeight w:val="408"/>
        </w:trPr>
        <w:tc>
          <w:tcPr>
            <w:tcW w:w="1245" w:type="dxa"/>
            <w:gridSpan w:val="2"/>
            <w:tcBorders>
              <w:top w:val="nil"/>
              <w:left w:val="single" w:sz="4" w:space="0" w:color="auto"/>
              <w:bottom w:val="single" w:sz="4" w:space="0" w:color="auto"/>
              <w:right w:val="single" w:sz="4" w:space="0" w:color="auto"/>
            </w:tcBorders>
          </w:tcPr>
          <w:p w14:paraId="59AB15DA" w14:textId="77777777" w:rsidR="005E0930" w:rsidRDefault="005E0930"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37225D0" w14:textId="77777777" w:rsidR="005E0930" w:rsidRDefault="005E0930" w:rsidP="004A2914">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r>
              <w:rPr>
                <w:rFonts w:ascii="微软雅黑" w:eastAsia="微软雅黑" w:hAnsi="微软雅黑" w:cs="宋体" w:hint="eastAsia"/>
                <w:color w:val="000000"/>
                <w:kern w:val="0"/>
                <w:sz w:val="18"/>
                <w:szCs w:val="18"/>
              </w:rPr>
              <w:t>-渠道设置按钮</w:t>
            </w:r>
          </w:p>
        </w:tc>
      </w:tr>
      <w:tr w:rsidR="005E0930" w14:paraId="779074EF" w14:textId="77777777" w:rsidTr="004A2914">
        <w:trPr>
          <w:trHeight w:val="423"/>
        </w:trPr>
        <w:tc>
          <w:tcPr>
            <w:tcW w:w="1245" w:type="dxa"/>
            <w:gridSpan w:val="2"/>
            <w:tcBorders>
              <w:top w:val="nil"/>
              <w:left w:val="single" w:sz="4" w:space="0" w:color="auto"/>
              <w:bottom w:val="single" w:sz="4" w:space="0" w:color="auto"/>
              <w:right w:val="single" w:sz="4" w:space="0" w:color="auto"/>
            </w:tcBorders>
          </w:tcPr>
          <w:p w14:paraId="236CD145" w14:textId="77777777" w:rsidR="005E0930" w:rsidRDefault="005E0930"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0A5112B" w14:textId="77777777" w:rsidR="005E0930" w:rsidRDefault="005E0930"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w:t>
            </w:r>
          </w:p>
        </w:tc>
      </w:tr>
      <w:tr w:rsidR="005E0930" w14:paraId="4E4ECEBC"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BE2FE9D" w14:textId="77777777" w:rsidR="005E0930" w:rsidRDefault="005E0930"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5E0930" w14:paraId="69435316"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05DEC52" w14:textId="77777777" w:rsidR="005E0930" w:rsidRDefault="005E0930"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6E3FE073" w14:textId="77777777" w:rsidR="005E0930" w:rsidRDefault="005E0930"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39293BD" w14:textId="77777777" w:rsidR="005E0930" w:rsidRDefault="005E0930"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493A8C28" w14:textId="77777777" w:rsidR="005E0930" w:rsidRDefault="005E0930"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61FB3D8" w14:textId="77777777" w:rsidR="005E0930" w:rsidRDefault="005E0930"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5E0930" w14:paraId="5C458FE3"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6D7693A" w14:textId="77777777" w:rsidR="005E0930" w:rsidRDefault="005E0930" w:rsidP="004A29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20ECC80A" w14:textId="77777777" w:rsidR="005E0930" w:rsidRDefault="005E0930"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机构名称</w:t>
            </w:r>
          </w:p>
        </w:tc>
        <w:tc>
          <w:tcPr>
            <w:tcW w:w="3000" w:type="dxa"/>
          </w:tcPr>
          <w:p w14:paraId="36C2E5AD" w14:textId="77777777" w:rsidR="005E0930" w:rsidRDefault="008F0F1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显示当前机构名称</w:t>
            </w:r>
          </w:p>
        </w:tc>
        <w:tc>
          <w:tcPr>
            <w:tcW w:w="3209" w:type="dxa"/>
          </w:tcPr>
          <w:p w14:paraId="6DF1E09B" w14:textId="77777777" w:rsidR="005E0930" w:rsidRDefault="005E0930" w:rsidP="004A2914">
            <w:pPr>
              <w:pStyle w:val="Axure"/>
              <w:rPr>
                <w:rFonts w:ascii="微软雅黑" w:eastAsia="微软雅黑" w:hAnsi="微软雅黑" w:cs="微软雅黑"/>
                <w:sz w:val="18"/>
                <w:szCs w:val="18"/>
              </w:rPr>
            </w:pPr>
          </w:p>
        </w:tc>
        <w:tc>
          <w:tcPr>
            <w:tcW w:w="1712" w:type="dxa"/>
          </w:tcPr>
          <w:p w14:paraId="73429470" w14:textId="77777777" w:rsidR="005E0930" w:rsidRDefault="005E0930" w:rsidP="004A2914">
            <w:pPr>
              <w:widowControl/>
              <w:jc w:val="left"/>
              <w:rPr>
                <w:rFonts w:ascii="微软雅黑" w:eastAsia="微软雅黑" w:hAnsi="微软雅黑" w:cs="宋体"/>
                <w:bCs/>
                <w:kern w:val="0"/>
                <w:sz w:val="18"/>
                <w:szCs w:val="18"/>
              </w:rPr>
            </w:pPr>
          </w:p>
        </w:tc>
      </w:tr>
      <w:tr w:rsidR="005E0930" w14:paraId="0C0E5E0C"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3ADD366" w14:textId="77777777" w:rsidR="005E0930" w:rsidRDefault="005E0930"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6E93EB62" w14:textId="77777777" w:rsidR="005E0930" w:rsidRDefault="008F0F1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渠道名称</w:t>
            </w:r>
          </w:p>
        </w:tc>
        <w:tc>
          <w:tcPr>
            <w:tcW w:w="3000" w:type="dxa"/>
          </w:tcPr>
          <w:p w14:paraId="3BBA0E34" w14:textId="77777777" w:rsidR="005E0930" w:rsidRDefault="008F0F12"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展示属于当前机构的渠道名称</w:t>
            </w:r>
          </w:p>
        </w:tc>
        <w:tc>
          <w:tcPr>
            <w:tcW w:w="3209" w:type="dxa"/>
          </w:tcPr>
          <w:p w14:paraId="6BBFC79D" w14:textId="77777777" w:rsidR="005E0930" w:rsidRDefault="005E0930" w:rsidP="004A2914">
            <w:pPr>
              <w:pStyle w:val="Axure"/>
              <w:rPr>
                <w:rFonts w:ascii="微软雅黑" w:eastAsia="微软雅黑" w:hAnsi="微软雅黑" w:cs="微软雅黑"/>
                <w:sz w:val="18"/>
                <w:szCs w:val="18"/>
              </w:rPr>
            </w:pPr>
          </w:p>
        </w:tc>
        <w:tc>
          <w:tcPr>
            <w:tcW w:w="1712" w:type="dxa"/>
          </w:tcPr>
          <w:p w14:paraId="3759D35D" w14:textId="77777777" w:rsidR="005E0930" w:rsidRDefault="005E0930" w:rsidP="004A2914">
            <w:pPr>
              <w:widowControl/>
              <w:jc w:val="left"/>
              <w:rPr>
                <w:rFonts w:ascii="微软雅黑" w:eastAsia="微软雅黑" w:hAnsi="微软雅黑" w:cs="微软雅黑"/>
                <w:sz w:val="18"/>
                <w:szCs w:val="18"/>
              </w:rPr>
            </w:pPr>
          </w:p>
        </w:tc>
      </w:tr>
      <w:tr w:rsidR="008F0F12" w14:paraId="5BC6C16F"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E3A9BDF"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497A859D" w14:textId="77777777" w:rsidR="008F0F12" w:rsidRDefault="008F0F12" w:rsidP="008F0F12">
            <w:pPr>
              <w:widowControl/>
              <w:jc w:val="left"/>
              <w:rPr>
                <w:rFonts w:ascii="微软雅黑" w:eastAsia="微软雅黑" w:hAnsi="微软雅黑" w:cs="微软雅黑"/>
                <w:color w:val="000000"/>
                <w:sz w:val="18"/>
                <w:szCs w:val="18"/>
              </w:rPr>
            </w:pPr>
            <w:proofErr w:type="spellStart"/>
            <w:r>
              <w:rPr>
                <w:rFonts w:ascii="微软雅黑" w:eastAsia="微软雅黑" w:hAnsi="微软雅黑" w:cs="微软雅黑"/>
                <w:color w:val="000000"/>
                <w:sz w:val="18"/>
                <w:szCs w:val="18"/>
              </w:rPr>
              <w:t>S</w:t>
            </w:r>
            <w:r>
              <w:rPr>
                <w:rFonts w:ascii="微软雅黑" w:eastAsia="微软雅黑" w:hAnsi="微软雅黑" w:cs="微软雅黑" w:hint="eastAsia"/>
                <w:color w:val="000000"/>
                <w:sz w:val="18"/>
                <w:szCs w:val="18"/>
              </w:rPr>
              <w:t>ource</w:t>
            </w:r>
            <w:r>
              <w:rPr>
                <w:rFonts w:ascii="微软雅黑" w:eastAsia="微软雅黑" w:hAnsi="微软雅黑" w:cs="微软雅黑"/>
                <w:color w:val="000000"/>
                <w:sz w:val="18"/>
                <w:szCs w:val="18"/>
              </w:rPr>
              <w:t>id</w:t>
            </w:r>
            <w:proofErr w:type="spellEnd"/>
          </w:p>
        </w:tc>
        <w:tc>
          <w:tcPr>
            <w:tcW w:w="3000" w:type="dxa"/>
          </w:tcPr>
          <w:p w14:paraId="7C64BC70" w14:textId="77777777" w:rsidR="008F0F12" w:rsidRDefault="008F0F12" w:rsidP="008F0F12">
            <w:pPr>
              <w:widowControl/>
              <w:jc w:val="left"/>
              <w:rPr>
                <w:rFonts w:ascii="微软雅黑" w:eastAsia="微软雅黑" w:hAnsi="微软雅黑" w:cs="微软雅黑"/>
                <w:color w:val="000000"/>
                <w:sz w:val="18"/>
                <w:szCs w:val="18"/>
              </w:rPr>
            </w:pPr>
            <w:proofErr w:type="spellStart"/>
            <w:r>
              <w:rPr>
                <w:rFonts w:ascii="微软雅黑" w:eastAsia="微软雅黑" w:hAnsi="微软雅黑" w:cs="微软雅黑"/>
                <w:color w:val="000000"/>
                <w:sz w:val="18"/>
                <w:szCs w:val="18"/>
              </w:rPr>
              <w:t>S</w:t>
            </w:r>
            <w:r>
              <w:rPr>
                <w:rFonts w:ascii="微软雅黑" w:eastAsia="微软雅黑" w:hAnsi="微软雅黑" w:cs="微软雅黑" w:hint="eastAsia"/>
                <w:color w:val="000000"/>
                <w:sz w:val="18"/>
                <w:szCs w:val="18"/>
              </w:rPr>
              <w:t>ource</w:t>
            </w:r>
            <w:r>
              <w:rPr>
                <w:rFonts w:ascii="微软雅黑" w:eastAsia="微软雅黑" w:hAnsi="微软雅黑" w:cs="微软雅黑"/>
                <w:color w:val="000000"/>
                <w:sz w:val="18"/>
                <w:szCs w:val="18"/>
              </w:rPr>
              <w:t>id</w:t>
            </w:r>
            <w:proofErr w:type="spellEnd"/>
          </w:p>
        </w:tc>
        <w:tc>
          <w:tcPr>
            <w:tcW w:w="3209" w:type="dxa"/>
          </w:tcPr>
          <w:p w14:paraId="3F9DFDD0" w14:textId="77777777" w:rsidR="008F0F12" w:rsidRDefault="008F0F12" w:rsidP="008F0F12">
            <w:pPr>
              <w:pStyle w:val="Axure"/>
              <w:rPr>
                <w:rFonts w:ascii="微软雅黑" w:eastAsia="微软雅黑" w:hAnsi="微软雅黑" w:cs="微软雅黑"/>
                <w:sz w:val="18"/>
                <w:szCs w:val="18"/>
              </w:rPr>
            </w:pPr>
          </w:p>
        </w:tc>
        <w:tc>
          <w:tcPr>
            <w:tcW w:w="1712" w:type="dxa"/>
          </w:tcPr>
          <w:p w14:paraId="2B1EE869" w14:textId="77777777" w:rsidR="008F0F12" w:rsidRDefault="008F0F12" w:rsidP="008F0F12">
            <w:pPr>
              <w:widowControl/>
              <w:jc w:val="left"/>
              <w:rPr>
                <w:rFonts w:ascii="微软雅黑" w:eastAsia="微软雅黑" w:hAnsi="微软雅黑" w:cs="微软雅黑"/>
                <w:sz w:val="18"/>
                <w:szCs w:val="18"/>
              </w:rPr>
            </w:pPr>
          </w:p>
        </w:tc>
      </w:tr>
      <w:tr w:rsidR="008F0F12" w14:paraId="2CA57B02"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F7AF7D"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3144B65"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注册系数</w:t>
            </w:r>
          </w:p>
        </w:tc>
        <w:tc>
          <w:tcPr>
            <w:tcW w:w="3000" w:type="dxa"/>
          </w:tcPr>
          <w:p w14:paraId="5C9D1444"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展示当前执行的注册系数</w:t>
            </w:r>
          </w:p>
        </w:tc>
        <w:tc>
          <w:tcPr>
            <w:tcW w:w="3209" w:type="dxa"/>
          </w:tcPr>
          <w:p w14:paraId="111F65D9" w14:textId="77777777" w:rsidR="008F0F12" w:rsidRDefault="008F0F12" w:rsidP="008F0F12">
            <w:pPr>
              <w:pStyle w:val="Axure"/>
              <w:rPr>
                <w:rFonts w:ascii="微软雅黑" w:eastAsia="微软雅黑" w:hAnsi="微软雅黑" w:cs="微软雅黑"/>
                <w:sz w:val="18"/>
                <w:szCs w:val="18"/>
              </w:rPr>
            </w:pPr>
          </w:p>
        </w:tc>
        <w:tc>
          <w:tcPr>
            <w:tcW w:w="1712" w:type="dxa"/>
          </w:tcPr>
          <w:p w14:paraId="7C92F3F2" w14:textId="77777777" w:rsidR="008F0F12" w:rsidRDefault="008F0F12" w:rsidP="008F0F12">
            <w:pPr>
              <w:widowControl/>
              <w:jc w:val="left"/>
              <w:rPr>
                <w:rFonts w:ascii="微软雅黑" w:eastAsia="微软雅黑" w:hAnsi="微软雅黑" w:cs="微软雅黑"/>
                <w:sz w:val="18"/>
                <w:szCs w:val="18"/>
              </w:rPr>
            </w:pPr>
          </w:p>
        </w:tc>
      </w:tr>
      <w:tr w:rsidR="008F0F12" w14:paraId="592E9CF7"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6CCB60"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FC2FEEF"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待生效注册系数</w:t>
            </w:r>
          </w:p>
        </w:tc>
        <w:tc>
          <w:tcPr>
            <w:tcW w:w="3000" w:type="dxa"/>
          </w:tcPr>
          <w:p w14:paraId="56BB0797"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展示待生效的注册系数（明日之后的）</w:t>
            </w:r>
          </w:p>
        </w:tc>
        <w:tc>
          <w:tcPr>
            <w:tcW w:w="3209" w:type="dxa"/>
          </w:tcPr>
          <w:p w14:paraId="601F13DB" w14:textId="77777777" w:rsidR="008F0F12" w:rsidRDefault="008F0F12" w:rsidP="008F0F12">
            <w:pPr>
              <w:pStyle w:val="Axure"/>
              <w:rPr>
                <w:rFonts w:ascii="微软雅黑" w:eastAsia="微软雅黑" w:hAnsi="微软雅黑" w:cs="微软雅黑"/>
                <w:sz w:val="18"/>
                <w:szCs w:val="18"/>
              </w:rPr>
            </w:pPr>
          </w:p>
        </w:tc>
        <w:tc>
          <w:tcPr>
            <w:tcW w:w="1712" w:type="dxa"/>
          </w:tcPr>
          <w:p w14:paraId="234996E5" w14:textId="77777777" w:rsidR="008F0F12" w:rsidRDefault="008F0F12" w:rsidP="008F0F12">
            <w:pPr>
              <w:widowControl/>
              <w:jc w:val="left"/>
              <w:rPr>
                <w:rFonts w:ascii="微软雅黑" w:eastAsia="微软雅黑" w:hAnsi="微软雅黑" w:cs="微软雅黑"/>
                <w:sz w:val="18"/>
                <w:szCs w:val="18"/>
              </w:rPr>
            </w:pPr>
          </w:p>
        </w:tc>
      </w:tr>
      <w:tr w:rsidR="008F0F12" w14:paraId="13D3313D"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C489E66"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38F193C2" w14:textId="1824FCCC" w:rsidR="008F0F12" w:rsidRDefault="0062215E" w:rsidP="008F0F12">
            <w:pPr>
              <w:widowControl/>
              <w:jc w:val="left"/>
              <w:rPr>
                <w:rFonts w:ascii="微软雅黑" w:eastAsia="微软雅黑" w:hAnsi="微软雅黑" w:cs="微软雅黑"/>
                <w:color w:val="000000"/>
                <w:sz w:val="18"/>
                <w:szCs w:val="18"/>
              </w:rPr>
            </w:pPr>
            <w:ins w:id="2654" w:author="haha" w:date="2019-07-23T15:09:00Z">
              <w:r>
                <w:rPr>
                  <w:rFonts w:ascii="微软雅黑" w:eastAsia="微软雅黑" w:hAnsi="微软雅黑" w:cs="微软雅黑" w:hint="eastAsia"/>
                  <w:color w:val="000000"/>
                  <w:sz w:val="18"/>
                  <w:szCs w:val="18"/>
                </w:rPr>
                <w:t>放款</w:t>
              </w:r>
            </w:ins>
            <w:del w:id="2655" w:author="haha" w:date="2019-07-23T15:09:00Z">
              <w:r w:rsidR="008F0F12" w:rsidDel="0062215E">
                <w:rPr>
                  <w:rFonts w:ascii="微软雅黑" w:eastAsia="微软雅黑" w:hAnsi="微软雅黑" w:cs="微软雅黑" w:hint="eastAsia"/>
                  <w:color w:val="000000"/>
                  <w:sz w:val="18"/>
                  <w:szCs w:val="18"/>
                </w:rPr>
                <w:delText>点击</w:delText>
              </w:r>
            </w:del>
            <w:r w:rsidR="008F0F12">
              <w:rPr>
                <w:rFonts w:ascii="微软雅黑" w:eastAsia="微软雅黑" w:hAnsi="微软雅黑" w:cs="微软雅黑" w:hint="eastAsia"/>
                <w:color w:val="000000"/>
                <w:sz w:val="18"/>
                <w:szCs w:val="18"/>
              </w:rPr>
              <w:t>系数</w:t>
            </w:r>
          </w:p>
        </w:tc>
        <w:tc>
          <w:tcPr>
            <w:tcW w:w="3000" w:type="dxa"/>
          </w:tcPr>
          <w:p w14:paraId="26BE581D" w14:textId="29A70110"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展示当前执行的</w:t>
            </w:r>
            <w:del w:id="2656" w:author="haha" w:date="2019-07-23T15:09:00Z">
              <w:r w:rsidDel="0062215E">
                <w:rPr>
                  <w:rFonts w:ascii="微软雅黑" w:eastAsia="微软雅黑" w:hAnsi="微软雅黑" w:cs="微软雅黑" w:hint="eastAsia"/>
                  <w:color w:val="000000"/>
                  <w:sz w:val="18"/>
                  <w:szCs w:val="18"/>
                </w:rPr>
                <w:delText>点击</w:delText>
              </w:r>
            </w:del>
            <w:ins w:id="2657" w:author="haha" w:date="2019-07-23T15:09:00Z">
              <w:r w:rsidR="0062215E">
                <w:rPr>
                  <w:rFonts w:ascii="微软雅黑" w:eastAsia="微软雅黑" w:hAnsi="微软雅黑" w:cs="微软雅黑" w:hint="eastAsia"/>
                  <w:color w:val="000000"/>
                  <w:sz w:val="18"/>
                  <w:szCs w:val="18"/>
                </w:rPr>
                <w:t>放款</w:t>
              </w:r>
            </w:ins>
            <w:r>
              <w:rPr>
                <w:rFonts w:ascii="微软雅黑" w:eastAsia="微软雅黑" w:hAnsi="微软雅黑" w:cs="微软雅黑" w:hint="eastAsia"/>
                <w:color w:val="000000"/>
                <w:sz w:val="18"/>
                <w:szCs w:val="18"/>
              </w:rPr>
              <w:t>系数</w:t>
            </w:r>
          </w:p>
        </w:tc>
        <w:tc>
          <w:tcPr>
            <w:tcW w:w="3209" w:type="dxa"/>
          </w:tcPr>
          <w:p w14:paraId="6F4713D1" w14:textId="77777777" w:rsidR="008F0F12" w:rsidRDefault="008F0F12" w:rsidP="008F0F12">
            <w:pPr>
              <w:pStyle w:val="Axure"/>
              <w:rPr>
                <w:rFonts w:ascii="微软雅黑" w:eastAsia="微软雅黑" w:hAnsi="微软雅黑" w:cs="微软雅黑"/>
                <w:sz w:val="18"/>
                <w:szCs w:val="18"/>
              </w:rPr>
            </w:pPr>
          </w:p>
        </w:tc>
        <w:tc>
          <w:tcPr>
            <w:tcW w:w="1712" w:type="dxa"/>
          </w:tcPr>
          <w:p w14:paraId="14D03D7A" w14:textId="77777777" w:rsidR="008F0F12" w:rsidRDefault="008F0F12" w:rsidP="008F0F12">
            <w:pPr>
              <w:widowControl/>
              <w:jc w:val="left"/>
              <w:rPr>
                <w:rFonts w:ascii="微软雅黑" w:eastAsia="微软雅黑" w:hAnsi="微软雅黑" w:cs="微软雅黑"/>
                <w:sz w:val="18"/>
                <w:szCs w:val="18"/>
              </w:rPr>
            </w:pPr>
          </w:p>
        </w:tc>
      </w:tr>
      <w:tr w:rsidR="008F0F12" w14:paraId="26C7F9CF"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814A251"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3AA3B6E5" w14:textId="31008D32"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待生效</w:t>
            </w:r>
            <w:del w:id="2658" w:author="haha" w:date="2019-07-23T15:09:00Z">
              <w:r w:rsidDel="0062215E">
                <w:rPr>
                  <w:rFonts w:ascii="微软雅黑" w:eastAsia="微软雅黑" w:hAnsi="微软雅黑" w:cs="微软雅黑" w:hint="eastAsia"/>
                  <w:color w:val="000000"/>
                  <w:sz w:val="18"/>
                  <w:szCs w:val="18"/>
                </w:rPr>
                <w:delText>点击</w:delText>
              </w:r>
            </w:del>
            <w:ins w:id="2659" w:author="haha" w:date="2019-07-23T15:09:00Z">
              <w:r w:rsidR="0062215E">
                <w:rPr>
                  <w:rFonts w:ascii="微软雅黑" w:eastAsia="微软雅黑" w:hAnsi="微软雅黑" w:cs="微软雅黑" w:hint="eastAsia"/>
                  <w:color w:val="000000"/>
                  <w:sz w:val="18"/>
                  <w:szCs w:val="18"/>
                </w:rPr>
                <w:t>放款</w:t>
              </w:r>
            </w:ins>
            <w:r>
              <w:rPr>
                <w:rFonts w:ascii="微软雅黑" w:eastAsia="微软雅黑" w:hAnsi="微软雅黑" w:cs="微软雅黑" w:hint="eastAsia"/>
                <w:color w:val="000000"/>
                <w:sz w:val="18"/>
                <w:szCs w:val="18"/>
              </w:rPr>
              <w:t>系数</w:t>
            </w:r>
          </w:p>
        </w:tc>
        <w:tc>
          <w:tcPr>
            <w:tcW w:w="3000" w:type="dxa"/>
          </w:tcPr>
          <w:p w14:paraId="35AC553F" w14:textId="07F50879"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展示待生效的</w:t>
            </w:r>
            <w:del w:id="2660" w:author="haha" w:date="2019-07-23T15:09:00Z">
              <w:r w:rsidDel="0062215E">
                <w:rPr>
                  <w:rFonts w:ascii="微软雅黑" w:eastAsia="微软雅黑" w:hAnsi="微软雅黑" w:cs="微软雅黑" w:hint="eastAsia"/>
                  <w:color w:val="000000"/>
                  <w:sz w:val="18"/>
                  <w:szCs w:val="18"/>
                </w:rPr>
                <w:delText>点击</w:delText>
              </w:r>
            </w:del>
            <w:ins w:id="2661" w:author="haha" w:date="2019-07-23T15:09:00Z">
              <w:r w:rsidR="0062215E">
                <w:rPr>
                  <w:rFonts w:ascii="微软雅黑" w:eastAsia="微软雅黑" w:hAnsi="微软雅黑" w:cs="微软雅黑" w:hint="eastAsia"/>
                  <w:color w:val="000000"/>
                  <w:sz w:val="18"/>
                  <w:szCs w:val="18"/>
                </w:rPr>
                <w:t>放款</w:t>
              </w:r>
            </w:ins>
            <w:r>
              <w:rPr>
                <w:rFonts w:ascii="微软雅黑" w:eastAsia="微软雅黑" w:hAnsi="微软雅黑" w:cs="微软雅黑" w:hint="eastAsia"/>
                <w:color w:val="000000"/>
                <w:sz w:val="18"/>
                <w:szCs w:val="18"/>
              </w:rPr>
              <w:t>系数（明日之后的）</w:t>
            </w:r>
          </w:p>
        </w:tc>
        <w:tc>
          <w:tcPr>
            <w:tcW w:w="3209" w:type="dxa"/>
          </w:tcPr>
          <w:p w14:paraId="2F4F1480" w14:textId="77777777" w:rsidR="008F0F12" w:rsidRDefault="008F0F12" w:rsidP="008F0F12">
            <w:pPr>
              <w:pStyle w:val="Axure"/>
              <w:rPr>
                <w:rFonts w:ascii="微软雅黑" w:eastAsia="微软雅黑" w:hAnsi="微软雅黑" w:cs="微软雅黑"/>
                <w:sz w:val="18"/>
                <w:szCs w:val="18"/>
              </w:rPr>
            </w:pPr>
          </w:p>
        </w:tc>
        <w:tc>
          <w:tcPr>
            <w:tcW w:w="1712" w:type="dxa"/>
          </w:tcPr>
          <w:p w14:paraId="07D23856" w14:textId="77777777" w:rsidR="008F0F12" w:rsidRDefault="008F0F12" w:rsidP="008F0F12">
            <w:pPr>
              <w:widowControl/>
              <w:jc w:val="left"/>
              <w:rPr>
                <w:rFonts w:ascii="微软雅黑" w:eastAsia="微软雅黑" w:hAnsi="微软雅黑" w:cs="微软雅黑"/>
                <w:sz w:val="18"/>
                <w:szCs w:val="18"/>
              </w:rPr>
            </w:pPr>
          </w:p>
        </w:tc>
      </w:tr>
      <w:tr w:rsidR="008F0F12" w14:paraId="34E5EF14"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C74760"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580A0B29"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价格</w:t>
            </w:r>
          </w:p>
        </w:tc>
        <w:tc>
          <w:tcPr>
            <w:tcW w:w="3000" w:type="dxa"/>
          </w:tcPr>
          <w:p w14:paraId="145B0335"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展示当前设置的价格</w:t>
            </w:r>
          </w:p>
        </w:tc>
        <w:tc>
          <w:tcPr>
            <w:tcW w:w="3209" w:type="dxa"/>
          </w:tcPr>
          <w:p w14:paraId="0296BD88" w14:textId="77777777" w:rsidR="008F0F12" w:rsidRDefault="008F0F12" w:rsidP="008F0F12">
            <w:pPr>
              <w:pStyle w:val="Axure"/>
              <w:rPr>
                <w:rFonts w:ascii="微软雅黑" w:eastAsia="微软雅黑" w:hAnsi="微软雅黑" w:cs="微软雅黑"/>
                <w:sz w:val="18"/>
                <w:szCs w:val="18"/>
              </w:rPr>
            </w:pPr>
          </w:p>
        </w:tc>
        <w:tc>
          <w:tcPr>
            <w:tcW w:w="1712" w:type="dxa"/>
          </w:tcPr>
          <w:p w14:paraId="6BF1C380" w14:textId="77777777" w:rsidR="008F0F12" w:rsidRDefault="008F0F12" w:rsidP="008F0F12">
            <w:pPr>
              <w:widowControl/>
              <w:jc w:val="left"/>
              <w:rPr>
                <w:rFonts w:ascii="微软雅黑" w:eastAsia="微软雅黑" w:hAnsi="微软雅黑" w:cs="微软雅黑"/>
                <w:sz w:val="18"/>
                <w:szCs w:val="18"/>
              </w:rPr>
            </w:pPr>
          </w:p>
        </w:tc>
      </w:tr>
      <w:tr w:rsidR="008F0F12" w14:paraId="483004EF"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4119A1E" w14:textId="77777777" w:rsidR="008F0F12" w:rsidRDefault="008F0F12" w:rsidP="008F0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62527884"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冻结</w:t>
            </w:r>
          </w:p>
        </w:tc>
        <w:tc>
          <w:tcPr>
            <w:tcW w:w="3000" w:type="dxa"/>
          </w:tcPr>
          <w:p w14:paraId="10E65778"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当前渠道为正常使用状态按钮为“冻结”点击后渠道被冻结按钮为为“解除冻结”，依次变换操作，冻结后的渠道冻结，报表内对应数据不展示，用户管理为冻结状态</w:t>
            </w:r>
          </w:p>
        </w:tc>
        <w:tc>
          <w:tcPr>
            <w:tcW w:w="3209" w:type="dxa"/>
          </w:tcPr>
          <w:p w14:paraId="6FB63F34" w14:textId="63248B4F"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w:t>
            </w:r>
            <w:r w:rsidR="004A2914">
              <w:rPr>
                <w:rFonts w:ascii="微软雅黑" w:eastAsia="微软雅黑" w:hAnsi="微软雅黑" w:cs="微软雅黑" w:hint="eastAsia"/>
                <w:color w:val="000000"/>
                <w:sz w:val="18"/>
                <w:szCs w:val="18"/>
              </w:rPr>
              <w:t>渠道</w:t>
            </w:r>
            <w:r>
              <w:rPr>
                <w:rFonts w:ascii="微软雅黑" w:eastAsia="微软雅黑" w:hAnsi="微软雅黑" w:cs="微软雅黑" w:hint="eastAsia"/>
                <w:color w:val="000000"/>
                <w:sz w:val="18"/>
                <w:szCs w:val="18"/>
              </w:rPr>
              <w:t>为正常使用状态按钮为“冻结”点击后</w:t>
            </w:r>
            <w:r w:rsidR="004A2914">
              <w:rPr>
                <w:rFonts w:ascii="微软雅黑" w:eastAsia="微软雅黑" w:hAnsi="微软雅黑" w:cs="微软雅黑" w:hint="eastAsia"/>
                <w:color w:val="000000"/>
                <w:sz w:val="18"/>
                <w:szCs w:val="18"/>
              </w:rPr>
              <w:t>渠道</w:t>
            </w:r>
            <w:r>
              <w:rPr>
                <w:rFonts w:ascii="微软雅黑" w:eastAsia="微软雅黑" w:hAnsi="微软雅黑" w:cs="微软雅黑" w:hint="eastAsia"/>
                <w:color w:val="000000"/>
                <w:sz w:val="18"/>
                <w:szCs w:val="18"/>
              </w:rPr>
              <w:t>被冻结按钮为为“</w:t>
            </w:r>
            <w:r w:rsidR="004A2914">
              <w:rPr>
                <w:rFonts w:ascii="微软雅黑" w:eastAsia="微软雅黑" w:hAnsi="微软雅黑" w:cs="微软雅黑" w:hint="eastAsia"/>
                <w:color w:val="000000"/>
                <w:sz w:val="18"/>
                <w:szCs w:val="18"/>
              </w:rPr>
              <w:t>解除</w:t>
            </w:r>
            <w:r>
              <w:rPr>
                <w:rFonts w:ascii="微软雅黑" w:eastAsia="微软雅黑" w:hAnsi="微软雅黑" w:cs="微软雅黑" w:hint="eastAsia"/>
                <w:color w:val="000000"/>
                <w:sz w:val="18"/>
                <w:szCs w:val="18"/>
              </w:rPr>
              <w:t>”，依次变换操作</w:t>
            </w:r>
            <w:ins w:id="2662" w:author="haha" w:date="2019-07-23T16:41:00Z">
              <w:r w:rsidR="00CE275A">
                <w:rPr>
                  <w:rFonts w:ascii="微软雅黑" w:eastAsia="微软雅黑" w:hAnsi="微软雅黑" w:cs="微软雅黑" w:hint="eastAsia"/>
                  <w:color w:val="000000"/>
                  <w:sz w:val="18"/>
                  <w:szCs w:val="18"/>
                </w:rPr>
                <w:t>，冻结后编辑按钮隐藏</w:t>
              </w:r>
            </w:ins>
          </w:p>
        </w:tc>
        <w:tc>
          <w:tcPr>
            <w:tcW w:w="1712" w:type="dxa"/>
          </w:tcPr>
          <w:p w14:paraId="3DA398F7" w14:textId="77777777" w:rsidR="008F0F12" w:rsidRDefault="008F0F12"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w:t>
            </w:r>
            <w:r w:rsidR="004A2914">
              <w:rPr>
                <w:rFonts w:ascii="微软雅黑" w:eastAsia="微软雅黑" w:hAnsi="微软雅黑" w:cs="微软雅黑" w:hint="eastAsia"/>
                <w:color w:val="000000"/>
                <w:sz w:val="18"/>
                <w:szCs w:val="18"/>
              </w:rPr>
              <w:t>渠道</w:t>
            </w:r>
            <w:r>
              <w:rPr>
                <w:rFonts w:ascii="微软雅黑" w:eastAsia="微软雅黑" w:hAnsi="微软雅黑" w:cs="微软雅黑" w:hint="eastAsia"/>
                <w:color w:val="000000"/>
                <w:sz w:val="18"/>
                <w:szCs w:val="18"/>
              </w:rPr>
              <w:t>为正常使用状态按钮为“冻结”点击后</w:t>
            </w:r>
            <w:r w:rsidR="004A2914">
              <w:rPr>
                <w:rFonts w:ascii="微软雅黑" w:eastAsia="微软雅黑" w:hAnsi="微软雅黑" w:cs="微软雅黑" w:hint="eastAsia"/>
                <w:color w:val="000000"/>
                <w:sz w:val="18"/>
                <w:szCs w:val="18"/>
              </w:rPr>
              <w:t>渠道</w:t>
            </w:r>
            <w:r>
              <w:rPr>
                <w:rFonts w:ascii="微软雅黑" w:eastAsia="微软雅黑" w:hAnsi="微软雅黑" w:cs="微软雅黑" w:hint="eastAsia"/>
                <w:color w:val="000000"/>
                <w:sz w:val="18"/>
                <w:szCs w:val="18"/>
              </w:rPr>
              <w:t>被冻结按钮为为“解除冻结”，依次变换操作，点击提示“确定冻结/解冻当前机构？确定执行操作，取消放弃操作”</w:t>
            </w:r>
          </w:p>
        </w:tc>
      </w:tr>
      <w:tr w:rsidR="004A2914" w14:paraId="1E33716B"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53A306B" w14:textId="77777777" w:rsidR="004A2914" w:rsidRDefault="004A2914" w:rsidP="008F0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546072C7" w14:textId="77777777" w:rsidR="004A2914" w:rsidRDefault="004A2914"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编辑</w:t>
            </w:r>
          </w:p>
        </w:tc>
        <w:tc>
          <w:tcPr>
            <w:tcW w:w="3000" w:type="dxa"/>
          </w:tcPr>
          <w:p w14:paraId="13202A84" w14:textId="77777777" w:rsidR="004A2914" w:rsidRDefault="004A2914"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点击后弹出流量配置页面</w:t>
            </w:r>
          </w:p>
        </w:tc>
        <w:tc>
          <w:tcPr>
            <w:tcW w:w="3209" w:type="dxa"/>
          </w:tcPr>
          <w:p w14:paraId="540BC4D9" w14:textId="77777777" w:rsidR="004A2914" w:rsidRDefault="004A2914" w:rsidP="008F0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点击弹出流量配置页面</w:t>
            </w:r>
          </w:p>
        </w:tc>
        <w:tc>
          <w:tcPr>
            <w:tcW w:w="1712" w:type="dxa"/>
          </w:tcPr>
          <w:p w14:paraId="628B89D4" w14:textId="77777777" w:rsidR="004A2914" w:rsidRDefault="004A2914" w:rsidP="008F0F12">
            <w:pPr>
              <w:widowControl/>
              <w:jc w:val="left"/>
              <w:rPr>
                <w:rFonts w:ascii="微软雅黑" w:eastAsia="微软雅黑" w:hAnsi="微软雅黑" w:cs="微软雅黑"/>
                <w:color w:val="000000"/>
                <w:sz w:val="18"/>
                <w:szCs w:val="18"/>
              </w:rPr>
            </w:pPr>
          </w:p>
        </w:tc>
      </w:tr>
    </w:tbl>
    <w:p w14:paraId="3692E2D3" w14:textId="201D596E" w:rsidR="005E0930" w:rsidRDefault="00F93C30" w:rsidP="004A2914">
      <w:pPr>
        <w:pStyle w:val="3"/>
      </w:pPr>
      <w:bookmarkStart w:id="2663" w:name="_Toc14795459"/>
      <w:ins w:id="2664" w:author="haha" w:date="2019-07-23T16:20:00Z">
        <w:r>
          <w:rPr>
            <w:rFonts w:hint="eastAsia"/>
          </w:rPr>
          <w:t>1</w:t>
        </w:r>
        <w:r>
          <w:t>.1.3</w:t>
        </w:r>
      </w:ins>
      <w:r w:rsidR="004A2914">
        <w:rPr>
          <w:rFonts w:hint="eastAsia"/>
        </w:rPr>
        <w:t>增减平台</w:t>
      </w:r>
      <w:bookmarkEnd w:id="2663"/>
    </w:p>
    <w:p w14:paraId="3C148109" w14:textId="77777777" w:rsidR="004A2914" w:rsidRPr="004A2914" w:rsidRDefault="004A2914" w:rsidP="004A2914">
      <w:r>
        <w:rPr>
          <w:noProof/>
        </w:rPr>
        <w:drawing>
          <wp:inline distT="0" distB="0" distL="0" distR="0" wp14:anchorId="76A4CF80" wp14:editId="2BB95591">
            <wp:extent cx="2514600" cy="2179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17932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4A2914" w14:paraId="3A6B88D1" w14:textId="77777777" w:rsidTr="004A2914">
        <w:trPr>
          <w:trHeight w:val="90"/>
        </w:trPr>
        <w:tc>
          <w:tcPr>
            <w:tcW w:w="1245" w:type="dxa"/>
            <w:gridSpan w:val="2"/>
            <w:tcBorders>
              <w:top w:val="nil"/>
              <w:left w:val="single" w:sz="4" w:space="0" w:color="auto"/>
              <w:bottom w:val="single" w:sz="4" w:space="0" w:color="auto"/>
              <w:right w:val="single" w:sz="4" w:space="0" w:color="auto"/>
            </w:tcBorders>
          </w:tcPr>
          <w:p w14:paraId="79A6FB93" w14:textId="77777777" w:rsidR="004A2914" w:rsidRDefault="004A2914" w:rsidP="004A29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60E3748" w14:textId="77777777" w:rsidR="004A2914" w:rsidRDefault="004A2914" w:rsidP="004A29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p>
        </w:tc>
      </w:tr>
      <w:tr w:rsidR="004A2914" w14:paraId="3E6ED290" w14:textId="77777777" w:rsidTr="004A2914">
        <w:trPr>
          <w:trHeight w:val="408"/>
        </w:trPr>
        <w:tc>
          <w:tcPr>
            <w:tcW w:w="1245" w:type="dxa"/>
            <w:gridSpan w:val="2"/>
            <w:tcBorders>
              <w:top w:val="nil"/>
              <w:left w:val="single" w:sz="4" w:space="0" w:color="auto"/>
              <w:bottom w:val="single" w:sz="4" w:space="0" w:color="auto"/>
              <w:right w:val="single" w:sz="4" w:space="0" w:color="auto"/>
            </w:tcBorders>
          </w:tcPr>
          <w:p w14:paraId="4A6C9497" w14:textId="77777777" w:rsidR="004A2914" w:rsidRDefault="004A2914"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28D3674" w14:textId="77777777" w:rsidR="004A2914" w:rsidRDefault="004A2914" w:rsidP="004A2914">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r>
              <w:rPr>
                <w:rFonts w:ascii="微软雅黑" w:eastAsia="微软雅黑" w:hAnsi="微软雅黑" w:cs="宋体" w:hint="eastAsia"/>
                <w:color w:val="000000"/>
                <w:kern w:val="0"/>
                <w:sz w:val="18"/>
                <w:szCs w:val="18"/>
              </w:rPr>
              <w:t>-</w:t>
            </w:r>
            <w:r w:rsidR="0012438D">
              <w:rPr>
                <w:rFonts w:ascii="微软雅黑" w:eastAsia="微软雅黑" w:hAnsi="微软雅黑" w:cs="宋体" w:hint="eastAsia"/>
                <w:color w:val="000000"/>
                <w:kern w:val="0"/>
                <w:sz w:val="18"/>
                <w:szCs w:val="18"/>
              </w:rPr>
              <w:t>增减渠道</w:t>
            </w:r>
            <w:r>
              <w:rPr>
                <w:rFonts w:ascii="微软雅黑" w:eastAsia="微软雅黑" w:hAnsi="微软雅黑" w:cs="宋体" w:hint="eastAsia"/>
                <w:color w:val="000000"/>
                <w:kern w:val="0"/>
                <w:sz w:val="18"/>
                <w:szCs w:val="18"/>
              </w:rPr>
              <w:t>按钮</w:t>
            </w:r>
          </w:p>
        </w:tc>
      </w:tr>
      <w:tr w:rsidR="004A2914" w14:paraId="5001916E" w14:textId="77777777" w:rsidTr="004A2914">
        <w:trPr>
          <w:trHeight w:val="423"/>
        </w:trPr>
        <w:tc>
          <w:tcPr>
            <w:tcW w:w="1245" w:type="dxa"/>
            <w:gridSpan w:val="2"/>
            <w:tcBorders>
              <w:top w:val="nil"/>
              <w:left w:val="single" w:sz="4" w:space="0" w:color="auto"/>
              <w:bottom w:val="single" w:sz="4" w:space="0" w:color="auto"/>
              <w:right w:val="single" w:sz="4" w:space="0" w:color="auto"/>
            </w:tcBorders>
          </w:tcPr>
          <w:p w14:paraId="3C90B0A9" w14:textId="77777777" w:rsidR="004A2914" w:rsidRDefault="004A2914"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5D60EC6" w14:textId="77777777" w:rsidR="004A2914" w:rsidRDefault="004A2914"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右上角关闭/底部保存</w:t>
            </w:r>
          </w:p>
        </w:tc>
      </w:tr>
      <w:tr w:rsidR="004A2914" w14:paraId="761E36A3"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6734F815" w14:textId="77777777" w:rsidR="004A2914" w:rsidRDefault="004A2914"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lastRenderedPageBreak/>
              <w:t>操作说明</w:t>
            </w:r>
          </w:p>
        </w:tc>
      </w:tr>
      <w:tr w:rsidR="004A2914" w14:paraId="3CF90CD6"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022F278" w14:textId="77777777" w:rsidR="004A2914" w:rsidRDefault="004A2914"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7BCA4C2" w14:textId="77777777" w:rsidR="004A2914" w:rsidRDefault="004A2914"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B098509" w14:textId="77777777" w:rsidR="004A2914" w:rsidRDefault="004A2914" w:rsidP="004A29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7419B56" w14:textId="77777777" w:rsidR="004A2914" w:rsidRDefault="004A2914"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AF10FD3" w14:textId="77777777" w:rsidR="004A2914" w:rsidRDefault="004A2914" w:rsidP="004A29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4A2914" w14:paraId="13006C49"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96E38E5" w14:textId="77777777" w:rsidR="004A2914" w:rsidRDefault="004A2914" w:rsidP="004A29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4898A26"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未分配</w:t>
            </w:r>
          </w:p>
        </w:tc>
        <w:tc>
          <w:tcPr>
            <w:tcW w:w="3000" w:type="dxa"/>
          </w:tcPr>
          <w:p w14:paraId="3B85AF4B"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显示当前未属于任何机构且未冻结的渠道</w:t>
            </w:r>
          </w:p>
        </w:tc>
        <w:tc>
          <w:tcPr>
            <w:tcW w:w="3209" w:type="dxa"/>
          </w:tcPr>
          <w:p w14:paraId="12A2A1C5" w14:textId="77777777" w:rsidR="004A2914" w:rsidRDefault="004A2914" w:rsidP="004A2914">
            <w:pPr>
              <w:pStyle w:val="Axure"/>
              <w:rPr>
                <w:rFonts w:ascii="微软雅黑" w:eastAsia="微软雅黑" w:hAnsi="微软雅黑" w:cs="微软雅黑"/>
                <w:sz w:val="18"/>
                <w:szCs w:val="18"/>
              </w:rPr>
            </w:pPr>
          </w:p>
        </w:tc>
        <w:tc>
          <w:tcPr>
            <w:tcW w:w="1712" w:type="dxa"/>
          </w:tcPr>
          <w:p w14:paraId="0424CE06" w14:textId="77777777" w:rsidR="004A2914" w:rsidRDefault="004A2914" w:rsidP="004A2914">
            <w:pPr>
              <w:widowControl/>
              <w:jc w:val="left"/>
              <w:rPr>
                <w:rFonts w:ascii="微软雅黑" w:eastAsia="微软雅黑" w:hAnsi="微软雅黑" w:cs="宋体"/>
                <w:bCs/>
                <w:kern w:val="0"/>
                <w:sz w:val="18"/>
                <w:szCs w:val="18"/>
              </w:rPr>
            </w:pPr>
            <w:r>
              <w:rPr>
                <w:rFonts w:ascii="微软雅黑" w:eastAsia="微软雅黑" w:hAnsi="微软雅黑" w:cs="微软雅黑" w:hint="eastAsia"/>
                <w:color w:val="000000"/>
                <w:sz w:val="18"/>
                <w:szCs w:val="18"/>
              </w:rPr>
              <w:t>显示当前未属于任何机构且未冻结的渠道</w:t>
            </w:r>
          </w:p>
        </w:tc>
      </w:tr>
      <w:tr w:rsidR="004A2914" w14:paraId="2138A8B4"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246F787" w14:textId="77777777" w:rsidR="004A2914" w:rsidRDefault="004A2914"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4792A2B3"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右按钮</w:t>
            </w:r>
          </w:p>
        </w:tc>
        <w:tc>
          <w:tcPr>
            <w:tcW w:w="3000" w:type="dxa"/>
          </w:tcPr>
          <w:p w14:paraId="5F7890C1"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点击则左边选择的渠道到右边即可；</w:t>
            </w:r>
            <w:r>
              <w:rPr>
                <w:rFonts w:ascii="微软雅黑" w:eastAsia="微软雅黑" w:hAnsi="微软雅黑" w:cs="微软雅黑" w:hint="eastAsia"/>
                <w:sz w:val="18"/>
                <w:szCs w:val="18"/>
              </w:rPr>
              <w:t>给当前机构增加渠道</w:t>
            </w:r>
            <w:r w:rsidR="00512234">
              <w:rPr>
                <w:rFonts w:ascii="微软雅黑" w:eastAsia="微软雅黑" w:hAnsi="微软雅黑" w:cs="微软雅黑" w:hint="eastAsia"/>
                <w:sz w:val="18"/>
                <w:szCs w:val="18"/>
              </w:rPr>
              <w:t>；</w:t>
            </w:r>
            <w:r w:rsidR="00512234">
              <w:rPr>
                <w:rFonts w:ascii="微软雅黑" w:eastAsia="微软雅黑" w:hAnsi="微软雅黑" w:cs="微软雅黑" w:hint="eastAsia"/>
                <w:color w:val="000000"/>
                <w:sz w:val="18"/>
                <w:szCs w:val="18"/>
              </w:rPr>
              <w:t xml:space="preserve"> </w:t>
            </w:r>
          </w:p>
        </w:tc>
        <w:tc>
          <w:tcPr>
            <w:tcW w:w="3209" w:type="dxa"/>
          </w:tcPr>
          <w:p w14:paraId="2F563340" w14:textId="77777777" w:rsidR="004A2914" w:rsidRDefault="004A2914" w:rsidP="004A2914">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点击则左边选择的渠道到右边即可</w:t>
            </w:r>
          </w:p>
        </w:tc>
        <w:tc>
          <w:tcPr>
            <w:tcW w:w="1712" w:type="dxa"/>
          </w:tcPr>
          <w:p w14:paraId="18F8F0C0" w14:textId="77777777" w:rsidR="004A2914" w:rsidRDefault="004A2914" w:rsidP="004A29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给当前机构增加渠道</w:t>
            </w:r>
            <w:r w:rsidR="00512234">
              <w:rPr>
                <w:rFonts w:ascii="微软雅黑" w:eastAsia="微软雅黑" w:hAnsi="微软雅黑" w:cs="微软雅黑" w:hint="eastAsia"/>
                <w:sz w:val="18"/>
                <w:szCs w:val="18"/>
              </w:rPr>
              <w:t>；若未选择左边渠道提示“请选择未分配渠道”</w:t>
            </w:r>
          </w:p>
        </w:tc>
      </w:tr>
      <w:tr w:rsidR="004A2914" w14:paraId="396B6DD4"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5ACC8A6" w14:textId="77777777" w:rsidR="004A2914" w:rsidRDefault="004A2914"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09A582E"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左按钮</w:t>
            </w:r>
          </w:p>
        </w:tc>
        <w:tc>
          <w:tcPr>
            <w:tcW w:w="3000" w:type="dxa"/>
          </w:tcPr>
          <w:p w14:paraId="5C35A850"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点击则右边选择的渠道到左边即可；</w:t>
            </w:r>
            <w:r>
              <w:rPr>
                <w:rFonts w:ascii="微软雅黑" w:eastAsia="微软雅黑" w:hAnsi="微软雅黑" w:cs="微软雅黑" w:hint="eastAsia"/>
                <w:sz w:val="18"/>
                <w:szCs w:val="18"/>
              </w:rPr>
              <w:t>给当前机构减少渠道</w:t>
            </w:r>
          </w:p>
        </w:tc>
        <w:tc>
          <w:tcPr>
            <w:tcW w:w="3209" w:type="dxa"/>
          </w:tcPr>
          <w:p w14:paraId="1186E978" w14:textId="77777777" w:rsidR="004A2914" w:rsidRDefault="004A2914" w:rsidP="004A2914">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点击则右边选择的渠道到左边即可</w:t>
            </w:r>
          </w:p>
        </w:tc>
        <w:tc>
          <w:tcPr>
            <w:tcW w:w="1712" w:type="dxa"/>
          </w:tcPr>
          <w:p w14:paraId="7FB7635A" w14:textId="77777777" w:rsidR="004A2914" w:rsidRDefault="004A2914" w:rsidP="004A29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给当前机构减少渠道</w:t>
            </w:r>
            <w:r w:rsidR="00512234">
              <w:rPr>
                <w:rFonts w:ascii="微软雅黑" w:eastAsia="微软雅黑" w:hAnsi="微软雅黑" w:cs="微软雅黑" w:hint="eastAsia"/>
                <w:sz w:val="18"/>
                <w:szCs w:val="18"/>
              </w:rPr>
              <w:t>；若未选择右边渠道提示“请选择已分配渠道”</w:t>
            </w:r>
          </w:p>
        </w:tc>
      </w:tr>
      <w:tr w:rsidR="004A2914" w14:paraId="3335F302"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613AD9" w14:textId="77777777" w:rsidR="004A2914" w:rsidRDefault="004A2914"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521B990E"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已分配</w:t>
            </w:r>
          </w:p>
        </w:tc>
        <w:tc>
          <w:tcPr>
            <w:tcW w:w="3000" w:type="dxa"/>
          </w:tcPr>
          <w:p w14:paraId="07CBA274"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显示当前已属于当前机构且未冻结的渠道</w:t>
            </w:r>
          </w:p>
        </w:tc>
        <w:tc>
          <w:tcPr>
            <w:tcW w:w="3209" w:type="dxa"/>
          </w:tcPr>
          <w:p w14:paraId="2A23F2FD" w14:textId="77777777" w:rsidR="004A2914" w:rsidRDefault="004A2914" w:rsidP="004A2914">
            <w:pPr>
              <w:pStyle w:val="Axure"/>
              <w:rPr>
                <w:rFonts w:ascii="微软雅黑" w:eastAsia="微软雅黑" w:hAnsi="微软雅黑" w:cs="微软雅黑"/>
                <w:sz w:val="18"/>
                <w:szCs w:val="18"/>
              </w:rPr>
            </w:pPr>
          </w:p>
        </w:tc>
        <w:tc>
          <w:tcPr>
            <w:tcW w:w="1712" w:type="dxa"/>
          </w:tcPr>
          <w:p w14:paraId="402DAC40" w14:textId="77777777" w:rsidR="004A2914" w:rsidRDefault="004A2914" w:rsidP="004A2914">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显示当前已属于当前机构且未冻结的渠道</w:t>
            </w:r>
          </w:p>
        </w:tc>
      </w:tr>
      <w:tr w:rsidR="004A2914" w14:paraId="7919EB6F"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B872D0" w14:textId="77777777" w:rsidR="004A2914" w:rsidRDefault="004A2914" w:rsidP="004A29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3A195C4C"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w:t>
            </w:r>
          </w:p>
        </w:tc>
        <w:tc>
          <w:tcPr>
            <w:tcW w:w="3000" w:type="dxa"/>
          </w:tcPr>
          <w:p w14:paraId="79F69511"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可点击，点击后关闭当前弹框不保存/回显已输入内容</w:t>
            </w:r>
          </w:p>
        </w:tc>
        <w:tc>
          <w:tcPr>
            <w:tcW w:w="3209" w:type="dxa"/>
          </w:tcPr>
          <w:p w14:paraId="03C195A1" w14:textId="77777777" w:rsidR="004A2914" w:rsidRDefault="004A2914" w:rsidP="004A2914">
            <w:pPr>
              <w:pStyle w:val="Axure"/>
              <w:rPr>
                <w:rFonts w:ascii="微软雅黑" w:eastAsia="微软雅黑" w:hAnsi="微软雅黑" w:cs="微软雅黑"/>
                <w:sz w:val="18"/>
                <w:szCs w:val="18"/>
              </w:rPr>
            </w:pPr>
          </w:p>
        </w:tc>
        <w:tc>
          <w:tcPr>
            <w:tcW w:w="1712" w:type="dxa"/>
          </w:tcPr>
          <w:p w14:paraId="3495FD0F" w14:textId="77777777" w:rsidR="004A2914" w:rsidRDefault="004A2914" w:rsidP="004A29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点击后关闭当前弹框无提示</w:t>
            </w:r>
          </w:p>
        </w:tc>
      </w:tr>
      <w:tr w:rsidR="004A2914" w14:paraId="2FDF99F0" w14:textId="77777777" w:rsidTr="004A29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69E9FF" w14:textId="77777777" w:rsidR="004A2914" w:rsidRDefault="004A2914" w:rsidP="004A2914">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6442D265"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完成</w:t>
            </w:r>
          </w:p>
        </w:tc>
        <w:tc>
          <w:tcPr>
            <w:tcW w:w="3000" w:type="dxa"/>
          </w:tcPr>
          <w:p w14:paraId="728E6925" w14:textId="77777777" w:rsidR="004A2914" w:rsidRDefault="004A2914" w:rsidP="004A29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可点击，若数据正确则保存当前操作</w:t>
            </w:r>
          </w:p>
        </w:tc>
        <w:tc>
          <w:tcPr>
            <w:tcW w:w="3209" w:type="dxa"/>
          </w:tcPr>
          <w:p w14:paraId="5C64A554" w14:textId="77777777" w:rsidR="004A2914" w:rsidRDefault="004A2914" w:rsidP="004A29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关闭弹框回到上一级页面</w:t>
            </w:r>
            <w:r w:rsidR="00190DEF">
              <w:rPr>
                <w:rFonts w:ascii="微软雅黑" w:eastAsia="微软雅黑" w:hAnsi="微软雅黑" w:cs="微软雅黑" w:hint="eastAsia"/>
                <w:sz w:val="18"/>
                <w:szCs w:val="18"/>
              </w:rPr>
              <w:t>；提示“成功”</w:t>
            </w:r>
            <w:r w:rsidR="00190DEF">
              <w:rPr>
                <w:rFonts w:ascii="微软雅黑" w:eastAsia="微软雅黑" w:hAnsi="微软雅黑" w:cs="微软雅黑"/>
                <w:sz w:val="18"/>
                <w:szCs w:val="18"/>
              </w:rPr>
              <w:t>1</w:t>
            </w:r>
            <w:r w:rsidR="00190DEF">
              <w:rPr>
                <w:rFonts w:ascii="微软雅黑" w:eastAsia="微软雅黑" w:hAnsi="微软雅黑" w:cs="微软雅黑" w:hint="eastAsia"/>
                <w:sz w:val="18"/>
                <w:szCs w:val="18"/>
              </w:rPr>
              <w:t>秒后消失成功提示”且关闭弹框</w:t>
            </w:r>
          </w:p>
        </w:tc>
        <w:tc>
          <w:tcPr>
            <w:tcW w:w="1712" w:type="dxa"/>
          </w:tcPr>
          <w:p w14:paraId="1C276F25" w14:textId="77777777" w:rsidR="004A2914" w:rsidRDefault="004A2914" w:rsidP="004A29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提示“成功”</w:t>
            </w:r>
            <w:r>
              <w:rPr>
                <w:rFonts w:ascii="微软雅黑" w:eastAsia="微软雅黑" w:hAnsi="微软雅黑" w:cs="微软雅黑"/>
                <w:sz w:val="18"/>
                <w:szCs w:val="18"/>
              </w:rPr>
              <w:t>1</w:t>
            </w:r>
            <w:r>
              <w:rPr>
                <w:rFonts w:ascii="微软雅黑" w:eastAsia="微软雅黑" w:hAnsi="微软雅黑" w:cs="微软雅黑" w:hint="eastAsia"/>
                <w:sz w:val="18"/>
                <w:szCs w:val="18"/>
              </w:rPr>
              <w:t>秒后消失成功提示”</w:t>
            </w:r>
            <w:r w:rsidR="00512234">
              <w:rPr>
                <w:rFonts w:ascii="微软雅黑" w:eastAsia="微软雅黑" w:hAnsi="微软雅黑" w:cs="微软雅黑" w:hint="eastAsia"/>
                <w:sz w:val="18"/>
                <w:szCs w:val="18"/>
              </w:rPr>
              <w:t>且关闭弹框</w:t>
            </w:r>
          </w:p>
        </w:tc>
      </w:tr>
    </w:tbl>
    <w:p w14:paraId="30214835" w14:textId="22F02E1C" w:rsidR="008F0F12" w:rsidRDefault="00F93C30" w:rsidP="0012438D">
      <w:pPr>
        <w:pStyle w:val="3"/>
        <w:rPr>
          <w:ins w:id="2665" w:author="haha" w:date="2019-07-23T15:10:00Z"/>
        </w:rPr>
      </w:pPr>
      <w:bookmarkStart w:id="2666" w:name="_Toc14795460"/>
      <w:ins w:id="2667" w:author="haha" w:date="2019-07-23T16:20:00Z">
        <w:r>
          <w:rPr>
            <w:rFonts w:hint="eastAsia"/>
          </w:rPr>
          <w:t>1</w:t>
        </w:r>
        <w:r>
          <w:t>.1.4</w:t>
        </w:r>
      </w:ins>
      <w:r w:rsidR="0012438D">
        <w:rPr>
          <w:rFonts w:hint="eastAsia"/>
        </w:rPr>
        <w:t>流量配置页面</w:t>
      </w:r>
      <w:bookmarkEnd w:id="2666"/>
    </w:p>
    <w:p w14:paraId="127F9938" w14:textId="3C1EFEEF" w:rsidR="00B9239B" w:rsidRPr="00B9239B" w:rsidRDefault="00B9239B">
      <w:pPr>
        <w:rPr>
          <w:rPrChange w:id="2668" w:author="haha" w:date="2019-07-23T15:10:00Z">
            <w:rPr/>
          </w:rPrChange>
        </w:rPr>
        <w:pPrChange w:id="2669" w:author="haha" w:date="2019-07-23T15:10:00Z">
          <w:pPr>
            <w:pStyle w:val="3"/>
          </w:pPr>
        </w:pPrChange>
      </w:pPr>
      <w:ins w:id="2670" w:author="haha" w:date="2019-07-23T15:10:00Z">
        <w:r>
          <w:rPr>
            <w:rFonts w:hint="eastAsia"/>
          </w:rPr>
          <w:t>配置页面，只有注册系数和放款系数的录入。</w:t>
        </w:r>
      </w:ins>
    </w:p>
    <w:p w14:paraId="07DBDFB1" w14:textId="1222D095" w:rsidR="005E0930" w:rsidRPr="0012438D" w:rsidRDefault="0012438D" w:rsidP="005E0930">
      <w:del w:id="2671" w:author="haha" w:date="2019-07-23T15:09:00Z">
        <w:r w:rsidDel="0062215E">
          <w:rPr>
            <w:noProof/>
          </w:rPr>
          <w:drawing>
            <wp:inline distT="0" distB="0" distL="0" distR="0" wp14:anchorId="00145D18" wp14:editId="08BD29A8">
              <wp:extent cx="2790825" cy="23243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2663" cy="2334206"/>
                      </a:xfrm>
                      <a:prstGeom prst="rect">
                        <a:avLst/>
                      </a:prstGeom>
                    </pic:spPr>
                  </pic:pic>
                </a:graphicData>
              </a:graphic>
            </wp:inline>
          </w:drawing>
        </w:r>
      </w:del>
      <w:ins w:id="2672" w:author="haha" w:date="2019-07-23T15:09:00Z">
        <w:r w:rsidR="0062215E">
          <w:rPr>
            <w:noProof/>
          </w:rPr>
          <w:drawing>
            <wp:inline distT="0" distB="0" distL="0" distR="0" wp14:anchorId="5CA897AE" wp14:editId="6C1FB9BA">
              <wp:extent cx="2476500" cy="20647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480" cy="2082209"/>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12438D" w14:paraId="79F6968D" w14:textId="77777777" w:rsidTr="00D7100B">
        <w:trPr>
          <w:trHeight w:val="90"/>
        </w:trPr>
        <w:tc>
          <w:tcPr>
            <w:tcW w:w="1245" w:type="dxa"/>
            <w:gridSpan w:val="2"/>
            <w:tcBorders>
              <w:top w:val="nil"/>
              <w:left w:val="single" w:sz="4" w:space="0" w:color="auto"/>
              <w:bottom w:val="single" w:sz="4" w:space="0" w:color="auto"/>
              <w:right w:val="single" w:sz="4" w:space="0" w:color="auto"/>
            </w:tcBorders>
          </w:tcPr>
          <w:p w14:paraId="192132E4" w14:textId="77777777" w:rsidR="0012438D" w:rsidRDefault="0012438D" w:rsidP="00D7100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9AA010A" w14:textId="77777777" w:rsidR="0012438D" w:rsidRDefault="0012438D" w:rsidP="00D7100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p>
        </w:tc>
      </w:tr>
      <w:tr w:rsidR="0012438D" w14:paraId="0B4ADD97" w14:textId="77777777" w:rsidTr="00D7100B">
        <w:trPr>
          <w:trHeight w:val="408"/>
        </w:trPr>
        <w:tc>
          <w:tcPr>
            <w:tcW w:w="1245" w:type="dxa"/>
            <w:gridSpan w:val="2"/>
            <w:tcBorders>
              <w:top w:val="nil"/>
              <w:left w:val="single" w:sz="4" w:space="0" w:color="auto"/>
              <w:bottom w:val="single" w:sz="4" w:space="0" w:color="auto"/>
              <w:right w:val="single" w:sz="4" w:space="0" w:color="auto"/>
            </w:tcBorders>
          </w:tcPr>
          <w:p w14:paraId="03FA88BA" w14:textId="77777777" w:rsidR="0012438D" w:rsidRDefault="0012438D"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D5BF175" w14:textId="77777777" w:rsidR="0012438D" w:rsidRDefault="0012438D" w:rsidP="00D7100B">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C</w:t>
            </w:r>
            <w:r>
              <w:rPr>
                <w:rFonts w:ascii="微软雅黑" w:eastAsia="微软雅黑" w:hAnsi="微软雅黑" w:cs="宋体"/>
                <w:color w:val="000000"/>
                <w:kern w:val="0"/>
                <w:sz w:val="18"/>
                <w:szCs w:val="18"/>
              </w:rPr>
              <w:t>PA/CPC/CPS</w:t>
            </w:r>
            <w:r>
              <w:rPr>
                <w:rFonts w:ascii="微软雅黑" w:eastAsia="微软雅黑" w:hAnsi="微软雅黑" w:cs="宋体" w:hint="eastAsia"/>
                <w:color w:val="000000"/>
                <w:kern w:val="0"/>
                <w:sz w:val="18"/>
                <w:szCs w:val="18"/>
              </w:rPr>
              <w:t>-渠道后的编辑按钮</w:t>
            </w:r>
          </w:p>
        </w:tc>
      </w:tr>
      <w:tr w:rsidR="0012438D" w14:paraId="71826843" w14:textId="77777777" w:rsidTr="00D7100B">
        <w:trPr>
          <w:trHeight w:val="423"/>
        </w:trPr>
        <w:tc>
          <w:tcPr>
            <w:tcW w:w="1245" w:type="dxa"/>
            <w:gridSpan w:val="2"/>
            <w:tcBorders>
              <w:top w:val="nil"/>
              <w:left w:val="single" w:sz="4" w:space="0" w:color="auto"/>
              <w:bottom w:val="single" w:sz="4" w:space="0" w:color="auto"/>
              <w:right w:val="single" w:sz="4" w:space="0" w:color="auto"/>
            </w:tcBorders>
          </w:tcPr>
          <w:p w14:paraId="5223934A" w14:textId="77777777" w:rsidR="0012438D" w:rsidRDefault="0012438D"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9D668E2" w14:textId="77777777" w:rsidR="0012438D" w:rsidRDefault="0012438D"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右上角关闭/底部保存</w:t>
            </w:r>
          </w:p>
        </w:tc>
      </w:tr>
      <w:tr w:rsidR="0012438D" w14:paraId="58A438CC"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2E6BB17" w14:textId="77777777" w:rsidR="0012438D" w:rsidRDefault="0012438D"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12438D" w14:paraId="7A576B55"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F23C2FA" w14:textId="77777777" w:rsidR="0012438D" w:rsidRDefault="0012438D"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lastRenderedPageBreak/>
              <w:t>序号</w:t>
            </w:r>
          </w:p>
        </w:tc>
        <w:tc>
          <w:tcPr>
            <w:tcW w:w="1309" w:type="dxa"/>
            <w:gridSpan w:val="2"/>
          </w:tcPr>
          <w:p w14:paraId="09FBB4A2" w14:textId="77777777" w:rsidR="0012438D" w:rsidRDefault="0012438D"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84D6D17" w14:textId="77777777" w:rsidR="0012438D" w:rsidRDefault="0012438D"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D5ED4B5" w14:textId="77777777" w:rsidR="0012438D" w:rsidRDefault="0012438D"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A131D49" w14:textId="77777777" w:rsidR="0012438D" w:rsidRDefault="0012438D"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12438D" w14:paraId="1812CC66"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6BD98B7" w14:textId="77777777" w:rsidR="0012438D" w:rsidRDefault="0012438D" w:rsidP="00D7100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2984945"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渠道名称</w:t>
            </w:r>
          </w:p>
        </w:tc>
        <w:tc>
          <w:tcPr>
            <w:tcW w:w="3000" w:type="dxa"/>
          </w:tcPr>
          <w:p w14:paraId="173FBD07"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显示当前渠道的名称</w:t>
            </w:r>
          </w:p>
        </w:tc>
        <w:tc>
          <w:tcPr>
            <w:tcW w:w="3209" w:type="dxa"/>
          </w:tcPr>
          <w:p w14:paraId="03436AAC" w14:textId="77777777" w:rsidR="0012438D" w:rsidRDefault="0012438D" w:rsidP="00D7100B">
            <w:pPr>
              <w:pStyle w:val="Axure"/>
              <w:rPr>
                <w:rFonts w:ascii="微软雅黑" w:eastAsia="微软雅黑" w:hAnsi="微软雅黑" w:cs="微软雅黑"/>
                <w:sz w:val="18"/>
                <w:szCs w:val="18"/>
              </w:rPr>
            </w:pPr>
          </w:p>
        </w:tc>
        <w:tc>
          <w:tcPr>
            <w:tcW w:w="1712" w:type="dxa"/>
          </w:tcPr>
          <w:p w14:paraId="4C5FF3A5" w14:textId="77777777" w:rsidR="0012438D" w:rsidRDefault="0012438D" w:rsidP="00D7100B">
            <w:pPr>
              <w:widowControl/>
              <w:jc w:val="left"/>
              <w:rPr>
                <w:rFonts w:ascii="微软雅黑" w:eastAsia="微软雅黑" w:hAnsi="微软雅黑" w:cs="宋体"/>
                <w:bCs/>
                <w:kern w:val="0"/>
                <w:sz w:val="18"/>
                <w:szCs w:val="18"/>
              </w:rPr>
            </w:pPr>
          </w:p>
        </w:tc>
      </w:tr>
      <w:tr w:rsidR="0012438D" w14:paraId="64670FDC"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382C2A" w14:textId="77777777" w:rsidR="0012438D" w:rsidRDefault="0012438D"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1A030933" w14:textId="77777777" w:rsidR="0012438D" w:rsidRDefault="0012438D" w:rsidP="00D7100B">
            <w:pPr>
              <w:widowControl/>
              <w:jc w:val="left"/>
              <w:rPr>
                <w:rFonts w:ascii="微软雅黑" w:eastAsia="微软雅黑" w:hAnsi="微软雅黑" w:cs="微软雅黑"/>
                <w:color w:val="000000"/>
                <w:sz w:val="18"/>
                <w:szCs w:val="18"/>
              </w:rPr>
            </w:pPr>
            <w:proofErr w:type="spellStart"/>
            <w:r>
              <w:rPr>
                <w:rFonts w:ascii="微软雅黑" w:eastAsia="微软雅黑" w:hAnsi="微软雅黑" w:cs="微软雅黑"/>
                <w:color w:val="000000"/>
                <w:sz w:val="18"/>
                <w:szCs w:val="18"/>
              </w:rPr>
              <w:t>S</w:t>
            </w:r>
            <w:r>
              <w:rPr>
                <w:rFonts w:ascii="微软雅黑" w:eastAsia="微软雅黑" w:hAnsi="微软雅黑" w:cs="微软雅黑" w:hint="eastAsia"/>
                <w:color w:val="000000"/>
                <w:sz w:val="18"/>
                <w:szCs w:val="18"/>
              </w:rPr>
              <w:t>ource</w:t>
            </w:r>
            <w:r>
              <w:rPr>
                <w:rFonts w:ascii="微软雅黑" w:eastAsia="微软雅黑" w:hAnsi="微软雅黑" w:cs="微软雅黑"/>
                <w:color w:val="000000"/>
                <w:sz w:val="18"/>
                <w:szCs w:val="18"/>
              </w:rPr>
              <w:t>id</w:t>
            </w:r>
            <w:proofErr w:type="spellEnd"/>
          </w:p>
        </w:tc>
        <w:tc>
          <w:tcPr>
            <w:tcW w:w="3000" w:type="dxa"/>
          </w:tcPr>
          <w:p w14:paraId="01849703"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显示当前渠道对应的</w:t>
            </w:r>
            <w:proofErr w:type="spellStart"/>
            <w:r>
              <w:rPr>
                <w:rFonts w:ascii="微软雅黑" w:eastAsia="微软雅黑" w:hAnsi="微软雅黑" w:cs="微软雅黑" w:hint="eastAsia"/>
                <w:color w:val="000000"/>
                <w:sz w:val="18"/>
                <w:szCs w:val="18"/>
              </w:rPr>
              <w:t>sourceid</w:t>
            </w:r>
            <w:proofErr w:type="spellEnd"/>
          </w:p>
        </w:tc>
        <w:tc>
          <w:tcPr>
            <w:tcW w:w="3209" w:type="dxa"/>
          </w:tcPr>
          <w:p w14:paraId="56A20B61" w14:textId="77777777" w:rsidR="0012438D" w:rsidRDefault="0012438D" w:rsidP="00D7100B">
            <w:pPr>
              <w:pStyle w:val="Axure"/>
              <w:rPr>
                <w:rFonts w:ascii="微软雅黑" w:eastAsia="微软雅黑" w:hAnsi="微软雅黑" w:cs="微软雅黑"/>
                <w:sz w:val="18"/>
                <w:szCs w:val="18"/>
              </w:rPr>
            </w:pPr>
          </w:p>
        </w:tc>
        <w:tc>
          <w:tcPr>
            <w:tcW w:w="1712" w:type="dxa"/>
          </w:tcPr>
          <w:p w14:paraId="219B7869" w14:textId="77777777" w:rsidR="0012438D" w:rsidRDefault="0012438D" w:rsidP="00D7100B">
            <w:pPr>
              <w:widowControl/>
              <w:jc w:val="left"/>
              <w:rPr>
                <w:rFonts w:ascii="微软雅黑" w:eastAsia="微软雅黑" w:hAnsi="微软雅黑" w:cs="微软雅黑"/>
                <w:sz w:val="18"/>
                <w:szCs w:val="18"/>
              </w:rPr>
            </w:pPr>
          </w:p>
        </w:tc>
      </w:tr>
      <w:tr w:rsidR="0012438D" w14:paraId="3C9C67A2"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D86235" w14:textId="77777777" w:rsidR="0012438D" w:rsidRDefault="0012438D"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683C6BAF"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注册系数</w:t>
            </w:r>
          </w:p>
        </w:tc>
        <w:tc>
          <w:tcPr>
            <w:tcW w:w="3000" w:type="dxa"/>
          </w:tcPr>
          <w:p w14:paraId="70FC1002"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可手动输入格式仅数字，小数点后2位输入内容不大于1即可</w:t>
            </w:r>
          </w:p>
        </w:tc>
        <w:tc>
          <w:tcPr>
            <w:tcW w:w="3209" w:type="dxa"/>
          </w:tcPr>
          <w:p w14:paraId="10FF0B19" w14:textId="77777777" w:rsidR="0012438D" w:rsidRDefault="0012438D" w:rsidP="00D7100B">
            <w:pPr>
              <w:pStyle w:val="Axure"/>
              <w:rPr>
                <w:rFonts w:ascii="微软雅黑" w:eastAsia="微软雅黑" w:hAnsi="微软雅黑" w:cs="微软雅黑"/>
                <w:sz w:val="18"/>
                <w:szCs w:val="18"/>
              </w:rPr>
            </w:pPr>
          </w:p>
        </w:tc>
        <w:tc>
          <w:tcPr>
            <w:tcW w:w="1712" w:type="dxa"/>
          </w:tcPr>
          <w:p w14:paraId="235986FD" w14:textId="77777777" w:rsidR="0012438D" w:rsidRDefault="0012438D" w:rsidP="00D7100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输入小数点后2位，只能输入数字，不大于1即可</w:t>
            </w:r>
          </w:p>
        </w:tc>
      </w:tr>
      <w:tr w:rsidR="0012438D" w14:paraId="6454CF24"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74095E1" w14:textId="77777777" w:rsidR="0012438D" w:rsidRDefault="0012438D" w:rsidP="0012438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63C2C562" w14:textId="4DF6D8E2" w:rsidR="0012438D" w:rsidRDefault="0012438D" w:rsidP="0012438D">
            <w:pPr>
              <w:widowControl/>
              <w:jc w:val="left"/>
              <w:rPr>
                <w:rFonts w:ascii="微软雅黑" w:eastAsia="微软雅黑" w:hAnsi="微软雅黑" w:cs="微软雅黑"/>
                <w:color w:val="000000"/>
                <w:sz w:val="18"/>
                <w:szCs w:val="18"/>
              </w:rPr>
            </w:pPr>
            <w:del w:id="2673" w:author="haha" w:date="2019-07-23T15:08:00Z">
              <w:r w:rsidDel="0062215E">
                <w:rPr>
                  <w:rFonts w:ascii="微软雅黑" w:eastAsia="微软雅黑" w:hAnsi="微软雅黑" w:cs="微软雅黑" w:hint="eastAsia"/>
                  <w:color w:val="000000"/>
                  <w:sz w:val="18"/>
                  <w:szCs w:val="18"/>
                </w:rPr>
                <w:delText>点击</w:delText>
              </w:r>
            </w:del>
            <w:ins w:id="2674" w:author="haha" w:date="2019-07-23T15:08:00Z">
              <w:r w:rsidR="0062215E">
                <w:rPr>
                  <w:rFonts w:ascii="微软雅黑" w:eastAsia="微软雅黑" w:hAnsi="微软雅黑" w:cs="微软雅黑" w:hint="eastAsia"/>
                  <w:color w:val="000000"/>
                  <w:sz w:val="18"/>
                  <w:szCs w:val="18"/>
                </w:rPr>
                <w:t>放款</w:t>
              </w:r>
            </w:ins>
            <w:r>
              <w:rPr>
                <w:rFonts w:ascii="微软雅黑" w:eastAsia="微软雅黑" w:hAnsi="微软雅黑" w:cs="微软雅黑" w:hint="eastAsia"/>
                <w:color w:val="000000"/>
                <w:sz w:val="18"/>
                <w:szCs w:val="18"/>
              </w:rPr>
              <w:t>系数</w:t>
            </w:r>
          </w:p>
        </w:tc>
        <w:tc>
          <w:tcPr>
            <w:tcW w:w="3000" w:type="dxa"/>
          </w:tcPr>
          <w:p w14:paraId="421B28FA" w14:textId="77777777" w:rsidR="0012438D" w:rsidRDefault="0012438D" w:rsidP="0012438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可手动输入格式仅数字，小数点后2位输入内容不大于1即可</w:t>
            </w:r>
          </w:p>
        </w:tc>
        <w:tc>
          <w:tcPr>
            <w:tcW w:w="3209" w:type="dxa"/>
          </w:tcPr>
          <w:p w14:paraId="26FFD9A3" w14:textId="77777777" w:rsidR="0012438D" w:rsidRDefault="0012438D" w:rsidP="0012438D">
            <w:pPr>
              <w:pStyle w:val="Axure"/>
              <w:rPr>
                <w:rFonts w:ascii="微软雅黑" w:eastAsia="微软雅黑" w:hAnsi="微软雅黑" w:cs="微软雅黑"/>
                <w:sz w:val="18"/>
                <w:szCs w:val="18"/>
              </w:rPr>
            </w:pPr>
          </w:p>
        </w:tc>
        <w:tc>
          <w:tcPr>
            <w:tcW w:w="1712" w:type="dxa"/>
          </w:tcPr>
          <w:p w14:paraId="404CFB63" w14:textId="77777777" w:rsidR="0012438D" w:rsidRDefault="0012438D" w:rsidP="0012438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输入小数点后2位，只能输入数字，不大于1即可</w:t>
            </w:r>
            <w:r w:rsidR="00435C0A">
              <w:rPr>
                <w:rFonts w:ascii="微软雅黑" w:eastAsia="微软雅黑" w:hAnsi="微软雅黑" w:cs="微软雅黑" w:hint="eastAsia"/>
                <w:sz w:val="18"/>
                <w:szCs w:val="18"/>
              </w:rPr>
              <w:t>；若格式不正确提示“数字及小数点后2位”</w:t>
            </w:r>
          </w:p>
        </w:tc>
      </w:tr>
      <w:tr w:rsidR="0012438D" w14:paraId="487FB3F9"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9B918A" w14:textId="77777777" w:rsidR="0012438D" w:rsidRDefault="0012438D"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7F2B1F77"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价格</w:t>
            </w:r>
          </w:p>
        </w:tc>
        <w:tc>
          <w:tcPr>
            <w:tcW w:w="3000" w:type="dxa"/>
          </w:tcPr>
          <w:p w14:paraId="34630B3F" w14:textId="77777777" w:rsidR="0012438D" w:rsidRDefault="0012438D"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可输入，格式数字，长度不大于5不能是0开头</w:t>
            </w:r>
          </w:p>
        </w:tc>
        <w:tc>
          <w:tcPr>
            <w:tcW w:w="3209" w:type="dxa"/>
          </w:tcPr>
          <w:p w14:paraId="56B342D5" w14:textId="77777777" w:rsidR="0012438D" w:rsidRDefault="0012438D" w:rsidP="00D7100B">
            <w:pPr>
              <w:pStyle w:val="Axure"/>
              <w:rPr>
                <w:rFonts w:ascii="微软雅黑" w:eastAsia="微软雅黑" w:hAnsi="微软雅黑" w:cs="微软雅黑"/>
                <w:sz w:val="18"/>
                <w:szCs w:val="18"/>
              </w:rPr>
            </w:pPr>
          </w:p>
        </w:tc>
        <w:tc>
          <w:tcPr>
            <w:tcW w:w="1712" w:type="dxa"/>
          </w:tcPr>
          <w:p w14:paraId="3617C224" w14:textId="77777777" w:rsidR="0012438D" w:rsidRDefault="0012438D" w:rsidP="00D7100B">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格式数字，长度不大于5不能是0开头</w:t>
            </w:r>
            <w:r w:rsidR="00435C0A">
              <w:rPr>
                <w:rFonts w:ascii="微软雅黑" w:eastAsia="微软雅黑" w:hAnsi="微软雅黑" w:cs="微软雅黑" w:hint="eastAsia"/>
                <w:color w:val="000000"/>
                <w:sz w:val="18"/>
                <w:szCs w:val="18"/>
              </w:rPr>
              <w:t>；</w:t>
            </w:r>
            <w:r>
              <w:rPr>
                <w:rFonts w:ascii="微软雅黑" w:eastAsia="微软雅黑" w:hAnsi="微软雅黑" w:cs="微软雅黑" w:hint="eastAsia"/>
                <w:color w:val="000000"/>
                <w:sz w:val="18"/>
                <w:szCs w:val="18"/>
              </w:rPr>
              <w:t>若格式不正确提示“</w:t>
            </w:r>
            <w:r w:rsidR="00435C0A">
              <w:rPr>
                <w:rFonts w:ascii="微软雅黑" w:eastAsia="微软雅黑" w:hAnsi="微软雅黑" w:cs="微软雅黑" w:hint="eastAsia"/>
                <w:color w:val="000000"/>
                <w:sz w:val="18"/>
                <w:szCs w:val="18"/>
              </w:rPr>
              <w:t>非0开头的数字、长度不大于5</w:t>
            </w:r>
            <w:r>
              <w:rPr>
                <w:rFonts w:ascii="微软雅黑" w:eastAsia="微软雅黑" w:hAnsi="微软雅黑" w:cs="微软雅黑" w:hint="eastAsia"/>
                <w:color w:val="000000"/>
                <w:sz w:val="18"/>
                <w:szCs w:val="18"/>
              </w:rPr>
              <w:t>”</w:t>
            </w:r>
          </w:p>
        </w:tc>
      </w:tr>
      <w:tr w:rsidR="0012438D" w14:paraId="21487D01"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6282994" w14:textId="77777777" w:rsidR="0012438D" w:rsidRDefault="0012438D" w:rsidP="00D7100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2DCFEF9A" w14:textId="77777777" w:rsidR="0012438D" w:rsidRDefault="00435C0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生效时间</w:t>
            </w:r>
          </w:p>
        </w:tc>
        <w:tc>
          <w:tcPr>
            <w:tcW w:w="3000" w:type="dxa"/>
          </w:tcPr>
          <w:p w14:paraId="1D27C2CF" w14:textId="77777777" w:rsidR="0012438D" w:rsidRDefault="00435C0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默认显示请选择，字段为：立即生效/明日生效，立即生效则马上生效，明日生效则于明日为当前设置的系数，价格是实时的，当前页面的系数设置为渠道用户登录系统后显示的数据</w:t>
            </w:r>
          </w:p>
        </w:tc>
        <w:tc>
          <w:tcPr>
            <w:tcW w:w="3209" w:type="dxa"/>
          </w:tcPr>
          <w:p w14:paraId="19694D34" w14:textId="77777777" w:rsidR="0012438D" w:rsidRDefault="0012438D" w:rsidP="00D7100B">
            <w:pPr>
              <w:pStyle w:val="Axure"/>
              <w:rPr>
                <w:rFonts w:ascii="微软雅黑" w:eastAsia="微软雅黑" w:hAnsi="微软雅黑" w:cs="微软雅黑"/>
                <w:sz w:val="18"/>
                <w:szCs w:val="18"/>
              </w:rPr>
            </w:pPr>
          </w:p>
        </w:tc>
        <w:tc>
          <w:tcPr>
            <w:tcW w:w="1712" w:type="dxa"/>
          </w:tcPr>
          <w:p w14:paraId="77C37ABC" w14:textId="77777777" w:rsidR="0012438D" w:rsidRDefault="00435C0A" w:rsidP="00D7100B">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字段为：立即生效/明日生效，立即生效则马上生效，明日生效则于明日为当前设置的系数，价格是实时的</w:t>
            </w:r>
          </w:p>
        </w:tc>
      </w:tr>
      <w:tr w:rsidR="00435C0A" w14:paraId="3C8F42F8"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4F048D5" w14:textId="77777777" w:rsidR="00435C0A" w:rsidRDefault="00435C0A"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4126F96E" w14:textId="77777777" w:rsidR="00435C0A" w:rsidRDefault="00435C0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w:t>
            </w:r>
          </w:p>
        </w:tc>
        <w:tc>
          <w:tcPr>
            <w:tcW w:w="3000" w:type="dxa"/>
          </w:tcPr>
          <w:p w14:paraId="0F3BDA17" w14:textId="77777777" w:rsidR="00435C0A" w:rsidRDefault="00435C0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保存当前操作</w:t>
            </w:r>
          </w:p>
        </w:tc>
        <w:tc>
          <w:tcPr>
            <w:tcW w:w="3209" w:type="dxa"/>
          </w:tcPr>
          <w:p w14:paraId="062A51C4" w14:textId="77777777" w:rsidR="00435C0A" w:rsidRDefault="00435C0A" w:rsidP="00D7100B">
            <w:pPr>
              <w:pStyle w:val="Axure"/>
              <w:rPr>
                <w:rFonts w:ascii="微软雅黑" w:eastAsia="微软雅黑" w:hAnsi="微软雅黑" w:cs="微软雅黑"/>
                <w:sz w:val="18"/>
                <w:szCs w:val="18"/>
              </w:rPr>
            </w:pPr>
          </w:p>
        </w:tc>
        <w:tc>
          <w:tcPr>
            <w:tcW w:w="1712" w:type="dxa"/>
          </w:tcPr>
          <w:p w14:paraId="208F8287" w14:textId="77777777" w:rsidR="00435C0A" w:rsidRDefault="00435C0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若上面数据输入有误则对应提示，若数据正确则提示</w:t>
            </w:r>
            <w:r>
              <w:rPr>
                <w:rFonts w:ascii="微软雅黑" w:eastAsia="微软雅黑" w:hAnsi="微软雅黑" w:cs="微软雅黑"/>
                <w:color w:val="000000"/>
                <w:sz w:val="18"/>
                <w:szCs w:val="18"/>
              </w:rPr>
              <w:t>”</w:t>
            </w:r>
            <w:r>
              <w:rPr>
                <w:rFonts w:ascii="微软雅黑" w:eastAsia="微软雅黑" w:hAnsi="微软雅黑" w:cs="微软雅黑" w:hint="eastAsia"/>
                <w:color w:val="000000"/>
                <w:sz w:val="18"/>
                <w:szCs w:val="18"/>
              </w:rPr>
              <w:t>“设置成功”且关闭弹框1</w:t>
            </w:r>
            <w:r>
              <w:rPr>
                <w:rFonts w:ascii="微软雅黑" w:eastAsia="微软雅黑" w:hAnsi="微软雅黑" w:cs="微软雅黑"/>
                <w:color w:val="000000"/>
                <w:sz w:val="18"/>
                <w:szCs w:val="18"/>
              </w:rPr>
              <w:t>S</w:t>
            </w:r>
            <w:r>
              <w:rPr>
                <w:rFonts w:ascii="微软雅黑" w:eastAsia="微软雅黑" w:hAnsi="微软雅黑" w:cs="微软雅黑" w:hint="eastAsia"/>
                <w:color w:val="000000"/>
                <w:sz w:val="18"/>
                <w:szCs w:val="18"/>
              </w:rPr>
              <w:t>后弹框消失</w:t>
            </w:r>
          </w:p>
        </w:tc>
      </w:tr>
      <w:tr w:rsidR="00435C0A" w14:paraId="15B66DA7"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08FA56" w14:textId="77777777" w:rsidR="00435C0A" w:rsidRDefault="00435C0A" w:rsidP="00435C0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767891B3" w14:textId="77777777" w:rsidR="00435C0A" w:rsidRDefault="00435C0A" w:rsidP="00435C0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右上角关闭</w:t>
            </w:r>
          </w:p>
        </w:tc>
        <w:tc>
          <w:tcPr>
            <w:tcW w:w="3000" w:type="dxa"/>
          </w:tcPr>
          <w:p w14:paraId="0A7A85C7" w14:textId="77777777" w:rsidR="00435C0A" w:rsidRDefault="00435C0A" w:rsidP="00435C0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可点击，点击后关闭当前弹框不保存/回显已输入内容</w:t>
            </w:r>
          </w:p>
        </w:tc>
        <w:tc>
          <w:tcPr>
            <w:tcW w:w="3209" w:type="dxa"/>
          </w:tcPr>
          <w:p w14:paraId="196ADF9D" w14:textId="77777777" w:rsidR="00435C0A" w:rsidRDefault="00435C0A" w:rsidP="00435C0A">
            <w:pPr>
              <w:pStyle w:val="Axure"/>
              <w:rPr>
                <w:rFonts w:ascii="微软雅黑" w:eastAsia="微软雅黑" w:hAnsi="微软雅黑" w:cs="微软雅黑"/>
                <w:sz w:val="18"/>
                <w:szCs w:val="18"/>
              </w:rPr>
            </w:pPr>
          </w:p>
        </w:tc>
        <w:tc>
          <w:tcPr>
            <w:tcW w:w="1712" w:type="dxa"/>
          </w:tcPr>
          <w:p w14:paraId="341145FB" w14:textId="77777777" w:rsidR="00435C0A" w:rsidRDefault="00435C0A" w:rsidP="00435C0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点击后关闭当前弹框无提示</w:t>
            </w:r>
          </w:p>
        </w:tc>
      </w:tr>
    </w:tbl>
    <w:p w14:paraId="12994D61" w14:textId="15EEBB5F" w:rsidR="005E0930" w:rsidRPr="0012438D" w:rsidRDefault="00F93C30" w:rsidP="00190DEF">
      <w:pPr>
        <w:pStyle w:val="2"/>
      </w:pPr>
      <w:bookmarkStart w:id="2675" w:name="_Toc14795461"/>
      <w:ins w:id="2676" w:author="haha" w:date="2019-07-23T16:20:00Z">
        <w:r>
          <w:rPr>
            <w:rFonts w:hint="eastAsia"/>
          </w:rPr>
          <w:t>1</w:t>
        </w:r>
        <w:r>
          <w:t>.2</w:t>
        </w:r>
      </w:ins>
      <w:r w:rsidR="00190DEF">
        <w:rPr>
          <w:rFonts w:hint="eastAsia"/>
        </w:rPr>
        <w:t>渠道管理</w:t>
      </w:r>
      <w:bookmarkEnd w:id="2675"/>
    </w:p>
    <w:p w14:paraId="1E3A2E13" w14:textId="77777777" w:rsidR="005E0930" w:rsidRPr="005E0930" w:rsidRDefault="00190DEF" w:rsidP="005E0930">
      <w:r>
        <w:rPr>
          <w:noProof/>
        </w:rPr>
        <w:drawing>
          <wp:inline distT="0" distB="0" distL="0" distR="0" wp14:anchorId="54786D29" wp14:editId="2B0092B7">
            <wp:extent cx="5229225" cy="1408741"/>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878" cy="1409725"/>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190DEF" w14:paraId="70B44B7D" w14:textId="77777777" w:rsidTr="00D7100B">
        <w:trPr>
          <w:trHeight w:val="90"/>
        </w:trPr>
        <w:tc>
          <w:tcPr>
            <w:tcW w:w="1245" w:type="dxa"/>
            <w:gridSpan w:val="2"/>
            <w:tcBorders>
              <w:top w:val="nil"/>
              <w:left w:val="single" w:sz="4" w:space="0" w:color="auto"/>
              <w:bottom w:val="single" w:sz="4" w:space="0" w:color="auto"/>
              <w:right w:val="single" w:sz="4" w:space="0" w:color="auto"/>
            </w:tcBorders>
          </w:tcPr>
          <w:p w14:paraId="39064C58" w14:textId="77777777" w:rsidR="00190DEF" w:rsidRDefault="00190DEF" w:rsidP="00D7100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41ABA3B6" w14:textId="77777777" w:rsidR="00190DEF" w:rsidRDefault="00190DEF" w:rsidP="00D7100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渠道管理</w:t>
            </w:r>
          </w:p>
        </w:tc>
      </w:tr>
      <w:tr w:rsidR="00190DEF" w14:paraId="1CF8473C" w14:textId="77777777" w:rsidTr="00D7100B">
        <w:trPr>
          <w:trHeight w:val="408"/>
        </w:trPr>
        <w:tc>
          <w:tcPr>
            <w:tcW w:w="1245" w:type="dxa"/>
            <w:gridSpan w:val="2"/>
            <w:tcBorders>
              <w:top w:val="nil"/>
              <w:left w:val="single" w:sz="4" w:space="0" w:color="auto"/>
              <w:bottom w:val="single" w:sz="4" w:space="0" w:color="auto"/>
              <w:right w:val="single" w:sz="4" w:space="0" w:color="auto"/>
            </w:tcBorders>
          </w:tcPr>
          <w:p w14:paraId="4FC0FA76" w14:textId="77777777" w:rsidR="00190DEF" w:rsidRDefault="00190DEF"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9556B0B" w14:textId="77777777" w:rsidR="00190DEF" w:rsidRDefault="00190DEF" w:rsidP="00D7100B">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渠道管理按钮</w:t>
            </w:r>
          </w:p>
        </w:tc>
      </w:tr>
      <w:tr w:rsidR="00190DEF" w14:paraId="14999610" w14:textId="77777777" w:rsidTr="00D7100B">
        <w:trPr>
          <w:trHeight w:val="423"/>
        </w:trPr>
        <w:tc>
          <w:tcPr>
            <w:tcW w:w="1245" w:type="dxa"/>
            <w:gridSpan w:val="2"/>
            <w:tcBorders>
              <w:top w:val="nil"/>
              <w:left w:val="single" w:sz="4" w:space="0" w:color="auto"/>
              <w:bottom w:val="single" w:sz="4" w:space="0" w:color="auto"/>
              <w:right w:val="single" w:sz="4" w:space="0" w:color="auto"/>
            </w:tcBorders>
          </w:tcPr>
          <w:p w14:paraId="7BD19226" w14:textId="77777777" w:rsidR="00190DEF" w:rsidRDefault="00190DEF"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1E0B557" w14:textId="77777777" w:rsidR="00190DEF" w:rsidRDefault="00190DEF"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w:t>
            </w:r>
          </w:p>
        </w:tc>
      </w:tr>
      <w:tr w:rsidR="00190DEF" w14:paraId="271D6960"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631E93EA" w14:textId="77777777" w:rsidR="00190DEF" w:rsidRDefault="00190DEF"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190DEF" w14:paraId="396106F0"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E605AE6" w14:textId="77777777" w:rsidR="00190DEF" w:rsidRDefault="00190DEF"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18BE6EC" w14:textId="77777777" w:rsidR="00190DEF" w:rsidRDefault="00190DEF"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F26BC82" w14:textId="77777777" w:rsidR="00190DEF" w:rsidRDefault="00190DEF"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C1A99B8" w14:textId="77777777" w:rsidR="00190DEF" w:rsidRDefault="00190DEF"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3882786" w14:textId="77777777" w:rsidR="00190DEF" w:rsidRDefault="00190DEF"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190DEF" w14:paraId="2D096FEE"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A53F50F" w14:textId="77777777" w:rsidR="00190DEF" w:rsidRDefault="00190DEF" w:rsidP="00D7100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1ED326A" w14:textId="77777777" w:rsidR="00190DEF" w:rsidRDefault="00190DEF"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关键字搜索</w:t>
            </w:r>
          </w:p>
        </w:tc>
        <w:tc>
          <w:tcPr>
            <w:tcW w:w="3000" w:type="dxa"/>
          </w:tcPr>
          <w:p w14:paraId="63B3F0E9" w14:textId="77777777" w:rsidR="00190DEF" w:rsidRDefault="00190DEF"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默认显示“账号/渠道名称”查询账号和渠道名称的筛选；右模糊</w:t>
            </w:r>
          </w:p>
        </w:tc>
        <w:tc>
          <w:tcPr>
            <w:tcW w:w="3209" w:type="dxa"/>
          </w:tcPr>
          <w:p w14:paraId="092E03C6" w14:textId="77777777" w:rsidR="00190DEF" w:rsidRDefault="00190DEF" w:rsidP="00D7100B">
            <w:pPr>
              <w:pStyle w:val="Axure"/>
              <w:rPr>
                <w:rFonts w:ascii="微软雅黑" w:eastAsia="微软雅黑" w:hAnsi="微软雅黑" w:cs="微软雅黑"/>
                <w:sz w:val="18"/>
                <w:szCs w:val="18"/>
              </w:rPr>
            </w:pPr>
          </w:p>
        </w:tc>
        <w:tc>
          <w:tcPr>
            <w:tcW w:w="1712" w:type="dxa"/>
          </w:tcPr>
          <w:p w14:paraId="45537056" w14:textId="77777777" w:rsidR="00190DEF" w:rsidRDefault="00190DEF" w:rsidP="00D7100B">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右模糊查询</w:t>
            </w:r>
          </w:p>
        </w:tc>
      </w:tr>
      <w:tr w:rsidR="00190DEF" w14:paraId="67602509"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17CB63" w14:textId="77777777" w:rsidR="00190DEF" w:rsidRDefault="00190DEF"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1E26B35" w14:textId="77777777" w:rsidR="00190DEF" w:rsidRDefault="00190DEF"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当前状态筛选</w:t>
            </w:r>
          </w:p>
        </w:tc>
        <w:tc>
          <w:tcPr>
            <w:tcW w:w="3000" w:type="dxa"/>
          </w:tcPr>
          <w:p w14:paraId="7637ACB6" w14:textId="0C050505" w:rsidR="00190DEF" w:rsidRDefault="00190DEF"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w:t>
            </w:r>
            <w:del w:id="2677" w:author="haha" w:date="2019-07-23T16:42:00Z">
              <w:r w:rsidDel="00CE275A">
                <w:rPr>
                  <w:rFonts w:ascii="微软雅黑" w:eastAsia="微软雅黑" w:hAnsi="微软雅黑" w:cs="微软雅黑" w:hint="eastAsia"/>
                  <w:color w:val="000000"/>
                  <w:sz w:val="18"/>
                  <w:szCs w:val="18"/>
                </w:rPr>
                <w:delText>下拉选择</w:delText>
              </w:r>
              <w:r w:rsidR="00A81099" w:rsidDel="00CE275A">
                <w:rPr>
                  <w:rFonts w:ascii="微软雅黑" w:eastAsia="微软雅黑" w:hAnsi="微软雅黑" w:cs="微软雅黑" w:hint="eastAsia"/>
                  <w:color w:val="000000"/>
                  <w:sz w:val="18"/>
                  <w:szCs w:val="18"/>
                </w:rPr>
                <w:delText>来源为点击冻结后出现的弹框填写的内容和立即冻结、未冻结</w:delText>
              </w:r>
            </w:del>
            <w:ins w:id="2678" w:author="haha" w:date="2019-07-23T16:42:00Z">
              <w:r w:rsidR="00CE275A">
                <w:rPr>
                  <w:rFonts w:ascii="微软雅黑" w:eastAsia="微软雅黑" w:hAnsi="微软雅黑" w:cs="微软雅黑" w:hint="eastAsia"/>
                  <w:color w:val="000000"/>
                  <w:sz w:val="18"/>
                  <w:szCs w:val="18"/>
                </w:rPr>
                <w:t>下拉选择字段为：立即冻结、未冻结、其他（X天后冻结）</w:t>
              </w:r>
            </w:ins>
          </w:p>
        </w:tc>
        <w:tc>
          <w:tcPr>
            <w:tcW w:w="3209" w:type="dxa"/>
          </w:tcPr>
          <w:p w14:paraId="50E9C7DD" w14:textId="77777777" w:rsidR="00190DEF" w:rsidRDefault="00190DEF" w:rsidP="00D7100B">
            <w:pPr>
              <w:pStyle w:val="Axure"/>
              <w:rPr>
                <w:rFonts w:ascii="微软雅黑" w:eastAsia="微软雅黑" w:hAnsi="微软雅黑" w:cs="微软雅黑"/>
                <w:sz w:val="18"/>
                <w:szCs w:val="18"/>
              </w:rPr>
            </w:pPr>
          </w:p>
        </w:tc>
        <w:tc>
          <w:tcPr>
            <w:tcW w:w="1712" w:type="dxa"/>
          </w:tcPr>
          <w:p w14:paraId="33A54BF7" w14:textId="77777777" w:rsidR="00190DEF" w:rsidRDefault="00190DEF" w:rsidP="00D7100B">
            <w:pPr>
              <w:widowControl/>
              <w:jc w:val="left"/>
              <w:rPr>
                <w:rFonts w:ascii="微软雅黑" w:eastAsia="微软雅黑" w:hAnsi="微软雅黑" w:cs="微软雅黑"/>
                <w:sz w:val="18"/>
                <w:szCs w:val="18"/>
              </w:rPr>
            </w:pPr>
          </w:p>
        </w:tc>
      </w:tr>
      <w:tr w:rsidR="00190DEF" w14:paraId="6607E45C"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E79B018" w14:textId="77777777" w:rsidR="00190DEF" w:rsidRDefault="00190DEF"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4D658327" w14:textId="77777777" w:rsidR="00190DEF"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操作时间筛选</w:t>
            </w:r>
          </w:p>
        </w:tc>
        <w:tc>
          <w:tcPr>
            <w:tcW w:w="3000" w:type="dxa"/>
          </w:tcPr>
          <w:p w14:paraId="4A654184" w14:textId="77777777" w:rsidR="00190DEF"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操作时间筛选可选择时间段筛选也可单选日期</w:t>
            </w:r>
          </w:p>
        </w:tc>
        <w:tc>
          <w:tcPr>
            <w:tcW w:w="3209" w:type="dxa"/>
          </w:tcPr>
          <w:p w14:paraId="298F3055" w14:textId="77777777" w:rsidR="00190DEF" w:rsidRDefault="00190DEF" w:rsidP="00D7100B">
            <w:pPr>
              <w:pStyle w:val="Axure"/>
              <w:rPr>
                <w:rFonts w:ascii="微软雅黑" w:eastAsia="微软雅黑" w:hAnsi="微软雅黑" w:cs="微软雅黑"/>
                <w:sz w:val="18"/>
                <w:szCs w:val="18"/>
              </w:rPr>
            </w:pPr>
          </w:p>
        </w:tc>
        <w:tc>
          <w:tcPr>
            <w:tcW w:w="1712" w:type="dxa"/>
          </w:tcPr>
          <w:p w14:paraId="753DFC60" w14:textId="77777777" w:rsidR="00190DEF" w:rsidRDefault="00190DEF" w:rsidP="00D7100B">
            <w:pPr>
              <w:widowControl/>
              <w:jc w:val="left"/>
              <w:rPr>
                <w:rFonts w:ascii="微软雅黑" w:eastAsia="微软雅黑" w:hAnsi="微软雅黑" w:cs="微软雅黑"/>
                <w:sz w:val="18"/>
                <w:szCs w:val="18"/>
              </w:rPr>
            </w:pPr>
            <w:del w:id="2679" w:author="张达闻" w:date="2019-07-22T13:34:00Z">
              <w:r w:rsidDel="006A4645">
                <w:rPr>
                  <w:rFonts w:ascii="微软雅黑" w:eastAsia="微软雅黑" w:hAnsi="微软雅黑" w:cs="微软雅黑" w:hint="eastAsia"/>
                  <w:sz w:val="18"/>
                  <w:szCs w:val="18"/>
                </w:rPr>
                <w:delText>输入小数点后2位，只能输入数字，不大于1即可</w:delText>
              </w:r>
            </w:del>
          </w:p>
        </w:tc>
      </w:tr>
      <w:tr w:rsidR="00A81099" w14:paraId="67ECB500"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7D0966E" w14:textId="77777777" w:rsidR="00A81099" w:rsidRDefault="00A81099" w:rsidP="00A8109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827E136" w14:textId="77777777" w:rsidR="00A81099" w:rsidRDefault="00A81099" w:rsidP="00A8109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2CF7B9FF" w14:textId="77777777" w:rsidR="00A81099" w:rsidRDefault="00A81099" w:rsidP="00A8109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可点击，点击后执行筛选操作</w:t>
            </w:r>
          </w:p>
        </w:tc>
        <w:tc>
          <w:tcPr>
            <w:tcW w:w="3209" w:type="dxa"/>
          </w:tcPr>
          <w:p w14:paraId="36A73C56" w14:textId="77777777" w:rsidR="00A81099" w:rsidRDefault="00A81099" w:rsidP="00A8109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根据筛选显示表格数据</w:t>
            </w:r>
          </w:p>
        </w:tc>
        <w:tc>
          <w:tcPr>
            <w:tcW w:w="1712" w:type="dxa"/>
          </w:tcPr>
          <w:p w14:paraId="48C27AC5" w14:textId="77777777" w:rsidR="00A81099" w:rsidRDefault="00A81099" w:rsidP="00A81099">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A81099" w14:paraId="444D3305"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EE8AE3E" w14:textId="77777777" w:rsidR="00A81099" w:rsidRDefault="00A81099" w:rsidP="00A8109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3F717A48" w14:textId="77777777" w:rsidR="00A81099" w:rsidRDefault="00A81099" w:rsidP="00A8109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7F6CFC70" w14:textId="77777777" w:rsidR="00A81099" w:rsidRDefault="00A81099" w:rsidP="00A8109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可点击，点击后筛选内容回到默认状态</w:t>
            </w:r>
          </w:p>
        </w:tc>
        <w:tc>
          <w:tcPr>
            <w:tcW w:w="3209" w:type="dxa"/>
          </w:tcPr>
          <w:p w14:paraId="131D3E31" w14:textId="77777777" w:rsidR="00A81099" w:rsidRDefault="00A81099" w:rsidP="00A8109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63E787AF" w14:textId="77777777" w:rsidR="00A81099" w:rsidRDefault="00A81099" w:rsidP="00A8109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190DEF" w14:paraId="7C734AE3"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AB169D" w14:textId="77777777" w:rsidR="00190DEF" w:rsidRDefault="00190DEF" w:rsidP="00D7100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1E8F7009" w14:textId="77777777" w:rsidR="00190DEF"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w:t>
            </w:r>
          </w:p>
        </w:tc>
        <w:tc>
          <w:tcPr>
            <w:tcW w:w="3000" w:type="dxa"/>
          </w:tcPr>
          <w:p w14:paraId="7FC9CB6D" w14:textId="77777777" w:rsidR="00190DEF"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可点击排序前的单选或全选进行页面删除</w:t>
            </w:r>
          </w:p>
        </w:tc>
        <w:tc>
          <w:tcPr>
            <w:tcW w:w="3209" w:type="dxa"/>
          </w:tcPr>
          <w:p w14:paraId="7B8E23B5" w14:textId="77777777" w:rsidR="00190DEF" w:rsidRDefault="00190DEF" w:rsidP="00D7100B">
            <w:pPr>
              <w:pStyle w:val="Axure"/>
              <w:rPr>
                <w:rFonts w:ascii="微软雅黑" w:eastAsia="微软雅黑" w:hAnsi="微软雅黑" w:cs="微软雅黑"/>
                <w:sz w:val="18"/>
                <w:szCs w:val="18"/>
              </w:rPr>
            </w:pPr>
          </w:p>
        </w:tc>
        <w:tc>
          <w:tcPr>
            <w:tcW w:w="1712" w:type="dxa"/>
          </w:tcPr>
          <w:p w14:paraId="16FCD490" w14:textId="77777777" w:rsidR="00190DEF" w:rsidRDefault="00A81099" w:rsidP="00D7100B">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页面展示删除</w:t>
            </w:r>
          </w:p>
        </w:tc>
      </w:tr>
      <w:tr w:rsidR="00A81099" w14:paraId="1276F61A"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E0CD79B" w14:textId="77777777" w:rsidR="00A81099" w:rsidRDefault="00A81099" w:rsidP="00A8109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7DB839EF" w14:textId="77777777" w:rsidR="00A81099" w:rsidRDefault="00A81099" w:rsidP="00A8109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1F9383EE" w14:textId="77777777" w:rsidR="00A81099" w:rsidRDefault="00A81099" w:rsidP="00A8109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第一页1-</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，第二页1</w:t>
            </w:r>
            <w:r>
              <w:rPr>
                <w:rFonts w:ascii="微软雅黑" w:eastAsia="微软雅黑" w:hAnsi="微软雅黑" w:cs="微软雅黑"/>
                <w:color w:val="000000"/>
                <w:sz w:val="18"/>
                <w:szCs w:val="18"/>
              </w:rPr>
              <w:t>1</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20</w:t>
            </w:r>
            <w:r>
              <w:rPr>
                <w:rFonts w:ascii="微软雅黑" w:eastAsia="微软雅黑" w:hAnsi="微软雅黑" w:cs="微软雅黑" w:hint="eastAsia"/>
                <w:color w:val="000000"/>
                <w:sz w:val="18"/>
                <w:szCs w:val="18"/>
              </w:rPr>
              <w:t>依次类推</w:t>
            </w:r>
          </w:p>
        </w:tc>
        <w:tc>
          <w:tcPr>
            <w:tcW w:w="3209" w:type="dxa"/>
          </w:tcPr>
          <w:p w14:paraId="79390FE8" w14:textId="77777777" w:rsidR="00A81099" w:rsidRDefault="00A81099" w:rsidP="00A81099">
            <w:pPr>
              <w:pStyle w:val="Axure"/>
              <w:rPr>
                <w:rFonts w:ascii="微软雅黑" w:eastAsia="微软雅黑" w:hAnsi="微软雅黑" w:cs="微软雅黑"/>
                <w:sz w:val="18"/>
                <w:szCs w:val="18"/>
              </w:rPr>
            </w:pPr>
          </w:p>
        </w:tc>
        <w:tc>
          <w:tcPr>
            <w:tcW w:w="1712" w:type="dxa"/>
          </w:tcPr>
          <w:p w14:paraId="1D243E4E" w14:textId="77777777" w:rsidR="00A81099" w:rsidRDefault="00A81099" w:rsidP="00A81099">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第一页1-</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，第二页1</w:t>
            </w:r>
            <w:r>
              <w:rPr>
                <w:rFonts w:ascii="微软雅黑" w:eastAsia="微软雅黑" w:hAnsi="微软雅黑" w:cs="微软雅黑"/>
                <w:color w:val="000000"/>
                <w:sz w:val="18"/>
                <w:szCs w:val="18"/>
              </w:rPr>
              <w:t>1</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20</w:t>
            </w:r>
            <w:r>
              <w:rPr>
                <w:rFonts w:ascii="微软雅黑" w:eastAsia="微软雅黑" w:hAnsi="微软雅黑" w:cs="微软雅黑" w:hint="eastAsia"/>
                <w:color w:val="000000"/>
                <w:sz w:val="18"/>
                <w:szCs w:val="18"/>
              </w:rPr>
              <w:t>依次类推，筛选后从1开始显示</w:t>
            </w:r>
          </w:p>
        </w:tc>
      </w:tr>
      <w:tr w:rsidR="00190DEF" w14:paraId="2D10472B"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78CC0D06" w14:textId="77777777" w:rsidR="00190DEF" w:rsidRDefault="00190DEF"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471C8741" w14:textId="77777777" w:rsidR="00190DEF"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账号</w:t>
            </w:r>
          </w:p>
        </w:tc>
        <w:tc>
          <w:tcPr>
            <w:tcW w:w="3000" w:type="dxa"/>
          </w:tcPr>
          <w:p w14:paraId="2C7DADFE" w14:textId="77777777" w:rsidR="00190DEF"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展示当前渠道设置的账号</w:t>
            </w:r>
          </w:p>
        </w:tc>
        <w:tc>
          <w:tcPr>
            <w:tcW w:w="3209" w:type="dxa"/>
          </w:tcPr>
          <w:p w14:paraId="6C88B9E5" w14:textId="77777777" w:rsidR="00190DEF" w:rsidRDefault="00190DEF" w:rsidP="00D7100B">
            <w:pPr>
              <w:pStyle w:val="Axure"/>
              <w:rPr>
                <w:rFonts w:ascii="微软雅黑" w:eastAsia="微软雅黑" w:hAnsi="微软雅黑" w:cs="微软雅黑"/>
                <w:sz w:val="18"/>
                <w:szCs w:val="18"/>
              </w:rPr>
            </w:pPr>
          </w:p>
        </w:tc>
        <w:tc>
          <w:tcPr>
            <w:tcW w:w="1712" w:type="dxa"/>
          </w:tcPr>
          <w:p w14:paraId="5450711D" w14:textId="77777777" w:rsidR="00190DEF" w:rsidRDefault="00190DEF" w:rsidP="00D7100B">
            <w:pPr>
              <w:widowControl/>
              <w:jc w:val="left"/>
              <w:rPr>
                <w:rFonts w:ascii="微软雅黑" w:eastAsia="微软雅黑" w:hAnsi="微软雅黑" w:cs="微软雅黑"/>
                <w:sz w:val="18"/>
                <w:szCs w:val="18"/>
              </w:rPr>
            </w:pPr>
          </w:p>
        </w:tc>
      </w:tr>
      <w:tr w:rsidR="00A81099" w14:paraId="3338288E"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64870A18" w14:textId="77777777" w:rsidR="00A81099" w:rsidRDefault="00A81099"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2B9B33E1" w14:textId="77777777" w:rsidR="00A81099"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7C220D8F" w14:textId="77777777" w:rsidR="00A81099"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展示产品名称（一个系统只有一个产品）</w:t>
            </w:r>
          </w:p>
        </w:tc>
        <w:tc>
          <w:tcPr>
            <w:tcW w:w="3209" w:type="dxa"/>
          </w:tcPr>
          <w:p w14:paraId="416F2A73" w14:textId="77777777" w:rsidR="00A81099" w:rsidRDefault="00A81099" w:rsidP="00D7100B">
            <w:pPr>
              <w:pStyle w:val="Axure"/>
              <w:rPr>
                <w:rFonts w:ascii="微软雅黑" w:eastAsia="微软雅黑" w:hAnsi="微软雅黑" w:cs="微软雅黑"/>
                <w:sz w:val="18"/>
                <w:szCs w:val="18"/>
              </w:rPr>
            </w:pPr>
          </w:p>
        </w:tc>
        <w:tc>
          <w:tcPr>
            <w:tcW w:w="1712" w:type="dxa"/>
          </w:tcPr>
          <w:p w14:paraId="60BC4F39" w14:textId="77777777" w:rsidR="00A81099" w:rsidRDefault="00A81099" w:rsidP="00D7100B">
            <w:pPr>
              <w:widowControl/>
              <w:jc w:val="left"/>
              <w:rPr>
                <w:rFonts w:ascii="微软雅黑" w:eastAsia="微软雅黑" w:hAnsi="微软雅黑" w:cs="微软雅黑"/>
                <w:sz w:val="18"/>
                <w:szCs w:val="18"/>
              </w:rPr>
            </w:pPr>
          </w:p>
        </w:tc>
      </w:tr>
      <w:tr w:rsidR="00A81099" w14:paraId="2E9177FB"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0C78AA2D" w14:textId="77777777" w:rsidR="00A81099" w:rsidRDefault="00A81099"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0C254AFB" w14:textId="77777777" w:rsidR="00A81099"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操作时间</w:t>
            </w:r>
          </w:p>
        </w:tc>
        <w:tc>
          <w:tcPr>
            <w:tcW w:w="3000" w:type="dxa"/>
          </w:tcPr>
          <w:p w14:paraId="0DBA2F5E" w14:textId="77777777" w:rsidR="00A81099" w:rsidRDefault="00A81099"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每一次保存都刷新当前渠道的操作时间，冻结、解冻也为操作</w:t>
            </w:r>
          </w:p>
        </w:tc>
        <w:tc>
          <w:tcPr>
            <w:tcW w:w="3209" w:type="dxa"/>
          </w:tcPr>
          <w:p w14:paraId="3AB7D4C2" w14:textId="77777777" w:rsidR="00A81099" w:rsidRDefault="00A81099" w:rsidP="00D7100B">
            <w:pPr>
              <w:pStyle w:val="Axure"/>
              <w:rPr>
                <w:rFonts w:ascii="微软雅黑" w:eastAsia="微软雅黑" w:hAnsi="微软雅黑" w:cs="微软雅黑"/>
                <w:sz w:val="18"/>
                <w:szCs w:val="18"/>
              </w:rPr>
            </w:pPr>
          </w:p>
        </w:tc>
        <w:tc>
          <w:tcPr>
            <w:tcW w:w="1712" w:type="dxa"/>
          </w:tcPr>
          <w:p w14:paraId="3969E560" w14:textId="77777777" w:rsidR="00A81099" w:rsidRDefault="00A81099" w:rsidP="00D7100B">
            <w:pPr>
              <w:widowControl/>
              <w:jc w:val="left"/>
              <w:rPr>
                <w:rFonts w:ascii="微软雅黑" w:eastAsia="微软雅黑" w:hAnsi="微软雅黑" w:cs="微软雅黑"/>
                <w:sz w:val="18"/>
                <w:szCs w:val="18"/>
              </w:rPr>
            </w:pPr>
          </w:p>
        </w:tc>
      </w:tr>
      <w:tr w:rsidR="00D7100B" w14:paraId="1359445B"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1DB4A570"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1</w:t>
            </w:r>
          </w:p>
        </w:tc>
        <w:tc>
          <w:tcPr>
            <w:tcW w:w="1309" w:type="dxa"/>
            <w:gridSpan w:val="2"/>
          </w:tcPr>
          <w:p w14:paraId="363B7794"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联系方式</w:t>
            </w:r>
          </w:p>
        </w:tc>
        <w:tc>
          <w:tcPr>
            <w:tcW w:w="3000" w:type="dxa"/>
          </w:tcPr>
          <w:p w14:paraId="226743F5"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展示当前渠道的联系方式</w:t>
            </w:r>
          </w:p>
        </w:tc>
        <w:tc>
          <w:tcPr>
            <w:tcW w:w="3209" w:type="dxa"/>
          </w:tcPr>
          <w:p w14:paraId="6EA6C3A6" w14:textId="77777777" w:rsidR="00D7100B" w:rsidRDefault="00D7100B" w:rsidP="00D7100B">
            <w:pPr>
              <w:pStyle w:val="Axure"/>
              <w:rPr>
                <w:rFonts w:ascii="微软雅黑" w:eastAsia="微软雅黑" w:hAnsi="微软雅黑" w:cs="微软雅黑"/>
                <w:sz w:val="18"/>
                <w:szCs w:val="18"/>
              </w:rPr>
            </w:pPr>
          </w:p>
        </w:tc>
        <w:tc>
          <w:tcPr>
            <w:tcW w:w="1712" w:type="dxa"/>
          </w:tcPr>
          <w:p w14:paraId="0EACB99C" w14:textId="77777777" w:rsidR="00D7100B" w:rsidRDefault="00D7100B" w:rsidP="00D7100B">
            <w:pPr>
              <w:widowControl/>
              <w:jc w:val="left"/>
              <w:rPr>
                <w:rFonts w:ascii="微软雅黑" w:eastAsia="微软雅黑" w:hAnsi="微软雅黑" w:cs="微软雅黑"/>
                <w:sz w:val="18"/>
                <w:szCs w:val="18"/>
              </w:rPr>
            </w:pPr>
          </w:p>
        </w:tc>
      </w:tr>
      <w:tr w:rsidR="00D7100B" w14:paraId="1E880339"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62A010C0"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31AF90B5"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链接</w:t>
            </w:r>
          </w:p>
        </w:tc>
        <w:tc>
          <w:tcPr>
            <w:tcW w:w="3000" w:type="dxa"/>
          </w:tcPr>
          <w:p w14:paraId="374F4C5E"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展示系统为当前渠道生成的链接</w:t>
            </w:r>
          </w:p>
        </w:tc>
        <w:tc>
          <w:tcPr>
            <w:tcW w:w="3209" w:type="dxa"/>
          </w:tcPr>
          <w:p w14:paraId="7831791A" w14:textId="77777777" w:rsidR="00D7100B" w:rsidRDefault="00D7100B" w:rsidP="00D7100B">
            <w:pPr>
              <w:pStyle w:val="Axure"/>
              <w:rPr>
                <w:rFonts w:ascii="微软雅黑" w:eastAsia="微软雅黑" w:hAnsi="微软雅黑" w:cs="微软雅黑"/>
                <w:sz w:val="18"/>
                <w:szCs w:val="18"/>
              </w:rPr>
            </w:pPr>
          </w:p>
        </w:tc>
        <w:tc>
          <w:tcPr>
            <w:tcW w:w="1712" w:type="dxa"/>
          </w:tcPr>
          <w:p w14:paraId="1CFFDB2D" w14:textId="77777777" w:rsidR="00D7100B" w:rsidRDefault="00D7100B" w:rsidP="00D7100B">
            <w:pPr>
              <w:widowControl/>
              <w:jc w:val="left"/>
              <w:rPr>
                <w:rFonts w:ascii="微软雅黑" w:eastAsia="微软雅黑" w:hAnsi="微软雅黑" w:cs="微软雅黑"/>
                <w:sz w:val="18"/>
                <w:szCs w:val="18"/>
              </w:rPr>
            </w:pPr>
          </w:p>
        </w:tc>
      </w:tr>
      <w:tr w:rsidR="00D7100B" w14:paraId="1BFD91CC"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62F06C2F"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3</w:t>
            </w:r>
          </w:p>
        </w:tc>
        <w:tc>
          <w:tcPr>
            <w:tcW w:w="1309" w:type="dxa"/>
            <w:gridSpan w:val="2"/>
          </w:tcPr>
          <w:p w14:paraId="3C73360B"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当前状态</w:t>
            </w:r>
          </w:p>
        </w:tc>
        <w:tc>
          <w:tcPr>
            <w:tcW w:w="3000" w:type="dxa"/>
          </w:tcPr>
          <w:p w14:paraId="2AED1E36"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展示渠道当前是什么状态未冻结、立即冻结、X天冻结</w:t>
            </w:r>
          </w:p>
        </w:tc>
        <w:tc>
          <w:tcPr>
            <w:tcW w:w="3209" w:type="dxa"/>
          </w:tcPr>
          <w:p w14:paraId="65ACCBC4" w14:textId="77777777" w:rsidR="00D7100B" w:rsidRDefault="00D7100B" w:rsidP="00D7100B">
            <w:pPr>
              <w:pStyle w:val="Axure"/>
              <w:rPr>
                <w:rFonts w:ascii="微软雅黑" w:eastAsia="微软雅黑" w:hAnsi="微软雅黑" w:cs="微软雅黑"/>
                <w:sz w:val="18"/>
                <w:szCs w:val="18"/>
              </w:rPr>
            </w:pPr>
          </w:p>
        </w:tc>
        <w:tc>
          <w:tcPr>
            <w:tcW w:w="1712" w:type="dxa"/>
          </w:tcPr>
          <w:p w14:paraId="3112095A" w14:textId="77777777" w:rsidR="00D7100B" w:rsidRDefault="00D7100B" w:rsidP="00D7100B">
            <w:pPr>
              <w:widowControl/>
              <w:jc w:val="left"/>
              <w:rPr>
                <w:rFonts w:ascii="微软雅黑" w:eastAsia="微软雅黑" w:hAnsi="微软雅黑" w:cs="微软雅黑"/>
                <w:sz w:val="18"/>
                <w:szCs w:val="18"/>
              </w:rPr>
            </w:pPr>
          </w:p>
        </w:tc>
      </w:tr>
      <w:tr w:rsidR="00D7100B" w14:paraId="6F9CD46A"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69CEF940"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tcPr>
          <w:p w14:paraId="443D0AA7"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操作-冻结</w:t>
            </w:r>
          </w:p>
        </w:tc>
        <w:tc>
          <w:tcPr>
            <w:tcW w:w="3000" w:type="dxa"/>
          </w:tcPr>
          <w:p w14:paraId="74CE92EA"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点击弹出冻结选择弹框</w:t>
            </w:r>
          </w:p>
        </w:tc>
        <w:tc>
          <w:tcPr>
            <w:tcW w:w="3209" w:type="dxa"/>
          </w:tcPr>
          <w:p w14:paraId="33E70A94" w14:textId="7E5AF1A2" w:rsidR="00D7100B" w:rsidRDefault="00D7100B" w:rsidP="00D7100B">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点击弹出冻结选择弹框</w:t>
            </w:r>
            <w:ins w:id="2680" w:author="haha" w:date="2019-07-23T16:41:00Z">
              <w:r w:rsidR="00CE275A">
                <w:rPr>
                  <w:rFonts w:ascii="微软雅黑" w:eastAsia="微软雅黑" w:hAnsi="微软雅黑" w:cs="微软雅黑" w:hint="eastAsia"/>
                  <w:sz w:val="18"/>
                  <w:szCs w:val="18"/>
                </w:rPr>
                <w:t>，</w:t>
              </w:r>
              <w:r w:rsidR="00CE275A">
                <w:rPr>
                  <w:rFonts w:ascii="微软雅黑" w:eastAsia="微软雅黑" w:hAnsi="微软雅黑" w:cs="微软雅黑" w:hint="eastAsia"/>
                  <w:color w:val="000000"/>
                  <w:sz w:val="18"/>
                  <w:szCs w:val="18"/>
                </w:rPr>
                <w:t>，冻结后编辑按钮隐藏</w:t>
              </w:r>
            </w:ins>
          </w:p>
        </w:tc>
        <w:tc>
          <w:tcPr>
            <w:tcW w:w="1712" w:type="dxa"/>
          </w:tcPr>
          <w:p w14:paraId="418D9513" w14:textId="77777777" w:rsidR="00D7100B" w:rsidRDefault="00D7100B" w:rsidP="00D7100B">
            <w:pPr>
              <w:widowControl/>
              <w:jc w:val="left"/>
              <w:rPr>
                <w:rFonts w:ascii="微软雅黑" w:eastAsia="微软雅黑" w:hAnsi="微软雅黑" w:cs="微软雅黑"/>
                <w:sz w:val="18"/>
                <w:szCs w:val="18"/>
              </w:rPr>
            </w:pPr>
          </w:p>
        </w:tc>
      </w:tr>
      <w:tr w:rsidR="00D7100B" w14:paraId="458BFEC3"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6E8DD087"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5185CC25"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操作-编辑</w:t>
            </w:r>
          </w:p>
        </w:tc>
        <w:tc>
          <w:tcPr>
            <w:tcW w:w="3000" w:type="dxa"/>
          </w:tcPr>
          <w:p w14:paraId="14F58016"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点击进入编辑当前渠道的弹框</w:t>
            </w:r>
          </w:p>
        </w:tc>
        <w:tc>
          <w:tcPr>
            <w:tcW w:w="3209" w:type="dxa"/>
          </w:tcPr>
          <w:p w14:paraId="293F7AE6" w14:textId="77777777" w:rsidR="00D7100B" w:rsidRDefault="00D7100B" w:rsidP="00D7100B">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回显上一次操作且保存的信息不可编辑部分置灰</w:t>
            </w:r>
          </w:p>
        </w:tc>
        <w:tc>
          <w:tcPr>
            <w:tcW w:w="1712" w:type="dxa"/>
          </w:tcPr>
          <w:p w14:paraId="035A9829" w14:textId="77777777" w:rsidR="00D7100B" w:rsidRDefault="00D7100B" w:rsidP="00D7100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回显上一次操作且保存的信息不可编辑部分置灰</w:t>
            </w:r>
          </w:p>
        </w:tc>
      </w:tr>
      <w:tr w:rsidR="004073CA" w14:paraId="7D1C6D39" w14:textId="77777777" w:rsidTr="00A810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802" w:type="dxa"/>
          </w:tcPr>
          <w:p w14:paraId="26B95C94" w14:textId="77777777" w:rsidR="004073CA" w:rsidRDefault="004073CA"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1</w:t>
            </w:r>
            <w:r>
              <w:rPr>
                <w:rFonts w:ascii="微软雅黑" w:eastAsia="微软雅黑" w:hAnsi="微软雅黑" w:cs="微软雅黑"/>
                <w:sz w:val="18"/>
                <w:szCs w:val="18"/>
              </w:rPr>
              <w:t>6</w:t>
            </w:r>
          </w:p>
        </w:tc>
        <w:tc>
          <w:tcPr>
            <w:tcW w:w="1309" w:type="dxa"/>
            <w:gridSpan w:val="2"/>
          </w:tcPr>
          <w:p w14:paraId="30215629" w14:textId="77777777" w:rsidR="004073CA"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新增渠道按钮</w:t>
            </w:r>
          </w:p>
        </w:tc>
        <w:tc>
          <w:tcPr>
            <w:tcW w:w="3000" w:type="dxa"/>
          </w:tcPr>
          <w:p w14:paraId="09F325CF" w14:textId="77777777" w:rsidR="004073CA"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可点击，弹出新增渠道弹框</w:t>
            </w:r>
          </w:p>
        </w:tc>
        <w:tc>
          <w:tcPr>
            <w:tcW w:w="3209" w:type="dxa"/>
          </w:tcPr>
          <w:p w14:paraId="4FFE318B" w14:textId="77777777" w:rsidR="004073CA" w:rsidRDefault="004073CA" w:rsidP="00D7100B">
            <w:pPr>
              <w:pStyle w:val="Axure"/>
              <w:rPr>
                <w:rFonts w:ascii="微软雅黑" w:eastAsia="微软雅黑" w:hAnsi="微软雅黑" w:cs="微软雅黑"/>
                <w:sz w:val="18"/>
                <w:szCs w:val="18"/>
              </w:rPr>
            </w:pPr>
          </w:p>
        </w:tc>
        <w:tc>
          <w:tcPr>
            <w:tcW w:w="1712" w:type="dxa"/>
          </w:tcPr>
          <w:p w14:paraId="65BF75F0" w14:textId="77777777" w:rsidR="004073CA" w:rsidRDefault="004073CA" w:rsidP="00D7100B">
            <w:pPr>
              <w:widowControl/>
              <w:jc w:val="left"/>
              <w:rPr>
                <w:rFonts w:ascii="微软雅黑" w:eastAsia="微软雅黑" w:hAnsi="微软雅黑" w:cs="微软雅黑"/>
                <w:sz w:val="18"/>
                <w:szCs w:val="18"/>
              </w:rPr>
            </w:pPr>
          </w:p>
        </w:tc>
      </w:tr>
    </w:tbl>
    <w:p w14:paraId="46971945" w14:textId="206ABB60" w:rsidR="005E0930" w:rsidRPr="00190DEF" w:rsidRDefault="00F93C30" w:rsidP="00D7100B">
      <w:pPr>
        <w:pStyle w:val="3"/>
      </w:pPr>
      <w:bookmarkStart w:id="2681" w:name="_Toc14795462"/>
      <w:ins w:id="2682" w:author="haha" w:date="2019-07-23T16:21:00Z">
        <w:r>
          <w:t>1.2.1</w:t>
        </w:r>
      </w:ins>
      <w:r w:rsidR="00D7100B">
        <w:rPr>
          <w:rFonts w:hint="eastAsia"/>
        </w:rPr>
        <w:t>冻结选择弹框</w:t>
      </w:r>
      <w:bookmarkEnd w:id="2681"/>
    </w:p>
    <w:p w14:paraId="2DB145C2" w14:textId="77777777" w:rsidR="005E0930" w:rsidRPr="005E0930" w:rsidRDefault="00D7100B" w:rsidP="00D7100B">
      <w:pPr>
        <w:jc w:val="center"/>
      </w:pPr>
      <w:r>
        <w:rPr>
          <w:noProof/>
        </w:rPr>
        <w:drawing>
          <wp:inline distT="0" distB="0" distL="0" distR="0" wp14:anchorId="500941A2" wp14:editId="0E27C4D0">
            <wp:extent cx="2695575" cy="23812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238125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7100B" w14:paraId="30E038BA" w14:textId="77777777" w:rsidTr="00D7100B">
        <w:trPr>
          <w:trHeight w:val="90"/>
        </w:trPr>
        <w:tc>
          <w:tcPr>
            <w:tcW w:w="1245" w:type="dxa"/>
            <w:gridSpan w:val="2"/>
            <w:tcBorders>
              <w:top w:val="nil"/>
              <w:left w:val="single" w:sz="4" w:space="0" w:color="auto"/>
              <w:bottom w:val="single" w:sz="4" w:space="0" w:color="auto"/>
              <w:right w:val="single" w:sz="4" w:space="0" w:color="auto"/>
            </w:tcBorders>
          </w:tcPr>
          <w:p w14:paraId="04CDE737" w14:textId="77777777" w:rsidR="00D7100B" w:rsidRDefault="00D7100B" w:rsidP="00D7100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6A2BE43F" w14:textId="77777777" w:rsidR="00D7100B" w:rsidRDefault="00D7100B" w:rsidP="00D7100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渠道管理</w:t>
            </w:r>
          </w:p>
        </w:tc>
      </w:tr>
      <w:tr w:rsidR="00D7100B" w14:paraId="664DDB97" w14:textId="77777777" w:rsidTr="00D7100B">
        <w:trPr>
          <w:trHeight w:val="408"/>
        </w:trPr>
        <w:tc>
          <w:tcPr>
            <w:tcW w:w="1245" w:type="dxa"/>
            <w:gridSpan w:val="2"/>
            <w:tcBorders>
              <w:top w:val="nil"/>
              <w:left w:val="single" w:sz="4" w:space="0" w:color="auto"/>
              <w:bottom w:val="single" w:sz="4" w:space="0" w:color="auto"/>
              <w:right w:val="single" w:sz="4" w:space="0" w:color="auto"/>
            </w:tcBorders>
          </w:tcPr>
          <w:p w14:paraId="24ED0A5E" w14:textId="77777777" w:rsidR="00D7100B" w:rsidRDefault="00D7100B"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4B386F9" w14:textId="77777777" w:rsidR="00D7100B" w:rsidRDefault="00D7100B" w:rsidP="00D7100B">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操作-冻结按钮</w:t>
            </w:r>
          </w:p>
        </w:tc>
      </w:tr>
      <w:tr w:rsidR="00D7100B" w14:paraId="0E6F9E02" w14:textId="77777777" w:rsidTr="00D7100B">
        <w:trPr>
          <w:trHeight w:val="423"/>
        </w:trPr>
        <w:tc>
          <w:tcPr>
            <w:tcW w:w="1245" w:type="dxa"/>
            <w:gridSpan w:val="2"/>
            <w:tcBorders>
              <w:top w:val="nil"/>
              <w:left w:val="single" w:sz="4" w:space="0" w:color="auto"/>
              <w:bottom w:val="single" w:sz="4" w:space="0" w:color="auto"/>
              <w:right w:val="single" w:sz="4" w:space="0" w:color="auto"/>
            </w:tcBorders>
          </w:tcPr>
          <w:p w14:paraId="53EE2797" w14:textId="77777777" w:rsidR="00D7100B" w:rsidRDefault="00D7100B"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271AFBB" w14:textId="77777777" w:rsidR="00D7100B" w:rsidRDefault="00D7100B"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右上角关闭/底部完成按钮</w:t>
            </w:r>
          </w:p>
        </w:tc>
      </w:tr>
      <w:tr w:rsidR="00D7100B" w14:paraId="7F80833E"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6B0D7CFA" w14:textId="77777777" w:rsidR="00D7100B" w:rsidRDefault="00D7100B"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7100B" w14:paraId="216DBC7C"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037EE9E" w14:textId="77777777" w:rsidR="00D7100B" w:rsidRDefault="00D7100B"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CC9D812" w14:textId="77777777" w:rsidR="00D7100B" w:rsidRDefault="00D7100B"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6731EFA" w14:textId="77777777" w:rsidR="00D7100B" w:rsidRDefault="00D7100B" w:rsidP="00D7100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9784F62" w14:textId="77777777" w:rsidR="00D7100B" w:rsidRDefault="00D7100B"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78A5864" w14:textId="77777777" w:rsidR="00D7100B" w:rsidRDefault="00D7100B" w:rsidP="00D7100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7100B" w14:paraId="1044F5FF"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9E4B7D1" w14:textId="77777777" w:rsidR="00D7100B" w:rsidRDefault="00D7100B" w:rsidP="00D7100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266C8D71"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立即冻结</w:t>
            </w:r>
          </w:p>
        </w:tc>
        <w:tc>
          <w:tcPr>
            <w:tcW w:w="3000" w:type="dxa"/>
          </w:tcPr>
          <w:p w14:paraId="2D7AEA97"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可点击选择，立即冻结为马上冻结冻结后该渠道链接无法正常使用且报表内不在显示当前渠道</w:t>
            </w:r>
          </w:p>
        </w:tc>
        <w:tc>
          <w:tcPr>
            <w:tcW w:w="3209" w:type="dxa"/>
          </w:tcPr>
          <w:p w14:paraId="5F8661B8" w14:textId="77777777" w:rsidR="00D7100B" w:rsidRDefault="00D7100B" w:rsidP="00D7100B">
            <w:pPr>
              <w:pStyle w:val="Axure"/>
              <w:rPr>
                <w:rFonts w:ascii="微软雅黑" w:eastAsia="微软雅黑" w:hAnsi="微软雅黑" w:cs="微软雅黑"/>
                <w:sz w:val="18"/>
                <w:szCs w:val="18"/>
              </w:rPr>
            </w:pPr>
          </w:p>
        </w:tc>
        <w:tc>
          <w:tcPr>
            <w:tcW w:w="1712" w:type="dxa"/>
          </w:tcPr>
          <w:p w14:paraId="415FB8E5" w14:textId="77777777" w:rsidR="00D7100B" w:rsidRDefault="004073CA" w:rsidP="00D7100B">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保存时提示“确定立即冻结当前渠道？确定执行冻结 取消不则执行”</w:t>
            </w:r>
          </w:p>
        </w:tc>
      </w:tr>
      <w:tr w:rsidR="00D7100B" w14:paraId="20143927"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09DF215"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065CDD2F" w14:textId="77777777" w:rsidR="00D7100B"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X天冻结</w:t>
            </w:r>
          </w:p>
        </w:tc>
        <w:tc>
          <w:tcPr>
            <w:tcW w:w="3000" w:type="dxa"/>
          </w:tcPr>
          <w:p w14:paraId="339E077A" w14:textId="77777777" w:rsidR="00D7100B"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默认显示“7”可手动更改数字，更改几则代表几天后冻结，只能输入数字长度不大于3</w:t>
            </w:r>
          </w:p>
        </w:tc>
        <w:tc>
          <w:tcPr>
            <w:tcW w:w="3209" w:type="dxa"/>
          </w:tcPr>
          <w:p w14:paraId="50919E06" w14:textId="77777777" w:rsidR="00D7100B" w:rsidRDefault="00D7100B" w:rsidP="00D7100B">
            <w:pPr>
              <w:pStyle w:val="Axure"/>
              <w:rPr>
                <w:rFonts w:ascii="微软雅黑" w:eastAsia="微软雅黑" w:hAnsi="微软雅黑" w:cs="微软雅黑"/>
                <w:sz w:val="18"/>
                <w:szCs w:val="18"/>
              </w:rPr>
            </w:pPr>
          </w:p>
        </w:tc>
        <w:tc>
          <w:tcPr>
            <w:tcW w:w="1712" w:type="dxa"/>
          </w:tcPr>
          <w:p w14:paraId="7D6829B0" w14:textId="77777777" w:rsidR="00D7100B" w:rsidRDefault="004073CA" w:rsidP="00D7100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保存时提示“确定x天后冻结当前渠道？确定则执行冻结操作取消则不执行”</w:t>
            </w:r>
          </w:p>
        </w:tc>
      </w:tr>
      <w:tr w:rsidR="00D7100B" w14:paraId="3D1D3308"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E15C84"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AA71B81" w14:textId="77777777" w:rsidR="00D7100B"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完成</w:t>
            </w:r>
          </w:p>
        </w:tc>
        <w:tc>
          <w:tcPr>
            <w:tcW w:w="3000" w:type="dxa"/>
          </w:tcPr>
          <w:p w14:paraId="57D6FEC0" w14:textId="77777777" w:rsidR="00D7100B"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点击则为保存当前操作</w:t>
            </w:r>
          </w:p>
        </w:tc>
        <w:tc>
          <w:tcPr>
            <w:tcW w:w="3209" w:type="dxa"/>
          </w:tcPr>
          <w:p w14:paraId="6DF7F240" w14:textId="77777777" w:rsidR="00D7100B" w:rsidRDefault="00D7100B" w:rsidP="00D7100B">
            <w:pPr>
              <w:pStyle w:val="Axure"/>
              <w:rPr>
                <w:rFonts w:ascii="微软雅黑" w:eastAsia="微软雅黑" w:hAnsi="微软雅黑" w:cs="微软雅黑"/>
                <w:sz w:val="18"/>
                <w:szCs w:val="18"/>
              </w:rPr>
            </w:pPr>
          </w:p>
        </w:tc>
        <w:tc>
          <w:tcPr>
            <w:tcW w:w="1712" w:type="dxa"/>
          </w:tcPr>
          <w:p w14:paraId="5C156DAB" w14:textId="77777777" w:rsidR="00D7100B" w:rsidRDefault="004073CA" w:rsidP="00D7100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点击时提示，确定后关闭当前弹框提示“成功”1</w:t>
            </w:r>
            <w:r>
              <w:rPr>
                <w:rFonts w:ascii="微软雅黑" w:eastAsia="微软雅黑" w:hAnsi="微软雅黑" w:cs="微软雅黑"/>
                <w:sz w:val="18"/>
                <w:szCs w:val="18"/>
              </w:rPr>
              <w:t>S</w:t>
            </w:r>
            <w:r>
              <w:rPr>
                <w:rFonts w:ascii="微软雅黑" w:eastAsia="微软雅黑" w:hAnsi="微软雅黑" w:cs="微软雅黑" w:hint="eastAsia"/>
                <w:sz w:val="18"/>
                <w:szCs w:val="18"/>
              </w:rPr>
              <w:t>后消失，取消则关闭提示</w:t>
            </w:r>
          </w:p>
        </w:tc>
      </w:tr>
      <w:tr w:rsidR="00D7100B" w14:paraId="6B93E43F" w14:textId="77777777" w:rsidTr="00D710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3B81B1" w14:textId="77777777" w:rsidR="00D7100B" w:rsidRDefault="00D7100B" w:rsidP="00D7100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19EB173B" w14:textId="77777777" w:rsidR="00D7100B" w:rsidRDefault="004073CA"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w:t>
            </w:r>
          </w:p>
        </w:tc>
        <w:tc>
          <w:tcPr>
            <w:tcW w:w="3000" w:type="dxa"/>
          </w:tcPr>
          <w:p w14:paraId="6AE6E130" w14:textId="77777777" w:rsidR="00D7100B" w:rsidRDefault="00D7100B" w:rsidP="00D7100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r w:rsidR="004073CA">
              <w:rPr>
                <w:rFonts w:ascii="微软雅黑" w:eastAsia="微软雅黑" w:hAnsi="微软雅黑" w:cs="微软雅黑" w:hint="eastAsia"/>
                <w:color w:val="000000"/>
                <w:sz w:val="18"/>
                <w:szCs w:val="18"/>
              </w:rPr>
              <w:t>点击后关闭当前弹框，不执行回显和保存弹框内容</w:t>
            </w:r>
          </w:p>
        </w:tc>
        <w:tc>
          <w:tcPr>
            <w:tcW w:w="3209" w:type="dxa"/>
          </w:tcPr>
          <w:p w14:paraId="3659D577" w14:textId="77777777" w:rsidR="00D7100B" w:rsidRDefault="00D7100B" w:rsidP="00D7100B">
            <w:pPr>
              <w:pStyle w:val="Axure"/>
              <w:rPr>
                <w:rFonts w:ascii="微软雅黑" w:eastAsia="微软雅黑" w:hAnsi="微软雅黑" w:cs="微软雅黑"/>
                <w:sz w:val="18"/>
                <w:szCs w:val="18"/>
              </w:rPr>
            </w:pPr>
          </w:p>
        </w:tc>
        <w:tc>
          <w:tcPr>
            <w:tcW w:w="1712" w:type="dxa"/>
          </w:tcPr>
          <w:p w14:paraId="2F5F06C8" w14:textId="77777777" w:rsidR="00D7100B" w:rsidRDefault="004073CA" w:rsidP="00D7100B">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点击后关闭当前弹框，不执行回显和保存弹框内容</w:t>
            </w:r>
          </w:p>
        </w:tc>
      </w:tr>
    </w:tbl>
    <w:p w14:paraId="23A82A91" w14:textId="79F05D10" w:rsidR="005E0930" w:rsidRPr="00D7100B" w:rsidRDefault="00F93C30" w:rsidP="004073CA">
      <w:pPr>
        <w:pStyle w:val="3"/>
      </w:pPr>
      <w:bookmarkStart w:id="2683" w:name="_Toc14795463"/>
      <w:ins w:id="2684" w:author="haha" w:date="2019-07-23T16:21:00Z">
        <w:r>
          <w:rPr>
            <w:rFonts w:hint="eastAsia"/>
          </w:rPr>
          <w:lastRenderedPageBreak/>
          <w:t>1</w:t>
        </w:r>
        <w:r>
          <w:t>.2.1</w:t>
        </w:r>
      </w:ins>
      <w:r w:rsidR="004073CA">
        <w:rPr>
          <w:rFonts w:hint="eastAsia"/>
        </w:rPr>
        <w:t>新增</w:t>
      </w:r>
      <w:r w:rsidR="004073CA">
        <w:rPr>
          <w:rFonts w:hint="eastAsia"/>
        </w:rPr>
        <w:t>/</w:t>
      </w:r>
      <w:r w:rsidR="004073CA">
        <w:rPr>
          <w:rFonts w:hint="eastAsia"/>
        </w:rPr>
        <w:t>编辑渠道弹框</w:t>
      </w:r>
      <w:bookmarkEnd w:id="2683"/>
    </w:p>
    <w:p w14:paraId="0575C2E3" w14:textId="77777777" w:rsidR="005E0930" w:rsidRPr="005E0930" w:rsidRDefault="004073CA" w:rsidP="005E0930">
      <w:r>
        <w:rPr>
          <w:noProof/>
        </w:rPr>
        <w:drawing>
          <wp:inline distT="0" distB="0" distL="0" distR="0" wp14:anchorId="26B614B0" wp14:editId="32447576">
            <wp:extent cx="3340305" cy="2924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8060" cy="2930964"/>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4073CA" w14:paraId="1FC3770E" w14:textId="77777777" w:rsidTr="005565B9">
        <w:trPr>
          <w:trHeight w:val="90"/>
        </w:trPr>
        <w:tc>
          <w:tcPr>
            <w:tcW w:w="1245" w:type="dxa"/>
            <w:gridSpan w:val="2"/>
            <w:tcBorders>
              <w:top w:val="nil"/>
              <w:left w:val="single" w:sz="4" w:space="0" w:color="auto"/>
              <w:bottom w:val="single" w:sz="4" w:space="0" w:color="auto"/>
              <w:right w:val="single" w:sz="4" w:space="0" w:color="auto"/>
            </w:tcBorders>
          </w:tcPr>
          <w:p w14:paraId="11C23983" w14:textId="77777777" w:rsidR="004073CA" w:rsidRDefault="004073CA" w:rsidP="005565B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63250F29" w14:textId="77777777" w:rsidR="004073CA" w:rsidRDefault="004073CA" w:rsidP="005565B9">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渠道管理</w:t>
            </w:r>
          </w:p>
        </w:tc>
      </w:tr>
      <w:tr w:rsidR="004073CA" w14:paraId="1DF792AC" w14:textId="77777777" w:rsidTr="005565B9">
        <w:trPr>
          <w:trHeight w:val="408"/>
        </w:trPr>
        <w:tc>
          <w:tcPr>
            <w:tcW w:w="1245" w:type="dxa"/>
            <w:gridSpan w:val="2"/>
            <w:tcBorders>
              <w:top w:val="nil"/>
              <w:left w:val="single" w:sz="4" w:space="0" w:color="auto"/>
              <w:bottom w:val="single" w:sz="4" w:space="0" w:color="auto"/>
              <w:right w:val="single" w:sz="4" w:space="0" w:color="auto"/>
            </w:tcBorders>
          </w:tcPr>
          <w:p w14:paraId="28BB21CA" w14:textId="77777777" w:rsidR="004073CA" w:rsidRDefault="004073CA"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E0C03B9" w14:textId="77777777" w:rsidR="004073CA" w:rsidRDefault="004073CA" w:rsidP="005565B9">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新增渠道/编辑按钮</w:t>
            </w:r>
          </w:p>
        </w:tc>
      </w:tr>
      <w:tr w:rsidR="004073CA" w14:paraId="1BBF2E93" w14:textId="77777777" w:rsidTr="005565B9">
        <w:trPr>
          <w:trHeight w:val="423"/>
        </w:trPr>
        <w:tc>
          <w:tcPr>
            <w:tcW w:w="1245" w:type="dxa"/>
            <w:gridSpan w:val="2"/>
            <w:tcBorders>
              <w:top w:val="nil"/>
              <w:left w:val="single" w:sz="4" w:space="0" w:color="auto"/>
              <w:bottom w:val="single" w:sz="4" w:space="0" w:color="auto"/>
              <w:right w:val="single" w:sz="4" w:space="0" w:color="auto"/>
            </w:tcBorders>
          </w:tcPr>
          <w:p w14:paraId="3DC28862" w14:textId="77777777" w:rsidR="004073CA" w:rsidRDefault="004073CA"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6AF6DE68" w14:textId="77777777" w:rsidR="004073CA" w:rsidRDefault="004073CA"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右上角关闭/底部完成按钮</w:t>
            </w:r>
          </w:p>
        </w:tc>
      </w:tr>
      <w:tr w:rsidR="004073CA" w14:paraId="600BA74E"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06A7B5F" w14:textId="77777777" w:rsidR="004073CA" w:rsidRDefault="004073CA"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4073CA" w14:paraId="1193701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A1E333A" w14:textId="77777777" w:rsidR="004073CA" w:rsidRDefault="004073CA"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3A01462" w14:textId="77777777" w:rsidR="004073CA" w:rsidRDefault="004073CA"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F3AC50D" w14:textId="77777777" w:rsidR="004073CA" w:rsidRDefault="004073CA"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CA64835" w14:textId="77777777" w:rsidR="004073CA" w:rsidRDefault="004073CA"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22CF3D9" w14:textId="77777777" w:rsidR="004073CA" w:rsidRDefault="004073CA"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4073CA" w14:paraId="2C266DC2"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04045A0" w14:textId="77777777" w:rsidR="004073CA" w:rsidRDefault="004073CA" w:rsidP="005565B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CBBF41A"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落地页名称</w:t>
            </w:r>
          </w:p>
        </w:tc>
        <w:tc>
          <w:tcPr>
            <w:tcW w:w="3000" w:type="dxa"/>
          </w:tcPr>
          <w:p w14:paraId="71904F47"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默认显示“请选择”，点击下拉选择系统自动录入的链接；必填</w:t>
            </w:r>
            <w:r w:rsidR="007526AC">
              <w:rPr>
                <w:rFonts w:ascii="微软雅黑" w:eastAsia="微软雅黑" w:hAnsi="微软雅黑" w:cs="微软雅黑" w:hint="eastAsia"/>
                <w:color w:val="000000"/>
                <w:sz w:val="18"/>
                <w:szCs w:val="18"/>
              </w:rPr>
              <w:t>，不可编辑，回显</w:t>
            </w:r>
          </w:p>
        </w:tc>
        <w:tc>
          <w:tcPr>
            <w:tcW w:w="3209" w:type="dxa"/>
          </w:tcPr>
          <w:p w14:paraId="483E3BB9" w14:textId="77777777" w:rsidR="004073CA" w:rsidRDefault="004073CA"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下拉选择落地页</w:t>
            </w:r>
          </w:p>
        </w:tc>
        <w:tc>
          <w:tcPr>
            <w:tcW w:w="1712" w:type="dxa"/>
          </w:tcPr>
          <w:p w14:paraId="1685F576" w14:textId="77777777" w:rsidR="004073CA" w:rsidRDefault="004073CA" w:rsidP="005565B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未选择提示“请选择落地页名称”</w:t>
            </w:r>
          </w:p>
        </w:tc>
      </w:tr>
      <w:tr w:rsidR="004073CA" w14:paraId="3D4C510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4D86AA" w14:textId="77777777" w:rsidR="004073CA" w:rsidRDefault="004073CA"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0E3403C6"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渠道名称</w:t>
            </w:r>
          </w:p>
        </w:tc>
        <w:tc>
          <w:tcPr>
            <w:tcW w:w="3000" w:type="dxa"/>
          </w:tcPr>
          <w:p w14:paraId="7C817880"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默认显示“请输入渠道名称”格式：中文、数字、英文怎么组合都行不允许特殊符号长度不大于1</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；必填</w:t>
            </w:r>
            <w:r w:rsidR="007526AC">
              <w:rPr>
                <w:rFonts w:ascii="微软雅黑" w:eastAsia="微软雅黑" w:hAnsi="微软雅黑" w:cs="微软雅黑" w:hint="eastAsia"/>
                <w:color w:val="000000"/>
                <w:sz w:val="18"/>
                <w:szCs w:val="18"/>
              </w:rPr>
              <w:t>，不可编辑，回显</w:t>
            </w:r>
          </w:p>
        </w:tc>
        <w:tc>
          <w:tcPr>
            <w:tcW w:w="3209" w:type="dxa"/>
          </w:tcPr>
          <w:p w14:paraId="0DF8C1D6" w14:textId="77777777" w:rsidR="004073CA" w:rsidRDefault="007526AC"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不正确在文本框下方红字提示</w:t>
            </w:r>
          </w:p>
        </w:tc>
        <w:tc>
          <w:tcPr>
            <w:tcW w:w="1712" w:type="dxa"/>
          </w:tcPr>
          <w:p w14:paraId="1B30E19F" w14:textId="77777777" w:rsidR="004073CA" w:rsidRDefault="004073CA" w:rsidP="005565B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格式不正确提示“中文、数字、英文，长度不大于</w:t>
            </w:r>
            <w:r>
              <w:rPr>
                <w:rFonts w:ascii="微软雅黑" w:eastAsia="微软雅黑" w:hAnsi="微软雅黑" w:cs="微软雅黑"/>
                <w:sz w:val="18"/>
                <w:szCs w:val="18"/>
              </w:rPr>
              <w:t>10</w:t>
            </w:r>
            <w:r>
              <w:rPr>
                <w:rFonts w:ascii="微软雅黑" w:eastAsia="微软雅黑" w:hAnsi="微软雅黑" w:cs="微软雅黑" w:hint="eastAsia"/>
                <w:sz w:val="18"/>
                <w:szCs w:val="18"/>
              </w:rPr>
              <w:t>”，未填写提示“请填写渠道名称”</w:t>
            </w:r>
          </w:p>
        </w:tc>
      </w:tr>
      <w:tr w:rsidR="004073CA" w14:paraId="664A5C5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3CE33B8" w14:textId="77777777" w:rsidR="004073CA" w:rsidRDefault="004073CA"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8A2E513"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初始额度</w:t>
            </w:r>
          </w:p>
        </w:tc>
        <w:tc>
          <w:tcPr>
            <w:tcW w:w="3000" w:type="dxa"/>
          </w:tcPr>
          <w:p w14:paraId="6C3ACB76"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默认显示“请选择”点击选择系统录入的初始额度</w:t>
            </w:r>
            <w:r w:rsidR="007526AC">
              <w:rPr>
                <w:rFonts w:ascii="微软雅黑" w:eastAsia="微软雅黑" w:hAnsi="微软雅黑" w:cs="微软雅黑" w:hint="eastAsia"/>
                <w:color w:val="000000"/>
                <w:sz w:val="18"/>
                <w:szCs w:val="18"/>
              </w:rPr>
              <w:t>；必填，不可编辑，不回显</w:t>
            </w:r>
          </w:p>
        </w:tc>
        <w:tc>
          <w:tcPr>
            <w:tcW w:w="3209" w:type="dxa"/>
          </w:tcPr>
          <w:p w14:paraId="269C6B99" w14:textId="77777777" w:rsidR="004073CA" w:rsidRDefault="007526AC"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不正确在文本框下方红字提示</w:t>
            </w:r>
          </w:p>
        </w:tc>
        <w:tc>
          <w:tcPr>
            <w:tcW w:w="1712" w:type="dxa"/>
          </w:tcPr>
          <w:p w14:paraId="59D89EA1" w14:textId="77777777" w:rsidR="004073CA" w:rsidRDefault="004073CA" w:rsidP="005565B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此处与审批系统额度匹配规则关联</w:t>
            </w:r>
          </w:p>
        </w:tc>
      </w:tr>
      <w:tr w:rsidR="004073CA" w14:paraId="17B2E84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C5EF0B" w14:textId="77777777" w:rsidR="004073CA" w:rsidRDefault="004073CA"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3D70469F"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账号名称</w:t>
            </w:r>
          </w:p>
        </w:tc>
        <w:tc>
          <w:tcPr>
            <w:tcW w:w="3000" w:type="dxa"/>
          </w:tcPr>
          <w:p w14:paraId="1752227F" w14:textId="77777777" w:rsidR="004073CA" w:rsidRDefault="004073C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默认显示“请输入账号名称”</w:t>
            </w:r>
            <w:r w:rsidR="007526AC">
              <w:rPr>
                <w:rFonts w:ascii="微软雅黑" w:eastAsia="微软雅黑" w:hAnsi="微软雅黑" w:cs="微软雅黑" w:hint="eastAsia"/>
                <w:color w:val="000000"/>
                <w:sz w:val="18"/>
                <w:szCs w:val="18"/>
              </w:rPr>
              <w:t>格式：英文或英文加数字区分大小写，长度不小于</w:t>
            </w:r>
            <w:r w:rsidR="007526AC">
              <w:rPr>
                <w:rFonts w:ascii="微软雅黑" w:eastAsia="微软雅黑" w:hAnsi="微软雅黑" w:cs="微软雅黑"/>
                <w:color w:val="000000"/>
                <w:sz w:val="18"/>
                <w:szCs w:val="18"/>
              </w:rPr>
              <w:t>6</w:t>
            </w:r>
            <w:r w:rsidR="007526AC">
              <w:rPr>
                <w:rFonts w:ascii="微软雅黑" w:eastAsia="微软雅黑" w:hAnsi="微软雅黑" w:cs="微软雅黑" w:hint="eastAsia"/>
                <w:color w:val="000000"/>
                <w:sz w:val="18"/>
                <w:szCs w:val="18"/>
              </w:rPr>
              <w:t>不大于1</w:t>
            </w:r>
            <w:r w:rsidR="007526AC">
              <w:rPr>
                <w:rFonts w:ascii="微软雅黑" w:eastAsia="微软雅黑" w:hAnsi="微软雅黑" w:cs="微软雅黑"/>
                <w:color w:val="000000"/>
                <w:sz w:val="18"/>
                <w:szCs w:val="18"/>
              </w:rPr>
              <w:t>6</w:t>
            </w:r>
            <w:r w:rsidR="007526AC">
              <w:rPr>
                <w:rFonts w:ascii="微软雅黑" w:eastAsia="微软雅黑" w:hAnsi="微软雅黑" w:cs="微软雅黑" w:hint="eastAsia"/>
                <w:color w:val="000000"/>
                <w:sz w:val="18"/>
                <w:szCs w:val="18"/>
              </w:rPr>
              <w:t>；必填，不可编辑，回显</w:t>
            </w:r>
          </w:p>
        </w:tc>
        <w:tc>
          <w:tcPr>
            <w:tcW w:w="3209" w:type="dxa"/>
          </w:tcPr>
          <w:p w14:paraId="450228B8" w14:textId="77777777" w:rsidR="004073CA" w:rsidRDefault="007526AC"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不正确在文本框下方红字提示</w:t>
            </w:r>
          </w:p>
        </w:tc>
        <w:tc>
          <w:tcPr>
            <w:tcW w:w="1712" w:type="dxa"/>
          </w:tcPr>
          <w:p w14:paraId="7EE0F8BA" w14:textId="2094C077" w:rsidR="004073CA" w:rsidRDefault="007526AC" w:rsidP="005565B9">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若格式错误提示“英文或英文加数字区分大小写，长度不小于</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不大于1</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”若未填写提示</w:t>
            </w:r>
            <w:r>
              <w:rPr>
                <w:rFonts w:ascii="微软雅黑" w:eastAsia="微软雅黑" w:hAnsi="微软雅黑" w:cs="微软雅黑" w:hint="eastAsia"/>
                <w:color w:val="000000"/>
                <w:sz w:val="18"/>
                <w:szCs w:val="18"/>
              </w:rPr>
              <w:lastRenderedPageBreak/>
              <w:t>“</w:t>
            </w:r>
            <w:del w:id="2685" w:author="haha" w:date="2019-07-23T17:10:00Z">
              <w:r w:rsidDel="003120B0">
                <w:rPr>
                  <w:rFonts w:ascii="微软雅黑" w:eastAsia="微软雅黑" w:hAnsi="微软雅黑" w:cs="微软雅黑" w:hint="eastAsia"/>
                  <w:color w:val="000000"/>
                  <w:sz w:val="18"/>
                  <w:szCs w:val="18"/>
                </w:rPr>
                <w:delText>轻轻</w:delText>
              </w:r>
            </w:del>
            <w:ins w:id="2686" w:author="haha" w:date="2019-07-23T17:10:00Z">
              <w:r w:rsidR="003120B0">
                <w:rPr>
                  <w:rFonts w:ascii="微软雅黑" w:eastAsia="微软雅黑" w:hAnsi="微软雅黑" w:cs="微软雅黑" w:hint="eastAsia"/>
                  <w:color w:val="000000"/>
                  <w:sz w:val="18"/>
                  <w:szCs w:val="18"/>
                </w:rPr>
                <w:t>请</w:t>
              </w:r>
            </w:ins>
            <w:r>
              <w:rPr>
                <w:rFonts w:ascii="微软雅黑" w:eastAsia="微软雅黑" w:hAnsi="微软雅黑" w:cs="微软雅黑" w:hint="eastAsia"/>
                <w:color w:val="000000"/>
                <w:sz w:val="18"/>
                <w:szCs w:val="18"/>
              </w:rPr>
              <w:t>填写账号名称”</w:t>
            </w:r>
          </w:p>
        </w:tc>
      </w:tr>
      <w:tr w:rsidR="007526AC" w14:paraId="61B4BA9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585335F" w14:textId="77777777" w:rsidR="007526AC" w:rsidRDefault="007526AC"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5</w:t>
            </w:r>
          </w:p>
        </w:tc>
        <w:tc>
          <w:tcPr>
            <w:tcW w:w="1309" w:type="dxa"/>
            <w:gridSpan w:val="2"/>
          </w:tcPr>
          <w:p w14:paraId="2210A5F8" w14:textId="77777777" w:rsidR="007526AC" w:rsidRDefault="007526AC"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初始密码</w:t>
            </w:r>
          </w:p>
        </w:tc>
        <w:tc>
          <w:tcPr>
            <w:tcW w:w="3000" w:type="dxa"/>
          </w:tcPr>
          <w:p w14:paraId="73BBE87E" w14:textId="77777777" w:rsidR="007526AC" w:rsidRDefault="007526AC"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默认显示“请输入初始密码”格式：</w:t>
            </w:r>
            <w:r w:rsidRPr="007526AC">
              <w:rPr>
                <w:rFonts w:ascii="微软雅黑" w:eastAsia="微软雅黑" w:hAnsi="微软雅黑" w:cs="微软雅黑"/>
                <w:color w:val="000000"/>
                <w:sz w:val="18"/>
                <w:szCs w:val="18"/>
              </w:rPr>
              <w:t>密码为数字加字母形式，且不少于6位，不大于16位</w:t>
            </w:r>
            <w:r>
              <w:rPr>
                <w:rFonts w:ascii="微软雅黑" w:eastAsia="微软雅黑" w:hAnsi="微软雅黑" w:cs="微软雅黑" w:hint="eastAsia"/>
                <w:color w:val="000000"/>
                <w:sz w:val="18"/>
                <w:szCs w:val="18"/>
              </w:rPr>
              <w:t>；必填；可编辑</w:t>
            </w:r>
          </w:p>
        </w:tc>
        <w:tc>
          <w:tcPr>
            <w:tcW w:w="3209" w:type="dxa"/>
          </w:tcPr>
          <w:p w14:paraId="0AD31BF8" w14:textId="77777777" w:rsidR="007526AC" w:rsidRDefault="007526AC"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不正确在文本框下方红字提示，编辑时不回显密码</w:t>
            </w:r>
          </w:p>
        </w:tc>
        <w:tc>
          <w:tcPr>
            <w:tcW w:w="1712" w:type="dxa"/>
          </w:tcPr>
          <w:p w14:paraId="5FE4A5AD" w14:textId="77777777" w:rsidR="007526AC" w:rsidRDefault="007526AC"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若格式错误提示“</w:t>
            </w:r>
            <w:r w:rsidRPr="007526AC">
              <w:rPr>
                <w:rFonts w:ascii="微软雅黑" w:eastAsia="微软雅黑" w:hAnsi="微软雅黑" w:cs="微软雅黑"/>
                <w:color w:val="000000"/>
                <w:sz w:val="18"/>
                <w:szCs w:val="18"/>
              </w:rPr>
              <w:t>密码为数字加字母形式，且不少于6位，不大于16位</w:t>
            </w:r>
            <w:r>
              <w:rPr>
                <w:rFonts w:ascii="微软雅黑" w:eastAsia="微软雅黑" w:hAnsi="微软雅黑" w:cs="微软雅黑" w:hint="eastAsia"/>
                <w:color w:val="000000"/>
                <w:sz w:val="18"/>
                <w:szCs w:val="18"/>
              </w:rPr>
              <w:t>”若未填写则提示“请输入初始密码”</w:t>
            </w:r>
          </w:p>
        </w:tc>
      </w:tr>
      <w:tr w:rsidR="007526AC" w14:paraId="7A513E87"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D67C790" w14:textId="77777777" w:rsidR="007526AC" w:rsidRDefault="007526AC"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415FD7CC" w14:textId="77777777" w:rsidR="007526AC" w:rsidRDefault="007526AC"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确认密码</w:t>
            </w:r>
          </w:p>
        </w:tc>
        <w:tc>
          <w:tcPr>
            <w:tcW w:w="3000" w:type="dxa"/>
          </w:tcPr>
          <w:p w14:paraId="14E689F3" w14:textId="77777777" w:rsidR="007526AC" w:rsidRDefault="007526AC"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默认显示“请确认密码”密码需要与初始密码一致，必填；可编辑</w:t>
            </w:r>
          </w:p>
        </w:tc>
        <w:tc>
          <w:tcPr>
            <w:tcW w:w="3209" w:type="dxa"/>
          </w:tcPr>
          <w:p w14:paraId="6B46E4C6" w14:textId="77777777" w:rsidR="007526AC" w:rsidRDefault="007526AC" w:rsidP="005565B9">
            <w:pPr>
              <w:pStyle w:val="Axure"/>
              <w:rPr>
                <w:rFonts w:ascii="微软雅黑" w:eastAsia="微软雅黑" w:hAnsi="微软雅黑" w:cs="微软雅黑"/>
                <w:sz w:val="18"/>
                <w:szCs w:val="18"/>
              </w:rPr>
            </w:pPr>
          </w:p>
        </w:tc>
        <w:tc>
          <w:tcPr>
            <w:tcW w:w="1712" w:type="dxa"/>
          </w:tcPr>
          <w:p w14:paraId="19C3744C" w14:textId="77777777" w:rsidR="007526AC" w:rsidRDefault="00E673F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与初始密码一致</w:t>
            </w:r>
          </w:p>
        </w:tc>
      </w:tr>
      <w:tr w:rsidR="00E673F1" w14:paraId="75EC4B80"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9D8C6B8" w14:textId="77777777" w:rsidR="00E673F1" w:rsidRDefault="00E673F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2C4C361F" w14:textId="77777777" w:rsidR="00E673F1" w:rsidRDefault="00E673F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完成</w:t>
            </w:r>
          </w:p>
        </w:tc>
        <w:tc>
          <w:tcPr>
            <w:tcW w:w="3000" w:type="dxa"/>
          </w:tcPr>
          <w:p w14:paraId="02C4FC5C" w14:textId="77777777" w:rsidR="00E673F1" w:rsidRDefault="00E673F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可点击，点击校验上面信息是否正确</w:t>
            </w:r>
          </w:p>
        </w:tc>
        <w:tc>
          <w:tcPr>
            <w:tcW w:w="3209" w:type="dxa"/>
          </w:tcPr>
          <w:p w14:paraId="5A1218A2" w14:textId="77777777" w:rsidR="00E673F1" w:rsidRDefault="00E673F1"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提示</w:t>
            </w:r>
            <w:r>
              <w:rPr>
                <w:rFonts w:ascii="微软雅黑" w:eastAsia="微软雅黑" w:hAnsi="微软雅黑" w:cs="微软雅黑" w:hint="eastAsia"/>
                <w:color w:val="000000"/>
                <w:sz w:val="18"/>
                <w:szCs w:val="18"/>
              </w:rPr>
              <w:t xml:space="preserve">“确定创建/编辑当前渠道？确定 </w:t>
            </w:r>
            <w:r>
              <w:rPr>
                <w:rFonts w:ascii="微软雅黑" w:eastAsia="微软雅黑" w:hAnsi="微软雅黑" w:cs="微软雅黑"/>
                <w:color w:val="000000"/>
                <w:sz w:val="18"/>
                <w:szCs w:val="18"/>
              </w:rPr>
              <w:t>执行保存取消关闭提示</w:t>
            </w:r>
          </w:p>
        </w:tc>
        <w:tc>
          <w:tcPr>
            <w:tcW w:w="1712" w:type="dxa"/>
          </w:tcPr>
          <w:p w14:paraId="0347D613" w14:textId="77777777" w:rsidR="00E673F1" w:rsidRDefault="00E673F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 xml:space="preserve">若不正确提示相关信息引导用户正确填写，若正确则提示“确定创建/编辑当前渠道？确定 </w:t>
            </w:r>
            <w:r>
              <w:rPr>
                <w:rFonts w:ascii="微软雅黑" w:eastAsia="微软雅黑" w:hAnsi="微软雅黑" w:cs="微软雅黑"/>
                <w:color w:val="000000"/>
                <w:sz w:val="18"/>
                <w:szCs w:val="18"/>
              </w:rPr>
              <w:t>执行保存取消关闭弹框</w:t>
            </w:r>
          </w:p>
        </w:tc>
      </w:tr>
    </w:tbl>
    <w:p w14:paraId="28CF67A3" w14:textId="18CA3CE5" w:rsidR="00482A05" w:rsidRDefault="00F93C30" w:rsidP="00482A05">
      <w:pPr>
        <w:pStyle w:val="2"/>
        <w:rPr>
          <w:ins w:id="2687" w:author="haha" w:date="2019-07-23T15:02:00Z"/>
        </w:rPr>
      </w:pPr>
      <w:bookmarkStart w:id="2688" w:name="_Toc14795464"/>
      <w:ins w:id="2689" w:author="haha" w:date="2019-07-23T16:21:00Z">
        <w:r>
          <w:rPr>
            <w:rFonts w:hint="eastAsia"/>
          </w:rPr>
          <w:t>1</w:t>
        </w:r>
        <w:r>
          <w:t>.3</w:t>
        </w:r>
      </w:ins>
      <w:ins w:id="2690" w:author="haha" w:date="2019-07-23T14:41:00Z">
        <w:r w:rsidR="00482A05">
          <w:rPr>
            <w:rFonts w:hint="eastAsia"/>
          </w:rPr>
          <w:t>数据管理</w:t>
        </w:r>
      </w:ins>
      <w:bookmarkEnd w:id="2688"/>
    </w:p>
    <w:p w14:paraId="1C65FC91" w14:textId="39EE3434" w:rsidR="0062215E" w:rsidRDefault="0062215E" w:rsidP="0062215E">
      <w:pPr>
        <w:rPr>
          <w:ins w:id="2691" w:author="haha" w:date="2019-07-23T15:03:00Z"/>
        </w:rPr>
      </w:pPr>
      <w:ins w:id="2692" w:author="haha" w:date="2019-07-23T15:02:00Z">
        <w:r>
          <w:rPr>
            <w:rFonts w:hint="eastAsia"/>
          </w:rPr>
          <w:t>此页面展示各机构内的渠道的实时数据，因</w:t>
        </w:r>
      </w:ins>
      <w:ins w:id="2693" w:author="haha" w:date="2019-07-23T15:03:00Z">
        <w:r>
          <w:rPr>
            <w:rFonts w:hint="eastAsia"/>
          </w:rPr>
          <w:t>字段一致我合在一起写。具体算法</w:t>
        </w:r>
      </w:ins>
    </w:p>
    <w:p w14:paraId="02558044" w14:textId="16CFB9E9" w:rsidR="0062215E" w:rsidRPr="0062215E" w:rsidRDefault="0062215E">
      <w:pPr>
        <w:rPr>
          <w:ins w:id="2694" w:author="haha" w:date="2019-07-23T14:41:00Z"/>
        </w:rPr>
        <w:pPrChange w:id="2695" w:author="haha" w:date="2019-07-23T15:02:00Z">
          <w:pPr>
            <w:widowControl/>
            <w:jc w:val="left"/>
          </w:pPr>
        </w:pPrChange>
      </w:pPr>
      <w:ins w:id="2696" w:author="haha" w:date="2019-07-23T15:03:00Z">
        <w:r>
          <w:rPr>
            <w:rFonts w:hint="eastAsia"/>
          </w:rPr>
          <w:t>C</w:t>
        </w:r>
        <w:r>
          <w:t>PA</w:t>
        </w:r>
        <w:r>
          <w:rPr>
            <w:rFonts w:hint="eastAsia"/>
          </w:rPr>
          <w:t>：</w:t>
        </w:r>
      </w:ins>
      <w:ins w:id="2697" w:author="haha" w:date="2019-07-23T15:04:00Z">
        <w:r>
          <w:rPr>
            <w:rFonts w:hint="eastAsia"/>
          </w:rPr>
          <w:t>注册</w:t>
        </w:r>
      </w:ins>
      <w:ins w:id="2698" w:author="haha" w:date="2019-07-23T15:03:00Z">
        <w:r>
          <w:rPr>
            <w:rFonts w:hint="eastAsia"/>
          </w:rPr>
          <w:t>乘系数</w:t>
        </w:r>
      </w:ins>
      <w:ins w:id="2699" w:author="haha" w:date="2019-07-23T15:10:00Z">
        <w:r w:rsidR="00B9239B">
          <w:rPr>
            <w:rFonts w:hint="eastAsia"/>
          </w:rPr>
          <w:t>展示</w:t>
        </w:r>
      </w:ins>
      <w:ins w:id="2700" w:author="haha" w:date="2019-07-23T15:03:00Z">
        <w:r>
          <w:rPr>
            <w:rFonts w:hint="eastAsia"/>
          </w:rPr>
          <w:t>C</w:t>
        </w:r>
        <w:r>
          <w:t>PC</w:t>
        </w:r>
        <w:r>
          <w:rPr>
            <w:rFonts w:hint="eastAsia"/>
          </w:rPr>
          <w:t>：</w:t>
        </w:r>
      </w:ins>
      <w:ins w:id="2701" w:author="haha" w:date="2019-07-23T15:04:00Z">
        <w:r>
          <w:rPr>
            <w:rFonts w:hint="eastAsia"/>
          </w:rPr>
          <w:t>点击乘系数</w:t>
        </w:r>
      </w:ins>
      <w:ins w:id="2702" w:author="haha" w:date="2019-07-23T15:10:00Z">
        <w:r w:rsidR="00B9239B">
          <w:rPr>
            <w:rFonts w:hint="eastAsia"/>
          </w:rPr>
          <w:t>展示</w:t>
        </w:r>
      </w:ins>
      <w:ins w:id="2703" w:author="haha" w:date="2019-07-23T15:04:00Z">
        <w:r>
          <w:rPr>
            <w:rFonts w:hint="eastAsia"/>
          </w:rPr>
          <w:t>C</w:t>
        </w:r>
        <w:r>
          <w:t>P</w:t>
        </w:r>
      </w:ins>
      <w:ins w:id="2704" w:author="haha" w:date="2019-07-23T15:07:00Z">
        <w:r>
          <w:t>S</w:t>
        </w:r>
      </w:ins>
      <w:ins w:id="2705" w:author="haha" w:date="2019-07-23T15:04:00Z">
        <w:r>
          <w:rPr>
            <w:rFonts w:hint="eastAsia"/>
          </w:rPr>
          <w:t>：放款乘系数</w:t>
        </w:r>
      </w:ins>
      <w:ins w:id="2706" w:author="haha" w:date="2019-07-23T15:10:00Z">
        <w:r w:rsidR="00B9239B">
          <w:rPr>
            <w:rFonts w:hint="eastAsia"/>
          </w:rPr>
          <w:t>展示</w:t>
        </w:r>
      </w:ins>
    </w:p>
    <w:p w14:paraId="09A7C5C5" w14:textId="1B2D40F0" w:rsidR="00482A05" w:rsidRDefault="00482A05" w:rsidP="00482A05">
      <w:pPr>
        <w:rPr>
          <w:ins w:id="2707" w:author="haha" w:date="2019-07-23T14:41:00Z"/>
        </w:rPr>
      </w:pPr>
      <w:ins w:id="2708" w:author="haha" w:date="2019-07-23T14:41:00Z">
        <w:r>
          <w:rPr>
            <w:noProof/>
          </w:rPr>
          <w:drawing>
            <wp:inline distT="0" distB="0" distL="0" distR="0" wp14:anchorId="24131F8B" wp14:editId="693A61A7">
              <wp:extent cx="4868563" cy="2181468"/>
              <wp:effectExtent l="0" t="0" r="825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748" cy="2183791"/>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482A05" w14:paraId="4A9E5213" w14:textId="77777777" w:rsidTr="00144814">
        <w:trPr>
          <w:trHeight w:val="90"/>
          <w:ins w:id="2709" w:author="haha" w:date="2019-07-23T14:41:00Z"/>
        </w:trPr>
        <w:tc>
          <w:tcPr>
            <w:tcW w:w="1245" w:type="dxa"/>
            <w:gridSpan w:val="2"/>
            <w:tcBorders>
              <w:top w:val="nil"/>
              <w:left w:val="single" w:sz="4" w:space="0" w:color="auto"/>
              <w:bottom w:val="single" w:sz="4" w:space="0" w:color="auto"/>
              <w:right w:val="single" w:sz="4" w:space="0" w:color="auto"/>
            </w:tcBorders>
          </w:tcPr>
          <w:p w14:paraId="44BA14A4" w14:textId="77777777" w:rsidR="00482A05" w:rsidRDefault="00482A05" w:rsidP="00144814">
            <w:pPr>
              <w:widowControl/>
              <w:jc w:val="left"/>
              <w:rPr>
                <w:ins w:id="2710" w:author="haha" w:date="2019-07-23T14:41:00Z"/>
                <w:rFonts w:ascii="微软雅黑" w:eastAsia="微软雅黑" w:hAnsi="微软雅黑" w:cs="宋体"/>
                <w:b/>
                <w:bCs/>
                <w:color w:val="000000"/>
                <w:kern w:val="0"/>
                <w:sz w:val="18"/>
                <w:szCs w:val="18"/>
              </w:rPr>
            </w:pPr>
            <w:ins w:id="2711" w:author="haha" w:date="2019-07-23T14:41: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31B6BDDB" w14:textId="0CE6CD18" w:rsidR="00482A05" w:rsidRDefault="00482A05" w:rsidP="00144814">
            <w:pPr>
              <w:pStyle w:val="11"/>
              <w:widowControl/>
              <w:ind w:firstLineChars="0" w:firstLine="0"/>
              <w:jc w:val="left"/>
              <w:rPr>
                <w:ins w:id="2712" w:author="haha" w:date="2019-07-23T14:41:00Z"/>
                <w:rFonts w:ascii="微软雅黑" w:eastAsia="微软雅黑" w:hAnsi="微软雅黑" w:cs="宋体"/>
                <w:color w:val="000000"/>
                <w:kern w:val="0"/>
                <w:sz w:val="18"/>
                <w:szCs w:val="18"/>
              </w:rPr>
            </w:pPr>
            <w:ins w:id="2713" w:author="haha" w:date="2019-07-23T14:41:00Z">
              <w:r>
                <w:rPr>
                  <w:rFonts w:ascii="微软雅黑" w:eastAsia="微软雅黑" w:hAnsi="微软雅黑" w:cs="宋体" w:hint="eastAsia"/>
                  <w:color w:val="000000"/>
                  <w:kern w:val="0"/>
                  <w:sz w:val="18"/>
                  <w:szCs w:val="18"/>
                </w:rPr>
                <w:t>数据管理</w:t>
              </w:r>
            </w:ins>
          </w:p>
        </w:tc>
      </w:tr>
      <w:tr w:rsidR="00482A05" w14:paraId="6F08DB4E" w14:textId="77777777" w:rsidTr="00144814">
        <w:trPr>
          <w:trHeight w:val="408"/>
          <w:ins w:id="2714" w:author="haha" w:date="2019-07-23T14:41:00Z"/>
        </w:trPr>
        <w:tc>
          <w:tcPr>
            <w:tcW w:w="1245" w:type="dxa"/>
            <w:gridSpan w:val="2"/>
            <w:tcBorders>
              <w:top w:val="nil"/>
              <w:left w:val="single" w:sz="4" w:space="0" w:color="auto"/>
              <w:bottom w:val="single" w:sz="4" w:space="0" w:color="auto"/>
              <w:right w:val="single" w:sz="4" w:space="0" w:color="auto"/>
            </w:tcBorders>
          </w:tcPr>
          <w:p w14:paraId="36BF82BD" w14:textId="77777777" w:rsidR="00482A05" w:rsidRDefault="00482A05" w:rsidP="00144814">
            <w:pPr>
              <w:widowControl/>
              <w:jc w:val="left"/>
              <w:rPr>
                <w:ins w:id="2715" w:author="haha" w:date="2019-07-23T14:41:00Z"/>
                <w:rFonts w:ascii="微软雅黑" w:eastAsia="微软雅黑" w:hAnsi="微软雅黑" w:cs="宋体"/>
                <w:b/>
                <w:bCs/>
                <w:kern w:val="0"/>
                <w:sz w:val="18"/>
                <w:szCs w:val="18"/>
              </w:rPr>
            </w:pPr>
            <w:ins w:id="2716" w:author="haha" w:date="2019-07-23T14:41: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6C074C59" w14:textId="29570ED0" w:rsidR="00482A05" w:rsidRDefault="00482A05" w:rsidP="00144814">
            <w:pPr>
              <w:widowControl/>
              <w:jc w:val="left"/>
              <w:rPr>
                <w:ins w:id="2717" w:author="haha" w:date="2019-07-23T14:41:00Z"/>
                <w:rFonts w:ascii="微软雅黑" w:eastAsia="微软雅黑" w:hAnsi="微软雅黑" w:cs="宋体"/>
                <w:kern w:val="0"/>
                <w:sz w:val="18"/>
                <w:szCs w:val="18"/>
              </w:rPr>
            </w:pPr>
            <w:ins w:id="2718" w:author="haha" w:date="2019-07-23T14:41:00Z">
              <w:r>
                <w:rPr>
                  <w:rFonts w:ascii="微软雅黑" w:eastAsia="微软雅黑" w:hAnsi="微软雅黑" w:cs="宋体" w:hint="eastAsia"/>
                  <w:color w:val="000000"/>
                  <w:kern w:val="0"/>
                  <w:sz w:val="18"/>
                  <w:szCs w:val="18"/>
                </w:rPr>
                <w:t>数据管理按钮</w:t>
              </w:r>
            </w:ins>
          </w:p>
        </w:tc>
      </w:tr>
      <w:tr w:rsidR="00482A05" w14:paraId="41A02B2E" w14:textId="77777777" w:rsidTr="00144814">
        <w:trPr>
          <w:trHeight w:val="423"/>
          <w:ins w:id="2719" w:author="haha" w:date="2019-07-23T14:41:00Z"/>
        </w:trPr>
        <w:tc>
          <w:tcPr>
            <w:tcW w:w="1245" w:type="dxa"/>
            <w:gridSpan w:val="2"/>
            <w:tcBorders>
              <w:top w:val="nil"/>
              <w:left w:val="single" w:sz="4" w:space="0" w:color="auto"/>
              <w:bottom w:val="single" w:sz="4" w:space="0" w:color="auto"/>
              <w:right w:val="single" w:sz="4" w:space="0" w:color="auto"/>
            </w:tcBorders>
          </w:tcPr>
          <w:p w14:paraId="41D22B9C" w14:textId="77777777" w:rsidR="00482A05" w:rsidRDefault="00482A05" w:rsidP="00144814">
            <w:pPr>
              <w:widowControl/>
              <w:jc w:val="left"/>
              <w:rPr>
                <w:ins w:id="2720" w:author="haha" w:date="2019-07-23T14:41:00Z"/>
                <w:rFonts w:ascii="微软雅黑" w:eastAsia="微软雅黑" w:hAnsi="微软雅黑" w:cs="宋体"/>
                <w:b/>
                <w:bCs/>
                <w:kern w:val="0"/>
                <w:sz w:val="18"/>
                <w:szCs w:val="18"/>
              </w:rPr>
            </w:pPr>
            <w:ins w:id="2721" w:author="haha" w:date="2019-07-23T14:41: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36DFC548" w14:textId="08B72A44" w:rsidR="00482A05" w:rsidRDefault="00482A05" w:rsidP="00144814">
            <w:pPr>
              <w:widowControl/>
              <w:jc w:val="left"/>
              <w:rPr>
                <w:ins w:id="2722" w:author="haha" w:date="2019-07-23T14:41:00Z"/>
                <w:rFonts w:ascii="微软雅黑" w:eastAsia="微软雅黑" w:hAnsi="微软雅黑" w:cs="宋体"/>
                <w:kern w:val="0"/>
                <w:sz w:val="18"/>
                <w:szCs w:val="18"/>
              </w:rPr>
            </w:pPr>
            <w:ins w:id="2723" w:author="haha" w:date="2019-07-23T14:41:00Z">
              <w:r>
                <w:rPr>
                  <w:rFonts w:ascii="微软雅黑" w:eastAsia="微软雅黑" w:hAnsi="微软雅黑" w:cs="宋体" w:hint="eastAsia"/>
                  <w:kern w:val="0"/>
                  <w:sz w:val="18"/>
                  <w:szCs w:val="18"/>
                </w:rPr>
                <w:t>其他页面跳转</w:t>
              </w:r>
            </w:ins>
          </w:p>
        </w:tc>
      </w:tr>
      <w:tr w:rsidR="00482A05" w14:paraId="3AF73C6A"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724" w:author="haha" w:date="2019-07-23T14:41:00Z"/>
        </w:trPr>
        <w:tc>
          <w:tcPr>
            <w:tcW w:w="10032" w:type="dxa"/>
            <w:gridSpan w:val="6"/>
          </w:tcPr>
          <w:p w14:paraId="38A55D40" w14:textId="77777777" w:rsidR="00482A05" w:rsidRDefault="00482A05" w:rsidP="00144814">
            <w:pPr>
              <w:widowControl/>
              <w:jc w:val="left"/>
              <w:rPr>
                <w:ins w:id="2725" w:author="haha" w:date="2019-07-23T14:41:00Z"/>
                <w:rFonts w:ascii="微软雅黑" w:eastAsia="微软雅黑" w:hAnsi="微软雅黑" w:cs="宋体"/>
                <w:b/>
                <w:bCs/>
                <w:kern w:val="0"/>
                <w:sz w:val="18"/>
                <w:szCs w:val="18"/>
              </w:rPr>
            </w:pPr>
            <w:ins w:id="2726" w:author="haha" w:date="2019-07-23T14:41:00Z">
              <w:r>
                <w:rPr>
                  <w:rFonts w:ascii="微软雅黑" w:eastAsia="微软雅黑" w:hAnsi="微软雅黑" w:cs="宋体" w:hint="eastAsia"/>
                  <w:b/>
                  <w:bCs/>
                  <w:kern w:val="0"/>
                  <w:sz w:val="18"/>
                  <w:szCs w:val="18"/>
                </w:rPr>
                <w:t>操作说明</w:t>
              </w:r>
            </w:ins>
          </w:p>
        </w:tc>
      </w:tr>
      <w:tr w:rsidR="00482A05" w14:paraId="36A66906"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727" w:author="haha" w:date="2019-07-23T14:41:00Z"/>
        </w:trPr>
        <w:tc>
          <w:tcPr>
            <w:tcW w:w="802" w:type="dxa"/>
          </w:tcPr>
          <w:p w14:paraId="39D57205" w14:textId="77777777" w:rsidR="00482A05" w:rsidRDefault="00482A05" w:rsidP="00144814">
            <w:pPr>
              <w:widowControl/>
              <w:jc w:val="left"/>
              <w:rPr>
                <w:ins w:id="2728" w:author="haha" w:date="2019-07-23T14:41:00Z"/>
                <w:rFonts w:ascii="微软雅黑" w:eastAsia="微软雅黑" w:hAnsi="微软雅黑" w:cs="宋体"/>
                <w:b/>
                <w:bCs/>
                <w:kern w:val="0"/>
                <w:sz w:val="18"/>
                <w:szCs w:val="18"/>
              </w:rPr>
            </w:pPr>
            <w:ins w:id="2729" w:author="haha" w:date="2019-07-23T14:41:00Z">
              <w:r>
                <w:rPr>
                  <w:rFonts w:ascii="微软雅黑" w:eastAsia="微软雅黑" w:hAnsi="微软雅黑" w:cs="宋体" w:hint="eastAsia"/>
                  <w:b/>
                  <w:bCs/>
                  <w:kern w:val="0"/>
                  <w:sz w:val="18"/>
                  <w:szCs w:val="18"/>
                </w:rPr>
                <w:t>序号</w:t>
              </w:r>
            </w:ins>
          </w:p>
        </w:tc>
        <w:tc>
          <w:tcPr>
            <w:tcW w:w="1309" w:type="dxa"/>
            <w:gridSpan w:val="2"/>
          </w:tcPr>
          <w:p w14:paraId="4C83F68B" w14:textId="77777777" w:rsidR="00482A05" w:rsidRDefault="00482A05" w:rsidP="00144814">
            <w:pPr>
              <w:widowControl/>
              <w:jc w:val="left"/>
              <w:rPr>
                <w:ins w:id="2730" w:author="haha" w:date="2019-07-23T14:41:00Z"/>
                <w:rFonts w:ascii="微软雅黑" w:eastAsia="微软雅黑" w:hAnsi="微软雅黑" w:cs="宋体"/>
                <w:kern w:val="0"/>
                <w:sz w:val="18"/>
                <w:szCs w:val="18"/>
              </w:rPr>
            </w:pPr>
            <w:ins w:id="2731" w:author="haha" w:date="2019-07-23T14:41:00Z">
              <w:r>
                <w:rPr>
                  <w:rFonts w:ascii="微软雅黑" w:eastAsia="微软雅黑" w:hAnsi="微软雅黑" w:cs="宋体" w:hint="eastAsia"/>
                  <w:kern w:val="0"/>
                  <w:sz w:val="18"/>
                  <w:szCs w:val="18"/>
                </w:rPr>
                <w:t>名称</w:t>
              </w:r>
            </w:ins>
          </w:p>
        </w:tc>
        <w:tc>
          <w:tcPr>
            <w:tcW w:w="3000" w:type="dxa"/>
          </w:tcPr>
          <w:p w14:paraId="7D960C55" w14:textId="77777777" w:rsidR="00482A05" w:rsidRDefault="00482A05" w:rsidP="00144814">
            <w:pPr>
              <w:widowControl/>
              <w:jc w:val="left"/>
              <w:rPr>
                <w:ins w:id="2732" w:author="haha" w:date="2019-07-23T14:41:00Z"/>
                <w:rFonts w:ascii="微软雅黑" w:eastAsia="微软雅黑" w:hAnsi="微软雅黑" w:cs="宋体"/>
                <w:kern w:val="0"/>
                <w:sz w:val="18"/>
                <w:szCs w:val="18"/>
              </w:rPr>
            </w:pPr>
            <w:ins w:id="2733" w:author="haha" w:date="2019-07-23T14:41:00Z">
              <w:r>
                <w:rPr>
                  <w:rFonts w:ascii="微软雅黑" w:eastAsia="微软雅黑" w:hAnsi="微软雅黑" w:cs="宋体" w:hint="eastAsia"/>
                  <w:kern w:val="0"/>
                  <w:sz w:val="18"/>
                  <w:szCs w:val="18"/>
                </w:rPr>
                <w:t>说明（默认值、规则、数据需求）</w:t>
              </w:r>
            </w:ins>
          </w:p>
        </w:tc>
        <w:tc>
          <w:tcPr>
            <w:tcW w:w="3209" w:type="dxa"/>
          </w:tcPr>
          <w:p w14:paraId="006410EB" w14:textId="77777777" w:rsidR="00482A05" w:rsidRDefault="00482A05" w:rsidP="00144814">
            <w:pPr>
              <w:widowControl/>
              <w:jc w:val="left"/>
              <w:rPr>
                <w:ins w:id="2734" w:author="haha" w:date="2019-07-23T14:41:00Z"/>
                <w:rFonts w:ascii="微软雅黑" w:eastAsia="微软雅黑" w:hAnsi="微软雅黑" w:cs="宋体"/>
                <w:b/>
                <w:bCs/>
                <w:kern w:val="0"/>
                <w:sz w:val="18"/>
                <w:szCs w:val="18"/>
              </w:rPr>
            </w:pPr>
            <w:ins w:id="2735" w:author="haha" w:date="2019-07-23T14:41:00Z">
              <w:r>
                <w:rPr>
                  <w:rFonts w:ascii="微软雅黑" w:eastAsia="微软雅黑" w:hAnsi="微软雅黑" w:cs="宋体" w:hint="eastAsia"/>
                  <w:b/>
                  <w:bCs/>
                  <w:kern w:val="0"/>
                  <w:sz w:val="18"/>
                  <w:szCs w:val="18"/>
                </w:rPr>
                <w:t>交互（跳转页面等）</w:t>
              </w:r>
            </w:ins>
          </w:p>
        </w:tc>
        <w:tc>
          <w:tcPr>
            <w:tcW w:w="1712" w:type="dxa"/>
          </w:tcPr>
          <w:p w14:paraId="19E9BA8D" w14:textId="77777777" w:rsidR="00482A05" w:rsidRDefault="00482A05" w:rsidP="00144814">
            <w:pPr>
              <w:widowControl/>
              <w:jc w:val="left"/>
              <w:rPr>
                <w:ins w:id="2736" w:author="haha" w:date="2019-07-23T14:41:00Z"/>
                <w:rFonts w:ascii="微软雅黑" w:eastAsia="微软雅黑" w:hAnsi="微软雅黑" w:cs="宋体"/>
                <w:b/>
                <w:bCs/>
                <w:kern w:val="0"/>
                <w:sz w:val="18"/>
                <w:szCs w:val="18"/>
              </w:rPr>
            </w:pPr>
            <w:ins w:id="2737" w:author="haha" w:date="2019-07-23T14:41:00Z">
              <w:r>
                <w:rPr>
                  <w:rFonts w:ascii="微软雅黑" w:eastAsia="微软雅黑" w:hAnsi="微软雅黑" w:cs="宋体" w:hint="eastAsia"/>
                  <w:b/>
                  <w:bCs/>
                  <w:kern w:val="0"/>
                  <w:sz w:val="18"/>
                  <w:szCs w:val="18"/>
                </w:rPr>
                <w:t>异常逻辑</w:t>
              </w:r>
            </w:ins>
          </w:p>
        </w:tc>
      </w:tr>
      <w:tr w:rsidR="00482A05" w14:paraId="584A779C"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738" w:author="haha" w:date="2019-07-23T14:41:00Z"/>
        </w:trPr>
        <w:tc>
          <w:tcPr>
            <w:tcW w:w="802" w:type="dxa"/>
          </w:tcPr>
          <w:p w14:paraId="2917DD0F" w14:textId="77777777" w:rsidR="00482A05" w:rsidRDefault="00482A05" w:rsidP="00144814">
            <w:pPr>
              <w:widowControl/>
              <w:jc w:val="center"/>
              <w:rPr>
                <w:ins w:id="2739" w:author="haha" w:date="2019-07-23T14:41:00Z"/>
                <w:rFonts w:ascii="微软雅黑" w:eastAsia="微软雅黑" w:hAnsi="微软雅黑" w:cs="宋体"/>
                <w:bCs/>
                <w:kern w:val="0"/>
                <w:sz w:val="18"/>
                <w:szCs w:val="18"/>
              </w:rPr>
            </w:pPr>
            <w:ins w:id="2740" w:author="haha" w:date="2019-07-23T14:41:00Z">
              <w:r>
                <w:rPr>
                  <w:rFonts w:ascii="微软雅黑" w:eastAsia="微软雅黑" w:hAnsi="微软雅黑" w:cs="宋体" w:hint="eastAsia"/>
                  <w:bCs/>
                  <w:kern w:val="0"/>
                  <w:sz w:val="18"/>
                  <w:szCs w:val="18"/>
                </w:rPr>
                <w:lastRenderedPageBreak/>
                <w:t>1</w:t>
              </w:r>
            </w:ins>
          </w:p>
        </w:tc>
        <w:tc>
          <w:tcPr>
            <w:tcW w:w="1309" w:type="dxa"/>
            <w:gridSpan w:val="2"/>
          </w:tcPr>
          <w:p w14:paraId="13885840" w14:textId="3FA7090A" w:rsidR="00482A05" w:rsidRDefault="00482A05" w:rsidP="00144814">
            <w:pPr>
              <w:widowControl/>
              <w:jc w:val="left"/>
              <w:rPr>
                <w:ins w:id="2741" w:author="haha" w:date="2019-07-23T14:41:00Z"/>
                <w:rFonts w:ascii="微软雅黑" w:eastAsia="微软雅黑" w:hAnsi="微软雅黑" w:cs="微软雅黑"/>
                <w:color w:val="000000"/>
                <w:sz w:val="18"/>
                <w:szCs w:val="18"/>
              </w:rPr>
            </w:pPr>
            <w:ins w:id="2742" w:author="haha" w:date="2019-07-23T14:43:00Z">
              <w:r>
                <w:rPr>
                  <w:rFonts w:ascii="微软雅黑" w:eastAsia="微软雅黑" w:hAnsi="微软雅黑" w:cs="微软雅黑" w:hint="eastAsia"/>
                  <w:color w:val="000000"/>
                  <w:sz w:val="18"/>
                  <w:szCs w:val="18"/>
                </w:rPr>
                <w:t>标签栏</w:t>
              </w:r>
            </w:ins>
          </w:p>
        </w:tc>
        <w:tc>
          <w:tcPr>
            <w:tcW w:w="3000" w:type="dxa"/>
          </w:tcPr>
          <w:p w14:paraId="70AE53E2" w14:textId="4815EDC0" w:rsidR="00482A05" w:rsidRDefault="00482A05" w:rsidP="00144814">
            <w:pPr>
              <w:widowControl/>
              <w:jc w:val="left"/>
              <w:rPr>
                <w:ins w:id="2743" w:author="haha" w:date="2019-07-23T14:41:00Z"/>
                <w:rFonts w:ascii="微软雅黑" w:eastAsia="微软雅黑" w:hAnsi="微软雅黑" w:cs="微软雅黑"/>
                <w:color w:val="000000"/>
                <w:sz w:val="18"/>
                <w:szCs w:val="18"/>
              </w:rPr>
            </w:pPr>
            <w:ins w:id="2744" w:author="haha" w:date="2019-07-23T14:43:00Z">
              <w:r>
                <w:rPr>
                  <w:rFonts w:ascii="微软雅黑" w:eastAsia="微软雅黑" w:hAnsi="微软雅黑" w:cs="微软雅黑" w:hint="eastAsia"/>
                  <w:color w:val="000000"/>
                  <w:sz w:val="18"/>
                  <w:szCs w:val="18"/>
                </w:rPr>
                <w:t>默认显示“</w:t>
              </w:r>
              <w:r>
                <w:rPr>
                  <w:rFonts w:ascii="微软雅黑" w:eastAsia="微软雅黑" w:hAnsi="微软雅黑" w:cs="微软雅黑"/>
                  <w:color w:val="000000"/>
                  <w:sz w:val="18"/>
                  <w:szCs w:val="18"/>
                </w:rPr>
                <w:t>CPA</w:t>
              </w:r>
              <w:r>
                <w:rPr>
                  <w:rFonts w:ascii="微软雅黑" w:eastAsia="微软雅黑" w:hAnsi="微软雅黑" w:cs="微软雅黑" w:hint="eastAsia"/>
                  <w:color w:val="000000"/>
                  <w:sz w:val="18"/>
                  <w:szCs w:val="18"/>
                </w:rPr>
                <w:t>”页面，可点击跳转至“C</w:t>
              </w:r>
              <w:r>
                <w:rPr>
                  <w:rFonts w:ascii="微软雅黑" w:eastAsia="微软雅黑" w:hAnsi="微软雅黑" w:cs="微软雅黑"/>
                  <w:color w:val="000000"/>
                  <w:sz w:val="18"/>
                  <w:szCs w:val="18"/>
                </w:rPr>
                <w:t>PC</w:t>
              </w:r>
            </w:ins>
            <w:ins w:id="2745" w:author="haha" w:date="2019-07-23T14:44:00Z">
              <w:r>
                <w:rPr>
                  <w:rFonts w:ascii="微软雅黑" w:eastAsia="微软雅黑" w:hAnsi="微软雅黑" w:cs="微软雅黑"/>
                  <w:color w:val="000000"/>
                  <w:sz w:val="18"/>
                  <w:szCs w:val="18"/>
                </w:rPr>
                <w:t>/CPS</w:t>
              </w:r>
            </w:ins>
            <w:ins w:id="2746" w:author="haha" w:date="2019-07-23T14:43:00Z">
              <w:r>
                <w:rPr>
                  <w:rFonts w:ascii="微软雅黑" w:eastAsia="微软雅黑" w:hAnsi="微软雅黑" w:cs="微软雅黑" w:hint="eastAsia"/>
                  <w:color w:val="000000"/>
                  <w:sz w:val="18"/>
                  <w:szCs w:val="18"/>
                </w:rPr>
                <w:t>”</w:t>
              </w:r>
            </w:ins>
            <w:ins w:id="2747" w:author="haha" w:date="2019-07-23T14:48:00Z">
              <w:r>
                <w:rPr>
                  <w:rFonts w:ascii="微软雅黑" w:eastAsia="微软雅黑" w:hAnsi="微软雅黑" w:cs="微软雅黑" w:hint="eastAsia"/>
                  <w:color w:val="000000"/>
                  <w:sz w:val="18"/>
                  <w:szCs w:val="18"/>
                </w:rPr>
                <w:t>查看各渠道实时点击注册及今日支出数据</w:t>
              </w:r>
            </w:ins>
          </w:p>
        </w:tc>
        <w:tc>
          <w:tcPr>
            <w:tcW w:w="3209" w:type="dxa"/>
          </w:tcPr>
          <w:p w14:paraId="6AD4EDA0" w14:textId="44CAE818" w:rsidR="00482A05" w:rsidRPr="00482A05" w:rsidRDefault="00482A05" w:rsidP="00144814">
            <w:pPr>
              <w:pStyle w:val="Axure"/>
              <w:rPr>
                <w:ins w:id="2748" w:author="haha" w:date="2019-07-23T14:41:00Z"/>
                <w:rFonts w:ascii="微软雅黑" w:eastAsia="微软雅黑" w:hAnsi="微软雅黑" w:cs="微软雅黑"/>
                <w:sz w:val="18"/>
                <w:szCs w:val="18"/>
              </w:rPr>
            </w:pPr>
            <w:ins w:id="2749" w:author="haha" w:date="2019-07-23T14:48:00Z">
              <w:r>
                <w:rPr>
                  <w:rFonts w:ascii="微软雅黑" w:eastAsia="微软雅黑" w:hAnsi="微软雅黑" w:cs="微软雅黑" w:hint="eastAsia"/>
                  <w:sz w:val="18"/>
                  <w:szCs w:val="18"/>
                </w:rPr>
                <w:t>默认显示“C</w:t>
              </w:r>
              <w:r>
                <w:rPr>
                  <w:rFonts w:ascii="微软雅黑" w:eastAsia="微软雅黑" w:hAnsi="微软雅黑" w:cs="微软雅黑"/>
                  <w:sz w:val="18"/>
                  <w:szCs w:val="18"/>
                </w:rPr>
                <w:t>PA</w:t>
              </w:r>
              <w:r>
                <w:rPr>
                  <w:rFonts w:ascii="微软雅黑" w:eastAsia="微软雅黑" w:hAnsi="微软雅黑" w:cs="微软雅黑" w:hint="eastAsia"/>
                  <w:sz w:val="18"/>
                  <w:szCs w:val="18"/>
                </w:rPr>
                <w:t>”点击</w:t>
              </w:r>
            </w:ins>
            <w:ins w:id="2750" w:author="haha" w:date="2019-07-23T14:49:00Z">
              <w:r>
                <w:rPr>
                  <w:rFonts w:ascii="微软雅黑" w:eastAsia="微软雅黑" w:hAnsi="微软雅黑" w:cs="微软雅黑" w:hint="eastAsia"/>
                  <w:sz w:val="18"/>
                  <w:szCs w:val="18"/>
                </w:rPr>
                <w:t>跳转至C</w:t>
              </w:r>
              <w:r>
                <w:rPr>
                  <w:rFonts w:ascii="微软雅黑" w:eastAsia="微软雅黑" w:hAnsi="微软雅黑" w:cs="微软雅黑"/>
                  <w:sz w:val="18"/>
                  <w:szCs w:val="18"/>
                </w:rPr>
                <w:t>PC</w:t>
              </w:r>
              <w:r>
                <w:rPr>
                  <w:rFonts w:ascii="微软雅黑" w:eastAsia="微软雅黑" w:hAnsi="微软雅黑" w:cs="微软雅黑" w:hint="eastAsia"/>
                  <w:sz w:val="18"/>
                  <w:szCs w:val="18"/>
                </w:rPr>
                <w:t>/</w:t>
              </w:r>
              <w:r>
                <w:rPr>
                  <w:rFonts w:ascii="微软雅黑" w:eastAsia="微软雅黑" w:hAnsi="微软雅黑" w:cs="微软雅黑"/>
                  <w:sz w:val="18"/>
                  <w:szCs w:val="18"/>
                </w:rPr>
                <w:t>CPS</w:t>
              </w:r>
              <w:r>
                <w:rPr>
                  <w:rFonts w:ascii="微软雅黑" w:eastAsia="微软雅黑" w:hAnsi="微软雅黑" w:cs="微软雅黑" w:hint="eastAsia"/>
                  <w:sz w:val="18"/>
                  <w:szCs w:val="18"/>
                </w:rPr>
                <w:t>，点击和未点击有交互区分</w:t>
              </w:r>
            </w:ins>
          </w:p>
        </w:tc>
        <w:tc>
          <w:tcPr>
            <w:tcW w:w="1712" w:type="dxa"/>
          </w:tcPr>
          <w:p w14:paraId="05ACFBF4" w14:textId="6D87C549" w:rsidR="00482A05" w:rsidRDefault="00482A05" w:rsidP="00144814">
            <w:pPr>
              <w:widowControl/>
              <w:jc w:val="left"/>
              <w:rPr>
                <w:ins w:id="2751" w:author="haha" w:date="2019-07-23T14:41:00Z"/>
                <w:rFonts w:ascii="微软雅黑" w:eastAsia="微软雅黑" w:hAnsi="微软雅黑" w:cs="宋体"/>
                <w:bCs/>
                <w:kern w:val="0"/>
                <w:sz w:val="18"/>
                <w:szCs w:val="18"/>
              </w:rPr>
            </w:pPr>
            <w:ins w:id="2752" w:author="haha" w:date="2019-07-23T14:49:00Z">
              <w:r>
                <w:rPr>
                  <w:rFonts w:ascii="微软雅黑" w:eastAsia="微软雅黑" w:hAnsi="微软雅黑" w:cs="宋体" w:hint="eastAsia"/>
                  <w:bCs/>
                  <w:kern w:val="0"/>
                  <w:sz w:val="18"/>
                  <w:szCs w:val="18"/>
                </w:rPr>
                <w:t>页面无数据则显示空即可</w:t>
              </w:r>
            </w:ins>
          </w:p>
        </w:tc>
      </w:tr>
      <w:tr w:rsidR="00482A05" w14:paraId="5813AF97"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753" w:author="haha" w:date="2019-07-23T14:41:00Z"/>
        </w:trPr>
        <w:tc>
          <w:tcPr>
            <w:tcW w:w="802" w:type="dxa"/>
          </w:tcPr>
          <w:p w14:paraId="3BDB8FD0" w14:textId="77777777" w:rsidR="00482A05" w:rsidRDefault="00482A05" w:rsidP="00144814">
            <w:pPr>
              <w:widowControl/>
              <w:jc w:val="center"/>
              <w:rPr>
                <w:ins w:id="2754" w:author="haha" w:date="2019-07-23T14:41:00Z"/>
                <w:rFonts w:ascii="微软雅黑" w:eastAsia="微软雅黑" w:hAnsi="微软雅黑" w:cs="微软雅黑"/>
                <w:sz w:val="18"/>
                <w:szCs w:val="18"/>
              </w:rPr>
            </w:pPr>
            <w:ins w:id="2755" w:author="haha" w:date="2019-07-23T14:41:00Z">
              <w:r>
                <w:rPr>
                  <w:rFonts w:ascii="微软雅黑" w:eastAsia="微软雅黑" w:hAnsi="微软雅黑" w:cs="微软雅黑" w:hint="eastAsia"/>
                  <w:sz w:val="18"/>
                  <w:szCs w:val="18"/>
                </w:rPr>
                <w:t>2</w:t>
              </w:r>
            </w:ins>
          </w:p>
        </w:tc>
        <w:tc>
          <w:tcPr>
            <w:tcW w:w="1309" w:type="dxa"/>
            <w:gridSpan w:val="2"/>
          </w:tcPr>
          <w:p w14:paraId="7128E6DE" w14:textId="2E8C8737" w:rsidR="00482A05" w:rsidRDefault="00482A05" w:rsidP="00144814">
            <w:pPr>
              <w:widowControl/>
              <w:jc w:val="left"/>
              <w:rPr>
                <w:ins w:id="2756" w:author="haha" w:date="2019-07-23T14:41:00Z"/>
                <w:rFonts w:ascii="微软雅黑" w:eastAsia="微软雅黑" w:hAnsi="微软雅黑" w:cs="微软雅黑"/>
                <w:color w:val="000000"/>
                <w:sz w:val="18"/>
                <w:szCs w:val="18"/>
              </w:rPr>
            </w:pPr>
            <w:ins w:id="2757" w:author="haha" w:date="2019-07-23T14:50:00Z">
              <w:r>
                <w:rPr>
                  <w:rFonts w:ascii="微软雅黑" w:eastAsia="微软雅黑" w:hAnsi="微软雅黑" w:cs="微软雅黑" w:hint="eastAsia"/>
                  <w:color w:val="000000"/>
                  <w:sz w:val="18"/>
                  <w:szCs w:val="18"/>
                </w:rPr>
                <w:t>注册量统计</w:t>
              </w:r>
            </w:ins>
          </w:p>
        </w:tc>
        <w:tc>
          <w:tcPr>
            <w:tcW w:w="3000" w:type="dxa"/>
          </w:tcPr>
          <w:p w14:paraId="492DB75A" w14:textId="7E10C59D" w:rsidR="00482A05" w:rsidRDefault="00482A05" w:rsidP="00144814">
            <w:pPr>
              <w:widowControl/>
              <w:jc w:val="left"/>
              <w:rPr>
                <w:ins w:id="2758" w:author="haha" w:date="2019-07-23T14:41:00Z"/>
                <w:rFonts w:ascii="微软雅黑" w:eastAsia="微软雅黑" w:hAnsi="微软雅黑" w:cs="微软雅黑"/>
                <w:color w:val="000000"/>
                <w:sz w:val="18"/>
                <w:szCs w:val="18"/>
              </w:rPr>
            </w:pPr>
            <w:ins w:id="2759" w:author="haha" w:date="2019-07-23T14:50:00Z">
              <w:r>
                <w:rPr>
                  <w:rFonts w:ascii="微软雅黑" w:eastAsia="微软雅黑" w:hAnsi="微软雅黑" w:cs="微软雅黑" w:hint="eastAsia"/>
                  <w:color w:val="000000"/>
                  <w:sz w:val="18"/>
                  <w:szCs w:val="18"/>
                </w:rPr>
                <w:t>展示</w:t>
              </w:r>
            </w:ins>
            <w:ins w:id="2760" w:author="haha" w:date="2019-07-23T14:56:00Z">
              <w:r w:rsidR="00BB5DEA">
                <w:rPr>
                  <w:rFonts w:ascii="微软雅黑" w:eastAsia="微软雅黑" w:hAnsi="微软雅黑" w:cs="微软雅黑" w:hint="eastAsia"/>
                  <w:color w:val="000000"/>
                  <w:sz w:val="18"/>
                  <w:szCs w:val="18"/>
                </w:rPr>
                <w:t>所有渠道</w:t>
              </w:r>
            </w:ins>
            <w:ins w:id="2761" w:author="haha" w:date="2019-07-23T14:50:00Z">
              <w:r>
                <w:rPr>
                  <w:rFonts w:ascii="微软雅黑" w:eastAsia="微软雅黑" w:hAnsi="微软雅黑" w:cs="微软雅黑" w:hint="eastAsia"/>
                  <w:color w:val="000000"/>
                  <w:sz w:val="18"/>
                  <w:szCs w:val="18"/>
                </w:rPr>
                <w:t>今日实时数据，字段为注册人数、放款笔数、放款新客户数、申请笔数、申请新客户数、</w:t>
              </w:r>
            </w:ins>
            <w:ins w:id="2762" w:author="haha" w:date="2019-07-23T14:51:00Z">
              <w:r>
                <w:rPr>
                  <w:rFonts w:ascii="微软雅黑" w:eastAsia="微软雅黑" w:hAnsi="微软雅黑" w:cs="微软雅黑" w:hint="eastAsia"/>
                  <w:color w:val="000000"/>
                  <w:sz w:val="18"/>
                  <w:szCs w:val="18"/>
                </w:rPr>
                <w:t>支出（单价</w:t>
              </w:r>
              <w:r w:rsidR="00BB5DEA">
                <w:rPr>
                  <w:rFonts w:ascii="微软雅黑" w:eastAsia="微软雅黑" w:hAnsi="微软雅黑" w:cs="微软雅黑" w:hint="eastAsia"/>
                  <w:color w:val="000000"/>
                  <w:sz w:val="18"/>
                  <w:szCs w:val="18"/>
                </w:rPr>
                <w:t>*注册人数/放款人数</w:t>
              </w:r>
            </w:ins>
            <w:ins w:id="2763" w:author="haha" w:date="2019-07-23T14:55:00Z">
              <w:r w:rsidR="00BB5DEA">
                <w:rPr>
                  <w:rFonts w:ascii="微软雅黑" w:eastAsia="微软雅黑" w:hAnsi="微软雅黑" w:cs="微软雅黑"/>
                  <w:color w:val="000000"/>
                  <w:sz w:val="18"/>
                  <w:szCs w:val="18"/>
                </w:rPr>
                <w:t>/</w:t>
              </w:r>
              <w:r w:rsidR="00BB5DEA">
                <w:rPr>
                  <w:rFonts w:ascii="微软雅黑" w:eastAsia="微软雅黑" w:hAnsi="微软雅黑" w:cs="微软雅黑" w:hint="eastAsia"/>
                  <w:color w:val="000000"/>
                  <w:sz w:val="18"/>
                  <w:szCs w:val="18"/>
                </w:rPr>
                <w:t>点击人数</w:t>
              </w:r>
            </w:ins>
            <w:ins w:id="2764" w:author="haha" w:date="2019-07-23T14:51:00Z">
              <w:r>
                <w:rPr>
                  <w:rFonts w:ascii="微软雅黑" w:eastAsia="微软雅黑" w:hAnsi="微软雅黑" w:cs="微软雅黑" w:hint="eastAsia"/>
                  <w:color w:val="000000"/>
                  <w:sz w:val="18"/>
                  <w:szCs w:val="18"/>
                </w:rPr>
                <w:t>）、放款每户单价</w:t>
              </w:r>
            </w:ins>
            <w:ins w:id="2765" w:author="haha" w:date="2019-07-23T14:55:00Z">
              <w:r w:rsidR="00BB5DEA">
                <w:rPr>
                  <w:rFonts w:ascii="微软雅黑" w:eastAsia="微软雅黑" w:hAnsi="微软雅黑" w:cs="微软雅黑" w:hint="eastAsia"/>
                  <w:color w:val="000000"/>
                  <w:sz w:val="18"/>
                  <w:szCs w:val="18"/>
                </w:rPr>
                <w:t>（配置时输入的单价）</w:t>
              </w:r>
            </w:ins>
            <w:ins w:id="2766" w:author="haha" w:date="2019-07-23T14:59:00Z">
              <w:r w:rsidR="00BB5DEA">
                <w:rPr>
                  <w:rFonts w:ascii="微软雅黑" w:eastAsia="微软雅黑" w:hAnsi="微软雅黑" w:cs="微软雅黑" w:hint="eastAsia"/>
                  <w:color w:val="000000"/>
                  <w:sz w:val="18"/>
                  <w:szCs w:val="18"/>
                </w:rPr>
                <w:t>不乘系数的数据</w:t>
              </w:r>
            </w:ins>
          </w:p>
        </w:tc>
        <w:tc>
          <w:tcPr>
            <w:tcW w:w="3209" w:type="dxa"/>
          </w:tcPr>
          <w:p w14:paraId="79DFD654" w14:textId="48E26C34" w:rsidR="00482A05" w:rsidRDefault="00482A05" w:rsidP="00144814">
            <w:pPr>
              <w:pStyle w:val="Axure"/>
              <w:rPr>
                <w:ins w:id="2767" w:author="haha" w:date="2019-07-23T14:41:00Z"/>
                <w:rFonts w:ascii="微软雅黑" w:eastAsia="微软雅黑" w:hAnsi="微软雅黑" w:cs="微软雅黑"/>
                <w:sz w:val="18"/>
                <w:szCs w:val="18"/>
              </w:rPr>
            </w:pPr>
          </w:p>
        </w:tc>
        <w:tc>
          <w:tcPr>
            <w:tcW w:w="1712" w:type="dxa"/>
          </w:tcPr>
          <w:p w14:paraId="1B2E3E2B" w14:textId="14DBEB17" w:rsidR="00482A05" w:rsidRDefault="00BB5DEA" w:rsidP="00144814">
            <w:pPr>
              <w:widowControl/>
              <w:jc w:val="left"/>
              <w:rPr>
                <w:ins w:id="2768" w:author="haha" w:date="2019-07-23T14:41:00Z"/>
                <w:rFonts w:ascii="微软雅黑" w:eastAsia="微软雅黑" w:hAnsi="微软雅黑" w:cs="微软雅黑"/>
                <w:sz w:val="18"/>
                <w:szCs w:val="18"/>
              </w:rPr>
            </w:pPr>
            <w:ins w:id="2769" w:author="haha" w:date="2019-07-23T14:56:00Z">
              <w:r>
                <w:rPr>
                  <w:rFonts w:ascii="微软雅黑" w:eastAsia="微软雅黑" w:hAnsi="微软雅黑" w:cs="微软雅黑" w:hint="eastAsia"/>
                  <w:sz w:val="18"/>
                  <w:szCs w:val="18"/>
                </w:rPr>
                <w:t>无数据展示空即可</w:t>
              </w:r>
            </w:ins>
          </w:p>
        </w:tc>
      </w:tr>
      <w:tr w:rsidR="00482A05" w14:paraId="699D16F4"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770" w:author="haha" w:date="2019-07-23T14:41:00Z"/>
        </w:trPr>
        <w:tc>
          <w:tcPr>
            <w:tcW w:w="802" w:type="dxa"/>
          </w:tcPr>
          <w:p w14:paraId="06442800" w14:textId="77777777" w:rsidR="00482A05" w:rsidRDefault="00482A05" w:rsidP="00144814">
            <w:pPr>
              <w:widowControl/>
              <w:jc w:val="center"/>
              <w:rPr>
                <w:ins w:id="2771" w:author="haha" w:date="2019-07-23T14:41:00Z"/>
                <w:rFonts w:ascii="微软雅黑" w:eastAsia="微软雅黑" w:hAnsi="微软雅黑" w:cs="微软雅黑"/>
                <w:sz w:val="18"/>
                <w:szCs w:val="18"/>
              </w:rPr>
            </w:pPr>
            <w:ins w:id="2772" w:author="haha" w:date="2019-07-23T14:41:00Z">
              <w:r>
                <w:rPr>
                  <w:rFonts w:ascii="微软雅黑" w:eastAsia="微软雅黑" w:hAnsi="微软雅黑" w:cs="微软雅黑" w:hint="eastAsia"/>
                  <w:sz w:val="18"/>
                  <w:szCs w:val="18"/>
                </w:rPr>
                <w:t>3</w:t>
              </w:r>
            </w:ins>
          </w:p>
        </w:tc>
        <w:tc>
          <w:tcPr>
            <w:tcW w:w="1309" w:type="dxa"/>
            <w:gridSpan w:val="2"/>
          </w:tcPr>
          <w:p w14:paraId="7FBF29F0" w14:textId="00FFA1BC" w:rsidR="00482A05" w:rsidRDefault="00BB5DEA" w:rsidP="00144814">
            <w:pPr>
              <w:widowControl/>
              <w:jc w:val="left"/>
              <w:rPr>
                <w:ins w:id="2773" w:author="haha" w:date="2019-07-23T14:41:00Z"/>
                <w:rFonts w:ascii="微软雅黑" w:eastAsia="微软雅黑" w:hAnsi="微软雅黑" w:cs="微软雅黑"/>
                <w:color w:val="000000"/>
                <w:sz w:val="18"/>
                <w:szCs w:val="18"/>
              </w:rPr>
            </w:pPr>
            <w:ins w:id="2774" w:author="haha" w:date="2019-07-23T14:57:00Z">
              <w:r>
                <w:rPr>
                  <w:rFonts w:ascii="微软雅黑" w:eastAsia="微软雅黑" w:hAnsi="微软雅黑" w:cs="微软雅黑" w:hint="eastAsia"/>
                  <w:color w:val="000000"/>
                  <w:sz w:val="18"/>
                  <w:szCs w:val="18"/>
                </w:rPr>
                <w:t>渠道</w:t>
              </w:r>
            </w:ins>
            <w:ins w:id="2775" w:author="haha" w:date="2019-07-23T14:56:00Z">
              <w:r>
                <w:rPr>
                  <w:rFonts w:ascii="微软雅黑" w:eastAsia="微软雅黑" w:hAnsi="微软雅黑" w:cs="微软雅黑" w:hint="eastAsia"/>
                  <w:color w:val="000000"/>
                  <w:sz w:val="18"/>
                  <w:szCs w:val="18"/>
                </w:rPr>
                <w:t>名称</w:t>
              </w:r>
            </w:ins>
          </w:p>
        </w:tc>
        <w:tc>
          <w:tcPr>
            <w:tcW w:w="3000" w:type="dxa"/>
          </w:tcPr>
          <w:p w14:paraId="63B8E741" w14:textId="3DAEE477" w:rsidR="00482A05" w:rsidRDefault="00BB5DEA" w:rsidP="00144814">
            <w:pPr>
              <w:widowControl/>
              <w:jc w:val="left"/>
              <w:rPr>
                <w:ins w:id="2776" w:author="haha" w:date="2019-07-23T14:41:00Z"/>
                <w:rFonts w:ascii="微软雅黑" w:eastAsia="微软雅黑" w:hAnsi="微软雅黑" w:cs="微软雅黑"/>
                <w:color w:val="000000"/>
                <w:sz w:val="18"/>
                <w:szCs w:val="18"/>
              </w:rPr>
            </w:pPr>
            <w:ins w:id="2777" w:author="haha" w:date="2019-07-23T14:56:00Z">
              <w:r>
                <w:rPr>
                  <w:rFonts w:ascii="微软雅黑" w:eastAsia="微软雅黑" w:hAnsi="微软雅黑" w:cs="微软雅黑" w:hint="eastAsia"/>
                  <w:color w:val="000000"/>
                  <w:sz w:val="18"/>
                  <w:szCs w:val="18"/>
                </w:rPr>
                <w:t>展示所有当前机构内的未冻结的</w:t>
              </w:r>
            </w:ins>
            <w:ins w:id="2778" w:author="haha" w:date="2019-07-23T14:57:00Z">
              <w:r>
                <w:rPr>
                  <w:rFonts w:ascii="微软雅黑" w:eastAsia="微软雅黑" w:hAnsi="微软雅黑" w:cs="微软雅黑" w:hint="eastAsia"/>
                  <w:color w:val="000000"/>
                  <w:sz w:val="18"/>
                  <w:szCs w:val="18"/>
                </w:rPr>
                <w:t>渠道</w:t>
              </w:r>
            </w:ins>
          </w:p>
        </w:tc>
        <w:tc>
          <w:tcPr>
            <w:tcW w:w="3209" w:type="dxa"/>
          </w:tcPr>
          <w:p w14:paraId="478C873F" w14:textId="2FDF7E53" w:rsidR="00482A05" w:rsidRDefault="00BB5DEA" w:rsidP="00144814">
            <w:pPr>
              <w:pStyle w:val="Axure"/>
              <w:rPr>
                <w:ins w:id="2779" w:author="haha" w:date="2019-07-23T14:41:00Z"/>
                <w:rFonts w:ascii="微软雅黑" w:eastAsia="微软雅黑" w:hAnsi="微软雅黑" w:cs="微软雅黑"/>
                <w:sz w:val="18"/>
                <w:szCs w:val="18"/>
              </w:rPr>
            </w:pPr>
            <w:ins w:id="2780" w:author="haha" w:date="2019-07-23T14:57:00Z">
              <w:r>
                <w:rPr>
                  <w:rFonts w:ascii="微软雅黑" w:eastAsia="微软雅黑" w:hAnsi="微软雅黑" w:cs="微软雅黑" w:hint="eastAsia"/>
                  <w:sz w:val="18"/>
                  <w:szCs w:val="18"/>
                </w:rPr>
                <w:t>默认展示第一个，可点击查看其他渠道的</w:t>
              </w:r>
            </w:ins>
          </w:p>
        </w:tc>
        <w:tc>
          <w:tcPr>
            <w:tcW w:w="1712" w:type="dxa"/>
          </w:tcPr>
          <w:p w14:paraId="752D6588" w14:textId="7F7C4C8C" w:rsidR="00482A05" w:rsidRDefault="00BB5DEA" w:rsidP="00144814">
            <w:pPr>
              <w:widowControl/>
              <w:jc w:val="left"/>
              <w:rPr>
                <w:ins w:id="2781" w:author="haha" w:date="2019-07-23T14:41:00Z"/>
                <w:rFonts w:ascii="微软雅黑" w:eastAsia="微软雅黑" w:hAnsi="微软雅黑" w:cs="微软雅黑"/>
                <w:sz w:val="18"/>
                <w:szCs w:val="18"/>
              </w:rPr>
            </w:pPr>
            <w:ins w:id="2782" w:author="haha" w:date="2019-07-23T14:57:00Z">
              <w:r>
                <w:rPr>
                  <w:rFonts w:ascii="微软雅黑" w:eastAsia="微软雅黑" w:hAnsi="微软雅黑" w:cs="微软雅黑" w:hint="eastAsia"/>
                  <w:sz w:val="18"/>
                  <w:szCs w:val="18"/>
                </w:rPr>
                <w:t>若X天冻结X天后不再展示</w:t>
              </w:r>
            </w:ins>
          </w:p>
        </w:tc>
      </w:tr>
      <w:tr w:rsidR="00482A05" w14:paraId="41742516"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783" w:author="haha" w:date="2019-07-23T14:41:00Z"/>
        </w:trPr>
        <w:tc>
          <w:tcPr>
            <w:tcW w:w="802" w:type="dxa"/>
          </w:tcPr>
          <w:p w14:paraId="4A8674EB" w14:textId="77777777" w:rsidR="00482A05" w:rsidRDefault="00482A05" w:rsidP="00144814">
            <w:pPr>
              <w:widowControl/>
              <w:jc w:val="center"/>
              <w:rPr>
                <w:ins w:id="2784" w:author="haha" w:date="2019-07-23T14:41:00Z"/>
                <w:rFonts w:ascii="微软雅黑" w:eastAsia="微软雅黑" w:hAnsi="微软雅黑" w:cs="微软雅黑"/>
                <w:sz w:val="18"/>
                <w:szCs w:val="18"/>
              </w:rPr>
            </w:pPr>
            <w:ins w:id="2785" w:author="haha" w:date="2019-07-23T14:41:00Z">
              <w:r>
                <w:rPr>
                  <w:rFonts w:ascii="微软雅黑" w:eastAsia="微软雅黑" w:hAnsi="微软雅黑" w:cs="微软雅黑" w:hint="eastAsia"/>
                  <w:sz w:val="18"/>
                  <w:szCs w:val="18"/>
                </w:rPr>
                <w:t>4</w:t>
              </w:r>
            </w:ins>
          </w:p>
        </w:tc>
        <w:tc>
          <w:tcPr>
            <w:tcW w:w="1309" w:type="dxa"/>
            <w:gridSpan w:val="2"/>
          </w:tcPr>
          <w:p w14:paraId="234032E4" w14:textId="2F60EDA1" w:rsidR="00482A05" w:rsidRDefault="00BB5DEA" w:rsidP="00144814">
            <w:pPr>
              <w:widowControl/>
              <w:jc w:val="left"/>
              <w:rPr>
                <w:ins w:id="2786" w:author="haha" w:date="2019-07-23T14:41:00Z"/>
                <w:rFonts w:ascii="微软雅黑" w:eastAsia="微软雅黑" w:hAnsi="微软雅黑" w:cs="微软雅黑"/>
                <w:color w:val="000000"/>
                <w:sz w:val="18"/>
                <w:szCs w:val="18"/>
              </w:rPr>
            </w:pPr>
            <w:ins w:id="2787" w:author="haha" w:date="2019-07-23T14:57:00Z">
              <w:r>
                <w:rPr>
                  <w:rFonts w:ascii="微软雅黑" w:eastAsia="微软雅黑" w:hAnsi="微软雅黑" w:cs="微软雅黑" w:hint="eastAsia"/>
                  <w:color w:val="000000"/>
                  <w:sz w:val="18"/>
                  <w:szCs w:val="18"/>
                </w:rPr>
                <w:t>日期</w:t>
              </w:r>
            </w:ins>
          </w:p>
        </w:tc>
        <w:tc>
          <w:tcPr>
            <w:tcW w:w="3000" w:type="dxa"/>
          </w:tcPr>
          <w:p w14:paraId="70ED0E4C" w14:textId="648F7B79" w:rsidR="00482A05" w:rsidRDefault="00BB5DEA" w:rsidP="00144814">
            <w:pPr>
              <w:widowControl/>
              <w:jc w:val="left"/>
              <w:rPr>
                <w:ins w:id="2788" w:author="haha" w:date="2019-07-23T14:41:00Z"/>
                <w:rFonts w:ascii="微软雅黑" w:eastAsia="微软雅黑" w:hAnsi="微软雅黑" w:cs="微软雅黑"/>
                <w:color w:val="000000"/>
                <w:sz w:val="18"/>
                <w:szCs w:val="18"/>
              </w:rPr>
            </w:pPr>
            <w:ins w:id="2789" w:author="haha" w:date="2019-07-23T14:58:00Z">
              <w:r>
                <w:rPr>
                  <w:rFonts w:ascii="微软雅黑" w:eastAsia="微软雅黑" w:hAnsi="微软雅黑" w:cs="微软雅黑" w:hint="eastAsia"/>
                  <w:color w:val="000000"/>
                  <w:sz w:val="18"/>
                  <w:szCs w:val="18"/>
                </w:rPr>
                <w:t>展示今日日期</w:t>
              </w:r>
            </w:ins>
          </w:p>
        </w:tc>
        <w:tc>
          <w:tcPr>
            <w:tcW w:w="3209" w:type="dxa"/>
          </w:tcPr>
          <w:p w14:paraId="514A5FA9" w14:textId="2D421F9C" w:rsidR="00482A05" w:rsidRDefault="00482A05" w:rsidP="00144814">
            <w:pPr>
              <w:pStyle w:val="Axure"/>
              <w:rPr>
                <w:ins w:id="2790" w:author="haha" w:date="2019-07-23T14:41:00Z"/>
                <w:rFonts w:ascii="微软雅黑" w:eastAsia="微软雅黑" w:hAnsi="微软雅黑" w:cs="微软雅黑"/>
                <w:sz w:val="18"/>
                <w:szCs w:val="18"/>
              </w:rPr>
            </w:pPr>
          </w:p>
        </w:tc>
        <w:tc>
          <w:tcPr>
            <w:tcW w:w="1712" w:type="dxa"/>
          </w:tcPr>
          <w:p w14:paraId="2D44BF85" w14:textId="1198C820" w:rsidR="00482A05" w:rsidRDefault="00482A05" w:rsidP="00144814">
            <w:pPr>
              <w:widowControl/>
              <w:jc w:val="left"/>
              <w:rPr>
                <w:ins w:id="2791" w:author="haha" w:date="2019-07-23T14:41:00Z"/>
                <w:rFonts w:ascii="微软雅黑" w:eastAsia="微软雅黑" w:hAnsi="微软雅黑" w:cs="微软雅黑"/>
                <w:sz w:val="18"/>
                <w:szCs w:val="18"/>
              </w:rPr>
            </w:pPr>
          </w:p>
        </w:tc>
      </w:tr>
      <w:tr w:rsidR="00482A05" w14:paraId="4D72F2B7"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792" w:author="haha" w:date="2019-07-23T14:41:00Z"/>
        </w:trPr>
        <w:tc>
          <w:tcPr>
            <w:tcW w:w="802" w:type="dxa"/>
          </w:tcPr>
          <w:p w14:paraId="1FBF99AE" w14:textId="77777777" w:rsidR="00482A05" w:rsidRDefault="00482A05" w:rsidP="00144814">
            <w:pPr>
              <w:widowControl/>
              <w:jc w:val="center"/>
              <w:rPr>
                <w:ins w:id="2793" w:author="haha" w:date="2019-07-23T14:41:00Z"/>
                <w:rFonts w:ascii="微软雅黑" w:eastAsia="微软雅黑" w:hAnsi="微软雅黑" w:cs="微软雅黑"/>
                <w:sz w:val="18"/>
                <w:szCs w:val="18"/>
              </w:rPr>
            </w:pPr>
            <w:ins w:id="2794" w:author="haha" w:date="2019-07-23T14:41:00Z">
              <w:r>
                <w:rPr>
                  <w:rFonts w:ascii="微软雅黑" w:eastAsia="微软雅黑" w:hAnsi="微软雅黑" w:cs="微软雅黑" w:hint="eastAsia"/>
                  <w:sz w:val="18"/>
                  <w:szCs w:val="18"/>
                </w:rPr>
                <w:t>5</w:t>
              </w:r>
            </w:ins>
          </w:p>
        </w:tc>
        <w:tc>
          <w:tcPr>
            <w:tcW w:w="1309" w:type="dxa"/>
            <w:gridSpan w:val="2"/>
          </w:tcPr>
          <w:p w14:paraId="14777624" w14:textId="3E0B1D6E" w:rsidR="00482A05" w:rsidRDefault="00BB5DEA" w:rsidP="00144814">
            <w:pPr>
              <w:widowControl/>
              <w:jc w:val="left"/>
              <w:rPr>
                <w:ins w:id="2795" w:author="haha" w:date="2019-07-23T14:41:00Z"/>
                <w:rFonts w:ascii="微软雅黑" w:eastAsia="微软雅黑" w:hAnsi="微软雅黑" w:cs="微软雅黑"/>
                <w:color w:val="000000"/>
                <w:sz w:val="18"/>
                <w:szCs w:val="18"/>
              </w:rPr>
            </w:pPr>
            <w:ins w:id="2796" w:author="haha" w:date="2019-07-23T14:58:00Z">
              <w:r>
                <w:rPr>
                  <w:rFonts w:ascii="微软雅黑" w:eastAsia="微软雅黑" w:hAnsi="微软雅黑" w:cs="微软雅黑" w:hint="eastAsia"/>
                  <w:color w:val="000000"/>
                  <w:sz w:val="18"/>
                  <w:szCs w:val="18"/>
                </w:rPr>
                <w:t>渠道名称</w:t>
              </w:r>
            </w:ins>
          </w:p>
        </w:tc>
        <w:tc>
          <w:tcPr>
            <w:tcW w:w="3000" w:type="dxa"/>
          </w:tcPr>
          <w:p w14:paraId="45FBF2F5" w14:textId="15F870F1" w:rsidR="00482A05" w:rsidRDefault="00BB5DEA" w:rsidP="00144814">
            <w:pPr>
              <w:widowControl/>
              <w:jc w:val="left"/>
              <w:rPr>
                <w:ins w:id="2797" w:author="haha" w:date="2019-07-23T14:41:00Z"/>
                <w:rFonts w:ascii="微软雅黑" w:eastAsia="微软雅黑" w:hAnsi="微软雅黑" w:cs="微软雅黑"/>
                <w:color w:val="000000"/>
                <w:sz w:val="18"/>
                <w:szCs w:val="18"/>
              </w:rPr>
            </w:pPr>
            <w:ins w:id="2798" w:author="haha" w:date="2019-07-23T14:58:00Z">
              <w:r>
                <w:rPr>
                  <w:rFonts w:ascii="微软雅黑" w:eastAsia="微软雅黑" w:hAnsi="微软雅黑" w:cs="微软雅黑" w:hint="eastAsia"/>
                  <w:color w:val="000000"/>
                  <w:sz w:val="18"/>
                  <w:szCs w:val="18"/>
                </w:rPr>
                <w:t>展示渠道名称</w:t>
              </w:r>
            </w:ins>
          </w:p>
        </w:tc>
        <w:tc>
          <w:tcPr>
            <w:tcW w:w="3209" w:type="dxa"/>
          </w:tcPr>
          <w:p w14:paraId="6DA47D77" w14:textId="74BF3D48" w:rsidR="00482A05" w:rsidRDefault="00482A05" w:rsidP="00144814">
            <w:pPr>
              <w:pStyle w:val="Axure"/>
              <w:rPr>
                <w:ins w:id="2799" w:author="haha" w:date="2019-07-23T14:41:00Z"/>
                <w:rFonts w:ascii="微软雅黑" w:eastAsia="微软雅黑" w:hAnsi="微软雅黑" w:cs="微软雅黑"/>
                <w:sz w:val="18"/>
                <w:szCs w:val="18"/>
              </w:rPr>
            </w:pPr>
          </w:p>
        </w:tc>
        <w:tc>
          <w:tcPr>
            <w:tcW w:w="1712" w:type="dxa"/>
          </w:tcPr>
          <w:p w14:paraId="5A6E1D9D" w14:textId="2F29E191" w:rsidR="00482A05" w:rsidRDefault="00482A05" w:rsidP="00144814">
            <w:pPr>
              <w:widowControl/>
              <w:jc w:val="left"/>
              <w:rPr>
                <w:ins w:id="2800" w:author="haha" w:date="2019-07-23T14:41:00Z"/>
                <w:rFonts w:ascii="微软雅黑" w:eastAsia="微软雅黑" w:hAnsi="微软雅黑" w:cs="微软雅黑"/>
                <w:color w:val="000000"/>
                <w:sz w:val="18"/>
                <w:szCs w:val="18"/>
              </w:rPr>
            </w:pPr>
          </w:p>
        </w:tc>
      </w:tr>
      <w:tr w:rsidR="00482A05" w14:paraId="57027158"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801" w:author="haha" w:date="2019-07-23T14:41:00Z"/>
        </w:trPr>
        <w:tc>
          <w:tcPr>
            <w:tcW w:w="802" w:type="dxa"/>
          </w:tcPr>
          <w:p w14:paraId="4DD638C9" w14:textId="77777777" w:rsidR="00482A05" w:rsidRDefault="00482A05" w:rsidP="00144814">
            <w:pPr>
              <w:widowControl/>
              <w:jc w:val="center"/>
              <w:rPr>
                <w:ins w:id="2802" w:author="haha" w:date="2019-07-23T14:41:00Z"/>
                <w:rFonts w:ascii="微软雅黑" w:eastAsia="微软雅黑" w:hAnsi="微软雅黑" w:cs="微软雅黑"/>
                <w:sz w:val="18"/>
                <w:szCs w:val="18"/>
              </w:rPr>
            </w:pPr>
            <w:ins w:id="2803" w:author="haha" w:date="2019-07-23T14:41:00Z">
              <w:r>
                <w:rPr>
                  <w:rFonts w:ascii="微软雅黑" w:eastAsia="微软雅黑" w:hAnsi="微软雅黑" w:cs="微软雅黑" w:hint="eastAsia"/>
                  <w:sz w:val="18"/>
                  <w:szCs w:val="18"/>
                </w:rPr>
                <w:t>6</w:t>
              </w:r>
            </w:ins>
          </w:p>
        </w:tc>
        <w:tc>
          <w:tcPr>
            <w:tcW w:w="1309" w:type="dxa"/>
            <w:gridSpan w:val="2"/>
          </w:tcPr>
          <w:p w14:paraId="2E4D5CD9" w14:textId="0234CB8C" w:rsidR="00482A05" w:rsidRDefault="00BB5DEA" w:rsidP="00144814">
            <w:pPr>
              <w:widowControl/>
              <w:jc w:val="left"/>
              <w:rPr>
                <w:ins w:id="2804" w:author="haha" w:date="2019-07-23T14:41:00Z"/>
                <w:rFonts w:ascii="微软雅黑" w:eastAsia="微软雅黑" w:hAnsi="微软雅黑" w:cs="微软雅黑"/>
                <w:color w:val="000000"/>
                <w:sz w:val="18"/>
                <w:szCs w:val="18"/>
              </w:rPr>
            </w:pPr>
            <w:ins w:id="2805" w:author="haha" w:date="2019-07-23T14:58:00Z">
              <w:r>
                <w:rPr>
                  <w:rFonts w:ascii="微软雅黑" w:eastAsia="微软雅黑" w:hAnsi="微软雅黑" w:cs="微软雅黑" w:hint="eastAsia"/>
                  <w:color w:val="000000"/>
                  <w:sz w:val="18"/>
                  <w:szCs w:val="18"/>
                </w:rPr>
                <w:t>链接</w:t>
              </w:r>
            </w:ins>
          </w:p>
        </w:tc>
        <w:tc>
          <w:tcPr>
            <w:tcW w:w="3000" w:type="dxa"/>
          </w:tcPr>
          <w:p w14:paraId="68EFC4E6" w14:textId="60C7D22B" w:rsidR="00482A05" w:rsidRDefault="00BB5DEA" w:rsidP="00144814">
            <w:pPr>
              <w:widowControl/>
              <w:jc w:val="left"/>
              <w:rPr>
                <w:ins w:id="2806" w:author="haha" w:date="2019-07-23T14:41:00Z"/>
                <w:rFonts w:ascii="微软雅黑" w:eastAsia="微软雅黑" w:hAnsi="微软雅黑" w:cs="微软雅黑"/>
                <w:color w:val="000000"/>
                <w:sz w:val="18"/>
                <w:szCs w:val="18"/>
              </w:rPr>
            </w:pPr>
            <w:ins w:id="2807" w:author="haha" w:date="2019-07-23T14:58:00Z">
              <w:r>
                <w:rPr>
                  <w:rFonts w:ascii="微软雅黑" w:eastAsia="微软雅黑" w:hAnsi="微软雅黑" w:cs="微软雅黑" w:hint="eastAsia"/>
                  <w:color w:val="000000"/>
                  <w:sz w:val="18"/>
                  <w:szCs w:val="18"/>
                </w:rPr>
                <w:t>展示当前渠道的链接</w:t>
              </w:r>
            </w:ins>
          </w:p>
        </w:tc>
        <w:tc>
          <w:tcPr>
            <w:tcW w:w="3209" w:type="dxa"/>
          </w:tcPr>
          <w:p w14:paraId="5161A41D" w14:textId="77777777" w:rsidR="00482A05" w:rsidRDefault="00482A05" w:rsidP="00144814">
            <w:pPr>
              <w:pStyle w:val="Axure"/>
              <w:rPr>
                <w:ins w:id="2808" w:author="haha" w:date="2019-07-23T14:41:00Z"/>
                <w:rFonts w:ascii="微软雅黑" w:eastAsia="微软雅黑" w:hAnsi="微软雅黑" w:cs="微软雅黑"/>
                <w:sz w:val="18"/>
                <w:szCs w:val="18"/>
              </w:rPr>
            </w:pPr>
          </w:p>
        </w:tc>
        <w:tc>
          <w:tcPr>
            <w:tcW w:w="1712" w:type="dxa"/>
          </w:tcPr>
          <w:p w14:paraId="29E1D057" w14:textId="6CD6AA4A" w:rsidR="00482A05" w:rsidRDefault="00482A05" w:rsidP="00144814">
            <w:pPr>
              <w:widowControl/>
              <w:jc w:val="left"/>
              <w:rPr>
                <w:ins w:id="2809" w:author="haha" w:date="2019-07-23T14:41:00Z"/>
                <w:rFonts w:ascii="微软雅黑" w:eastAsia="微软雅黑" w:hAnsi="微软雅黑" w:cs="微软雅黑"/>
                <w:color w:val="000000"/>
                <w:sz w:val="18"/>
                <w:szCs w:val="18"/>
              </w:rPr>
            </w:pPr>
          </w:p>
        </w:tc>
      </w:tr>
      <w:tr w:rsidR="00482A05" w14:paraId="04D1EA0F"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810" w:author="haha" w:date="2019-07-23T14:41:00Z"/>
        </w:trPr>
        <w:tc>
          <w:tcPr>
            <w:tcW w:w="802" w:type="dxa"/>
          </w:tcPr>
          <w:p w14:paraId="13C331B6" w14:textId="77777777" w:rsidR="00482A05" w:rsidRDefault="00482A05" w:rsidP="00144814">
            <w:pPr>
              <w:widowControl/>
              <w:jc w:val="center"/>
              <w:rPr>
                <w:ins w:id="2811" w:author="haha" w:date="2019-07-23T14:41:00Z"/>
                <w:rFonts w:ascii="微软雅黑" w:eastAsia="微软雅黑" w:hAnsi="微软雅黑" w:cs="微软雅黑"/>
                <w:sz w:val="18"/>
                <w:szCs w:val="18"/>
              </w:rPr>
            </w:pPr>
            <w:ins w:id="2812" w:author="haha" w:date="2019-07-23T14:41:00Z">
              <w:r>
                <w:rPr>
                  <w:rFonts w:ascii="微软雅黑" w:eastAsia="微软雅黑" w:hAnsi="微软雅黑" w:cs="微软雅黑" w:hint="eastAsia"/>
                  <w:sz w:val="18"/>
                  <w:szCs w:val="18"/>
                </w:rPr>
                <w:t>7</w:t>
              </w:r>
            </w:ins>
          </w:p>
        </w:tc>
        <w:tc>
          <w:tcPr>
            <w:tcW w:w="1309" w:type="dxa"/>
            <w:gridSpan w:val="2"/>
          </w:tcPr>
          <w:p w14:paraId="4256C671" w14:textId="1836B0D5" w:rsidR="00482A05" w:rsidRDefault="00BB5DEA" w:rsidP="00144814">
            <w:pPr>
              <w:widowControl/>
              <w:jc w:val="left"/>
              <w:rPr>
                <w:ins w:id="2813" w:author="haha" w:date="2019-07-23T14:41:00Z"/>
                <w:rFonts w:ascii="微软雅黑" w:eastAsia="微软雅黑" w:hAnsi="微软雅黑" w:cs="微软雅黑"/>
                <w:color w:val="000000"/>
                <w:sz w:val="18"/>
                <w:szCs w:val="18"/>
              </w:rPr>
            </w:pPr>
            <w:ins w:id="2814" w:author="haha" w:date="2019-07-23T14:59:00Z">
              <w:r>
                <w:rPr>
                  <w:rFonts w:ascii="微软雅黑" w:eastAsia="微软雅黑" w:hAnsi="微软雅黑" w:cs="微软雅黑" w:hint="eastAsia"/>
                  <w:color w:val="000000"/>
                  <w:sz w:val="18"/>
                  <w:szCs w:val="18"/>
                </w:rPr>
                <w:t>数据</w:t>
              </w:r>
            </w:ins>
          </w:p>
        </w:tc>
        <w:tc>
          <w:tcPr>
            <w:tcW w:w="3000" w:type="dxa"/>
          </w:tcPr>
          <w:p w14:paraId="1607C727" w14:textId="2F09B342" w:rsidR="00482A05" w:rsidRDefault="00BB5DEA" w:rsidP="00144814">
            <w:pPr>
              <w:widowControl/>
              <w:jc w:val="left"/>
              <w:rPr>
                <w:ins w:id="2815" w:author="haha" w:date="2019-07-23T14:41:00Z"/>
                <w:rFonts w:ascii="微软雅黑" w:eastAsia="微软雅黑" w:hAnsi="微软雅黑" w:cs="微软雅黑"/>
                <w:color w:val="000000"/>
                <w:sz w:val="18"/>
                <w:szCs w:val="18"/>
              </w:rPr>
            </w:pPr>
            <w:ins w:id="2816" w:author="haha" w:date="2019-07-23T14:59:00Z">
              <w:r>
                <w:rPr>
                  <w:rFonts w:ascii="微软雅黑" w:eastAsia="微软雅黑" w:hAnsi="微软雅黑" w:cs="微软雅黑" w:hint="eastAsia"/>
                  <w:color w:val="000000"/>
                  <w:sz w:val="18"/>
                  <w:szCs w:val="18"/>
                </w:rPr>
                <w:t>展示当前渠道的实时数据字段为“注册人数、放款笔数、放款新客户数、申请笔数、申请新客户数、点击数、支出</w:t>
              </w:r>
            </w:ins>
            <w:ins w:id="2817" w:author="haha" w:date="2019-07-23T15:00:00Z">
              <w:r>
                <w:rPr>
                  <w:rFonts w:ascii="微软雅黑" w:eastAsia="微软雅黑" w:hAnsi="微软雅黑" w:cs="微软雅黑" w:hint="eastAsia"/>
                  <w:color w:val="000000"/>
                  <w:sz w:val="18"/>
                  <w:szCs w:val="18"/>
                </w:rPr>
                <w:t>（单价*注册人数/放款人数</w:t>
              </w:r>
              <w:r>
                <w:rPr>
                  <w:rFonts w:ascii="微软雅黑" w:eastAsia="微软雅黑" w:hAnsi="微软雅黑" w:cs="微软雅黑"/>
                  <w:color w:val="000000"/>
                  <w:sz w:val="18"/>
                  <w:szCs w:val="18"/>
                </w:rPr>
                <w:t>/</w:t>
              </w:r>
              <w:r>
                <w:rPr>
                  <w:rFonts w:ascii="微软雅黑" w:eastAsia="微软雅黑" w:hAnsi="微软雅黑" w:cs="微软雅黑" w:hint="eastAsia"/>
                  <w:color w:val="000000"/>
                  <w:sz w:val="18"/>
                  <w:szCs w:val="18"/>
                </w:rPr>
                <w:t>点击人数）</w:t>
              </w:r>
            </w:ins>
            <w:ins w:id="2818" w:author="haha" w:date="2019-07-23T14:59:00Z">
              <w:r>
                <w:rPr>
                  <w:rFonts w:ascii="微软雅黑" w:eastAsia="微软雅黑" w:hAnsi="微软雅黑" w:cs="微软雅黑" w:hint="eastAsia"/>
                  <w:color w:val="000000"/>
                  <w:sz w:val="18"/>
                  <w:szCs w:val="18"/>
                </w:rPr>
                <w:t>、</w:t>
              </w:r>
            </w:ins>
            <w:ins w:id="2819" w:author="haha" w:date="2019-07-23T15:00:00Z">
              <w:r>
                <w:rPr>
                  <w:rFonts w:ascii="微软雅黑" w:eastAsia="微软雅黑" w:hAnsi="微软雅黑" w:cs="微软雅黑" w:hint="eastAsia"/>
                  <w:color w:val="000000"/>
                  <w:sz w:val="18"/>
                  <w:szCs w:val="18"/>
                </w:rPr>
                <w:t>放款每户单价（配置时输入的单价）</w:t>
              </w:r>
            </w:ins>
            <w:ins w:id="2820" w:author="haha" w:date="2019-07-23T14:59:00Z">
              <w:r>
                <w:rPr>
                  <w:rFonts w:ascii="微软雅黑" w:eastAsia="微软雅黑" w:hAnsi="微软雅黑" w:cs="微软雅黑" w:hint="eastAsia"/>
                  <w:color w:val="000000"/>
                  <w:sz w:val="18"/>
                  <w:szCs w:val="18"/>
                </w:rPr>
                <w:t>”</w:t>
              </w:r>
            </w:ins>
          </w:p>
        </w:tc>
        <w:tc>
          <w:tcPr>
            <w:tcW w:w="3209" w:type="dxa"/>
          </w:tcPr>
          <w:p w14:paraId="436FDE70" w14:textId="77777777" w:rsidR="00482A05" w:rsidRDefault="00482A05" w:rsidP="00144814">
            <w:pPr>
              <w:pStyle w:val="Axure"/>
              <w:rPr>
                <w:ins w:id="2821" w:author="haha" w:date="2019-07-23T14:41:00Z"/>
                <w:rFonts w:ascii="微软雅黑" w:eastAsia="微软雅黑" w:hAnsi="微软雅黑" w:cs="微软雅黑"/>
                <w:sz w:val="18"/>
                <w:szCs w:val="18"/>
              </w:rPr>
            </w:pPr>
            <w:ins w:id="2822" w:author="haha" w:date="2019-07-23T14:41:00Z">
              <w:r>
                <w:rPr>
                  <w:rFonts w:ascii="微软雅黑" w:eastAsia="微软雅黑" w:hAnsi="微软雅黑" w:cs="微软雅黑" w:hint="eastAsia"/>
                  <w:sz w:val="18"/>
                  <w:szCs w:val="18"/>
                </w:rPr>
                <w:t>提示</w:t>
              </w:r>
              <w:r>
                <w:rPr>
                  <w:rFonts w:ascii="微软雅黑" w:eastAsia="微软雅黑" w:hAnsi="微软雅黑" w:cs="微软雅黑" w:hint="eastAsia"/>
                  <w:color w:val="000000"/>
                  <w:sz w:val="18"/>
                  <w:szCs w:val="18"/>
                </w:rPr>
                <w:t xml:space="preserve">“确定创建/编辑当前渠道？确定 </w:t>
              </w:r>
              <w:r>
                <w:rPr>
                  <w:rFonts w:ascii="微软雅黑" w:eastAsia="微软雅黑" w:hAnsi="微软雅黑" w:cs="微软雅黑"/>
                  <w:color w:val="000000"/>
                  <w:sz w:val="18"/>
                  <w:szCs w:val="18"/>
                </w:rPr>
                <w:t>执行保存取消关闭提示</w:t>
              </w:r>
            </w:ins>
          </w:p>
        </w:tc>
        <w:tc>
          <w:tcPr>
            <w:tcW w:w="1712" w:type="dxa"/>
          </w:tcPr>
          <w:p w14:paraId="35B53C2A" w14:textId="77777777" w:rsidR="00482A05" w:rsidRDefault="00482A05" w:rsidP="00144814">
            <w:pPr>
              <w:widowControl/>
              <w:jc w:val="left"/>
              <w:rPr>
                <w:ins w:id="2823" w:author="haha" w:date="2019-07-23T14:41:00Z"/>
                <w:rFonts w:ascii="微软雅黑" w:eastAsia="微软雅黑" w:hAnsi="微软雅黑" w:cs="微软雅黑"/>
                <w:color w:val="000000"/>
                <w:sz w:val="18"/>
                <w:szCs w:val="18"/>
              </w:rPr>
            </w:pPr>
            <w:ins w:id="2824" w:author="haha" w:date="2019-07-23T14:41:00Z">
              <w:r>
                <w:rPr>
                  <w:rFonts w:ascii="微软雅黑" w:eastAsia="微软雅黑" w:hAnsi="微软雅黑" w:cs="微软雅黑" w:hint="eastAsia"/>
                  <w:color w:val="000000"/>
                  <w:sz w:val="18"/>
                  <w:szCs w:val="18"/>
                </w:rPr>
                <w:t xml:space="preserve">若不正确提示相关信息引导用户正确填写，若正确则提示“确定创建/编辑当前渠道？确定 </w:t>
              </w:r>
              <w:r>
                <w:rPr>
                  <w:rFonts w:ascii="微软雅黑" w:eastAsia="微软雅黑" w:hAnsi="微软雅黑" w:cs="微软雅黑"/>
                  <w:color w:val="000000"/>
                  <w:sz w:val="18"/>
                  <w:szCs w:val="18"/>
                </w:rPr>
                <w:t>执行保存取消关闭弹框</w:t>
              </w:r>
            </w:ins>
          </w:p>
        </w:tc>
      </w:tr>
      <w:tr w:rsidR="00BB5DEA" w14:paraId="13E5E7EB"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825" w:author="haha" w:date="2019-07-23T15:00:00Z"/>
        </w:trPr>
        <w:tc>
          <w:tcPr>
            <w:tcW w:w="802" w:type="dxa"/>
          </w:tcPr>
          <w:p w14:paraId="142D03DF" w14:textId="75FEE80D" w:rsidR="00BB5DEA" w:rsidRDefault="00BB5DEA" w:rsidP="00144814">
            <w:pPr>
              <w:widowControl/>
              <w:jc w:val="center"/>
              <w:rPr>
                <w:ins w:id="2826" w:author="haha" w:date="2019-07-23T15:00:00Z"/>
                <w:rFonts w:ascii="微软雅黑" w:eastAsia="微软雅黑" w:hAnsi="微软雅黑" w:cs="微软雅黑"/>
                <w:sz w:val="18"/>
                <w:szCs w:val="18"/>
              </w:rPr>
            </w:pPr>
            <w:ins w:id="2827" w:author="haha" w:date="2019-07-23T15:00:00Z">
              <w:r>
                <w:rPr>
                  <w:rFonts w:ascii="微软雅黑" w:eastAsia="微软雅黑" w:hAnsi="微软雅黑" w:cs="微软雅黑" w:hint="eastAsia"/>
                  <w:sz w:val="18"/>
                  <w:szCs w:val="18"/>
                </w:rPr>
                <w:t>8</w:t>
              </w:r>
            </w:ins>
          </w:p>
        </w:tc>
        <w:tc>
          <w:tcPr>
            <w:tcW w:w="1309" w:type="dxa"/>
            <w:gridSpan w:val="2"/>
          </w:tcPr>
          <w:p w14:paraId="1DFA3EA2" w14:textId="6E2F1D5D" w:rsidR="00BB5DEA" w:rsidRDefault="00BB5DEA" w:rsidP="00144814">
            <w:pPr>
              <w:widowControl/>
              <w:jc w:val="left"/>
              <w:rPr>
                <w:ins w:id="2828" w:author="haha" w:date="2019-07-23T15:00:00Z"/>
                <w:rFonts w:ascii="微软雅黑" w:eastAsia="微软雅黑" w:hAnsi="微软雅黑" w:cs="微软雅黑"/>
                <w:color w:val="000000"/>
                <w:sz w:val="18"/>
                <w:szCs w:val="18"/>
              </w:rPr>
            </w:pPr>
            <w:ins w:id="2829" w:author="haha" w:date="2019-07-23T15:01:00Z">
              <w:r>
                <w:rPr>
                  <w:rFonts w:ascii="微软雅黑" w:eastAsia="微软雅黑" w:hAnsi="微软雅黑" w:cs="微软雅黑" w:hint="eastAsia"/>
                  <w:color w:val="000000"/>
                  <w:sz w:val="18"/>
                  <w:szCs w:val="18"/>
                </w:rPr>
                <w:t>统计图</w:t>
              </w:r>
            </w:ins>
          </w:p>
        </w:tc>
        <w:tc>
          <w:tcPr>
            <w:tcW w:w="3000" w:type="dxa"/>
          </w:tcPr>
          <w:p w14:paraId="24417E4E" w14:textId="47A3F10D" w:rsidR="00BB5DEA" w:rsidRDefault="00BB5DEA" w:rsidP="00144814">
            <w:pPr>
              <w:widowControl/>
              <w:jc w:val="left"/>
              <w:rPr>
                <w:ins w:id="2830" w:author="haha" w:date="2019-07-23T15:00:00Z"/>
                <w:rFonts w:ascii="微软雅黑" w:eastAsia="微软雅黑" w:hAnsi="微软雅黑" w:cs="微软雅黑"/>
                <w:color w:val="000000"/>
                <w:sz w:val="18"/>
                <w:szCs w:val="18"/>
              </w:rPr>
            </w:pPr>
            <w:ins w:id="2831" w:author="haha" w:date="2019-07-23T15:01:00Z">
              <w:r>
                <w:rPr>
                  <w:rFonts w:ascii="微软雅黑" w:eastAsia="微软雅黑" w:hAnsi="微软雅黑" w:cs="微软雅黑" w:hint="eastAsia"/>
                  <w:color w:val="000000"/>
                  <w:sz w:val="18"/>
                  <w:szCs w:val="18"/>
                </w:rPr>
                <w:t>展示渠道当前的统计数据，字段为“点击量、注册人数、放款新客户数、申请新客户数”可点击刷新</w:t>
              </w:r>
              <w:r w:rsidR="0062215E">
                <w:rPr>
                  <w:rFonts w:ascii="微软雅黑" w:eastAsia="微软雅黑" w:hAnsi="微软雅黑" w:cs="微软雅黑" w:hint="eastAsia"/>
                  <w:color w:val="000000"/>
                  <w:sz w:val="18"/>
                  <w:szCs w:val="18"/>
                </w:rPr>
                <w:t>统计图也可切换柱状图</w:t>
              </w:r>
            </w:ins>
          </w:p>
        </w:tc>
        <w:tc>
          <w:tcPr>
            <w:tcW w:w="3209" w:type="dxa"/>
          </w:tcPr>
          <w:p w14:paraId="7F974BAD" w14:textId="68763AA4" w:rsidR="00BB5DEA" w:rsidRDefault="0062215E" w:rsidP="00144814">
            <w:pPr>
              <w:pStyle w:val="Axure"/>
              <w:rPr>
                <w:ins w:id="2832" w:author="haha" w:date="2019-07-23T15:00:00Z"/>
                <w:rFonts w:ascii="微软雅黑" w:eastAsia="微软雅黑" w:hAnsi="微软雅黑" w:cs="微软雅黑"/>
                <w:sz w:val="18"/>
                <w:szCs w:val="18"/>
              </w:rPr>
            </w:pPr>
            <w:ins w:id="2833" w:author="haha" w:date="2019-07-23T15:02:00Z">
              <w:r>
                <w:rPr>
                  <w:rFonts w:ascii="微软雅黑" w:eastAsia="微软雅黑" w:hAnsi="微软雅黑" w:cs="微软雅黑" w:hint="eastAsia"/>
                  <w:sz w:val="18"/>
                  <w:szCs w:val="18"/>
                </w:rPr>
                <w:t>默认展示柱状图和折线图混合的统计图</w:t>
              </w:r>
            </w:ins>
          </w:p>
        </w:tc>
        <w:tc>
          <w:tcPr>
            <w:tcW w:w="1712" w:type="dxa"/>
          </w:tcPr>
          <w:p w14:paraId="6A3F27C7" w14:textId="77777777" w:rsidR="00BB5DEA" w:rsidRDefault="00BB5DEA" w:rsidP="00144814">
            <w:pPr>
              <w:widowControl/>
              <w:jc w:val="left"/>
              <w:rPr>
                <w:ins w:id="2834" w:author="haha" w:date="2019-07-23T15:00:00Z"/>
                <w:rFonts w:ascii="微软雅黑" w:eastAsia="微软雅黑" w:hAnsi="微软雅黑" w:cs="微软雅黑"/>
                <w:color w:val="000000"/>
                <w:sz w:val="18"/>
                <w:szCs w:val="18"/>
              </w:rPr>
            </w:pPr>
          </w:p>
        </w:tc>
      </w:tr>
    </w:tbl>
    <w:p w14:paraId="34B70C79" w14:textId="382F6D45" w:rsidR="00482A05" w:rsidRDefault="00F93C30" w:rsidP="005B5C42">
      <w:pPr>
        <w:pStyle w:val="2"/>
        <w:rPr>
          <w:ins w:id="2835" w:author="haha" w:date="2019-07-23T16:17:00Z"/>
        </w:rPr>
      </w:pPr>
      <w:bookmarkStart w:id="2836" w:name="_Toc14795465"/>
      <w:ins w:id="2837" w:author="haha" w:date="2019-07-23T16:21:00Z">
        <w:r>
          <w:rPr>
            <w:rFonts w:hint="eastAsia"/>
          </w:rPr>
          <w:t>1</w:t>
        </w:r>
        <w:r>
          <w:t>.3</w:t>
        </w:r>
      </w:ins>
      <w:ins w:id="2838" w:author="haha" w:date="2019-07-23T16:22:00Z">
        <w:r>
          <w:rPr>
            <w:rFonts w:hint="eastAsia"/>
          </w:rPr>
          <w:t>渠道数据平台</w:t>
        </w:r>
      </w:ins>
      <w:bookmarkEnd w:id="2836"/>
    </w:p>
    <w:p w14:paraId="66060157" w14:textId="549F9999" w:rsidR="00F93C30" w:rsidRDefault="00F93C30" w:rsidP="005B5C42">
      <w:pPr>
        <w:rPr>
          <w:ins w:id="2839" w:author="haha" w:date="2019-07-23T16:21:00Z"/>
          <w:rStyle w:val="20"/>
        </w:rPr>
      </w:pPr>
      <w:bookmarkStart w:id="2840" w:name="_Toc14795466"/>
      <w:ins w:id="2841" w:author="haha" w:date="2019-07-23T16:21:00Z">
        <w:r w:rsidRPr="00F93C30">
          <w:rPr>
            <w:rStyle w:val="20"/>
            <w:rPrChange w:id="2842" w:author="haha" w:date="2019-07-23T16:21:00Z">
              <w:rPr>
                <w:color w:val="FF0000"/>
              </w:rPr>
            </w:rPrChange>
          </w:rPr>
          <w:t>1.3.1</w:t>
        </w:r>
        <w:r>
          <w:rPr>
            <w:rStyle w:val="20"/>
            <w:rFonts w:hint="eastAsia"/>
          </w:rPr>
          <w:t>渠道</w:t>
        </w:r>
      </w:ins>
      <w:ins w:id="2843" w:author="haha" w:date="2019-07-23T16:17:00Z">
        <w:r w:rsidR="005B5C42" w:rsidRPr="00F93C30">
          <w:rPr>
            <w:rStyle w:val="20"/>
            <w:rFonts w:hint="eastAsia"/>
            <w:rPrChange w:id="2844" w:author="haha" w:date="2019-07-23T16:21:00Z">
              <w:rPr>
                <w:rFonts w:hint="eastAsia"/>
              </w:rPr>
            </w:rPrChange>
          </w:rPr>
          <w:t>登录页面</w:t>
        </w:r>
      </w:ins>
      <w:bookmarkEnd w:id="2840"/>
    </w:p>
    <w:p w14:paraId="20CB3203" w14:textId="09D46976" w:rsidR="005B5C42" w:rsidRDefault="005B5C42" w:rsidP="005B5C42">
      <w:pPr>
        <w:rPr>
          <w:ins w:id="2845" w:author="haha" w:date="2019-07-23T16:22:00Z"/>
          <w:color w:val="FF0000"/>
        </w:rPr>
      </w:pPr>
      <w:ins w:id="2846" w:author="haha" w:date="2019-07-23T16:18:00Z">
        <w:r>
          <w:rPr>
            <w:rFonts w:hint="eastAsia"/>
            <w:color w:val="FF0000"/>
          </w:rPr>
          <w:t>使用</w:t>
        </w:r>
      </w:ins>
      <w:ins w:id="2847" w:author="haha" w:date="2019-07-23T16:17:00Z">
        <w:r w:rsidRPr="005B5C42">
          <w:rPr>
            <w:rFonts w:hint="eastAsia"/>
            <w:color w:val="FF0000"/>
            <w:rPrChange w:id="2848" w:author="haha" w:date="2019-07-23T16:18:00Z">
              <w:rPr>
                <w:rFonts w:hint="eastAsia"/>
              </w:rPr>
            </w:rPrChange>
          </w:rPr>
          <w:t>账号</w:t>
        </w:r>
      </w:ins>
      <w:ins w:id="2849" w:author="haha" w:date="2019-07-23T16:18:00Z">
        <w:r>
          <w:rPr>
            <w:rFonts w:hint="eastAsia"/>
            <w:color w:val="FF0000"/>
          </w:rPr>
          <w:t>和</w:t>
        </w:r>
      </w:ins>
      <w:ins w:id="2850" w:author="haha" w:date="2019-07-23T16:17:00Z">
        <w:r w:rsidRPr="005B5C42">
          <w:rPr>
            <w:rFonts w:hint="eastAsia"/>
            <w:color w:val="FF0000"/>
            <w:rPrChange w:id="2851" w:author="haha" w:date="2019-07-23T16:18:00Z">
              <w:rPr>
                <w:rFonts w:hint="eastAsia"/>
              </w:rPr>
            </w:rPrChange>
          </w:rPr>
          <w:t>密码登录即可，系统名称为数据平台</w:t>
        </w:r>
      </w:ins>
      <w:ins w:id="2852" w:author="haha" w:date="2019-07-23T16:18:00Z">
        <w:r w:rsidRPr="005B5C42">
          <w:rPr>
            <w:rFonts w:hint="eastAsia"/>
            <w:color w:val="FF0000"/>
            <w:rPrChange w:id="2853" w:author="haha" w:date="2019-07-23T16:18:00Z">
              <w:rPr>
                <w:rFonts w:hint="eastAsia"/>
              </w:rPr>
            </w:rPrChange>
          </w:rPr>
          <w:t>不</w:t>
        </w:r>
        <w:r>
          <w:rPr>
            <w:rFonts w:hint="eastAsia"/>
            <w:color w:val="FF0000"/>
          </w:rPr>
          <w:t>是</w:t>
        </w:r>
        <w:r w:rsidRPr="005B5C42">
          <w:rPr>
            <w:rFonts w:hint="eastAsia"/>
            <w:color w:val="FF0000"/>
            <w:rPrChange w:id="2854" w:author="haha" w:date="2019-07-23T16:18:00Z">
              <w:rPr>
                <w:rFonts w:hint="eastAsia"/>
              </w:rPr>
            </w:rPrChange>
          </w:rPr>
          <w:t>蓝鲸</w:t>
        </w:r>
        <w:r>
          <w:rPr>
            <w:rFonts w:hint="eastAsia"/>
            <w:color w:val="FF0000"/>
          </w:rPr>
          <w:t>。</w:t>
        </w:r>
      </w:ins>
    </w:p>
    <w:p w14:paraId="34DE9668" w14:textId="4C8CF289" w:rsidR="00F93C30" w:rsidRPr="005B5C42" w:rsidRDefault="00F93C30">
      <w:pPr>
        <w:pStyle w:val="2"/>
        <w:rPr>
          <w:ins w:id="2855" w:author="haha" w:date="2019-07-23T16:11:00Z"/>
          <w:rPrChange w:id="2856" w:author="haha" w:date="2019-07-23T16:18:00Z">
            <w:rPr>
              <w:ins w:id="2857" w:author="haha" w:date="2019-07-23T16:11:00Z"/>
            </w:rPr>
          </w:rPrChange>
        </w:rPr>
        <w:pPrChange w:id="2858" w:author="haha" w:date="2019-07-23T16:22:00Z">
          <w:pPr/>
        </w:pPrChange>
      </w:pPr>
      <w:bookmarkStart w:id="2859" w:name="_Toc14795467"/>
      <w:ins w:id="2860" w:author="haha" w:date="2019-07-23T16:22:00Z">
        <w:r>
          <w:rPr>
            <w:rFonts w:hint="eastAsia"/>
          </w:rPr>
          <w:lastRenderedPageBreak/>
          <w:t>1</w:t>
        </w:r>
        <w:r>
          <w:t>.3.2</w:t>
        </w:r>
        <w:r>
          <w:rPr>
            <w:rFonts w:hint="eastAsia"/>
          </w:rPr>
          <w:t>渠道系统页面</w:t>
        </w:r>
      </w:ins>
      <w:bookmarkEnd w:id="2859"/>
    </w:p>
    <w:p w14:paraId="1914C376" w14:textId="4314D3A2" w:rsidR="00C21328" w:rsidRDefault="005B5C42" w:rsidP="00482A05">
      <w:pPr>
        <w:rPr>
          <w:ins w:id="2861" w:author="haha" w:date="2019-07-23T15:56:00Z"/>
        </w:rPr>
      </w:pPr>
      <w:ins w:id="2862" w:author="haha" w:date="2019-07-23T16:12:00Z">
        <w:r>
          <w:rPr>
            <w:noProof/>
          </w:rPr>
          <w:drawing>
            <wp:inline distT="0" distB="0" distL="0" distR="0" wp14:anchorId="1107BBA1" wp14:editId="251E5C7E">
              <wp:extent cx="5191125" cy="1459769"/>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74" cy="1460626"/>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5B5C42" w14:paraId="7C1B7DEB" w14:textId="77777777" w:rsidTr="00225374">
        <w:trPr>
          <w:trHeight w:val="90"/>
          <w:ins w:id="2863" w:author="haha" w:date="2019-07-23T16:12:00Z"/>
        </w:trPr>
        <w:tc>
          <w:tcPr>
            <w:tcW w:w="1245" w:type="dxa"/>
            <w:gridSpan w:val="2"/>
            <w:tcBorders>
              <w:top w:val="nil"/>
              <w:left w:val="single" w:sz="4" w:space="0" w:color="auto"/>
              <w:bottom w:val="single" w:sz="4" w:space="0" w:color="auto"/>
              <w:right w:val="single" w:sz="4" w:space="0" w:color="auto"/>
            </w:tcBorders>
          </w:tcPr>
          <w:p w14:paraId="1B8578F4" w14:textId="77777777" w:rsidR="005B5C42" w:rsidRDefault="005B5C42" w:rsidP="00225374">
            <w:pPr>
              <w:widowControl/>
              <w:jc w:val="left"/>
              <w:rPr>
                <w:ins w:id="2864" w:author="haha" w:date="2019-07-23T16:12:00Z"/>
                <w:rFonts w:ascii="微软雅黑" w:eastAsia="微软雅黑" w:hAnsi="微软雅黑" w:cs="宋体"/>
                <w:b/>
                <w:bCs/>
                <w:color w:val="000000"/>
                <w:kern w:val="0"/>
                <w:sz w:val="18"/>
                <w:szCs w:val="18"/>
              </w:rPr>
            </w:pPr>
            <w:ins w:id="2865" w:author="haha" w:date="2019-07-23T16:12: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6A7DEDDF" w14:textId="027E5027" w:rsidR="005B5C42" w:rsidRDefault="005B5C42" w:rsidP="00225374">
            <w:pPr>
              <w:pStyle w:val="11"/>
              <w:widowControl/>
              <w:ind w:firstLineChars="0" w:firstLine="0"/>
              <w:jc w:val="left"/>
              <w:rPr>
                <w:ins w:id="2866" w:author="haha" w:date="2019-07-23T16:12:00Z"/>
                <w:rFonts w:ascii="微软雅黑" w:eastAsia="微软雅黑" w:hAnsi="微软雅黑" w:cs="宋体"/>
                <w:color w:val="000000"/>
                <w:kern w:val="0"/>
                <w:sz w:val="18"/>
                <w:szCs w:val="18"/>
              </w:rPr>
            </w:pPr>
            <w:ins w:id="2867" w:author="haha" w:date="2019-07-23T16:12:00Z">
              <w:r>
                <w:rPr>
                  <w:rFonts w:ascii="微软雅黑" w:eastAsia="微软雅黑" w:hAnsi="微软雅黑" w:cs="宋体" w:hint="eastAsia"/>
                  <w:color w:val="000000"/>
                  <w:kern w:val="0"/>
                  <w:sz w:val="18"/>
                  <w:szCs w:val="18"/>
                </w:rPr>
                <w:t>渠道的账号</w:t>
              </w:r>
            </w:ins>
          </w:p>
        </w:tc>
      </w:tr>
      <w:tr w:rsidR="005B5C42" w14:paraId="3A523762" w14:textId="77777777" w:rsidTr="00225374">
        <w:trPr>
          <w:trHeight w:val="408"/>
          <w:ins w:id="2868" w:author="haha" w:date="2019-07-23T16:12:00Z"/>
        </w:trPr>
        <w:tc>
          <w:tcPr>
            <w:tcW w:w="1245" w:type="dxa"/>
            <w:gridSpan w:val="2"/>
            <w:tcBorders>
              <w:top w:val="nil"/>
              <w:left w:val="single" w:sz="4" w:space="0" w:color="auto"/>
              <w:bottom w:val="single" w:sz="4" w:space="0" w:color="auto"/>
              <w:right w:val="single" w:sz="4" w:space="0" w:color="auto"/>
            </w:tcBorders>
          </w:tcPr>
          <w:p w14:paraId="45BA8E84" w14:textId="77777777" w:rsidR="005B5C42" w:rsidRDefault="005B5C42" w:rsidP="00225374">
            <w:pPr>
              <w:widowControl/>
              <w:jc w:val="left"/>
              <w:rPr>
                <w:ins w:id="2869" w:author="haha" w:date="2019-07-23T16:12:00Z"/>
                <w:rFonts w:ascii="微软雅黑" w:eastAsia="微软雅黑" w:hAnsi="微软雅黑" w:cs="宋体"/>
                <w:b/>
                <w:bCs/>
                <w:kern w:val="0"/>
                <w:sz w:val="18"/>
                <w:szCs w:val="18"/>
              </w:rPr>
            </w:pPr>
            <w:ins w:id="2870" w:author="haha" w:date="2019-07-23T16:12: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20FA3865" w14:textId="1830F593" w:rsidR="005B5C42" w:rsidRDefault="005B5C42" w:rsidP="00225374">
            <w:pPr>
              <w:widowControl/>
              <w:jc w:val="left"/>
              <w:rPr>
                <w:ins w:id="2871" w:author="haha" w:date="2019-07-23T16:12:00Z"/>
                <w:rFonts w:ascii="微软雅黑" w:eastAsia="微软雅黑" w:hAnsi="微软雅黑" w:cs="宋体"/>
                <w:kern w:val="0"/>
                <w:sz w:val="18"/>
                <w:szCs w:val="18"/>
              </w:rPr>
            </w:pPr>
            <w:ins w:id="2872" w:author="haha" w:date="2019-07-23T16:12:00Z">
              <w:r>
                <w:rPr>
                  <w:rFonts w:ascii="微软雅黑" w:eastAsia="微软雅黑" w:hAnsi="微软雅黑" w:cs="宋体" w:hint="eastAsia"/>
                  <w:color w:val="000000"/>
                  <w:kern w:val="0"/>
                  <w:sz w:val="18"/>
                  <w:szCs w:val="18"/>
                </w:rPr>
                <w:t>登录按钮</w:t>
              </w:r>
            </w:ins>
          </w:p>
        </w:tc>
      </w:tr>
      <w:tr w:rsidR="005B5C42" w14:paraId="54F54361" w14:textId="77777777" w:rsidTr="00225374">
        <w:trPr>
          <w:trHeight w:val="423"/>
          <w:ins w:id="2873" w:author="haha" w:date="2019-07-23T16:12:00Z"/>
        </w:trPr>
        <w:tc>
          <w:tcPr>
            <w:tcW w:w="1245" w:type="dxa"/>
            <w:gridSpan w:val="2"/>
            <w:tcBorders>
              <w:top w:val="nil"/>
              <w:left w:val="single" w:sz="4" w:space="0" w:color="auto"/>
              <w:bottom w:val="single" w:sz="4" w:space="0" w:color="auto"/>
              <w:right w:val="single" w:sz="4" w:space="0" w:color="auto"/>
            </w:tcBorders>
          </w:tcPr>
          <w:p w14:paraId="7F238962" w14:textId="77777777" w:rsidR="005B5C42" w:rsidRDefault="005B5C42" w:rsidP="00225374">
            <w:pPr>
              <w:widowControl/>
              <w:jc w:val="left"/>
              <w:rPr>
                <w:ins w:id="2874" w:author="haha" w:date="2019-07-23T16:12:00Z"/>
                <w:rFonts w:ascii="微软雅黑" w:eastAsia="微软雅黑" w:hAnsi="微软雅黑" w:cs="宋体"/>
                <w:b/>
                <w:bCs/>
                <w:kern w:val="0"/>
                <w:sz w:val="18"/>
                <w:szCs w:val="18"/>
              </w:rPr>
            </w:pPr>
            <w:ins w:id="2875" w:author="haha" w:date="2019-07-23T16:12: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115A6C31" w14:textId="77777777" w:rsidR="005B5C42" w:rsidRDefault="005B5C42" w:rsidP="00225374">
            <w:pPr>
              <w:widowControl/>
              <w:jc w:val="left"/>
              <w:rPr>
                <w:ins w:id="2876" w:author="haha" w:date="2019-07-23T16:12:00Z"/>
                <w:rFonts w:ascii="微软雅黑" w:eastAsia="微软雅黑" w:hAnsi="微软雅黑" w:cs="宋体"/>
                <w:kern w:val="0"/>
                <w:sz w:val="18"/>
                <w:szCs w:val="18"/>
              </w:rPr>
            </w:pPr>
            <w:ins w:id="2877" w:author="haha" w:date="2019-07-23T16:12:00Z">
              <w:r>
                <w:rPr>
                  <w:rFonts w:ascii="微软雅黑" w:eastAsia="微软雅黑" w:hAnsi="微软雅黑" w:cs="宋体" w:hint="eastAsia"/>
                  <w:kern w:val="0"/>
                  <w:sz w:val="18"/>
                  <w:szCs w:val="18"/>
                </w:rPr>
                <w:t>其他页面跳转</w:t>
              </w:r>
            </w:ins>
          </w:p>
        </w:tc>
      </w:tr>
      <w:tr w:rsidR="005B5C42" w14:paraId="4AB46C4E" w14:textId="77777777" w:rsidTr="002253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878" w:author="haha" w:date="2019-07-23T16:12:00Z"/>
        </w:trPr>
        <w:tc>
          <w:tcPr>
            <w:tcW w:w="10032" w:type="dxa"/>
            <w:gridSpan w:val="6"/>
          </w:tcPr>
          <w:p w14:paraId="6026C730" w14:textId="77777777" w:rsidR="005B5C42" w:rsidRDefault="005B5C42" w:rsidP="00225374">
            <w:pPr>
              <w:widowControl/>
              <w:jc w:val="left"/>
              <w:rPr>
                <w:ins w:id="2879" w:author="haha" w:date="2019-07-23T16:12:00Z"/>
                <w:rFonts w:ascii="微软雅黑" w:eastAsia="微软雅黑" w:hAnsi="微软雅黑" w:cs="宋体"/>
                <w:b/>
                <w:bCs/>
                <w:kern w:val="0"/>
                <w:sz w:val="18"/>
                <w:szCs w:val="18"/>
              </w:rPr>
            </w:pPr>
            <w:ins w:id="2880" w:author="haha" w:date="2019-07-23T16:12:00Z">
              <w:r>
                <w:rPr>
                  <w:rFonts w:ascii="微软雅黑" w:eastAsia="微软雅黑" w:hAnsi="微软雅黑" w:cs="宋体" w:hint="eastAsia"/>
                  <w:b/>
                  <w:bCs/>
                  <w:kern w:val="0"/>
                  <w:sz w:val="18"/>
                  <w:szCs w:val="18"/>
                </w:rPr>
                <w:t>操作说明</w:t>
              </w:r>
            </w:ins>
          </w:p>
        </w:tc>
      </w:tr>
      <w:tr w:rsidR="005B5C42" w14:paraId="3E40D297" w14:textId="77777777" w:rsidTr="002253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881" w:author="haha" w:date="2019-07-23T16:12:00Z"/>
        </w:trPr>
        <w:tc>
          <w:tcPr>
            <w:tcW w:w="802" w:type="dxa"/>
          </w:tcPr>
          <w:p w14:paraId="06ABCD72" w14:textId="77777777" w:rsidR="005B5C42" w:rsidRDefault="005B5C42" w:rsidP="00225374">
            <w:pPr>
              <w:widowControl/>
              <w:jc w:val="left"/>
              <w:rPr>
                <w:ins w:id="2882" w:author="haha" w:date="2019-07-23T16:12:00Z"/>
                <w:rFonts w:ascii="微软雅黑" w:eastAsia="微软雅黑" w:hAnsi="微软雅黑" w:cs="宋体"/>
                <w:b/>
                <w:bCs/>
                <w:kern w:val="0"/>
                <w:sz w:val="18"/>
                <w:szCs w:val="18"/>
              </w:rPr>
            </w:pPr>
            <w:ins w:id="2883" w:author="haha" w:date="2019-07-23T16:12:00Z">
              <w:r>
                <w:rPr>
                  <w:rFonts w:ascii="微软雅黑" w:eastAsia="微软雅黑" w:hAnsi="微软雅黑" w:cs="宋体" w:hint="eastAsia"/>
                  <w:b/>
                  <w:bCs/>
                  <w:kern w:val="0"/>
                  <w:sz w:val="18"/>
                  <w:szCs w:val="18"/>
                </w:rPr>
                <w:t>序号</w:t>
              </w:r>
            </w:ins>
          </w:p>
        </w:tc>
        <w:tc>
          <w:tcPr>
            <w:tcW w:w="1309" w:type="dxa"/>
            <w:gridSpan w:val="2"/>
          </w:tcPr>
          <w:p w14:paraId="07F5517B" w14:textId="77777777" w:rsidR="005B5C42" w:rsidRDefault="005B5C42" w:rsidP="00225374">
            <w:pPr>
              <w:widowControl/>
              <w:jc w:val="left"/>
              <w:rPr>
                <w:ins w:id="2884" w:author="haha" w:date="2019-07-23T16:12:00Z"/>
                <w:rFonts w:ascii="微软雅黑" w:eastAsia="微软雅黑" w:hAnsi="微软雅黑" w:cs="宋体"/>
                <w:kern w:val="0"/>
                <w:sz w:val="18"/>
                <w:szCs w:val="18"/>
              </w:rPr>
            </w:pPr>
            <w:ins w:id="2885" w:author="haha" w:date="2019-07-23T16:12:00Z">
              <w:r>
                <w:rPr>
                  <w:rFonts w:ascii="微软雅黑" w:eastAsia="微软雅黑" w:hAnsi="微软雅黑" w:cs="宋体" w:hint="eastAsia"/>
                  <w:kern w:val="0"/>
                  <w:sz w:val="18"/>
                  <w:szCs w:val="18"/>
                </w:rPr>
                <w:t>名称</w:t>
              </w:r>
            </w:ins>
          </w:p>
        </w:tc>
        <w:tc>
          <w:tcPr>
            <w:tcW w:w="3000" w:type="dxa"/>
          </w:tcPr>
          <w:p w14:paraId="69437E99" w14:textId="77777777" w:rsidR="005B5C42" w:rsidRDefault="005B5C42" w:rsidP="00225374">
            <w:pPr>
              <w:widowControl/>
              <w:jc w:val="left"/>
              <w:rPr>
                <w:ins w:id="2886" w:author="haha" w:date="2019-07-23T16:12:00Z"/>
                <w:rFonts w:ascii="微软雅黑" w:eastAsia="微软雅黑" w:hAnsi="微软雅黑" w:cs="宋体"/>
                <w:kern w:val="0"/>
                <w:sz w:val="18"/>
                <w:szCs w:val="18"/>
              </w:rPr>
            </w:pPr>
            <w:ins w:id="2887" w:author="haha" w:date="2019-07-23T16:12:00Z">
              <w:r>
                <w:rPr>
                  <w:rFonts w:ascii="微软雅黑" w:eastAsia="微软雅黑" w:hAnsi="微软雅黑" w:cs="宋体" w:hint="eastAsia"/>
                  <w:kern w:val="0"/>
                  <w:sz w:val="18"/>
                  <w:szCs w:val="18"/>
                </w:rPr>
                <w:t>说明（默认值、规则、数据需求）</w:t>
              </w:r>
            </w:ins>
          </w:p>
        </w:tc>
        <w:tc>
          <w:tcPr>
            <w:tcW w:w="3209" w:type="dxa"/>
          </w:tcPr>
          <w:p w14:paraId="5D5CA625" w14:textId="77777777" w:rsidR="005B5C42" w:rsidRDefault="005B5C42" w:rsidP="00225374">
            <w:pPr>
              <w:widowControl/>
              <w:jc w:val="left"/>
              <w:rPr>
                <w:ins w:id="2888" w:author="haha" w:date="2019-07-23T16:12:00Z"/>
                <w:rFonts w:ascii="微软雅黑" w:eastAsia="微软雅黑" w:hAnsi="微软雅黑" w:cs="宋体"/>
                <w:b/>
                <w:bCs/>
                <w:kern w:val="0"/>
                <w:sz w:val="18"/>
                <w:szCs w:val="18"/>
              </w:rPr>
            </w:pPr>
            <w:ins w:id="2889" w:author="haha" w:date="2019-07-23T16:12:00Z">
              <w:r>
                <w:rPr>
                  <w:rFonts w:ascii="微软雅黑" w:eastAsia="微软雅黑" w:hAnsi="微软雅黑" w:cs="宋体" w:hint="eastAsia"/>
                  <w:b/>
                  <w:bCs/>
                  <w:kern w:val="0"/>
                  <w:sz w:val="18"/>
                  <w:szCs w:val="18"/>
                </w:rPr>
                <w:t>交互（跳转页面等）</w:t>
              </w:r>
            </w:ins>
          </w:p>
        </w:tc>
        <w:tc>
          <w:tcPr>
            <w:tcW w:w="1712" w:type="dxa"/>
          </w:tcPr>
          <w:p w14:paraId="465ECF3B" w14:textId="77777777" w:rsidR="005B5C42" w:rsidRDefault="005B5C42" w:rsidP="00225374">
            <w:pPr>
              <w:widowControl/>
              <w:jc w:val="left"/>
              <w:rPr>
                <w:ins w:id="2890" w:author="haha" w:date="2019-07-23T16:12:00Z"/>
                <w:rFonts w:ascii="微软雅黑" w:eastAsia="微软雅黑" w:hAnsi="微软雅黑" w:cs="宋体"/>
                <w:b/>
                <w:bCs/>
                <w:kern w:val="0"/>
                <w:sz w:val="18"/>
                <w:szCs w:val="18"/>
              </w:rPr>
            </w:pPr>
            <w:ins w:id="2891" w:author="haha" w:date="2019-07-23T16:12:00Z">
              <w:r>
                <w:rPr>
                  <w:rFonts w:ascii="微软雅黑" w:eastAsia="微软雅黑" w:hAnsi="微软雅黑" w:cs="宋体" w:hint="eastAsia"/>
                  <w:b/>
                  <w:bCs/>
                  <w:kern w:val="0"/>
                  <w:sz w:val="18"/>
                  <w:szCs w:val="18"/>
                </w:rPr>
                <w:t>异常逻辑</w:t>
              </w:r>
            </w:ins>
          </w:p>
        </w:tc>
      </w:tr>
      <w:tr w:rsidR="005B5C42" w14:paraId="62DF0EA1" w14:textId="77777777" w:rsidTr="002253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892" w:author="haha" w:date="2019-07-23T16:12:00Z"/>
        </w:trPr>
        <w:tc>
          <w:tcPr>
            <w:tcW w:w="802" w:type="dxa"/>
          </w:tcPr>
          <w:p w14:paraId="57DBC19F" w14:textId="77777777" w:rsidR="005B5C42" w:rsidRDefault="005B5C42" w:rsidP="00225374">
            <w:pPr>
              <w:widowControl/>
              <w:jc w:val="center"/>
              <w:rPr>
                <w:ins w:id="2893" w:author="haha" w:date="2019-07-23T16:12:00Z"/>
                <w:rFonts w:ascii="微软雅黑" w:eastAsia="微软雅黑" w:hAnsi="微软雅黑" w:cs="宋体"/>
                <w:bCs/>
                <w:kern w:val="0"/>
                <w:sz w:val="18"/>
                <w:szCs w:val="18"/>
              </w:rPr>
            </w:pPr>
            <w:ins w:id="2894" w:author="haha" w:date="2019-07-23T16:12:00Z">
              <w:r>
                <w:rPr>
                  <w:rFonts w:ascii="微软雅黑" w:eastAsia="微软雅黑" w:hAnsi="微软雅黑" w:cs="宋体" w:hint="eastAsia"/>
                  <w:bCs/>
                  <w:kern w:val="0"/>
                  <w:sz w:val="18"/>
                  <w:szCs w:val="18"/>
                </w:rPr>
                <w:t>1</w:t>
              </w:r>
            </w:ins>
          </w:p>
        </w:tc>
        <w:tc>
          <w:tcPr>
            <w:tcW w:w="1309" w:type="dxa"/>
            <w:gridSpan w:val="2"/>
          </w:tcPr>
          <w:p w14:paraId="249FD7A4" w14:textId="42037138" w:rsidR="005B5C42" w:rsidRDefault="005B5C42" w:rsidP="00225374">
            <w:pPr>
              <w:widowControl/>
              <w:jc w:val="left"/>
              <w:rPr>
                <w:ins w:id="2895" w:author="haha" w:date="2019-07-23T16:12:00Z"/>
                <w:rFonts w:ascii="微软雅黑" w:eastAsia="微软雅黑" w:hAnsi="微软雅黑" w:cs="微软雅黑"/>
                <w:color w:val="000000"/>
                <w:sz w:val="18"/>
                <w:szCs w:val="18"/>
              </w:rPr>
            </w:pPr>
            <w:ins w:id="2896" w:author="haha" w:date="2019-07-23T16:13:00Z">
              <w:r>
                <w:rPr>
                  <w:rFonts w:ascii="微软雅黑" w:eastAsia="微软雅黑" w:hAnsi="微软雅黑" w:cs="微软雅黑" w:hint="eastAsia"/>
                  <w:color w:val="000000"/>
                  <w:sz w:val="18"/>
                  <w:szCs w:val="18"/>
                </w:rPr>
                <w:t>当日注册量统计</w:t>
              </w:r>
            </w:ins>
          </w:p>
        </w:tc>
        <w:tc>
          <w:tcPr>
            <w:tcW w:w="3000" w:type="dxa"/>
          </w:tcPr>
          <w:p w14:paraId="2320711E" w14:textId="6DF97A7B" w:rsidR="005B5C42" w:rsidRDefault="005B5C42" w:rsidP="00225374">
            <w:pPr>
              <w:widowControl/>
              <w:jc w:val="left"/>
              <w:rPr>
                <w:ins w:id="2897" w:author="haha" w:date="2019-07-23T16:12:00Z"/>
                <w:rFonts w:ascii="微软雅黑" w:eastAsia="微软雅黑" w:hAnsi="微软雅黑" w:cs="微软雅黑"/>
                <w:color w:val="000000"/>
                <w:sz w:val="18"/>
                <w:szCs w:val="18"/>
              </w:rPr>
            </w:pPr>
            <w:ins w:id="2898" w:author="haha" w:date="2019-07-23T16:13:00Z">
              <w:r>
                <w:rPr>
                  <w:rFonts w:ascii="微软雅黑" w:eastAsia="微软雅黑" w:hAnsi="微软雅黑" w:cs="微软雅黑" w:hint="eastAsia"/>
                  <w:color w:val="000000"/>
                  <w:sz w:val="18"/>
                  <w:szCs w:val="18"/>
                </w:rPr>
                <w:t>进入系统初始页面为当日注册量统计展示今日的数据字段为：日期、渠道名称、</w:t>
              </w:r>
            </w:ins>
            <w:ins w:id="2899" w:author="haha" w:date="2019-07-23T16:14:00Z">
              <w:r>
                <w:rPr>
                  <w:rFonts w:ascii="微软雅黑" w:eastAsia="微软雅黑" w:hAnsi="微软雅黑" w:cs="微软雅黑" w:hint="eastAsia"/>
                  <w:color w:val="000000"/>
                  <w:sz w:val="18"/>
                  <w:szCs w:val="18"/>
                </w:rPr>
                <w:t>注册人数、首次申请人数、首次放款人数</w:t>
              </w:r>
            </w:ins>
          </w:p>
        </w:tc>
        <w:tc>
          <w:tcPr>
            <w:tcW w:w="3209" w:type="dxa"/>
          </w:tcPr>
          <w:p w14:paraId="2EA04AC4" w14:textId="66E2D63E" w:rsidR="005B5C42" w:rsidRPr="009374FC" w:rsidRDefault="005B5C42" w:rsidP="00225374">
            <w:pPr>
              <w:pStyle w:val="Axure"/>
              <w:rPr>
                <w:ins w:id="2900" w:author="haha" w:date="2019-07-23T16:12:00Z"/>
                <w:rFonts w:ascii="微软雅黑" w:eastAsia="微软雅黑" w:hAnsi="微软雅黑" w:cs="微软雅黑"/>
                <w:sz w:val="18"/>
                <w:szCs w:val="18"/>
              </w:rPr>
            </w:pPr>
          </w:p>
        </w:tc>
        <w:tc>
          <w:tcPr>
            <w:tcW w:w="1712" w:type="dxa"/>
          </w:tcPr>
          <w:p w14:paraId="566103E3" w14:textId="4E6AE39F" w:rsidR="005B5C42" w:rsidRDefault="005B5C42" w:rsidP="00225374">
            <w:pPr>
              <w:widowControl/>
              <w:jc w:val="left"/>
              <w:rPr>
                <w:ins w:id="2901" w:author="haha" w:date="2019-07-23T16:12:00Z"/>
                <w:rFonts w:ascii="微软雅黑" w:eastAsia="微软雅黑" w:hAnsi="微软雅黑" w:cs="宋体"/>
                <w:bCs/>
                <w:kern w:val="0"/>
                <w:sz w:val="18"/>
                <w:szCs w:val="18"/>
              </w:rPr>
            </w:pPr>
            <w:ins w:id="2902" w:author="haha" w:date="2019-07-23T16:16:00Z">
              <w:r>
                <w:rPr>
                  <w:rFonts w:ascii="微软雅黑" w:eastAsia="微软雅黑" w:hAnsi="微软雅黑" w:cs="宋体" w:hint="eastAsia"/>
                  <w:bCs/>
                  <w:kern w:val="0"/>
                  <w:sz w:val="18"/>
                  <w:szCs w:val="18"/>
                </w:rPr>
                <w:t>无数据提示“无数据”</w:t>
              </w:r>
            </w:ins>
          </w:p>
        </w:tc>
      </w:tr>
      <w:tr w:rsidR="005B5C42" w14:paraId="15D41112" w14:textId="77777777" w:rsidTr="002253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903" w:author="haha" w:date="2019-07-23T16:12:00Z"/>
        </w:trPr>
        <w:tc>
          <w:tcPr>
            <w:tcW w:w="802" w:type="dxa"/>
          </w:tcPr>
          <w:p w14:paraId="2241174C" w14:textId="77777777" w:rsidR="005B5C42" w:rsidRDefault="005B5C42" w:rsidP="00225374">
            <w:pPr>
              <w:widowControl/>
              <w:jc w:val="center"/>
              <w:rPr>
                <w:ins w:id="2904" w:author="haha" w:date="2019-07-23T16:12:00Z"/>
                <w:rFonts w:ascii="微软雅黑" w:eastAsia="微软雅黑" w:hAnsi="微软雅黑" w:cs="微软雅黑"/>
                <w:sz w:val="18"/>
                <w:szCs w:val="18"/>
              </w:rPr>
            </w:pPr>
            <w:ins w:id="2905" w:author="haha" w:date="2019-07-23T16:12:00Z">
              <w:r>
                <w:rPr>
                  <w:rFonts w:ascii="微软雅黑" w:eastAsia="微软雅黑" w:hAnsi="微软雅黑" w:cs="微软雅黑" w:hint="eastAsia"/>
                  <w:sz w:val="18"/>
                  <w:szCs w:val="18"/>
                </w:rPr>
                <w:t>2</w:t>
              </w:r>
            </w:ins>
          </w:p>
        </w:tc>
        <w:tc>
          <w:tcPr>
            <w:tcW w:w="1309" w:type="dxa"/>
            <w:gridSpan w:val="2"/>
          </w:tcPr>
          <w:p w14:paraId="36278C29" w14:textId="6D0F99F5" w:rsidR="005B5C42" w:rsidRDefault="005B5C42" w:rsidP="00225374">
            <w:pPr>
              <w:widowControl/>
              <w:jc w:val="left"/>
              <w:rPr>
                <w:ins w:id="2906" w:author="haha" w:date="2019-07-23T16:12:00Z"/>
                <w:rFonts w:ascii="微软雅黑" w:eastAsia="微软雅黑" w:hAnsi="微软雅黑" w:cs="微软雅黑"/>
                <w:color w:val="000000"/>
                <w:sz w:val="18"/>
                <w:szCs w:val="18"/>
              </w:rPr>
            </w:pPr>
            <w:ins w:id="2907" w:author="haha" w:date="2019-07-23T16:14:00Z">
              <w:r>
                <w:rPr>
                  <w:rFonts w:ascii="微软雅黑" w:eastAsia="微软雅黑" w:hAnsi="微软雅黑" w:cs="微软雅黑" w:hint="eastAsia"/>
                  <w:color w:val="000000"/>
                  <w:sz w:val="18"/>
                  <w:szCs w:val="18"/>
                </w:rPr>
                <w:t>当前时间</w:t>
              </w:r>
            </w:ins>
          </w:p>
        </w:tc>
        <w:tc>
          <w:tcPr>
            <w:tcW w:w="3000" w:type="dxa"/>
          </w:tcPr>
          <w:p w14:paraId="2638DAA9" w14:textId="71C6AD93" w:rsidR="005B5C42" w:rsidRDefault="005B5C42" w:rsidP="00225374">
            <w:pPr>
              <w:widowControl/>
              <w:jc w:val="left"/>
              <w:rPr>
                <w:ins w:id="2908" w:author="haha" w:date="2019-07-23T16:12:00Z"/>
                <w:rFonts w:ascii="微软雅黑" w:eastAsia="微软雅黑" w:hAnsi="微软雅黑" w:cs="微软雅黑"/>
                <w:color w:val="000000"/>
                <w:sz w:val="18"/>
                <w:szCs w:val="18"/>
              </w:rPr>
            </w:pPr>
            <w:ins w:id="2909" w:author="haha" w:date="2019-07-23T16:14:00Z">
              <w:r>
                <w:rPr>
                  <w:rFonts w:ascii="微软雅黑" w:eastAsia="微软雅黑" w:hAnsi="微软雅黑" w:cs="微软雅黑" w:hint="eastAsia"/>
                  <w:color w:val="000000"/>
                  <w:sz w:val="18"/>
                  <w:szCs w:val="18"/>
                </w:rPr>
                <w:t>展示当前系统时间</w:t>
              </w:r>
            </w:ins>
          </w:p>
        </w:tc>
        <w:tc>
          <w:tcPr>
            <w:tcW w:w="3209" w:type="dxa"/>
          </w:tcPr>
          <w:p w14:paraId="6E295018" w14:textId="77777777" w:rsidR="005B5C42" w:rsidRDefault="005B5C42" w:rsidP="00225374">
            <w:pPr>
              <w:pStyle w:val="Axure"/>
              <w:rPr>
                <w:ins w:id="2910" w:author="haha" w:date="2019-07-23T16:12:00Z"/>
                <w:rFonts w:ascii="微软雅黑" w:eastAsia="微软雅黑" w:hAnsi="微软雅黑" w:cs="微软雅黑"/>
                <w:sz w:val="18"/>
                <w:szCs w:val="18"/>
              </w:rPr>
            </w:pPr>
          </w:p>
        </w:tc>
        <w:tc>
          <w:tcPr>
            <w:tcW w:w="1712" w:type="dxa"/>
          </w:tcPr>
          <w:p w14:paraId="41F2AC98" w14:textId="3BB33944" w:rsidR="005B5C42" w:rsidRDefault="005B5C42" w:rsidP="00225374">
            <w:pPr>
              <w:widowControl/>
              <w:jc w:val="left"/>
              <w:rPr>
                <w:ins w:id="2911" w:author="haha" w:date="2019-07-23T16:12:00Z"/>
                <w:rFonts w:ascii="微软雅黑" w:eastAsia="微软雅黑" w:hAnsi="微软雅黑" w:cs="微软雅黑"/>
                <w:sz w:val="18"/>
                <w:szCs w:val="18"/>
              </w:rPr>
            </w:pPr>
          </w:p>
        </w:tc>
      </w:tr>
      <w:tr w:rsidR="005B5C42" w14:paraId="44F8F5FF" w14:textId="77777777" w:rsidTr="002253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912" w:author="haha" w:date="2019-07-23T16:12:00Z"/>
        </w:trPr>
        <w:tc>
          <w:tcPr>
            <w:tcW w:w="802" w:type="dxa"/>
          </w:tcPr>
          <w:p w14:paraId="039FAED1" w14:textId="77777777" w:rsidR="005B5C42" w:rsidRDefault="005B5C42" w:rsidP="00225374">
            <w:pPr>
              <w:widowControl/>
              <w:jc w:val="center"/>
              <w:rPr>
                <w:ins w:id="2913" w:author="haha" w:date="2019-07-23T16:12:00Z"/>
                <w:rFonts w:ascii="微软雅黑" w:eastAsia="微软雅黑" w:hAnsi="微软雅黑" w:cs="微软雅黑"/>
                <w:sz w:val="18"/>
                <w:szCs w:val="18"/>
              </w:rPr>
            </w:pPr>
            <w:ins w:id="2914" w:author="haha" w:date="2019-07-23T16:12:00Z">
              <w:r>
                <w:rPr>
                  <w:rFonts w:ascii="微软雅黑" w:eastAsia="微软雅黑" w:hAnsi="微软雅黑" w:cs="微软雅黑" w:hint="eastAsia"/>
                  <w:sz w:val="18"/>
                  <w:szCs w:val="18"/>
                </w:rPr>
                <w:t>3</w:t>
              </w:r>
            </w:ins>
          </w:p>
        </w:tc>
        <w:tc>
          <w:tcPr>
            <w:tcW w:w="1309" w:type="dxa"/>
            <w:gridSpan w:val="2"/>
          </w:tcPr>
          <w:p w14:paraId="20024226" w14:textId="42C4742C" w:rsidR="005B5C42" w:rsidRDefault="005B5C42" w:rsidP="00225374">
            <w:pPr>
              <w:widowControl/>
              <w:jc w:val="left"/>
              <w:rPr>
                <w:ins w:id="2915" w:author="haha" w:date="2019-07-23T16:12:00Z"/>
                <w:rFonts w:ascii="微软雅黑" w:eastAsia="微软雅黑" w:hAnsi="微软雅黑" w:cs="微软雅黑"/>
                <w:color w:val="000000"/>
                <w:sz w:val="18"/>
                <w:szCs w:val="18"/>
              </w:rPr>
            </w:pPr>
            <w:ins w:id="2916" w:author="haha" w:date="2019-07-23T16:14:00Z">
              <w:r>
                <w:rPr>
                  <w:rFonts w:ascii="微软雅黑" w:eastAsia="微软雅黑" w:hAnsi="微软雅黑" w:cs="微软雅黑" w:hint="eastAsia"/>
                  <w:color w:val="000000"/>
                  <w:sz w:val="18"/>
                  <w:szCs w:val="18"/>
                </w:rPr>
                <w:t>右上角</w:t>
              </w:r>
            </w:ins>
            <w:ins w:id="2917" w:author="haha" w:date="2019-07-23T16:15:00Z">
              <w:r>
                <w:rPr>
                  <w:rFonts w:ascii="微软雅黑" w:eastAsia="微软雅黑" w:hAnsi="微软雅黑" w:cs="微软雅黑" w:hint="eastAsia"/>
                  <w:color w:val="000000"/>
                  <w:sz w:val="18"/>
                  <w:szCs w:val="18"/>
                </w:rPr>
                <w:t>按钮</w:t>
              </w:r>
            </w:ins>
          </w:p>
        </w:tc>
        <w:tc>
          <w:tcPr>
            <w:tcW w:w="3000" w:type="dxa"/>
          </w:tcPr>
          <w:p w14:paraId="11B06474" w14:textId="617EB6F4" w:rsidR="005B5C42" w:rsidRDefault="005B5C42" w:rsidP="00225374">
            <w:pPr>
              <w:widowControl/>
              <w:jc w:val="left"/>
              <w:rPr>
                <w:ins w:id="2918" w:author="haha" w:date="2019-07-23T16:12:00Z"/>
                <w:rFonts w:ascii="微软雅黑" w:eastAsia="微软雅黑" w:hAnsi="微软雅黑" w:cs="微软雅黑"/>
                <w:color w:val="000000"/>
                <w:sz w:val="18"/>
                <w:szCs w:val="18"/>
              </w:rPr>
            </w:pPr>
            <w:ins w:id="2919" w:author="haha" w:date="2019-07-23T16:15:00Z">
              <w:r>
                <w:rPr>
                  <w:rFonts w:ascii="微软雅黑" w:eastAsia="微软雅黑" w:hAnsi="微软雅黑" w:cs="微软雅黑" w:hint="eastAsia"/>
                  <w:color w:val="000000"/>
                  <w:sz w:val="18"/>
                  <w:szCs w:val="18"/>
                </w:rPr>
                <w:t>默认展示历史数据，下方展示当日数据，点击后切换为历史数据</w:t>
              </w:r>
            </w:ins>
          </w:p>
        </w:tc>
        <w:tc>
          <w:tcPr>
            <w:tcW w:w="3209" w:type="dxa"/>
          </w:tcPr>
          <w:p w14:paraId="370A75E8" w14:textId="21AC70A7" w:rsidR="005B5C42" w:rsidRDefault="005B5C42" w:rsidP="00225374">
            <w:pPr>
              <w:pStyle w:val="Axure"/>
              <w:rPr>
                <w:ins w:id="2920" w:author="haha" w:date="2019-07-23T16:12:00Z"/>
                <w:rFonts w:ascii="微软雅黑" w:eastAsia="微软雅黑" w:hAnsi="微软雅黑" w:cs="微软雅黑"/>
                <w:sz w:val="18"/>
                <w:szCs w:val="18"/>
              </w:rPr>
            </w:pPr>
            <w:ins w:id="2921" w:author="haha" w:date="2019-07-23T16:15:00Z">
              <w:r>
                <w:rPr>
                  <w:rFonts w:ascii="微软雅黑" w:eastAsia="微软雅黑" w:hAnsi="微软雅黑" w:cs="微软雅黑" w:hint="eastAsia"/>
                  <w:sz w:val="18"/>
                  <w:szCs w:val="18"/>
                </w:rPr>
                <w:t>按钮进行页面切换</w:t>
              </w:r>
            </w:ins>
            <w:ins w:id="2922" w:author="haha" w:date="2019-07-23T16:16:00Z">
              <w:r>
                <w:rPr>
                  <w:rFonts w:ascii="微软雅黑" w:eastAsia="微软雅黑" w:hAnsi="微软雅黑" w:cs="微软雅黑" w:hint="eastAsia"/>
                  <w:sz w:val="18"/>
                  <w:szCs w:val="18"/>
                </w:rPr>
                <w:t>展示</w:t>
              </w:r>
            </w:ins>
          </w:p>
        </w:tc>
        <w:tc>
          <w:tcPr>
            <w:tcW w:w="1712" w:type="dxa"/>
          </w:tcPr>
          <w:p w14:paraId="275A0EDD" w14:textId="0594EC15" w:rsidR="005B5C42" w:rsidRDefault="005B5C42" w:rsidP="00225374">
            <w:pPr>
              <w:widowControl/>
              <w:jc w:val="left"/>
              <w:rPr>
                <w:ins w:id="2923" w:author="haha" w:date="2019-07-23T16:12:00Z"/>
                <w:rFonts w:ascii="微软雅黑" w:eastAsia="微软雅黑" w:hAnsi="微软雅黑" w:cs="微软雅黑"/>
                <w:sz w:val="18"/>
                <w:szCs w:val="18"/>
              </w:rPr>
            </w:pPr>
          </w:p>
        </w:tc>
      </w:tr>
      <w:tr w:rsidR="005B5C42" w14:paraId="4A25B7A3" w14:textId="77777777" w:rsidTr="002253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924" w:author="haha" w:date="2019-07-23T16:12:00Z"/>
        </w:trPr>
        <w:tc>
          <w:tcPr>
            <w:tcW w:w="802" w:type="dxa"/>
          </w:tcPr>
          <w:p w14:paraId="1E021CF1" w14:textId="77777777" w:rsidR="005B5C42" w:rsidRDefault="005B5C42" w:rsidP="00225374">
            <w:pPr>
              <w:widowControl/>
              <w:jc w:val="center"/>
              <w:rPr>
                <w:ins w:id="2925" w:author="haha" w:date="2019-07-23T16:12:00Z"/>
                <w:rFonts w:ascii="微软雅黑" w:eastAsia="微软雅黑" w:hAnsi="微软雅黑" w:cs="微软雅黑"/>
                <w:sz w:val="18"/>
                <w:szCs w:val="18"/>
              </w:rPr>
            </w:pPr>
            <w:ins w:id="2926" w:author="haha" w:date="2019-07-23T16:12:00Z">
              <w:r>
                <w:rPr>
                  <w:rFonts w:ascii="微软雅黑" w:eastAsia="微软雅黑" w:hAnsi="微软雅黑" w:cs="微软雅黑" w:hint="eastAsia"/>
                  <w:sz w:val="18"/>
                  <w:szCs w:val="18"/>
                </w:rPr>
                <w:t>4</w:t>
              </w:r>
            </w:ins>
          </w:p>
        </w:tc>
        <w:tc>
          <w:tcPr>
            <w:tcW w:w="1309" w:type="dxa"/>
            <w:gridSpan w:val="2"/>
          </w:tcPr>
          <w:p w14:paraId="521D1334" w14:textId="5DCEE61E" w:rsidR="005B5C42" w:rsidRDefault="005B5C42" w:rsidP="00225374">
            <w:pPr>
              <w:widowControl/>
              <w:jc w:val="left"/>
              <w:rPr>
                <w:ins w:id="2927" w:author="haha" w:date="2019-07-23T16:12:00Z"/>
                <w:rFonts w:ascii="微软雅黑" w:eastAsia="微软雅黑" w:hAnsi="微软雅黑" w:cs="微软雅黑"/>
                <w:color w:val="000000"/>
                <w:sz w:val="18"/>
                <w:szCs w:val="18"/>
              </w:rPr>
            </w:pPr>
            <w:ins w:id="2928" w:author="haha" w:date="2019-07-23T16:16:00Z">
              <w:r>
                <w:rPr>
                  <w:rFonts w:ascii="微软雅黑" w:eastAsia="微软雅黑" w:hAnsi="微软雅黑" w:cs="微软雅黑" w:hint="eastAsia"/>
                  <w:color w:val="000000"/>
                  <w:sz w:val="18"/>
                  <w:szCs w:val="18"/>
                </w:rPr>
                <w:t>历史注册量统计</w:t>
              </w:r>
            </w:ins>
          </w:p>
        </w:tc>
        <w:tc>
          <w:tcPr>
            <w:tcW w:w="3000" w:type="dxa"/>
          </w:tcPr>
          <w:p w14:paraId="4076A0EF" w14:textId="2187DD91" w:rsidR="005B5C42" w:rsidRDefault="005B5C42" w:rsidP="00225374">
            <w:pPr>
              <w:widowControl/>
              <w:jc w:val="left"/>
              <w:rPr>
                <w:ins w:id="2929" w:author="haha" w:date="2019-07-23T16:12:00Z"/>
                <w:rFonts w:ascii="微软雅黑" w:eastAsia="微软雅黑" w:hAnsi="微软雅黑" w:cs="微软雅黑"/>
                <w:color w:val="000000"/>
                <w:sz w:val="18"/>
                <w:szCs w:val="18"/>
              </w:rPr>
            </w:pPr>
            <w:ins w:id="2930" w:author="haha" w:date="2019-07-23T16:16:00Z">
              <w:r>
                <w:rPr>
                  <w:rFonts w:ascii="微软雅黑" w:eastAsia="微软雅黑" w:hAnsi="微软雅黑" w:cs="微软雅黑" w:hint="eastAsia"/>
                  <w:color w:val="000000"/>
                  <w:sz w:val="18"/>
                  <w:szCs w:val="18"/>
                </w:rPr>
                <w:t>每日一条，展示历史的数据字段为：日期、渠道名称、注册人数、首次申请人数、首次放款人数</w:t>
              </w:r>
            </w:ins>
          </w:p>
        </w:tc>
        <w:tc>
          <w:tcPr>
            <w:tcW w:w="3209" w:type="dxa"/>
          </w:tcPr>
          <w:p w14:paraId="2208D202" w14:textId="77777777" w:rsidR="005B5C42" w:rsidRDefault="005B5C42" w:rsidP="00225374">
            <w:pPr>
              <w:pStyle w:val="Axure"/>
              <w:rPr>
                <w:ins w:id="2931" w:author="haha" w:date="2019-07-23T16:12:00Z"/>
                <w:rFonts w:ascii="微软雅黑" w:eastAsia="微软雅黑" w:hAnsi="微软雅黑" w:cs="微软雅黑"/>
                <w:sz w:val="18"/>
                <w:szCs w:val="18"/>
              </w:rPr>
            </w:pPr>
          </w:p>
        </w:tc>
        <w:tc>
          <w:tcPr>
            <w:tcW w:w="1712" w:type="dxa"/>
          </w:tcPr>
          <w:p w14:paraId="476D60C1" w14:textId="46617BC3" w:rsidR="005B5C42" w:rsidRDefault="005B5C42" w:rsidP="00225374">
            <w:pPr>
              <w:widowControl/>
              <w:jc w:val="left"/>
              <w:rPr>
                <w:ins w:id="2932" w:author="haha" w:date="2019-07-23T16:12:00Z"/>
                <w:rFonts w:ascii="微软雅黑" w:eastAsia="微软雅黑" w:hAnsi="微软雅黑" w:cs="微软雅黑"/>
                <w:sz w:val="18"/>
                <w:szCs w:val="18"/>
              </w:rPr>
            </w:pPr>
            <w:ins w:id="2933" w:author="haha" w:date="2019-07-23T16:16:00Z">
              <w:r>
                <w:rPr>
                  <w:rFonts w:ascii="微软雅黑" w:eastAsia="微软雅黑" w:hAnsi="微软雅黑" w:cs="宋体" w:hint="eastAsia"/>
                  <w:bCs/>
                  <w:kern w:val="0"/>
                  <w:sz w:val="18"/>
                  <w:szCs w:val="18"/>
                </w:rPr>
                <w:t>无数据提示“无数据”</w:t>
              </w:r>
            </w:ins>
          </w:p>
        </w:tc>
      </w:tr>
    </w:tbl>
    <w:p w14:paraId="64932F8E" w14:textId="7D9435D8" w:rsidR="00C21328" w:rsidRDefault="00C21328" w:rsidP="00482A05">
      <w:pPr>
        <w:rPr>
          <w:ins w:id="2934" w:author="haha" w:date="2019-07-23T15:56:00Z"/>
        </w:rPr>
      </w:pPr>
    </w:p>
    <w:p w14:paraId="39E2A8D0" w14:textId="77777777" w:rsidR="00C21328" w:rsidRDefault="00C21328">
      <w:pPr>
        <w:rPr>
          <w:ins w:id="2935" w:author="haha" w:date="2019-07-23T14:40:00Z"/>
        </w:rPr>
        <w:pPrChange w:id="2936" w:author="haha" w:date="2019-07-23T14:41:00Z">
          <w:pPr>
            <w:pStyle w:val="1"/>
          </w:pPr>
        </w:pPrChange>
      </w:pPr>
    </w:p>
    <w:p w14:paraId="05195AFA" w14:textId="5640E8A9" w:rsidR="005E0930" w:rsidRDefault="00F93C30" w:rsidP="00C205F9">
      <w:pPr>
        <w:pStyle w:val="1"/>
      </w:pPr>
      <w:bookmarkStart w:id="2937" w:name="_Toc14795468"/>
      <w:ins w:id="2938" w:author="haha" w:date="2019-07-23T16:23:00Z">
        <w:r>
          <w:rPr>
            <w:rFonts w:hint="eastAsia"/>
          </w:rPr>
          <w:lastRenderedPageBreak/>
          <w:t>2</w:t>
        </w:r>
        <w:r>
          <w:t xml:space="preserve"> </w:t>
        </w:r>
      </w:ins>
      <w:r w:rsidR="00C205F9">
        <w:t>审批系统</w:t>
      </w:r>
      <w:bookmarkEnd w:id="2937"/>
    </w:p>
    <w:p w14:paraId="38C3DB66" w14:textId="134B4FFE" w:rsidR="007526AC" w:rsidRPr="004073CA" w:rsidRDefault="00F93C30" w:rsidP="00C205F9">
      <w:pPr>
        <w:pStyle w:val="2"/>
      </w:pPr>
      <w:bookmarkStart w:id="2939" w:name="_Toc14795469"/>
      <w:ins w:id="2940" w:author="haha" w:date="2019-07-23T16:23:00Z">
        <w:r>
          <w:rPr>
            <w:rFonts w:hint="eastAsia"/>
          </w:rPr>
          <w:t>2</w:t>
        </w:r>
        <w:r>
          <w:t>.1</w:t>
        </w:r>
      </w:ins>
      <w:r w:rsidR="00C205F9">
        <w:rPr>
          <w:rFonts w:hint="eastAsia"/>
        </w:rPr>
        <w:t>待审</w:t>
      </w:r>
      <w:bookmarkEnd w:id="2939"/>
    </w:p>
    <w:p w14:paraId="4CC4A2D5" w14:textId="77777777" w:rsidR="005E0930" w:rsidRPr="005E0930" w:rsidRDefault="00C205F9" w:rsidP="005E0930">
      <w:r>
        <w:rPr>
          <w:noProof/>
        </w:rPr>
        <w:drawing>
          <wp:inline distT="0" distB="0" distL="0" distR="0" wp14:anchorId="075AFB53" wp14:editId="48684F42">
            <wp:extent cx="4705350" cy="14558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4185" cy="1464745"/>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205F9" w14:paraId="45D3A451" w14:textId="77777777" w:rsidTr="005565B9">
        <w:trPr>
          <w:trHeight w:val="90"/>
        </w:trPr>
        <w:tc>
          <w:tcPr>
            <w:tcW w:w="1245" w:type="dxa"/>
            <w:gridSpan w:val="2"/>
            <w:tcBorders>
              <w:top w:val="nil"/>
              <w:left w:val="single" w:sz="4" w:space="0" w:color="auto"/>
              <w:bottom w:val="single" w:sz="4" w:space="0" w:color="auto"/>
              <w:right w:val="single" w:sz="4" w:space="0" w:color="auto"/>
            </w:tcBorders>
          </w:tcPr>
          <w:p w14:paraId="2EA7A9DC" w14:textId="77777777" w:rsidR="00C205F9" w:rsidRDefault="00C205F9" w:rsidP="005565B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12C26A6" w14:textId="77777777" w:rsidR="00C205F9" w:rsidRDefault="00C205F9" w:rsidP="005565B9">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待审</w:t>
            </w:r>
          </w:p>
        </w:tc>
      </w:tr>
      <w:tr w:rsidR="00C205F9" w14:paraId="2E870274" w14:textId="77777777" w:rsidTr="005565B9">
        <w:trPr>
          <w:trHeight w:val="408"/>
        </w:trPr>
        <w:tc>
          <w:tcPr>
            <w:tcW w:w="1245" w:type="dxa"/>
            <w:gridSpan w:val="2"/>
            <w:tcBorders>
              <w:top w:val="nil"/>
              <w:left w:val="single" w:sz="4" w:space="0" w:color="auto"/>
              <w:bottom w:val="single" w:sz="4" w:space="0" w:color="auto"/>
              <w:right w:val="single" w:sz="4" w:space="0" w:color="auto"/>
            </w:tcBorders>
          </w:tcPr>
          <w:p w14:paraId="6353948F" w14:textId="77777777" w:rsidR="00C205F9" w:rsidRDefault="00C205F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87729B0" w14:textId="77777777" w:rsidR="00C205F9" w:rsidRDefault="00C205F9" w:rsidP="005565B9">
            <w:pPr>
              <w:widowControl/>
              <w:jc w:val="left"/>
              <w:rPr>
                <w:rFonts w:ascii="微软雅黑" w:eastAsia="微软雅黑" w:hAnsi="微软雅黑" w:cs="宋体"/>
                <w:kern w:val="0"/>
                <w:sz w:val="18"/>
                <w:szCs w:val="18"/>
              </w:rPr>
            </w:pPr>
            <w:r>
              <w:rPr>
                <w:rFonts w:ascii="微软雅黑" w:eastAsia="微软雅黑" w:hAnsi="微软雅黑" w:cs="宋体"/>
                <w:color w:val="000000"/>
                <w:kern w:val="0"/>
                <w:sz w:val="18"/>
                <w:szCs w:val="18"/>
              </w:rPr>
              <w:t>待审按钮</w:t>
            </w:r>
            <w:r>
              <w:rPr>
                <w:rFonts w:ascii="微软雅黑" w:eastAsia="微软雅黑" w:hAnsi="微软雅黑" w:cs="宋体" w:hint="eastAsia"/>
                <w:color w:val="000000"/>
                <w:kern w:val="0"/>
                <w:sz w:val="18"/>
                <w:szCs w:val="18"/>
              </w:rPr>
              <w:t>/</w:t>
            </w:r>
            <w:r>
              <w:rPr>
                <w:rFonts w:ascii="微软雅黑" w:eastAsia="微软雅黑" w:hAnsi="微软雅黑" w:cs="宋体"/>
                <w:color w:val="000000"/>
                <w:kern w:val="0"/>
                <w:sz w:val="18"/>
                <w:szCs w:val="18"/>
              </w:rPr>
              <w:t>审批系统按钮</w:t>
            </w:r>
          </w:p>
        </w:tc>
      </w:tr>
      <w:tr w:rsidR="00C205F9" w14:paraId="2232E0D8" w14:textId="77777777" w:rsidTr="005565B9">
        <w:trPr>
          <w:trHeight w:val="423"/>
        </w:trPr>
        <w:tc>
          <w:tcPr>
            <w:tcW w:w="1245" w:type="dxa"/>
            <w:gridSpan w:val="2"/>
            <w:tcBorders>
              <w:top w:val="nil"/>
              <w:left w:val="single" w:sz="4" w:space="0" w:color="auto"/>
              <w:bottom w:val="single" w:sz="4" w:space="0" w:color="auto"/>
              <w:right w:val="single" w:sz="4" w:space="0" w:color="auto"/>
            </w:tcBorders>
          </w:tcPr>
          <w:p w14:paraId="0C75FADA" w14:textId="77777777" w:rsidR="00C205F9" w:rsidRDefault="00C205F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5254774" w14:textId="77777777" w:rsidR="00C205F9" w:rsidRDefault="00C205F9" w:rsidP="005565B9">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C205F9" w14:paraId="3650CC9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4E87EAF" w14:textId="77777777" w:rsidR="00C205F9" w:rsidRDefault="00C205F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205F9" w14:paraId="5F94092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4C5FF4B" w14:textId="77777777" w:rsidR="00C205F9" w:rsidRDefault="00C205F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ADFC7CC" w14:textId="77777777" w:rsidR="00C205F9" w:rsidRDefault="00C205F9"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600B800" w14:textId="77777777" w:rsidR="00C205F9" w:rsidRDefault="00C205F9"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49F9823" w14:textId="77777777" w:rsidR="00C205F9" w:rsidRDefault="00C205F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99C6323" w14:textId="77777777" w:rsidR="00C205F9" w:rsidRDefault="00C205F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205F9" w14:paraId="1B1489E1"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D313740" w14:textId="77777777" w:rsidR="00C205F9" w:rsidRDefault="00C205F9" w:rsidP="005565B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742170A8" w14:textId="77777777" w:rsidR="00C205F9" w:rsidRDefault="00C205F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进件时间范围筛选</w:t>
            </w:r>
          </w:p>
        </w:tc>
        <w:tc>
          <w:tcPr>
            <w:tcW w:w="3000" w:type="dxa"/>
          </w:tcPr>
          <w:p w14:paraId="41EBD823"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默认显示空，可点击进行时间范围筛选</w:t>
            </w:r>
          </w:p>
        </w:tc>
        <w:tc>
          <w:tcPr>
            <w:tcW w:w="3209" w:type="dxa"/>
          </w:tcPr>
          <w:p w14:paraId="0FCFA157" w14:textId="77777777" w:rsidR="00C205F9" w:rsidRDefault="00C205F9" w:rsidP="005565B9">
            <w:pPr>
              <w:pStyle w:val="Axure"/>
              <w:rPr>
                <w:rFonts w:ascii="微软雅黑" w:eastAsia="微软雅黑" w:hAnsi="微软雅黑" w:cs="微软雅黑"/>
                <w:sz w:val="18"/>
                <w:szCs w:val="18"/>
              </w:rPr>
            </w:pPr>
          </w:p>
        </w:tc>
        <w:tc>
          <w:tcPr>
            <w:tcW w:w="1712" w:type="dxa"/>
          </w:tcPr>
          <w:p w14:paraId="2B6D4C4A" w14:textId="77777777" w:rsidR="00C205F9" w:rsidRDefault="00B3446A" w:rsidP="005565B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后面日期不能小于前面日期</w:t>
            </w:r>
          </w:p>
        </w:tc>
      </w:tr>
      <w:tr w:rsidR="00C205F9" w14:paraId="4B391CD5"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DFA2BCA" w14:textId="77777777" w:rsidR="00C205F9" w:rsidRDefault="00C205F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016EE749"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处理状态</w:t>
            </w:r>
          </w:p>
        </w:tc>
        <w:tc>
          <w:tcPr>
            <w:tcW w:w="3000" w:type="dxa"/>
          </w:tcPr>
          <w:p w14:paraId="16AB9B96"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默认显示“请选择”字段为“未接单、审核中，可根据选择进行页面数据展示</w:t>
            </w:r>
          </w:p>
        </w:tc>
        <w:tc>
          <w:tcPr>
            <w:tcW w:w="3209" w:type="dxa"/>
          </w:tcPr>
          <w:p w14:paraId="507C8895" w14:textId="77777777" w:rsidR="00C205F9" w:rsidRDefault="00C205F9" w:rsidP="005565B9">
            <w:pPr>
              <w:pStyle w:val="Axure"/>
              <w:rPr>
                <w:rFonts w:ascii="微软雅黑" w:eastAsia="微软雅黑" w:hAnsi="微软雅黑" w:cs="微软雅黑"/>
                <w:sz w:val="18"/>
                <w:szCs w:val="18"/>
              </w:rPr>
            </w:pPr>
          </w:p>
        </w:tc>
        <w:tc>
          <w:tcPr>
            <w:tcW w:w="1712" w:type="dxa"/>
          </w:tcPr>
          <w:p w14:paraId="54909F38" w14:textId="77777777" w:rsidR="00C205F9" w:rsidRDefault="00C205F9" w:rsidP="005565B9">
            <w:pPr>
              <w:widowControl/>
              <w:jc w:val="left"/>
              <w:rPr>
                <w:rFonts w:ascii="微软雅黑" w:eastAsia="微软雅黑" w:hAnsi="微软雅黑" w:cs="微软雅黑"/>
                <w:sz w:val="18"/>
                <w:szCs w:val="18"/>
              </w:rPr>
            </w:pPr>
          </w:p>
        </w:tc>
      </w:tr>
      <w:tr w:rsidR="00C205F9" w14:paraId="4FAE4ED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13EA06" w14:textId="77777777" w:rsidR="00C205F9" w:rsidRDefault="00C205F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3C05CF6E"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来源</w:t>
            </w:r>
          </w:p>
        </w:tc>
        <w:tc>
          <w:tcPr>
            <w:tcW w:w="3000" w:type="dxa"/>
          </w:tcPr>
          <w:p w14:paraId="45F39457"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筛选数据内来源列，左模糊筛选</w:t>
            </w:r>
          </w:p>
        </w:tc>
        <w:tc>
          <w:tcPr>
            <w:tcW w:w="3209" w:type="dxa"/>
          </w:tcPr>
          <w:p w14:paraId="2C8E9E3B" w14:textId="77777777" w:rsidR="00C205F9" w:rsidRDefault="00C205F9" w:rsidP="005565B9">
            <w:pPr>
              <w:pStyle w:val="Axure"/>
              <w:rPr>
                <w:rFonts w:ascii="微软雅黑" w:eastAsia="微软雅黑" w:hAnsi="微软雅黑" w:cs="微软雅黑"/>
                <w:sz w:val="18"/>
                <w:szCs w:val="18"/>
              </w:rPr>
            </w:pPr>
          </w:p>
        </w:tc>
        <w:tc>
          <w:tcPr>
            <w:tcW w:w="1712" w:type="dxa"/>
          </w:tcPr>
          <w:p w14:paraId="765901FD" w14:textId="77777777" w:rsidR="00C205F9" w:rsidRDefault="00B3446A" w:rsidP="005565B9">
            <w:pPr>
              <w:widowControl/>
              <w:jc w:val="left"/>
              <w:rPr>
                <w:rFonts w:ascii="微软雅黑" w:eastAsia="微软雅黑" w:hAnsi="微软雅黑" w:cs="微软雅黑"/>
                <w:sz w:val="18"/>
                <w:szCs w:val="18"/>
              </w:rPr>
            </w:pPr>
            <w:r>
              <w:rPr>
                <w:rFonts w:ascii="微软雅黑" w:eastAsia="微软雅黑" w:hAnsi="微软雅黑" w:cs="微软雅黑"/>
                <w:sz w:val="18"/>
                <w:szCs w:val="18"/>
              </w:rPr>
              <w:t>左模糊搜索</w:t>
            </w:r>
          </w:p>
        </w:tc>
      </w:tr>
      <w:tr w:rsidR="00C205F9" w14:paraId="386F0035"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D130809" w14:textId="77777777" w:rsidR="00C205F9" w:rsidRDefault="00C205F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E282620"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关键字</w:t>
            </w:r>
          </w:p>
        </w:tc>
        <w:tc>
          <w:tcPr>
            <w:tcW w:w="3000" w:type="dxa"/>
          </w:tcPr>
          <w:p w14:paraId="354B5FFC"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右模糊搜索，可搜索姓名，案件号，身份证号，手机号，处理人列默认显示姓名/</w:t>
            </w:r>
            <w:r>
              <w:rPr>
                <w:rFonts w:ascii="微软雅黑" w:eastAsia="微软雅黑" w:hAnsi="微软雅黑" w:cs="微软雅黑"/>
                <w:color w:val="000000"/>
                <w:sz w:val="18"/>
                <w:szCs w:val="18"/>
              </w:rPr>
              <w:t>案件号</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身份证号</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手机号</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处理人</w:t>
            </w:r>
          </w:p>
        </w:tc>
        <w:tc>
          <w:tcPr>
            <w:tcW w:w="3209" w:type="dxa"/>
          </w:tcPr>
          <w:p w14:paraId="27AE0F87" w14:textId="77777777" w:rsidR="00C205F9" w:rsidRDefault="00C205F9"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不正确在文本框下方红字提示</w:t>
            </w:r>
          </w:p>
        </w:tc>
        <w:tc>
          <w:tcPr>
            <w:tcW w:w="1712" w:type="dxa"/>
          </w:tcPr>
          <w:p w14:paraId="5B9684BC" w14:textId="77777777" w:rsidR="00C205F9" w:rsidRDefault="00C205F9" w:rsidP="005565B9">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若格式错误提示“英文或英文加数字区分大小写，长度不小于</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不大于1</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”若未填写提示“轻轻填写账号名称”</w:t>
            </w:r>
          </w:p>
        </w:tc>
      </w:tr>
      <w:tr w:rsidR="00AA35FE" w14:paraId="23A5B22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567B7EA" w14:textId="77777777" w:rsidR="00AA35FE" w:rsidRDefault="00AA35FE"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47074A7F" w14:textId="77777777" w:rsidR="00AA35FE" w:rsidRDefault="00AA35FE"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进件方式</w:t>
            </w:r>
          </w:p>
        </w:tc>
        <w:tc>
          <w:tcPr>
            <w:tcW w:w="3000" w:type="dxa"/>
          </w:tcPr>
          <w:p w14:paraId="7DC1D6B4" w14:textId="77777777" w:rsidR="00AA35FE" w:rsidRDefault="00AA35FE"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默认显示“请选择”下拉选择字段为：I</w:t>
            </w:r>
            <w:r>
              <w:rPr>
                <w:rFonts w:ascii="微软雅黑" w:eastAsia="微软雅黑" w:hAnsi="微软雅黑" w:cs="微软雅黑"/>
                <w:color w:val="000000"/>
                <w:sz w:val="18"/>
                <w:szCs w:val="18"/>
              </w:rPr>
              <w:t>OS、</w:t>
            </w:r>
            <w:r>
              <w:rPr>
                <w:rFonts w:ascii="微软雅黑" w:eastAsia="微软雅黑" w:hAnsi="微软雅黑" w:cs="微软雅黑" w:hint="eastAsia"/>
                <w:color w:val="000000"/>
                <w:sz w:val="18"/>
                <w:szCs w:val="18"/>
              </w:rPr>
              <w:t>安卓、H</w:t>
            </w:r>
            <w:r>
              <w:rPr>
                <w:rFonts w:ascii="微软雅黑" w:eastAsia="微软雅黑" w:hAnsi="微软雅黑" w:cs="微软雅黑"/>
                <w:color w:val="000000"/>
                <w:sz w:val="18"/>
                <w:szCs w:val="18"/>
              </w:rPr>
              <w:t>5</w:t>
            </w:r>
            <w:del w:id="2941" w:author="张达闻" w:date="2019-07-22T15:44:00Z">
              <w:r w:rsidDel="00D21E34">
                <w:rPr>
                  <w:rFonts w:ascii="微软雅黑" w:eastAsia="微软雅黑" w:hAnsi="微软雅黑" w:cs="微软雅黑"/>
                  <w:color w:val="000000"/>
                  <w:sz w:val="18"/>
                  <w:szCs w:val="18"/>
                </w:rPr>
                <w:delText>、其他</w:delText>
              </w:r>
            </w:del>
          </w:p>
        </w:tc>
        <w:tc>
          <w:tcPr>
            <w:tcW w:w="3209" w:type="dxa"/>
          </w:tcPr>
          <w:p w14:paraId="1056BF2A" w14:textId="77777777" w:rsidR="00AA35FE" w:rsidRDefault="00AA35FE" w:rsidP="005565B9">
            <w:pPr>
              <w:pStyle w:val="Axure"/>
              <w:rPr>
                <w:rFonts w:ascii="微软雅黑" w:eastAsia="微软雅黑" w:hAnsi="微软雅黑" w:cs="微软雅黑"/>
                <w:sz w:val="18"/>
                <w:szCs w:val="18"/>
              </w:rPr>
            </w:pPr>
          </w:p>
        </w:tc>
        <w:tc>
          <w:tcPr>
            <w:tcW w:w="1712" w:type="dxa"/>
          </w:tcPr>
          <w:p w14:paraId="6AF066D4" w14:textId="77777777" w:rsidR="00AA35FE" w:rsidRDefault="00AA35FE"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根据选择筛选数据</w:t>
            </w:r>
          </w:p>
        </w:tc>
      </w:tr>
      <w:tr w:rsidR="00B3446A" w14:paraId="3710F42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6B13633" w14:textId="4E59AD63" w:rsidR="00B3446A" w:rsidRDefault="00B3446A" w:rsidP="00B3446A">
            <w:pPr>
              <w:widowControl/>
              <w:jc w:val="center"/>
              <w:rPr>
                <w:rFonts w:ascii="微软雅黑" w:eastAsia="微软雅黑" w:hAnsi="微软雅黑" w:cs="微软雅黑"/>
                <w:sz w:val="18"/>
                <w:szCs w:val="18"/>
              </w:rPr>
            </w:pPr>
            <w:del w:id="2942" w:author="haha" w:date="2019-07-23T15:54:00Z">
              <w:r w:rsidDel="00C21328">
                <w:rPr>
                  <w:rFonts w:ascii="微软雅黑" w:eastAsia="微软雅黑" w:hAnsi="微软雅黑" w:cs="微软雅黑" w:hint="eastAsia"/>
                  <w:sz w:val="18"/>
                  <w:szCs w:val="18"/>
                </w:rPr>
                <w:delText>5</w:delText>
              </w:r>
            </w:del>
            <w:ins w:id="2943" w:author="haha" w:date="2019-07-23T15:54:00Z">
              <w:r w:rsidR="00C21328">
                <w:rPr>
                  <w:rFonts w:ascii="微软雅黑" w:eastAsia="微软雅黑" w:hAnsi="微软雅黑" w:cs="微软雅黑"/>
                  <w:sz w:val="18"/>
                  <w:szCs w:val="18"/>
                </w:rPr>
                <w:t>6</w:t>
              </w:r>
            </w:ins>
          </w:p>
        </w:tc>
        <w:tc>
          <w:tcPr>
            <w:tcW w:w="1309" w:type="dxa"/>
            <w:gridSpan w:val="2"/>
          </w:tcPr>
          <w:p w14:paraId="777911CC" w14:textId="77777777" w:rsidR="00B3446A" w:rsidRDefault="00B3446A"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7AACC60D" w14:textId="77777777" w:rsidR="00B3446A" w:rsidRDefault="00B3446A"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可点击，点击后执行筛选操作</w:t>
            </w:r>
          </w:p>
        </w:tc>
        <w:tc>
          <w:tcPr>
            <w:tcW w:w="3209" w:type="dxa"/>
          </w:tcPr>
          <w:p w14:paraId="5136E62B" w14:textId="77777777" w:rsidR="00B3446A" w:rsidRDefault="00B3446A" w:rsidP="00B3446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根据筛选显示表格数据</w:t>
            </w:r>
          </w:p>
        </w:tc>
        <w:tc>
          <w:tcPr>
            <w:tcW w:w="1712" w:type="dxa"/>
          </w:tcPr>
          <w:p w14:paraId="4228ECCB" w14:textId="77777777" w:rsidR="00B3446A" w:rsidRDefault="00B3446A" w:rsidP="00B3446A">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B3446A" w14:paraId="2931B43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0742051" w14:textId="61CA342B" w:rsidR="00B3446A" w:rsidRDefault="00B3446A" w:rsidP="00B3446A">
            <w:pPr>
              <w:widowControl/>
              <w:jc w:val="center"/>
              <w:rPr>
                <w:rFonts w:ascii="微软雅黑" w:eastAsia="微软雅黑" w:hAnsi="微软雅黑" w:cs="微软雅黑"/>
                <w:sz w:val="18"/>
                <w:szCs w:val="18"/>
              </w:rPr>
            </w:pPr>
            <w:del w:id="2944" w:author="haha" w:date="2019-07-23T15:54:00Z">
              <w:r w:rsidDel="00C21328">
                <w:rPr>
                  <w:rFonts w:ascii="微软雅黑" w:eastAsia="微软雅黑" w:hAnsi="微软雅黑" w:cs="微软雅黑" w:hint="eastAsia"/>
                  <w:sz w:val="18"/>
                  <w:szCs w:val="18"/>
                </w:rPr>
                <w:delText>6</w:delText>
              </w:r>
            </w:del>
            <w:ins w:id="2945" w:author="haha" w:date="2019-07-23T15:54:00Z">
              <w:r w:rsidR="00C21328">
                <w:rPr>
                  <w:rFonts w:ascii="微软雅黑" w:eastAsia="微软雅黑" w:hAnsi="微软雅黑" w:cs="微软雅黑"/>
                  <w:sz w:val="18"/>
                  <w:szCs w:val="18"/>
                </w:rPr>
                <w:t>7</w:t>
              </w:r>
            </w:ins>
          </w:p>
        </w:tc>
        <w:tc>
          <w:tcPr>
            <w:tcW w:w="1309" w:type="dxa"/>
            <w:gridSpan w:val="2"/>
          </w:tcPr>
          <w:p w14:paraId="22087F39" w14:textId="77777777" w:rsidR="00B3446A" w:rsidRDefault="00B3446A"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3B055F3C" w14:textId="77777777" w:rsidR="00B3446A" w:rsidRDefault="00B3446A"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可点击，点击后筛选内容回到默认状态</w:t>
            </w:r>
          </w:p>
        </w:tc>
        <w:tc>
          <w:tcPr>
            <w:tcW w:w="3209" w:type="dxa"/>
          </w:tcPr>
          <w:p w14:paraId="58235D1B" w14:textId="77777777" w:rsidR="00B3446A" w:rsidRDefault="00B3446A" w:rsidP="00B3446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5FB7CC9E" w14:textId="77777777" w:rsidR="00B3446A" w:rsidRDefault="00B3446A" w:rsidP="00B3446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C205F9" w14:paraId="1464EC4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DCAF79" w14:textId="28191468" w:rsidR="00C205F9" w:rsidRDefault="00C205F9" w:rsidP="005565B9">
            <w:pPr>
              <w:widowControl/>
              <w:jc w:val="center"/>
              <w:rPr>
                <w:rFonts w:ascii="微软雅黑" w:eastAsia="微软雅黑" w:hAnsi="微软雅黑" w:cs="微软雅黑"/>
                <w:sz w:val="18"/>
                <w:szCs w:val="18"/>
              </w:rPr>
            </w:pPr>
            <w:del w:id="2946" w:author="haha" w:date="2019-07-23T15:54:00Z">
              <w:r w:rsidDel="00C21328">
                <w:rPr>
                  <w:rFonts w:ascii="微软雅黑" w:eastAsia="微软雅黑" w:hAnsi="微软雅黑" w:cs="微软雅黑" w:hint="eastAsia"/>
                  <w:sz w:val="18"/>
                  <w:szCs w:val="18"/>
                </w:rPr>
                <w:lastRenderedPageBreak/>
                <w:delText>7</w:delText>
              </w:r>
            </w:del>
            <w:ins w:id="2947" w:author="haha" w:date="2019-07-23T15:54:00Z">
              <w:r w:rsidR="00C21328">
                <w:rPr>
                  <w:rFonts w:ascii="微软雅黑" w:eastAsia="微软雅黑" w:hAnsi="微软雅黑" w:cs="微软雅黑"/>
                  <w:sz w:val="18"/>
                  <w:szCs w:val="18"/>
                </w:rPr>
                <w:t>8</w:t>
              </w:r>
            </w:ins>
          </w:p>
        </w:tc>
        <w:tc>
          <w:tcPr>
            <w:tcW w:w="1309" w:type="dxa"/>
            <w:gridSpan w:val="2"/>
          </w:tcPr>
          <w:p w14:paraId="1744A5F4"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数据</w:t>
            </w:r>
          </w:p>
        </w:tc>
        <w:tc>
          <w:tcPr>
            <w:tcW w:w="3000" w:type="dxa"/>
          </w:tcPr>
          <w:p w14:paraId="3F9F31D2"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表格内展示所有未接单和处理人为自己的数据以进件时间</w:t>
            </w:r>
            <w:del w:id="2948" w:author="张达闻" w:date="2019-07-22T11:52:00Z">
              <w:r w:rsidDel="006F3514">
                <w:rPr>
                  <w:rFonts w:ascii="微软雅黑" w:eastAsia="微软雅黑" w:hAnsi="微软雅黑" w:cs="微软雅黑" w:hint="eastAsia"/>
                  <w:color w:val="000000"/>
                  <w:sz w:val="18"/>
                  <w:szCs w:val="18"/>
                </w:rPr>
                <w:delText>倒叙</w:delText>
              </w:r>
            </w:del>
            <w:ins w:id="2949"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排序</w:t>
            </w:r>
          </w:p>
        </w:tc>
        <w:tc>
          <w:tcPr>
            <w:tcW w:w="3209" w:type="dxa"/>
          </w:tcPr>
          <w:p w14:paraId="59471742" w14:textId="77777777" w:rsidR="00C205F9" w:rsidRDefault="00C205F9" w:rsidP="005565B9">
            <w:pPr>
              <w:pStyle w:val="Axure"/>
              <w:rPr>
                <w:rFonts w:ascii="微软雅黑" w:eastAsia="微软雅黑" w:hAnsi="微软雅黑" w:cs="微软雅黑"/>
                <w:sz w:val="18"/>
                <w:szCs w:val="18"/>
              </w:rPr>
            </w:pPr>
          </w:p>
        </w:tc>
        <w:tc>
          <w:tcPr>
            <w:tcW w:w="1712" w:type="dxa"/>
          </w:tcPr>
          <w:p w14:paraId="1754343E" w14:textId="77777777" w:rsidR="00C205F9" w:rsidRDefault="00B3446A"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以进件时间</w:t>
            </w:r>
            <w:del w:id="2950" w:author="张达闻" w:date="2019-07-22T11:52:00Z">
              <w:r w:rsidDel="006F3514">
                <w:rPr>
                  <w:rFonts w:ascii="微软雅黑" w:eastAsia="微软雅黑" w:hAnsi="微软雅黑" w:cs="微软雅黑" w:hint="eastAsia"/>
                  <w:color w:val="000000"/>
                  <w:sz w:val="18"/>
                  <w:szCs w:val="18"/>
                </w:rPr>
                <w:delText>倒叙</w:delText>
              </w:r>
            </w:del>
            <w:ins w:id="2951"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排序，展示当前暂无处理人和处理为自己的数据</w:t>
            </w:r>
          </w:p>
        </w:tc>
      </w:tr>
      <w:tr w:rsidR="00B3446A" w14:paraId="5E46F9B3"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EC8B9F3" w14:textId="5DAA15E6" w:rsidR="00B3446A" w:rsidRDefault="00B3446A" w:rsidP="00B3446A">
            <w:pPr>
              <w:widowControl/>
              <w:jc w:val="center"/>
              <w:rPr>
                <w:rFonts w:ascii="微软雅黑" w:eastAsia="微软雅黑" w:hAnsi="微软雅黑" w:cs="微软雅黑"/>
                <w:sz w:val="18"/>
                <w:szCs w:val="18"/>
              </w:rPr>
            </w:pPr>
            <w:del w:id="2952" w:author="haha" w:date="2019-07-23T15:54:00Z">
              <w:r w:rsidDel="00C21328">
                <w:rPr>
                  <w:rFonts w:ascii="微软雅黑" w:eastAsia="微软雅黑" w:hAnsi="微软雅黑" w:cs="微软雅黑" w:hint="eastAsia"/>
                  <w:sz w:val="18"/>
                  <w:szCs w:val="18"/>
                </w:rPr>
                <w:delText>8</w:delText>
              </w:r>
            </w:del>
            <w:ins w:id="2953" w:author="haha" w:date="2019-07-23T15:54:00Z">
              <w:r w:rsidR="00C21328">
                <w:rPr>
                  <w:rFonts w:ascii="微软雅黑" w:eastAsia="微软雅黑" w:hAnsi="微软雅黑" w:cs="微软雅黑"/>
                  <w:sz w:val="18"/>
                  <w:szCs w:val="18"/>
                </w:rPr>
                <w:t>9</w:t>
              </w:r>
            </w:ins>
          </w:p>
        </w:tc>
        <w:tc>
          <w:tcPr>
            <w:tcW w:w="1309" w:type="dxa"/>
            <w:gridSpan w:val="2"/>
          </w:tcPr>
          <w:p w14:paraId="7592A9E4" w14:textId="77777777" w:rsidR="00B3446A" w:rsidRDefault="00B3446A"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168C9188" w14:textId="77777777" w:rsidR="00B3446A"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-10展示</w:t>
            </w:r>
          </w:p>
        </w:tc>
        <w:tc>
          <w:tcPr>
            <w:tcW w:w="3209" w:type="dxa"/>
          </w:tcPr>
          <w:p w14:paraId="29B7D211" w14:textId="77777777" w:rsidR="00B3446A" w:rsidRDefault="00B3446A" w:rsidP="00B3446A">
            <w:pPr>
              <w:pStyle w:val="Axure"/>
              <w:rPr>
                <w:rFonts w:ascii="微软雅黑" w:eastAsia="微软雅黑" w:hAnsi="微软雅黑" w:cs="微软雅黑"/>
                <w:sz w:val="18"/>
                <w:szCs w:val="18"/>
              </w:rPr>
            </w:pPr>
          </w:p>
        </w:tc>
        <w:tc>
          <w:tcPr>
            <w:tcW w:w="1712" w:type="dxa"/>
          </w:tcPr>
          <w:p w14:paraId="0C02B0D8" w14:textId="77777777" w:rsidR="00B3446A" w:rsidRDefault="00AA35FE" w:rsidP="00B3446A">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B3446A" w14:paraId="0A2647E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E640CF" w14:textId="17A33DB3" w:rsidR="00B3446A" w:rsidRDefault="00B3446A" w:rsidP="00B3446A">
            <w:pPr>
              <w:widowControl/>
              <w:jc w:val="center"/>
              <w:rPr>
                <w:rFonts w:ascii="微软雅黑" w:eastAsia="微软雅黑" w:hAnsi="微软雅黑" w:cs="微软雅黑"/>
                <w:sz w:val="18"/>
                <w:szCs w:val="18"/>
              </w:rPr>
            </w:pPr>
            <w:del w:id="2954" w:author="haha" w:date="2019-07-23T15:54:00Z">
              <w:r w:rsidDel="00C21328">
                <w:rPr>
                  <w:rFonts w:ascii="微软雅黑" w:eastAsia="微软雅黑" w:hAnsi="微软雅黑" w:cs="微软雅黑" w:hint="eastAsia"/>
                  <w:sz w:val="18"/>
                  <w:szCs w:val="18"/>
                </w:rPr>
                <w:delText>9</w:delText>
              </w:r>
            </w:del>
            <w:ins w:id="2955" w:author="haha" w:date="2019-07-23T15:54:00Z">
              <w:r w:rsidR="00C21328">
                <w:rPr>
                  <w:rFonts w:ascii="微软雅黑" w:eastAsia="微软雅黑" w:hAnsi="微软雅黑" w:cs="微软雅黑"/>
                  <w:sz w:val="18"/>
                  <w:szCs w:val="18"/>
                </w:rPr>
                <w:t>10</w:t>
              </w:r>
            </w:ins>
          </w:p>
        </w:tc>
        <w:tc>
          <w:tcPr>
            <w:tcW w:w="1309" w:type="dxa"/>
            <w:gridSpan w:val="2"/>
          </w:tcPr>
          <w:p w14:paraId="13513DE9" w14:textId="77777777" w:rsidR="00B3446A"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进件时间</w:t>
            </w:r>
          </w:p>
        </w:tc>
        <w:tc>
          <w:tcPr>
            <w:tcW w:w="3000" w:type="dxa"/>
          </w:tcPr>
          <w:p w14:paraId="2EC0DF06" w14:textId="77777777" w:rsidR="00B3446A"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展示用户进件时间精确到秒</w:t>
            </w:r>
          </w:p>
        </w:tc>
        <w:tc>
          <w:tcPr>
            <w:tcW w:w="3209" w:type="dxa"/>
          </w:tcPr>
          <w:p w14:paraId="3838B8AE" w14:textId="77777777" w:rsidR="00B3446A" w:rsidRDefault="00B3446A" w:rsidP="00B3446A">
            <w:pPr>
              <w:pStyle w:val="Axure"/>
              <w:rPr>
                <w:rFonts w:ascii="微软雅黑" w:eastAsia="微软雅黑" w:hAnsi="微软雅黑" w:cs="微软雅黑"/>
                <w:sz w:val="18"/>
                <w:szCs w:val="18"/>
              </w:rPr>
            </w:pPr>
          </w:p>
        </w:tc>
        <w:tc>
          <w:tcPr>
            <w:tcW w:w="1712" w:type="dxa"/>
          </w:tcPr>
          <w:p w14:paraId="7311BA55" w14:textId="77777777" w:rsidR="00B3446A" w:rsidRDefault="00B3446A" w:rsidP="00B3446A">
            <w:pPr>
              <w:widowControl/>
              <w:jc w:val="left"/>
              <w:rPr>
                <w:rFonts w:ascii="微软雅黑" w:eastAsia="微软雅黑" w:hAnsi="微软雅黑" w:cs="微软雅黑"/>
                <w:color w:val="000000"/>
                <w:sz w:val="18"/>
                <w:szCs w:val="18"/>
              </w:rPr>
            </w:pPr>
          </w:p>
        </w:tc>
      </w:tr>
      <w:tr w:rsidR="00AA35FE" w14:paraId="42F1A5C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9A0B6CA" w14:textId="55B16AEA" w:rsidR="00AA35FE" w:rsidRDefault="00AA35FE" w:rsidP="00B3446A">
            <w:pPr>
              <w:widowControl/>
              <w:jc w:val="center"/>
              <w:rPr>
                <w:rFonts w:ascii="微软雅黑" w:eastAsia="微软雅黑" w:hAnsi="微软雅黑" w:cs="微软雅黑"/>
                <w:sz w:val="18"/>
                <w:szCs w:val="18"/>
              </w:rPr>
            </w:pPr>
            <w:del w:id="2956" w:author="haha" w:date="2019-07-23T15:54:00Z">
              <w:r w:rsidDel="00C21328">
                <w:rPr>
                  <w:rFonts w:ascii="微软雅黑" w:eastAsia="微软雅黑" w:hAnsi="微软雅黑" w:cs="微软雅黑" w:hint="eastAsia"/>
                  <w:sz w:val="18"/>
                  <w:szCs w:val="18"/>
                </w:rPr>
                <w:delText>0</w:delText>
              </w:r>
            </w:del>
            <w:ins w:id="2957" w:author="haha" w:date="2019-07-23T15:54:00Z">
              <w:r w:rsidR="00C21328">
                <w:rPr>
                  <w:rFonts w:ascii="微软雅黑" w:eastAsia="微软雅黑" w:hAnsi="微软雅黑" w:cs="微软雅黑"/>
                  <w:sz w:val="18"/>
                  <w:szCs w:val="18"/>
                </w:rPr>
                <w:t>11</w:t>
              </w:r>
            </w:ins>
          </w:p>
        </w:tc>
        <w:tc>
          <w:tcPr>
            <w:tcW w:w="1309" w:type="dxa"/>
            <w:gridSpan w:val="2"/>
          </w:tcPr>
          <w:p w14:paraId="25914FBB"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产品</w:t>
            </w:r>
          </w:p>
        </w:tc>
        <w:tc>
          <w:tcPr>
            <w:tcW w:w="3000" w:type="dxa"/>
          </w:tcPr>
          <w:p w14:paraId="52AC8596"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展示当前进件产品（一个系统只有一个产品）</w:t>
            </w:r>
          </w:p>
        </w:tc>
        <w:tc>
          <w:tcPr>
            <w:tcW w:w="3209" w:type="dxa"/>
          </w:tcPr>
          <w:p w14:paraId="3F8D9E5D" w14:textId="77777777" w:rsidR="00AA35FE" w:rsidRDefault="00AA35FE" w:rsidP="00B3446A">
            <w:pPr>
              <w:pStyle w:val="Axure"/>
              <w:rPr>
                <w:rFonts w:ascii="微软雅黑" w:eastAsia="微软雅黑" w:hAnsi="微软雅黑" w:cs="微软雅黑"/>
                <w:sz w:val="18"/>
                <w:szCs w:val="18"/>
              </w:rPr>
            </w:pPr>
          </w:p>
        </w:tc>
        <w:tc>
          <w:tcPr>
            <w:tcW w:w="1712" w:type="dxa"/>
          </w:tcPr>
          <w:p w14:paraId="37012B94"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556CFBA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B71BB67" w14:textId="15DE7513" w:rsidR="00AA35FE" w:rsidRDefault="00AA35FE" w:rsidP="00B3446A">
            <w:pPr>
              <w:widowControl/>
              <w:jc w:val="center"/>
              <w:rPr>
                <w:rFonts w:ascii="微软雅黑" w:eastAsia="微软雅黑" w:hAnsi="微软雅黑" w:cs="微软雅黑"/>
                <w:sz w:val="18"/>
                <w:szCs w:val="18"/>
              </w:rPr>
            </w:pPr>
            <w:del w:id="2958" w:author="haha" w:date="2019-07-23T15:54: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1</w:delText>
              </w:r>
            </w:del>
            <w:ins w:id="2959" w:author="haha" w:date="2019-07-23T15:54:00Z">
              <w:r w:rsidR="00C21328">
                <w:rPr>
                  <w:rFonts w:ascii="微软雅黑" w:eastAsia="微软雅黑" w:hAnsi="微软雅黑" w:cs="微软雅黑"/>
                  <w:sz w:val="18"/>
                  <w:szCs w:val="18"/>
                </w:rPr>
                <w:t>12</w:t>
              </w:r>
            </w:ins>
          </w:p>
        </w:tc>
        <w:tc>
          <w:tcPr>
            <w:tcW w:w="1309" w:type="dxa"/>
            <w:gridSpan w:val="2"/>
          </w:tcPr>
          <w:p w14:paraId="652F3EC6"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进件方式</w:t>
            </w:r>
          </w:p>
        </w:tc>
        <w:tc>
          <w:tcPr>
            <w:tcW w:w="3000" w:type="dxa"/>
          </w:tcPr>
          <w:p w14:paraId="60882265"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展示当前客户进件方式（I</w:t>
            </w:r>
            <w:r>
              <w:rPr>
                <w:rFonts w:ascii="微软雅黑" w:eastAsia="微软雅黑" w:hAnsi="微软雅黑" w:cs="微软雅黑"/>
                <w:color w:val="000000"/>
                <w:sz w:val="18"/>
                <w:szCs w:val="18"/>
              </w:rPr>
              <w:t>OS,安卓，</w:t>
            </w:r>
            <w:r>
              <w:rPr>
                <w:rFonts w:ascii="微软雅黑" w:eastAsia="微软雅黑" w:hAnsi="微软雅黑" w:cs="微软雅黑" w:hint="eastAsia"/>
                <w:color w:val="000000"/>
                <w:sz w:val="18"/>
                <w:szCs w:val="18"/>
              </w:rPr>
              <w:t>H</w:t>
            </w:r>
            <w:r>
              <w:rPr>
                <w:rFonts w:ascii="微软雅黑" w:eastAsia="微软雅黑" w:hAnsi="微软雅黑" w:cs="微软雅黑"/>
                <w:color w:val="000000"/>
                <w:sz w:val="18"/>
                <w:szCs w:val="18"/>
              </w:rPr>
              <w:t>5</w:t>
            </w:r>
            <w:del w:id="2960" w:author="张达闻" w:date="2019-07-22T15:52:00Z">
              <w:r w:rsidDel="00F269D3">
                <w:rPr>
                  <w:rFonts w:ascii="微软雅黑" w:eastAsia="微软雅黑" w:hAnsi="微软雅黑" w:cs="微软雅黑"/>
                  <w:color w:val="000000"/>
                  <w:sz w:val="18"/>
                  <w:szCs w:val="18"/>
                </w:rPr>
                <w:delText>，其他</w:delText>
              </w:r>
            </w:del>
            <w:r>
              <w:rPr>
                <w:rFonts w:ascii="微软雅黑" w:eastAsia="微软雅黑" w:hAnsi="微软雅黑" w:cs="微软雅黑"/>
                <w:color w:val="000000"/>
                <w:sz w:val="18"/>
                <w:szCs w:val="18"/>
              </w:rPr>
              <w:t>）</w:t>
            </w:r>
          </w:p>
        </w:tc>
        <w:tc>
          <w:tcPr>
            <w:tcW w:w="3209" w:type="dxa"/>
          </w:tcPr>
          <w:p w14:paraId="619C6F2E" w14:textId="77777777" w:rsidR="00AA35FE" w:rsidRDefault="00AA35FE" w:rsidP="00B3446A">
            <w:pPr>
              <w:pStyle w:val="Axure"/>
              <w:rPr>
                <w:rFonts w:ascii="微软雅黑" w:eastAsia="微软雅黑" w:hAnsi="微软雅黑" w:cs="微软雅黑"/>
                <w:sz w:val="18"/>
                <w:szCs w:val="18"/>
              </w:rPr>
            </w:pPr>
          </w:p>
        </w:tc>
        <w:tc>
          <w:tcPr>
            <w:tcW w:w="1712" w:type="dxa"/>
          </w:tcPr>
          <w:p w14:paraId="49622688"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1711032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003EF7" w14:textId="0D74F96D" w:rsidR="00AA35FE" w:rsidRDefault="00AA35FE" w:rsidP="00B3446A">
            <w:pPr>
              <w:widowControl/>
              <w:jc w:val="center"/>
              <w:rPr>
                <w:rFonts w:ascii="微软雅黑" w:eastAsia="微软雅黑" w:hAnsi="微软雅黑" w:cs="微软雅黑"/>
                <w:sz w:val="18"/>
                <w:szCs w:val="18"/>
              </w:rPr>
            </w:pPr>
            <w:del w:id="2961" w:author="haha" w:date="2019-07-23T15:54: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2</w:delText>
              </w:r>
            </w:del>
            <w:ins w:id="2962" w:author="haha" w:date="2019-07-23T15:54:00Z">
              <w:r w:rsidR="00C21328">
                <w:rPr>
                  <w:rFonts w:ascii="微软雅黑" w:eastAsia="微软雅黑" w:hAnsi="微软雅黑" w:cs="微软雅黑"/>
                  <w:sz w:val="18"/>
                  <w:szCs w:val="18"/>
                </w:rPr>
                <w:t>13</w:t>
              </w:r>
            </w:ins>
          </w:p>
        </w:tc>
        <w:tc>
          <w:tcPr>
            <w:tcW w:w="1309" w:type="dxa"/>
            <w:gridSpan w:val="2"/>
          </w:tcPr>
          <w:p w14:paraId="117C7422"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来源</w:t>
            </w:r>
          </w:p>
        </w:tc>
        <w:tc>
          <w:tcPr>
            <w:tcW w:w="3000" w:type="dxa"/>
          </w:tcPr>
          <w:p w14:paraId="6E7FED21"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展示当前用户来源，与数据平台的渠道名称一致</w:t>
            </w:r>
          </w:p>
        </w:tc>
        <w:tc>
          <w:tcPr>
            <w:tcW w:w="3209" w:type="dxa"/>
          </w:tcPr>
          <w:p w14:paraId="3CB8EE58" w14:textId="77777777" w:rsidR="00AA35FE" w:rsidRDefault="00AA35FE" w:rsidP="00B3446A">
            <w:pPr>
              <w:pStyle w:val="Axure"/>
              <w:rPr>
                <w:rFonts w:ascii="微软雅黑" w:eastAsia="微软雅黑" w:hAnsi="微软雅黑" w:cs="微软雅黑"/>
                <w:sz w:val="18"/>
                <w:szCs w:val="18"/>
              </w:rPr>
            </w:pPr>
          </w:p>
        </w:tc>
        <w:tc>
          <w:tcPr>
            <w:tcW w:w="1712" w:type="dxa"/>
          </w:tcPr>
          <w:p w14:paraId="1D9C7A6A"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43BFE45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2B3F147" w14:textId="283A7432" w:rsidR="00AA35FE" w:rsidRDefault="00AA35FE" w:rsidP="00B3446A">
            <w:pPr>
              <w:widowControl/>
              <w:jc w:val="center"/>
              <w:rPr>
                <w:rFonts w:ascii="微软雅黑" w:eastAsia="微软雅黑" w:hAnsi="微软雅黑" w:cs="微软雅黑"/>
                <w:sz w:val="18"/>
                <w:szCs w:val="18"/>
              </w:rPr>
            </w:pPr>
            <w:del w:id="2963"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3</w:delText>
              </w:r>
            </w:del>
            <w:ins w:id="2964" w:author="haha" w:date="2019-07-23T15:55:00Z">
              <w:r w:rsidR="00C21328">
                <w:rPr>
                  <w:rFonts w:ascii="微软雅黑" w:eastAsia="微软雅黑" w:hAnsi="微软雅黑" w:cs="微软雅黑"/>
                  <w:sz w:val="18"/>
                  <w:szCs w:val="18"/>
                </w:rPr>
                <w:t>14</w:t>
              </w:r>
            </w:ins>
          </w:p>
        </w:tc>
        <w:tc>
          <w:tcPr>
            <w:tcW w:w="1309" w:type="dxa"/>
            <w:gridSpan w:val="2"/>
          </w:tcPr>
          <w:p w14:paraId="4C3BE40B"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案件号</w:t>
            </w:r>
          </w:p>
        </w:tc>
        <w:tc>
          <w:tcPr>
            <w:tcW w:w="3000" w:type="dxa"/>
          </w:tcPr>
          <w:p w14:paraId="30A85D21"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展示案件号，案件号组成方式与现在一致</w:t>
            </w:r>
          </w:p>
        </w:tc>
        <w:tc>
          <w:tcPr>
            <w:tcW w:w="3209" w:type="dxa"/>
          </w:tcPr>
          <w:p w14:paraId="46099161" w14:textId="77777777" w:rsidR="00AA35FE" w:rsidRDefault="00AA35FE" w:rsidP="00B3446A">
            <w:pPr>
              <w:pStyle w:val="Axure"/>
              <w:rPr>
                <w:rFonts w:ascii="微软雅黑" w:eastAsia="微软雅黑" w:hAnsi="微软雅黑" w:cs="微软雅黑"/>
                <w:sz w:val="18"/>
                <w:szCs w:val="18"/>
              </w:rPr>
            </w:pPr>
          </w:p>
        </w:tc>
        <w:tc>
          <w:tcPr>
            <w:tcW w:w="1712" w:type="dxa"/>
          </w:tcPr>
          <w:p w14:paraId="781B20A2"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610D360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3A85A7D" w14:textId="0E06D246" w:rsidR="00AA35FE" w:rsidRDefault="00AA35FE" w:rsidP="00B3446A">
            <w:pPr>
              <w:widowControl/>
              <w:jc w:val="center"/>
              <w:rPr>
                <w:rFonts w:ascii="微软雅黑" w:eastAsia="微软雅黑" w:hAnsi="微软雅黑" w:cs="微软雅黑"/>
                <w:sz w:val="18"/>
                <w:szCs w:val="18"/>
              </w:rPr>
            </w:pPr>
            <w:del w:id="2965"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4</w:delText>
              </w:r>
            </w:del>
            <w:ins w:id="2966" w:author="haha" w:date="2019-07-23T15:55:00Z">
              <w:r w:rsidR="00C21328">
                <w:rPr>
                  <w:rFonts w:ascii="微软雅黑" w:eastAsia="微软雅黑" w:hAnsi="微软雅黑" w:cs="微软雅黑"/>
                  <w:sz w:val="18"/>
                  <w:szCs w:val="18"/>
                </w:rPr>
                <w:t>15</w:t>
              </w:r>
            </w:ins>
          </w:p>
        </w:tc>
        <w:tc>
          <w:tcPr>
            <w:tcW w:w="1309" w:type="dxa"/>
            <w:gridSpan w:val="2"/>
          </w:tcPr>
          <w:p w14:paraId="5CA448AC"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复借次数</w:t>
            </w:r>
          </w:p>
        </w:tc>
        <w:tc>
          <w:tcPr>
            <w:tcW w:w="3000" w:type="dxa"/>
          </w:tcPr>
          <w:p w14:paraId="2584D177"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展示当前客户的复借次数</w:t>
            </w:r>
          </w:p>
        </w:tc>
        <w:tc>
          <w:tcPr>
            <w:tcW w:w="3209" w:type="dxa"/>
          </w:tcPr>
          <w:p w14:paraId="73649A0B" w14:textId="77777777" w:rsidR="00AA35FE" w:rsidRDefault="00AA35FE" w:rsidP="00B3446A">
            <w:pPr>
              <w:pStyle w:val="Axure"/>
              <w:rPr>
                <w:rFonts w:ascii="微软雅黑" w:eastAsia="微软雅黑" w:hAnsi="微软雅黑" w:cs="微软雅黑"/>
                <w:sz w:val="18"/>
                <w:szCs w:val="18"/>
              </w:rPr>
            </w:pPr>
          </w:p>
        </w:tc>
        <w:tc>
          <w:tcPr>
            <w:tcW w:w="1712" w:type="dxa"/>
          </w:tcPr>
          <w:p w14:paraId="757693B3"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0</w:t>
            </w:r>
            <w:r>
              <w:rPr>
                <w:rFonts w:ascii="微软雅黑" w:eastAsia="微软雅黑" w:hAnsi="微软雅黑" w:cs="微软雅黑"/>
                <w:color w:val="000000"/>
                <w:sz w:val="18"/>
                <w:szCs w:val="18"/>
              </w:rPr>
              <w:t>次展示</w:t>
            </w:r>
            <w:r>
              <w:rPr>
                <w:rFonts w:ascii="微软雅黑" w:eastAsia="微软雅黑" w:hAnsi="微软雅黑" w:cs="微软雅黑" w:hint="eastAsia"/>
                <w:color w:val="000000"/>
                <w:sz w:val="18"/>
                <w:szCs w:val="18"/>
              </w:rPr>
              <w:t>0</w:t>
            </w:r>
            <w:r>
              <w:rPr>
                <w:rFonts w:ascii="微软雅黑" w:eastAsia="微软雅黑" w:hAnsi="微软雅黑" w:cs="微软雅黑"/>
                <w:color w:val="000000"/>
                <w:sz w:val="18"/>
                <w:szCs w:val="18"/>
              </w:rPr>
              <w:t>即可</w:t>
            </w:r>
          </w:p>
        </w:tc>
      </w:tr>
      <w:tr w:rsidR="00AA35FE" w14:paraId="05F0E245"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DEC26C" w14:textId="0C3A4E5F" w:rsidR="00AA35FE" w:rsidRDefault="00AA35FE" w:rsidP="00B3446A">
            <w:pPr>
              <w:widowControl/>
              <w:jc w:val="center"/>
              <w:rPr>
                <w:rFonts w:ascii="微软雅黑" w:eastAsia="微软雅黑" w:hAnsi="微软雅黑" w:cs="微软雅黑"/>
                <w:sz w:val="18"/>
                <w:szCs w:val="18"/>
              </w:rPr>
            </w:pPr>
            <w:del w:id="2967"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5</w:delText>
              </w:r>
            </w:del>
            <w:ins w:id="2968" w:author="haha" w:date="2019-07-23T15:55:00Z">
              <w:r w:rsidR="00C21328">
                <w:rPr>
                  <w:rFonts w:ascii="微软雅黑" w:eastAsia="微软雅黑" w:hAnsi="微软雅黑" w:cs="微软雅黑"/>
                  <w:sz w:val="18"/>
                  <w:szCs w:val="18"/>
                </w:rPr>
                <w:t>16</w:t>
              </w:r>
            </w:ins>
          </w:p>
        </w:tc>
        <w:tc>
          <w:tcPr>
            <w:tcW w:w="1309" w:type="dxa"/>
            <w:gridSpan w:val="2"/>
          </w:tcPr>
          <w:p w14:paraId="46D58A31"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姓名</w:t>
            </w:r>
          </w:p>
        </w:tc>
        <w:tc>
          <w:tcPr>
            <w:tcW w:w="3000" w:type="dxa"/>
          </w:tcPr>
          <w:p w14:paraId="0923554B"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展示客户进件时的姓名</w:t>
            </w:r>
          </w:p>
        </w:tc>
        <w:tc>
          <w:tcPr>
            <w:tcW w:w="3209" w:type="dxa"/>
          </w:tcPr>
          <w:p w14:paraId="2B8BC968" w14:textId="77777777" w:rsidR="00AA35FE" w:rsidRDefault="00AA35FE" w:rsidP="00B3446A">
            <w:pPr>
              <w:pStyle w:val="Axure"/>
              <w:rPr>
                <w:rFonts w:ascii="微软雅黑" w:eastAsia="微软雅黑" w:hAnsi="微软雅黑" w:cs="微软雅黑"/>
                <w:sz w:val="18"/>
                <w:szCs w:val="18"/>
              </w:rPr>
            </w:pPr>
          </w:p>
        </w:tc>
        <w:tc>
          <w:tcPr>
            <w:tcW w:w="1712" w:type="dxa"/>
          </w:tcPr>
          <w:p w14:paraId="2CBA663C"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784067F9"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52515B6" w14:textId="21D69683" w:rsidR="00AA35FE" w:rsidRDefault="00AA35FE" w:rsidP="00B3446A">
            <w:pPr>
              <w:widowControl/>
              <w:jc w:val="center"/>
              <w:rPr>
                <w:rFonts w:ascii="微软雅黑" w:eastAsia="微软雅黑" w:hAnsi="微软雅黑" w:cs="微软雅黑"/>
                <w:sz w:val="18"/>
                <w:szCs w:val="18"/>
              </w:rPr>
            </w:pPr>
            <w:del w:id="2969"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6</w:delText>
              </w:r>
            </w:del>
            <w:ins w:id="2970" w:author="haha" w:date="2019-07-23T15:55:00Z">
              <w:r w:rsidR="00C21328">
                <w:rPr>
                  <w:rFonts w:ascii="微软雅黑" w:eastAsia="微软雅黑" w:hAnsi="微软雅黑" w:cs="微软雅黑"/>
                  <w:sz w:val="18"/>
                  <w:szCs w:val="18"/>
                </w:rPr>
                <w:t>17</w:t>
              </w:r>
            </w:ins>
          </w:p>
        </w:tc>
        <w:tc>
          <w:tcPr>
            <w:tcW w:w="1309" w:type="dxa"/>
            <w:gridSpan w:val="2"/>
          </w:tcPr>
          <w:p w14:paraId="7ABE93C5"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身份证号</w:t>
            </w:r>
          </w:p>
        </w:tc>
        <w:tc>
          <w:tcPr>
            <w:tcW w:w="3000" w:type="dxa"/>
          </w:tcPr>
          <w:p w14:paraId="7C37F6A8"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展示客户进件时的身份证号码</w:t>
            </w:r>
          </w:p>
        </w:tc>
        <w:tc>
          <w:tcPr>
            <w:tcW w:w="3209" w:type="dxa"/>
          </w:tcPr>
          <w:p w14:paraId="09FE823F" w14:textId="77777777" w:rsidR="00AA35FE" w:rsidRDefault="00AA35FE" w:rsidP="00B3446A">
            <w:pPr>
              <w:pStyle w:val="Axure"/>
              <w:rPr>
                <w:rFonts w:ascii="微软雅黑" w:eastAsia="微软雅黑" w:hAnsi="微软雅黑" w:cs="微软雅黑"/>
                <w:sz w:val="18"/>
                <w:szCs w:val="18"/>
              </w:rPr>
            </w:pPr>
          </w:p>
        </w:tc>
        <w:tc>
          <w:tcPr>
            <w:tcW w:w="1712" w:type="dxa"/>
          </w:tcPr>
          <w:p w14:paraId="03D75E11"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0E9BD8B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E1A554" w14:textId="3C1C4DCC" w:rsidR="00AA35FE" w:rsidRDefault="00AA35FE" w:rsidP="00B3446A">
            <w:pPr>
              <w:widowControl/>
              <w:jc w:val="center"/>
              <w:rPr>
                <w:rFonts w:ascii="微软雅黑" w:eastAsia="微软雅黑" w:hAnsi="微软雅黑" w:cs="微软雅黑"/>
                <w:sz w:val="18"/>
                <w:szCs w:val="18"/>
              </w:rPr>
            </w:pPr>
            <w:del w:id="2971"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7</w:delText>
              </w:r>
            </w:del>
            <w:ins w:id="2972" w:author="haha" w:date="2019-07-23T15:55:00Z">
              <w:r w:rsidR="00C21328">
                <w:rPr>
                  <w:rFonts w:ascii="微软雅黑" w:eastAsia="微软雅黑" w:hAnsi="微软雅黑" w:cs="微软雅黑"/>
                  <w:sz w:val="18"/>
                  <w:szCs w:val="18"/>
                </w:rPr>
                <w:t>18</w:t>
              </w:r>
            </w:ins>
          </w:p>
        </w:tc>
        <w:tc>
          <w:tcPr>
            <w:tcW w:w="1309" w:type="dxa"/>
            <w:gridSpan w:val="2"/>
          </w:tcPr>
          <w:p w14:paraId="40907AAE"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状态</w:t>
            </w:r>
          </w:p>
        </w:tc>
        <w:tc>
          <w:tcPr>
            <w:tcW w:w="3000" w:type="dxa"/>
          </w:tcPr>
          <w:p w14:paraId="01BF4606"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显示当前客户的状态（未接单、审核中、人工拒绝、系统拒绝</w:t>
            </w:r>
            <w:ins w:id="2973" w:author="张达闻" w:date="2019-07-22T15:54:00Z">
              <w:r w:rsidR="00F269D3">
                <w:rPr>
                  <w:rFonts w:ascii="微软雅黑" w:eastAsia="微软雅黑" w:hAnsi="微软雅黑" w:cs="微软雅黑" w:hint="eastAsia"/>
                  <w:color w:val="000000"/>
                  <w:sz w:val="18"/>
                  <w:szCs w:val="18"/>
                </w:rPr>
                <w:t>、审批通过</w:t>
              </w:r>
            </w:ins>
            <w:r>
              <w:rPr>
                <w:rFonts w:ascii="微软雅黑" w:eastAsia="微软雅黑" w:hAnsi="微软雅黑" w:cs="微软雅黑"/>
                <w:color w:val="000000"/>
                <w:sz w:val="18"/>
                <w:szCs w:val="18"/>
              </w:rPr>
              <w:t>）</w:t>
            </w:r>
          </w:p>
        </w:tc>
        <w:tc>
          <w:tcPr>
            <w:tcW w:w="3209" w:type="dxa"/>
          </w:tcPr>
          <w:p w14:paraId="21EDFB5F" w14:textId="77777777" w:rsidR="00AA35FE" w:rsidRDefault="00AA35FE" w:rsidP="00B3446A">
            <w:pPr>
              <w:pStyle w:val="Axure"/>
              <w:rPr>
                <w:rFonts w:ascii="微软雅黑" w:eastAsia="微软雅黑" w:hAnsi="微软雅黑" w:cs="微软雅黑"/>
                <w:sz w:val="18"/>
                <w:szCs w:val="18"/>
              </w:rPr>
            </w:pPr>
          </w:p>
        </w:tc>
        <w:tc>
          <w:tcPr>
            <w:tcW w:w="1712" w:type="dxa"/>
          </w:tcPr>
          <w:p w14:paraId="41D11EEA"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1AFA8DA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D5B8EE" w14:textId="7910D069" w:rsidR="00AA35FE" w:rsidRDefault="00AA35FE" w:rsidP="00B3446A">
            <w:pPr>
              <w:widowControl/>
              <w:jc w:val="center"/>
              <w:rPr>
                <w:rFonts w:ascii="微软雅黑" w:eastAsia="微软雅黑" w:hAnsi="微软雅黑" w:cs="微软雅黑"/>
                <w:sz w:val="18"/>
                <w:szCs w:val="18"/>
              </w:rPr>
            </w:pPr>
            <w:del w:id="2974"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8</w:delText>
              </w:r>
            </w:del>
            <w:ins w:id="2975" w:author="haha" w:date="2019-07-23T15:55:00Z">
              <w:r w:rsidR="00C21328">
                <w:rPr>
                  <w:rFonts w:ascii="微软雅黑" w:eastAsia="微软雅黑" w:hAnsi="微软雅黑" w:cs="微软雅黑"/>
                  <w:sz w:val="18"/>
                  <w:szCs w:val="18"/>
                </w:rPr>
                <w:t>19</w:t>
              </w:r>
            </w:ins>
          </w:p>
        </w:tc>
        <w:tc>
          <w:tcPr>
            <w:tcW w:w="1309" w:type="dxa"/>
            <w:gridSpan w:val="2"/>
          </w:tcPr>
          <w:p w14:paraId="21242AC6"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操作-接单</w:t>
            </w:r>
          </w:p>
        </w:tc>
        <w:tc>
          <w:tcPr>
            <w:tcW w:w="3000" w:type="dxa"/>
          </w:tcPr>
          <w:p w14:paraId="0389BD22"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可点击接单，该用户则有处理人且别人不可再次点击接单，别人也不可在此页面看到这个用户数据状态也为审核中</w:t>
            </w:r>
          </w:p>
        </w:tc>
        <w:tc>
          <w:tcPr>
            <w:tcW w:w="3209" w:type="dxa"/>
          </w:tcPr>
          <w:p w14:paraId="5629749A" w14:textId="77777777" w:rsidR="00AA35FE" w:rsidRDefault="00AA35FE" w:rsidP="00B3446A">
            <w:pPr>
              <w:pStyle w:val="Axure"/>
              <w:rPr>
                <w:rFonts w:ascii="微软雅黑" w:eastAsia="微软雅黑" w:hAnsi="微软雅黑" w:cs="微软雅黑"/>
                <w:sz w:val="18"/>
                <w:szCs w:val="18"/>
              </w:rPr>
            </w:pPr>
          </w:p>
        </w:tc>
        <w:tc>
          <w:tcPr>
            <w:tcW w:w="1712" w:type="dxa"/>
          </w:tcPr>
          <w:p w14:paraId="0F6B1B14"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0796B633"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9193323" w14:textId="62482EF4" w:rsidR="00AA35FE" w:rsidRDefault="00AA35FE" w:rsidP="00B3446A">
            <w:pPr>
              <w:widowControl/>
              <w:jc w:val="center"/>
              <w:rPr>
                <w:rFonts w:ascii="微软雅黑" w:eastAsia="微软雅黑" w:hAnsi="微软雅黑" w:cs="微软雅黑"/>
                <w:sz w:val="18"/>
                <w:szCs w:val="18"/>
              </w:rPr>
            </w:pPr>
            <w:del w:id="2976" w:author="haha" w:date="2019-07-23T15:55:00Z">
              <w:r w:rsidDel="00C21328">
                <w:rPr>
                  <w:rFonts w:ascii="微软雅黑" w:eastAsia="微软雅黑" w:hAnsi="微软雅黑" w:cs="微软雅黑" w:hint="eastAsia"/>
                  <w:sz w:val="18"/>
                  <w:szCs w:val="18"/>
                </w:rPr>
                <w:delText>1</w:delText>
              </w:r>
              <w:r w:rsidDel="00C21328">
                <w:rPr>
                  <w:rFonts w:ascii="微软雅黑" w:eastAsia="微软雅黑" w:hAnsi="微软雅黑" w:cs="微软雅黑"/>
                  <w:sz w:val="18"/>
                  <w:szCs w:val="18"/>
                </w:rPr>
                <w:delText>9</w:delText>
              </w:r>
            </w:del>
            <w:ins w:id="2977" w:author="haha" w:date="2019-07-23T15:55:00Z">
              <w:r w:rsidR="00C21328">
                <w:rPr>
                  <w:rFonts w:ascii="微软雅黑" w:eastAsia="微软雅黑" w:hAnsi="微软雅黑" w:cs="微软雅黑"/>
                  <w:sz w:val="18"/>
                  <w:szCs w:val="18"/>
                </w:rPr>
                <w:t>20</w:t>
              </w:r>
            </w:ins>
          </w:p>
        </w:tc>
        <w:tc>
          <w:tcPr>
            <w:tcW w:w="1309" w:type="dxa"/>
            <w:gridSpan w:val="2"/>
          </w:tcPr>
          <w:p w14:paraId="76CB75AA"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处理</w:t>
            </w:r>
          </w:p>
        </w:tc>
        <w:tc>
          <w:tcPr>
            <w:tcW w:w="3000" w:type="dxa"/>
          </w:tcPr>
          <w:p w14:paraId="766E048C"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接单后按钮改为处理，可进行案件审核</w:t>
            </w:r>
          </w:p>
        </w:tc>
        <w:tc>
          <w:tcPr>
            <w:tcW w:w="3209" w:type="dxa"/>
          </w:tcPr>
          <w:p w14:paraId="75B1708F" w14:textId="77777777" w:rsidR="00AA35FE" w:rsidRDefault="00AA35FE" w:rsidP="00B3446A">
            <w:pPr>
              <w:pStyle w:val="Axure"/>
              <w:rPr>
                <w:rFonts w:ascii="微软雅黑" w:eastAsia="微软雅黑" w:hAnsi="微软雅黑" w:cs="微软雅黑"/>
                <w:sz w:val="18"/>
                <w:szCs w:val="18"/>
              </w:rPr>
            </w:pPr>
          </w:p>
        </w:tc>
        <w:tc>
          <w:tcPr>
            <w:tcW w:w="1712" w:type="dxa"/>
          </w:tcPr>
          <w:p w14:paraId="333807F9" w14:textId="77777777" w:rsidR="00AA35FE" w:rsidRDefault="00AA35FE" w:rsidP="00B3446A">
            <w:pPr>
              <w:widowControl/>
              <w:jc w:val="left"/>
              <w:rPr>
                <w:rFonts w:ascii="微软雅黑" w:eastAsia="微软雅黑" w:hAnsi="微软雅黑" w:cs="微软雅黑"/>
                <w:color w:val="000000"/>
                <w:sz w:val="18"/>
                <w:szCs w:val="18"/>
              </w:rPr>
            </w:pPr>
          </w:p>
        </w:tc>
      </w:tr>
      <w:tr w:rsidR="00AA35FE" w14:paraId="624D7E85"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D874BB" w14:textId="063E2461" w:rsidR="00AA35FE" w:rsidRDefault="00AA35FE" w:rsidP="00B3446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2978" w:author="haha" w:date="2019-07-23T15:55:00Z">
              <w:r w:rsidR="00C21328">
                <w:rPr>
                  <w:rFonts w:ascii="微软雅黑" w:eastAsia="微软雅黑" w:hAnsi="微软雅黑" w:cs="微软雅黑"/>
                  <w:sz w:val="18"/>
                  <w:szCs w:val="18"/>
                </w:rPr>
                <w:t>1</w:t>
              </w:r>
            </w:ins>
            <w:del w:id="2979" w:author="haha" w:date="2019-07-23T15:55:00Z">
              <w:r w:rsidDel="00C21328">
                <w:rPr>
                  <w:rFonts w:ascii="微软雅黑" w:eastAsia="微软雅黑" w:hAnsi="微软雅黑" w:cs="微软雅黑"/>
                  <w:sz w:val="18"/>
                  <w:szCs w:val="18"/>
                </w:rPr>
                <w:delText>0</w:delText>
              </w:r>
            </w:del>
          </w:p>
        </w:tc>
        <w:tc>
          <w:tcPr>
            <w:tcW w:w="1309" w:type="dxa"/>
            <w:gridSpan w:val="2"/>
          </w:tcPr>
          <w:p w14:paraId="7A02F83B"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备注</w:t>
            </w:r>
          </w:p>
        </w:tc>
        <w:tc>
          <w:tcPr>
            <w:tcW w:w="3000" w:type="dxa"/>
          </w:tcPr>
          <w:p w14:paraId="5EF9E884" w14:textId="77777777" w:rsidR="00AA35FE" w:rsidRDefault="00AA35FE" w:rsidP="00B3446A">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展示当前客户处理中未提交前的备注</w:t>
            </w:r>
          </w:p>
        </w:tc>
        <w:tc>
          <w:tcPr>
            <w:tcW w:w="3209" w:type="dxa"/>
          </w:tcPr>
          <w:p w14:paraId="3459FE2C" w14:textId="77777777" w:rsidR="00AA35FE" w:rsidRDefault="00AA35FE" w:rsidP="00B3446A">
            <w:pPr>
              <w:pStyle w:val="Axure"/>
              <w:rPr>
                <w:rFonts w:ascii="微软雅黑" w:eastAsia="微软雅黑" w:hAnsi="微软雅黑" w:cs="微软雅黑"/>
                <w:sz w:val="18"/>
                <w:szCs w:val="18"/>
              </w:rPr>
            </w:pPr>
          </w:p>
        </w:tc>
        <w:tc>
          <w:tcPr>
            <w:tcW w:w="1712" w:type="dxa"/>
          </w:tcPr>
          <w:p w14:paraId="7B78BF3D" w14:textId="77777777" w:rsidR="00AA35FE" w:rsidRDefault="00AA35FE" w:rsidP="00B3446A">
            <w:pPr>
              <w:widowControl/>
              <w:jc w:val="left"/>
              <w:rPr>
                <w:rFonts w:ascii="微软雅黑" w:eastAsia="微软雅黑" w:hAnsi="微软雅黑" w:cs="微软雅黑"/>
                <w:color w:val="000000"/>
                <w:sz w:val="18"/>
                <w:szCs w:val="18"/>
              </w:rPr>
            </w:pPr>
          </w:p>
        </w:tc>
      </w:tr>
    </w:tbl>
    <w:p w14:paraId="51FB9BCB" w14:textId="01883CB1" w:rsidR="005E0930" w:rsidRDefault="00F93C30" w:rsidP="00BE2990">
      <w:pPr>
        <w:pStyle w:val="3"/>
      </w:pPr>
      <w:bookmarkStart w:id="2980" w:name="_Toc14795470"/>
      <w:ins w:id="2981" w:author="haha" w:date="2019-07-23T16:23:00Z">
        <w:r>
          <w:rPr>
            <w:rFonts w:hint="eastAsia"/>
          </w:rPr>
          <w:lastRenderedPageBreak/>
          <w:t>2</w:t>
        </w:r>
        <w:r>
          <w:t>.</w:t>
        </w:r>
        <w:r w:rsidR="00225374">
          <w:t>1.1</w:t>
        </w:r>
      </w:ins>
      <w:r w:rsidR="00BE2990">
        <w:rPr>
          <w:rFonts w:hint="eastAsia"/>
        </w:rPr>
        <w:t>处理页面</w:t>
      </w:r>
      <w:bookmarkEnd w:id="2980"/>
    </w:p>
    <w:p w14:paraId="3C948EAB" w14:textId="77777777" w:rsidR="00BE2990" w:rsidRPr="00BE2990" w:rsidRDefault="00BE2990" w:rsidP="00BE2990">
      <w:r>
        <w:rPr>
          <w:noProof/>
        </w:rPr>
        <w:drawing>
          <wp:inline distT="0" distB="0" distL="0" distR="0" wp14:anchorId="64B561FA" wp14:editId="1D7CAD35">
            <wp:extent cx="3143250" cy="34136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0685" cy="3421719"/>
                    </a:xfrm>
                    <a:prstGeom prst="rect">
                      <a:avLst/>
                    </a:prstGeom>
                    <a:noFill/>
                    <a:ln>
                      <a:noFill/>
                    </a:ln>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BE2990" w14:paraId="143E9284" w14:textId="77777777" w:rsidTr="005565B9">
        <w:trPr>
          <w:trHeight w:val="90"/>
        </w:trPr>
        <w:tc>
          <w:tcPr>
            <w:tcW w:w="1245" w:type="dxa"/>
            <w:gridSpan w:val="2"/>
            <w:tcBorders>
              <w:top w:val="nil"/>
              <w:left w:val="single" w:sz="4" w:space="0" w:color="auto"/>
              <w:bottom w:val="single" w:sz="4" w:space="0" w:color="auto"/>
              <w:right w:val="single" w:sz="4" w:space="0" w:color="auto"/>
            </w:tcBorders>
          </w:tcPr>
          <w:p w14:paraId="2A31FA62" w14:textId="77777777" w:rsidR="00BE2990" w:rsidRDefault="00BE2990" w:rsidP="005565B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A5F4749" w14:textId="77777777" w:rsidR="00BE2990" w:rsidRDefault="00BE2990" w:rsidP="005565B9">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待审</w:t>
            </w:r>
          </w:p>
        </w:tc>
      </w:tr>
      <w:tr w:rsidR="00BE2990" w14:paraId="0D961EB2" w14:textId="77777777" w:rsidTr="005565B9">
        <w:trPr>
          <w:trHeight w:val="408"/>
        </w:trPr>
        <w:tc>
          <w:tcPr>
            <w:tcW w:w="1245" w:type="dxa"/>
            <w:gridSpan w:val="2"/>
            <w:tcBorders>
              <w:top w:val="nil"/>
              <w:left w:val="single" w:sz="4" w:space="0" w:color="auto"/>
              <w:bottom w:val="single" w:sz="4" w:space="0" w:color="auto"/>
              <w:right w:val="single" w:sz="4" w:space="0" w:color="auto"/>
            </w:tcBorders>
          </w:tcPr>
          <w:p w14:paraId="3F878102" w14:textId="77777777" w:rsidR="00BE2990" w:rsidRDefault="00BE2990"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C6D0643" w14:textId="77777777" w:rsidR="00BE2990" w:rsidRDefault="00BE2990" w:rsidP="005565B9">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操作-处理按钮</w:t>
            </w:r>
          </w:p>
        </w:tc>
      </w:tr>
      <w:tr w:rsidR="00BE2990" w14:paraId="2301D85D" w14:textId="77777777" w:rsidTr="005565B9">
        <w:trPr>
          <w:trHeight w:val="423"/>
        </w:trPr>
        <w:tc>
          <w:tcPr>
            <w:tcW w:w="1245" w:type="dxa"/>
            <w:gridSpan w:val="2"/>
            <w:tcBorders>
              <w:top w:val="nil"/>
              <w:left w:val="single" w:sz="4" w:space="0" w:color="auto"/>
              <w:bottom w:val="single" w:sz="4" w:space="0" w:color="auto"/>
              <w:right w:val="single" w:sz="4" w:space="0" w:color="auto"/>
            </w:tcBorders>
          </w:tcPr>
          <w:p w14:paraId="53244AC9" w14:textId="77777777" w:rsidR="00BE2990" w:rsidRDefault="00BE2990"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255DCBC" w14:textId="77777777" w:rsidR="00BE2990" w:rsidRDefault="00BE2990" w:rsidP="005565B9">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BE2990" w14:paraId="6A9E36F7"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8D626E1" w14:textId="77777777" w:rsidR="00BE2990" w:rsidRDefault="00BE2990"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BE2990" w14:paraId="44E7C9F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2AF8888" w14:textId="77777777" w:rsidR="00BE2990" w:rsidRDefault="00BE2990"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315AB57" w14:textId="77777777" w:rsidR="00BE2990" w:rsidRDefault="00BE2990"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15AEB97" w14:textId="77777777" w:rsidR="00BE2990" w:rsidRDefault="00BE2990"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80CE887" w14:textId="77777777" w:rsidR="00BE2990" w:rsidRDefault="00BE2990"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24179BB" w14:textId="77777777" w:rsidR="00BE2990" w:rsidRDefault="00BE2990"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BE2990" w14:paraId="5A89997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B3C943A" w14:textId="77777777" w:rsidR="00BE2990" w:rsidRDefault="00BE2990" w:rsidP="005565B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2E0F3A15"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案件号</w:t>
            </w:r>
          </w:p>
        </w:tc>
        <w:tc>
          <w:tcPr>
            <w:tcW w:w="3000" w:type="dxa"/>
          </w:tcPr>
          <w:p w14:paraId="1933F646"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展示当前用户的案件号，案件号是唯一的</w:t>
            </w:r>
          </w:p>
        </w:tc>
        <w:tc>
          <w:tcPr>
            <w:tcW w:w="3209" w:type="dxa"/>
          </w:tcPr>
          <w:p w14:paraId="797B8935" w14:textId="77777777" w:rsidR="00BE2990" w:rsidRDefault="00BE2990" w:rsidP="005565B9">
            <w:pPr>
              <w:pStyle w:val="Axure"/>
              <w:rPr>
                <w:rFonts w:ascii="微软雅黑" w:eastAsia="微软雅黑" w:hAnsi="微软雅黑" w:cs="微软雅黑"/>
                <w:sz w:val="18"/>
                <w:szCs w:val="18"/>
              </w:rPr>
            </w:pPr>
          </w:p>
        </w:tc>
        <w:tc>
          <w:tcPr>
            <w:tcW w:w="1712" w:type="dxa"/>
          </w:tcPr>
          <w:p w14:paraId="134BB5C9" w14:textId="77777777" w:rsidR="00BE2990" w:rsidRDefault="00BE2990" w:rsidP="005565B9">
            <w:pPr>
              <w:widowControl/>
              <w:jc w:val="left"/>
              <w:rPr>
                <w:rFonts w:ascii="微软雅黑" w:eastAsia="微软雅黑" w:hAnsi="微软雅黑" w:cs="宋体"/>
                <w:bCs/>
                <w:kern w:val="0"/>
                <w:sz w:val="18"/>
                <w:szCs w:val="18"/>
              </w:rPr>
            </w:pPr>
          </w:p>
        </w:tc>
      </w:tr>
      <w:tr w:rsidR="00BE2990" w14:paraId="0823661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D23676" w14:textId="77777777"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A8035D7"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申请人姓名</w:t>
            </w:r>
          </w:p>
        </w:tc>
        <w:tc>
          <w:tcPr>
            <w:tcW w:w="3000" w:type="dxa"/>
          </w:tcPr>
          <w:p w14:paraId="239E6561"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显示客户进件姓名</w:t>
            </w:r>
          </w:p>
        </w:tc>
        <w:tc>
          <w:tcPr>
            <w:tcW w:w="3209" w:type="dxa"/>
          </w:tcPr>
          <w:p w14:paraId="0EA3FFDA" w14:textId="77777777" w:rsidR="00BE2990" w:rsidRDefault="00BE2990" w:rsidP="005565B9">
            <w:pPr>
              <w:pStyle w:val="Axure"/>
              <w:rPr>
                <w:rFonts w:ascii="微软雅黑" w:eastAsia="微软雅黑" w:hAnsi="微软雅黑" w:cs="微软雅黑"/>
                <w:sz w:val="18"/>
                <w:szCs w:val="18"/>
              </w:rPr>
            </w:pPr>
          </w:p>
        </w:tc>
        <w:tc>
          <w:tcPr>
            <w:tcW w:w="1712" w:type="dxa"/>
          </w:tcPr>
          <w:p w14:paraId="449AF7DB" w14:textId="77777777" w:rsidR="00BE2990" w:rsidRDefault="00BE2990" w:rsidP="005565B9">
            <w:pPr>
              <w:widowControl/>
              <w:jc w:val="left"/>
              <w:rPr>
                <w:rFonts w:ascii="微软雅黑" w:eastAsia="微软雅黑" w:hAnsi="微软雅黑" w:cs="微软雅黑"/>
                <w:sz w:val="18"/>
                <w:szCs w:val="18"/>
              </w:rPr>
            </w:pPr>
          </w:p>
        </w:tc>
      </w:tr>
      <w:tr w:rsidR="00BE2990" w14:paraId="4925E7B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10A93E" w14:textId="77777777"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7399967"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身份证号</w:t>
            </w:r>
          </w:p>
        </w:tc>
        <w:tc>
          <w:tcPr>
            <w:tcW w:w="3000" w:type="dxa"/>
          </w:tcPr>
          <w:p w14:paraId="47BEAAC8"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展示客户进件时的身份证号</w:t>
            </w:r>
          </w:p>
        </w:tc>
        <w:tc>
          <w:tcPr>
            <w:tcW w:w="3209" w:type="dxa"/>
          </w:tcPr>
          <w:p w14:paraId="78AA947E" w14:textId="77777777" w:rsidR="00BE2990" w:rsidRDefault="00BE2990" w:rsidP="005565B9">
            <w:pPr>
              <w:pStyle w:val="Axure"/>
              <w:rPr>
                <w:rFonts w:ascii="微软雅黑" w:eastAsia="微软雅黑" w:hAnsi="微软雅黑" w:cs="微软雅黑"/>
                <w:sz w:val="18"/>
                <w:szCs w:val="18"/>
              </w:rPr>
            </w:pPr>
          </w:p>
        </w:tc>
        <w:tc>
          <w:tcPr>
            <w:tcW w:w="1712" w:type="dxa"/>
          </w:tcPr>
          <w:p w14:paraId="430F9DCF" w14:textId="77777777" w:rsidR="00BE2990" w:rsidRDefault="00BE2990" w:rsidP="005565B9">
            <w:pPr>
              <w:widowControl/>
              <w:jc w:val="left"/>
              <w:rPr>
                <w:rFonts w:ascii="微软雅黑" w:eastAsia="微软雅黑" w:hAnsi="微软雅黑" w:cs="微软雅黑"/>
                <w:sz w:val="18"/>
                <w:szCs w:val="18"/>
              </w:rPr>
            </w:pPr>
          </w:p>
        </w:tc>
      </w:tr>
      <w:tr w:rsidR="00BE2990" w14:paraId="35EDD0C1"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E3819D2" w14:textId="77777777"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59437729"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w:t>
            </w:r>
          </w:p>
        </w:tc>
        <w:tc>
          <w:tcPr>
            <w:tcW w:w="3000" w:type="dxa"/>
          </w:tcPr>
          <w:p w14:paraId="0C3F52FD"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展示客户进件时的手机号</w:t>
            </w:r>
          </w:p>
        </w:tc>
        <w:tc>
          <w:tcPr>
            <w:tcW w:w="3209" w:type="dxa"/>
          </w:tcPr>
          <w:p w14:paraId="745F6762" w14:textId="77777777" w:rsidR="00BE2990" w:rsidRDefault="00BE2990" w:rsidP="005565B9">
            <w:pPr>
              <w:pStyle w:val="Axure"/>
              <w:rPr>
                <w:rFonts w:ascii="微软雅黑" w:eastAsia="微软雅黑" w:hAnsi="微软雅黑" w:cs="微软雅黑"/>
                <w:sz w:val="18"/>
                <w:szCs w:val="18"/>
              </w:rPr>
            </w:pPr>
          </w:p>
        </w:tc>
        <w:tc>
          <w:tcPr>
            <w:tcW w:w="1712" w:type="dxa"/>
          </w:tcPr>
          <w:p w14:paraId="0B0E12A4" w14:textId="77777777" w:rsidR="00BE2990" w:rsidRDefault="00BE2990" w:rsidP="005565B9">
            <w:pPr>
              <w:widowControl/>
              <w:jc w:val="left"/>
              <w:rPr>
                <w:rFonts w:ascii="微软雅黑" w:eastAsia="微软雅黑" w:hAnsi="微软雅黑" w:cs="微软雅黑"/>
                <w:sz w:val="18"/>
                <w:szCs w:val="18"/>
              </w:rPr>
            </w:pPr>
          </w:p>
        </w:tc>
      </w:tr>
      <w:tr w:rsidR="00BE2990" w14:paraId="0527223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6E5846" w14:textId="77777777"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473D5F4E"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年龄</w:t>
            </w:r>
          </w:p>
        </w:tc>
        <w:tc>
          <w:tcPr>
            <w:tcW w:w="3000" w:type="dxa"/>
          </w:tcPr>
          <w:p w14:paraId="187E0024"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展示客户年龄</w:t>
            </w:r>
          </w:p>
        </w:tc>
        <w:tc>
          <w:tcPr>
            <w:tcW w:w="3209" w:type="dxa"/>
          </w:tcPr>
          <w:p w14:paraId="34D81F86" w14:textId="77777777" w:rsidR="00BE2990" w:rsidRDefault="00BE2990" w:rsidP="005565B9">
            <w:pPr>
              <w:pStyle w:val="Axure"/>
              <w:rPr>
                <w:rFonts w:ascii="微软雅黑" w:eastAsia="微软雅黑" w:hAnsi="微软雅黑" w:cs="微软雅黑"/>
                <w:sz w:val="18"/>
                <w:szCs w:val="18"/>
              </w:rPr>
            </w:pPr>
          </w:p>
        </w:tc>
        <w:tc>
          <w:tcPr>
            <w:tcW w:w="1712" w:type="dxa"/>
          </w:tcPr>
          <w:p w14:paraId="623E253B"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13C780EE"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957C93B" w14:textId="776BA080" w:rsidR="00BE2990" w:rsidRDefault="00BE2990" w:rsidP="005565B9">
            <w:pPr>
              <w:widowControl/>
              <w:jc w:val="center"/>
              <w:rPr>
                <w:rFonts w:ascii="微软雅黑" w:eastAsia="微软雅黑" w:hAnsi="微软雅黑" w:cs="微软雅黑"/>
                <w:sz w:val="18"/>
                <w:szCs w:val="18"/>
              </w:rPr>
            </w:pPr>
            <w:del w:id="2982" w:author="haha" w:date="2019-07-23T15:53:00Z">
              <w:r w:rsidDel="00C21328">
                <w:rPr>
                  <w:rFonts w:ascii="微软雅黑" w:eastAsia="微软雅黑" w:hAnsi="微软雅黑" w:cs="微软雅黑" w:hint="eastAsia"/>
                  <w:sz w:val="18"/>
                  <w:szCs w:val="18"/>
                </w:rPr>
                <w:delText>5</w:delText>
              </w:r>
            </w:del>
            <w:ins w:id="2983" w:author="haha" w:date="2019-07-23T15:53:00Z">
              <w:r w:rsidR="00C21328">
                <w:rPr>
                  <w:rFonts w:ascii="微软雅黑" w:eastAsia="微软雅黑" w:hAnsi="微软雅黑" w:cs="微软雅黑"/>
                  <w:sz w:val="18"/>
                  <w:szCs w:val="18"/>
                </w:rPr>
                <w:t>6</w:t>
              </w:r>
            </w:ins>
          </w:p>
        </w:tc>
        <w:tc>
          <w:tcPr>
            <w:tcW w:w="1309" w:type="dxa"/>
            <w:gridSpan w:val="2"/>
          </w:tcPr>
          <w:p w14:paraId="47CFB9F2"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银行卡号</w:t>
            </w:r>
          </w:p>
        </w:tc>
        <w:tc>
          <w:tcPr>
            <w:tcW w:w="3000" w:type="dxa"/>
          </w:tcPr>
          <w:p w14:paraId="071D46C5"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展示客户进件时填写的银行卡号</w:t>
            </w:r>
          </w:p>
        </w:tc>
        <w:tc>
          <w:tcPr>
            <w:tcW w:w="3209" w:type="dxa"/>
          </w:tcPr>
          <w:p w14:paraId="09309C7B" w14:textId="77777777" w:rsidR="00BE2990" w:rsidRDefault="00BE2990" w:rsidP="005565B9">
            <w:pPr>
              <w:pStyle w:val="Axure"/>
              <w:rPr>
                <w:rFonts w:ascii="微软雅黑" w:eastAsia="微软雅黑" w:hAnsi="微软雅黑" w:cs="微软雅黑"/>
                <w:sz w:val="18"/>
                <w:szCs w:val="18"/>
              </w:rPr>
            </w:pPr>
          </w:p>
        </w:tc>
        <w:tc>
          <w:tcPr>
            <w:tcW w:w="1712" w:type="dxa"/>
          </w:tcPr>
          <w:p w14:paraId="28EFD4E8" w14:textId="77777777" w:rsidR="00BE2990" w:rsidRDefault="00BE2990" w:rsidP="005565B9">
            <w:pPr>
              <w:widowControl/>
              <w:jc w:val="left"/>
              <w:rPr>
                <w:rFonts w:ascii="微软雅黑" w:eastAsia="微软雅黑" w:hAnsi="微软雅黑" w:cs="微软雅黑"/>
                <w:sz w:val="18"/>
                <w:szCs w:val="18"/>
              </w:rPr>
            </w:pPr>
          </w:p>
        </w:tc>
      </w:tr>
      <w:tr w:rsidR="00BE2990" w14:paraId="2D83F2BE"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7A9EA39" w14:textId="24FA8239" w:rsidR="00BE2990" w:rsidRDefault="00BE2990" w:rsidP="005565B9">
            <w:pPr>
              <w:widowControl/>
              <w:jc w:val="center"/>
              <w:rPr>
                <w:rFonts w:ascii="微软雅黑" w:eastAsia="微软雅黑" w:hAnsi="微软雅黑" w:cs="微软雅黑"/>
                <w:sz w:val="18"/>
                <w:szCs w:val="18"/>
              </w:rPr>
            </w:pPr>
            <w:del w:id="2984" w:author="haha" w:date="2019-07-23T15:53:00Z">
              <w:r w:rsidDel="00C21328">
                <w:rPr>
                  <w:rFonts w:ascii="微软雅黑" w:eastAsia="微软雅黑" w:hAnsi="微软雅黑" w:cs="微软雅黑" w:hint="eastAsia"/>
                  <w:sz w:val="18"/>
                  <w:szCs w:val="18"/>
                </w:rPr>
                <w:delText>6</w:delText>
              </w:r>
            </w:del>
            <w:ins w:id="2985" w:author="haha" w:date="2019-07-23T15:53:00Z">
              <w:r w:rsidR="00C21328">
                <w:rPr>
                  <w:rFonts w:ascii="微软雅黑" w:eastAsia="微软雅黑" w:hAnsi="微软雅黑" w:cs="微软雅黑"/>
                  <w:sz w:val="18"/>
                  <w:szCs w:val="18"/>
                </w:rPr>
                <w:t>7</w:t>
              </w:r>
            </w:ins>
          </w:p>
        </w:tc>
        <w:tc>
          <w:tcPr>
            <w:tcW w:w="1309" w:type="dxa"/>
            <w:gridSpan w:val="2"/>
          </w:tcPr>
          <w:p w14:paraId="7C8B7CA6"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开户行</w:t>
            </w:r>
          </w:p>
        </w:tc>
        <w:tc>
          <w:tcPr>
            <w:tcW w:w="3000" w:type="dxa"/>
          </w:tcPr>
          <w:p w14:paraId="0E39D462"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展示客户进件时的开户行</w:t>
            </w:r>
          </w:p>
        </w:tc>
        <w:tc>
          <w:tcPr>
            <w:tcW w:w="3209" w:type="dxa"/>
          </w:tcPr>
          <w:p w14:paraId="5B95729D" w14:textId="77777777" w:rsidR="00BE2990" w:rsidRDefault="00BE2990" w:rsidP="005565B9">
            <w:pPr>
              <w:pStyle w:val="Axure"/>
              <w:rPr>
                <w:rFonts w:ascii="微软雅黑" w:eastAsia="微软雅黑" w:hAnsi="微软雅黑" w:cs="微软雅黑"/>
                <w:sz w:val="18"/>
                <w:szCs w:val="18"/>
              </w:rPr>
            </w:pPr>
          </w:p>
        </w:tc>
        <w:tc>
          <w:tcPr>
            <w:tcW w:w="1712" w:type="dxa"/>
          </w:tcPr>
          <w:p w14:paraId="0F5AE806" w14:textId="77777777" w:rsidR="00BE2990" w:rsidRDefault="00BE2990" w:rsidP="005565B9">
            <w:pPr>
              <w:widowControl/>
              <w:jc w:val="left"/>
              <w:rPr>
                <w:rFonts w:ascii="微软雅黑" w:eastAsia="微软雅黑" w:hAnsi="微软雅黑" w:cs="微软雅黑"/>
                <w:sz w:val="18"/>
                <w:szCs w:val="18"/>
              </w:rPr>
            </w:pPr>
          </w:p>
        </w:tc>
      </w:tr>
      <w:tr w:rsidR="00BE2990" w14:paraId="7FCFB4D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041E38" w14:textId="5536B677" w:rsidR="00BE2990" w:rsidRDefault="00BE2990" w:rsidP="005565B9">
            <w:pPr>
              <w:widowControl/>
              <w:jc w:val="center"/>
              <w:rPr>
                <w:rFonts w:ascii="微软雅黑" w:eastAsia="微软雅黑" w:hAnsi="微软雅黑" w:cs="微软雅黑"/>
                <w:sz w:val="18"/>
                <w:szCs w:val="18"/>
              </w:rPr>
            </w:pPr>
            <w:del w:id="2986" w:author="haha" w:date="2019-07-23T15:53:00Z">
              <w:r w:rsidDel="00C21328">
                <w:rPr>
                  <w:rFonts w:ascii="微软雅黑" w:eastAsia="微软雅黑" w:hAnsi="微软雅黑" w:cs="微软雅黑" w:hint="eastAsia"/>
                  <w:sz w:val="18"/>
                  <w:szCs w:val="18"/>
                </w:rPr>
                <w:delText>7</w:delText>
              </w:r>
            </w:del>
            <w:ins w:id="2987" w:author="haha" w:date="2019-07-23T15:53:00Z">
              <w:r w:rsidR="00C21328">
                <w:rPr>
                  <w:rFonts w:ascii="微软雅黑" w:eastAsia="微软雅黑" w:hAnsi="微软雅黑" w:cs="微软雅黑"/>
                  <w:sz w:val="18"/>
                  <w:szCs w:val="18"/>
                </w:rPr>
                <w:t>8</w:t>
              </w:r>
            </w:ins>
          </w:p>
        </w:tc>
        <w:tc>
          <w:tcPr>
            <w:tcW w:w="1309" w:type="dxa"/>
            <w:gridSpan w:val="2"/>
          </w:tcPr>
          <w:p w14:paraId="4B0810DA"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微信</w:t>
            </w:r>
          </w:p>
        </w:tc>
        <w:tc>
          <w:tcPr>
            <w:tcW w:w="3000" w:type="dxa"/>
          </w:tcPr>
          <w:p w14:paraId="0F7B521E"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展示客户进件时填写的微信</w:t>
            </w:r>
          </w:p>
        </w:tc>
        <w:tc>
          <w:tcPr>
            <w:tcW w:w="3209" w:type="dxa"/>
          </w:tcPr>
          <w:p w14:paraId="0909F0FD" w14:textId="77777777" w:rsidR="00BE2990" w:rsidRDefault="00BE2990" w:rsidP="005565B9">
            <w:pPr>
              <w:pStyle w:val="Axure"/>
              <w:rPr>
                <w:rFonts w:ascii="微软雅黑" w:eastAsia="微软雅黑" w:hAnsi="微软雅黑" w:cs="微软雅黑"/>
                <w:sz w:val="18"/>
                <w:szCs w:val="18"/>
              </w:rPr>
            </w:pPr>
          </w:p>
        </w:tc>
        <w:tc>
          <w:tcPr>
            <w:tcW w:w="1712" w:type="dxa"/>
          </w:tcPr>
          <w:p w14:paraId="5D6ED434"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707DEB6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5A8AA7" w14:textId="500DBC57" w:rsidR="00BE2990" w:rsidRDefault="00BE2990" w:rsidP="005565B9">
            <w:pPr>
              <w:widowControl/>
              <w:jc w:val="center"/>
              <w:rPr>
                <w:rFonts w:ascii="微软雅黑" w:eastAsia="微软雅黑" w:hAnsi="微软雅黑" w:cs="微软雅黑"/>
                <w:sz w:val="18"/>
                <w:szCs w:val="18"/>
              </w:rPr>
            </w:pPr>
            <w:del w:id="2988" w:author="haha" w:date="2019-07-23T15:53:00Z">
              <w:r w:rsidDel="00C21328">
                <w:rPr>
                  <w:rFonts w:ascii="微软雅黑" w:eastAsia="微软雅黑" w:hAnsi="微软雅黑" w:cs="微软雅黑" w:hint="eastAsia"/>
                  <w:sz w:val="18"/>
                  <w:szCs w:val="18"/>
                </w:rPr>
                <w:delText>8</w:delText>
              </w:r>
            </w:del>
            <w:ins w:id="2989" w:author="haha" w:date="2019-07-23T15:53:00Z">
              <w:r w:rsidR="00C21328">
                <w:rPr>
                  <w:rFonts w:ascii="微软雅黑" w:eastAsia="微软雅黑" w:hAnsi="微软雅黑" w:cs="微软雅黑"/>
                  <w:sz w:val="18"/>
                  <w:szCs w:val="18"/>
                </w:rPr>
                <w:t>9</w:t>
              </w:r>
            </w:ins>
          </w:p>
        </w:tc>
        <w:tc>
          <w:tcPr>
            <w:tcW w:w="1309" w:type="dxa"/>
            <w:gridSpan w:val="2"/>
          </w:tcPr>
          <w:p w14:paraId="528618FC"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Q</w:t>
            </w:r>
            <w:r>
              <w:rPr>
                <w:rFonts w:ascii="微软雅黑" w:eastAsia="微软雅黑" w:hAnsi="微软雅黑" w:cs="微软雅黑"/>
                <w:color w:val="000000"/>
                <w:sz w:val="18"/>
                <w:szCs w:val="18"/>
              </w:rPr>
              <w:t>Q</w:t>
            </w:r>
          </w:p>
        </w:tc>
        <w:tc>
          <w:tcPr>
            <w:tcW w:w="3000" w:type="dxa"/>
          </w:tcPr>
          <w:p w14:paraId="7D796019"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展示客户进件时填写的Q</w:t>
            </w:r>
            <w:r>
              <w:rPr>
                <w:rFonts w:ascii="微软雅黑" w:eastAsia="微软雅黑" w:hAnsi="微软雅黑" w:cs="微软雅黑"/>
                <w:color w:val="000000"/>
                <w:sz w:val="18"/>
                <w:szCs w:val="18"/>
              </w:rPr>
              <w:t>Q</w:t>
            </w:r>
            <w:r>
              <w:rPr>
                <w:rFonts w:ascii="微软雅黑" w:eastAsia="微软雅黑" w:hAnsi="微软雅黑" w:cs="微软雅黑" w:hint="eastAsia"/>
                <w:color w:val="000000"/>
                <w:sz w:val="18"/>
                <w:szCs w:val="18"/>
              </w:rPr>
              <w:t>号</w:t>
            </w:r>
          </w:p>
        </w:tc>
        <w:tc>
          <w:tcPr>
            <w:tcW w:w="3209" w:type="dxa"/>
          </w:tcPr>
          <w:p w14:paraId="34689625" w14:textId="77777777" w:rsidR="00BE2990" w:rsidRDefault="00BE2990" w:rsidP="005565B9">
            <w:pPr>
              <w:pStyle w:val="Axure"/>
              <w:rPr>
                <w:rFonts w:ascii="微软雅黑" w:eastAsia="微软雅黑" w:hAnsi="微软雅黑" w:cs="微软雅黑"/>
                <w:sz w:val="18"/>
                <w:szCs w:val="18"/>
              </w:rPr>
            </w:pPr>
          </w:p>
        </w:tc>
        <w:tc>
          <w:tcPr>
            <w:tcW w:w="1712" w:type="dxa"/>
          </w:tcPr>
          <w:p w14:paraId="2B54D50C" w14:textId="77777777" w:rsidR="00BE2990" w:rsidRDefault="00BE2990" w:rsidP="005565B9">
            <w:pPr>
              <w:widowControl/>
              <w:jc w:val="left"/>
              <w:rPr>
                <w:rFonts w:ascii="微软雅黑" w:eastAsia="微软雅黑" w:hAnsi="微软雅黑" w:cs="微软雅黑"/>
                <w:sz w:val="18"/>
                <w:szCs w:val="18"/>
              </w:rPr>
            </w:pPr>
          </w:p>
        </w:tc>
      </w:tr>
      <w:tr w:rsidR="00BE2990" w14:paraId="17088A4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BC912E" w14:textId="3BD5F4EA" w:rsidR="00BE2990" w:rsidRDefault="00BE2990" w:rsidP="005565B9">
            <w:pPr>
              <w:widowControl/>
              <w:jc w:val="center"/>
              <w:rPr>
                <w:rFonts w:ascii="微软雅黑" w:eastAsia="微软雅黑" w:hAnsi="微软雅黑" w:cs="微软雅黑"/>
                <w:sz w:val="18"/>
                <w:szCs w:val="18"/>
              </w:rPr>
            </w:pPr>
            <w:del w:id="2990" w:author="haha" w:date="2019-07-23T15:53:00Z">
              <w:r w:rsidDel="00C21328">
                <w:rPr>
                  <w:rFonts w:ascii="微软雅黑" w:eastAsia="微软雅黑" w:hAnsi="微软雅黑" w:cs="微软雅黑" w:hint="eastAsia"/>
                  <w:sz w:val="18"/>
                  <w:szCs w:val="18"/>
                </w:rPr>
                <w:delText>9</w:delText>
              </w:r>
            </w:del>
            <w:ins w:id="2991" w:author="haha" w:date="2019-07-23T15:53:00Z">
              <w:r w:rsidR="00C21328">
                <w:rPr>
                  <w:rFonts w:ascii="微软雅黑" w:eastAsia="微软雅黑" w:hAnsi="微软雅黑" w:cs="微软雅黑"/>
                  <w:sz w:val="18"/>
                  <w:szCs w:val="18"/>
                </w:rPr>
                <w:t>10</w:t>
              </w:r>
            </w:ins>
          </w:p>
        </w:tc>
        <w:tc>
          <w:tcPr>
            <w:tcW w:w="1309" w:type="dxa"/>
            <w:gridSpan w:val="2"/>
          </w:tcPr>
          <w:p w14:paraId="421A658E"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复借次数</w:t>
            </w:r>
          </w:p>
        </w:tc>
        <w:tc>
          <w:tcPr>
            <w:tcW w:w="3000" w:type="dxa"/>
          </w:tcPr>
          <w:p w14:paraId="09B6DC3F"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展示当前客户系统内的复借次数</w:t>
            </w:r>
          </w:p>
        </w:tc>
        <w:tc>
          <w:tcPr>
            <w:tcW w:w="3209" w:type="dxa"/>
          </w:tcPr>
          <w:p w14:paraId="472C0054" w14:textId="77777777" w:rsidR="00BE2990" w:rsidRDefault="00BE2990" w:rsidP="005565B9">
            <w:pPr>
              <w:pStyle w:val="Axure"/>
              <w:rPr>
                <w:rFonts w:ascii="微软雅黑" w:eastAsia="微软雅黑" w:hAnsi="微软雅黑" w:cs="微软雅黑"/>
                <w:sz w:val="18"/>
                <w:szCs w:val="18"/>
              </w:rPr>
            </w:pPr>
          </w:p>
        </w:tc>
        <w:tc>
          <w:tcPr>
            <w:tcW w:w="1712" w:type="dxa"/>
          </w:tcPr>
          <w:p w14:paraId="7E156D21"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3CA2B11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AE2A1A" w14:textId="1A218BB4" w:rsidR="00BE2990"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lastRenderedPageBreak/>
              <w:t>1</w:t>
            </w:r>
            <w:ins w:id="2992" w:author="haha" w:date="2019-07-23T15:53:00Z">
              <w:r w:rsidR="00C21328">
                <w:rPr>
                  <w:rFonts w:ascii="微软雅黑" w:eastAsia="微软雅黑" w:hAnsi="微软雅黑" w:cs="微软雅黑"/>
                  <w:sz w:val="18"/>
                  <w:szCs w:val="18"/>
                </w:rPr>
                <w:t>1</w:t>
              </w:r>
            </w:ins>
            <w:del w:id="2993" w:author="haha" w:date="2019-07-23T15:53:00Z">
              <w:r w:rsidR="00BE2990" w:rsidDel="00C21328">
                <w:rPr>
                  <w:rFonts w:ascii="微软雅黑" w:eastAsia="微软雅黑" w:hAnsi="微软雅黑" w:cs="微软雅黑" w:hint="eastAsia"/>
                  <w:sz w:val="18"/>
                  <w:szCs w:val="18"/>
                </w:rPr>
                <w:delText>0</w:delText>
              </w:r>
            </w:del>
          </w:p>
        </w:tc>
        <w:tc>
          <w:tcPr>
            <w:tcW w:w="1309" w:type="dxa"/>
            <w:gridSpan w:val="2"/>
          </w:tcPr>
          <w:p w14:paraId="5D91EC87"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联系人姓名1</w:t>
            </w:r>
          </w:p>
        </w:tc>
        <w:tc>
          <w:tcPr>
            <w:tcW w:w="3000" w:type="dxa"/>
          </w:tcPr>
          <w:p w14:paraId="422BE304" w14:textId="77777777" w:rsidR="00BE2990" w:rsidRDefault="00BE2990"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展示客户进件时填写的联系人</w:t>
            </w:r>
            <w:r w:rsidR="00FD6D81">
              <w:rPr>
                <w:rFonts w:ascii="微软雅黑" w:eastAsia="微软雅黑" w:hAnsi="微软雅黑" w:cs="微软雅黑" w:hint="eastAsia"/>
                <w:color w:val="000000"/>
                <w:sz w:val="18"/>
                <w:szCs w:val="18"/>
              </w:rPr>
              <w:t>1</w:t>
            </w:r>
            <w:r>
              <w:rPr>
                <w:rFonts w:ascii="微软雅黑" w:eastAsia="微软雅黑" w:hAnsi="微软雅黑" w:cs="微软雅黑" w:hint="eastAsia"/>
                <w:color w:val="000000"/>
                <w:sz w:val="18"/>
                <w:szCs w:val="18"/>
              </w:rPr>
              <w:t>姓名</w:t>
            </w:r>
          </w:p>
        </w:tc>
        <w:tc>
          <w:tcPr>
            <w:tcW w:w="3209" w:type="dxa"/>
          </w:tcPr>
          <w:p w14:paraId="28B0E07A" w14:textId="77777777" w:rsidR="00BE2990" w:rsidRDefault="00BE2990" w:rsidP="005565B9">
            <w:pPr>
              <w:pStyle w:val="Axure"/>
              <w:rPr>
                <w:rFonts w:ascii="微软雅黑" w:eastAsia="微软雅黑" w:hAnsi="微软雅黑" w:cs="微软雅黑"/>
                <w:sz w:val="18"/>
                <w:szCs w:val="18"/>
              </w:rPr>
            </w:pPr>
          </w:p>
        </w:tc>
        <w:tc>
          <w:tcPr>
            <w:tcW w:w="1712" w:type="dxa"/>
          </w:tcPr>
          <w:p w14:paraId="24A081DD"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5C86CE13"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8705C81" w14:textId="13F931F0"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2994" w:author="haha" w:date="2019-07-23T15:53:00Z">
              <w:r w:rsidR="00C21328">
                <w:rPr>
                  <w:rFonts w:ascii="微软雅黑" w:eastAsia="微软雅黑" w:hAnsi="微软雅黑" w:cs="微软雅黑"/>
                  <w:sz w:val="18"/>
                  <w:szCs w:val="18"/>
                </w:rPr>
                <w:t>2</w:t>
              </w:r>
            </w:ins>
            <w:del w:id="2995" w:author="haha" w:date="2019-07-23T15:53:00Z">
              <w:r w:rsidDel="00C21328">
                <w:rPr>
                  <w:rFonts w:ascii="微软雅黑" w:eastAsia="微软雅黑" w:hAnsi="微软雅黑" w:cs="微软雅黑"/>
                  <w:sz w:val="18"/>
                  <w:szCs w:val="18"/>
                </w:rPr>
                <w:delText>1</w:delText>
              </w:r>
            </w:del>
          </w:p>
        </w:tc>
        <w:tc>
          <w:tcPr>
            <w:tcW w:w="1309" w:type="dxa"/>
            <w:gridSpan w:val="2"/>
          </w:tcPr>
          <w:p w14:paraId="19998D98"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联系人手机号1</w:t>
            </w:r>
          </w:p>
        </w:tc>
        <w:tc>
          <w:tcPr>
            <w:tcW w:w="3000" w:type="dxa"/>
          </w:tcPr>
          <w:p w14:paraId="32D9B3B2"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展示客户进件时填写的联系人1手机号</w:t>
            </w:r>
          </w:p>
        </w:tc>
        <w:tc>
          <w:tcPr>
            <w:tcW w:w="3209" w:type="dxa"/>
          </w:tcPr>
          <w:p w14:paraId="64CF8555" w14:textId="77777777" w:rsidR="00BE2990" w:rsidRDefault="00BE2990" w:rsidP="005565B9">
            <w:pPr>
              <w:pStyle w:val="Axure"/>
              <w:rPr>
                <w:rFonts w:ascii="微软雅黑" w:eastAsia="微软雅黑" w:hAnsi="微软雅黑" w:cs="微软雅黑"/>
                <w:sz w:val="18"/>
                <w:szCs w:val="18"/>
              </w:rPr>
            </w:pPr>
          </w:p>
        </w:tc>
        <w:tc>
          <w:tcPr>
            <w:tcW w:w="1712" w:type="dxa"/>
          </w:tcPr>
          <w:p w14:paraId="083B0DA3"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6542C297"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9CA105" w14:textId="59FD8AD8"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2996" w:author="haha" w:date="2019-07-23T15:53:00Z">
              <w:r w:rsidR="00C21328">
                <w:rPr>
                  <w:rFonts w:ascii="微软雅黑" w:eastAsia="微软雅黑" w:hAnsi="微软雅黑" w:cs="微软雅黑"/>
                  <w:sz w:val="18"/>
                  <w:szCs w:val="18"/>
                </w:rPr>
                <w:t>3</w:t>
              </w:r>
            </w:ins>
            <w:del w:id="2997" w:author="haha" w:date="2019-07-23T15:53:00Z">
              <w:r w:rsidDel="00C21328">
                <w:rPr>
                  <w:rFonts w:ascii="微软雅黑" w:eastAsia="微软雅黑" w:hAnsi="微软雅黑" w:cs="微软雅黑"/>
                  <w:sz w:val="18"/>
                  <w:szCs w:val="18"/>
                </w:rPr>
                <w:delText>2</w:delText>
              </w:r>
            </w:del>
          </w:p>
        </w:tc>
        <w:tc>
          <w:tcPr>
            <w:tcW w:w="1309" w:type="dxa"/>
            <w:gridSpan w:val="2"/>
          </w:tcPr>
          <w:p w14:paraId="25DA08CC"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联系人关系1</w:t>
            </w:r>
          </w:p>
        </w:tc>
        <w:tc>
          <w:tcPr>
            <w:tcW w:w="3000" w:type="dxa"/>
          </w:tcPr>
          <w:p w14:paraId="389034A1"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展示客户进件时填写的联系人1的关系</w:t>
            </w:r>
          </w:p>
        </w:tc>
        <w:tc>
          <w:tcPr>
            <w:tcW w:w="3209" w:type="dxa"/>
          </w:tcPr>
          <w:p w14:paraId="0F3FD903" w14:textId="77777777" w:rsidR="00BE2990" w:rsidRDefault="00BE2990" w:rsidP="005565B9">
            <w:pPr>
              <w:pStyle w:val="Axure"/>
              <w:rPr>
                <w:rFonts w:ascii="微软雅黑" w:eastAsia="微软雅黑" w:hAnsi="微软雅黑" w:cs="微软雅黑"/>
                <w:sz w:val="18"/>
                <w:szCs w:val="18"/>
              </w:rPr>
            </w:pPr>
          </w:p>
        </w:tc>
        <w:tc>
          <w:tcPr>
            <w:tcW w:w="1712" w:type="dxa"/>
          </w:tcPr>
          <w:p w14:paraId="1F74F75F" w14:textId="77777777" w:rsidR="00BE2990" w:rsidRDefault="00BE2990" w:rsidP="005565B9">
            <w:pPr>
              <w:widowControl/>
              <w:jc w:val="left"/>
              <w:rPr>
                <w:rFonts w:ascii="微软雅黑" w:eastAsia="微软雅黑" w:hAnsi="微软雅黑" w:cs="微软雅黑"/>
                <w:color w:val="000000"/>
                <w:sz w:val="18"/>
                <w:szCs w:val="18"/>
              </w:rPr>
            </w:pPr>
          </w:p>
        </w:tc>
      </w:tr>
      <w:tr w:rsidR="00FD6D81" w14:paraId="1E3CBB9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2FF4D8" w14:textId="6EC46552" w:rsidR="00FD6D81" w:rsidRDefault="00FD6D81" w:rsidP="00FD6D81">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2998" w:author="haha" w:date="2019-07-23T15:53:00Z">
              <w:r w:rsidR="00C21328">
                <w:rPr>
                  <w:rFonts w:ascii="微软雅黑" w:eastAsia="微软雅黑" w:hAnsi="微软雅黑" w:cs="微软雅黑"/>
                  <w:sz w:val="18"/>
                  <w:szCs w:val="18"/>
                </w:rPr>
                <w:t>4</w:t>
              </w:r>
            </w:ins>
            <w:del w:id="2999" w:author="haha" w:date="2019-07-23T15:53:00Z">
              <w:r w:rsidDel="00C21328">
                <w:rPr>
                  <w:rFonts w:ascii="微软雅黑" w:eastAsia="微软雅黑" w:hAnsi="微软雅黑" w:cs="微软雅黑"/>
                  <w:sz w:val="18"/>
                  <w:szCs w:val="18"/>
                </w:rPr>
                <w:delText>3</w:delText>
              </w:r>
            </w:del>
          </w:p>
        </w:tc>
        <w:tc>
          <w:tcPr>
            <w:tcW w:w="1309" w:type="dxa"/>
            <w:gridSpan w:val="2"/>
          </w:tcPr>
          <w:p w14:paraId="43D0E214" w14:textId="77777777" w:rsidR="00FD6D81" w:rsidRDefault="00FD6D81" w:rsidP="00FD6D81">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联系人姓名</w:t>
            </w:r>
            <w:r>
              <w:rPr>
                <w:rFonts w:ascii="微软雅黑" w:eastAsia="微软雅黑" w:hAnsi="微软雅黑" w:cs="微软雅黑"/>
                <w:color w:val="000000"/>
                <w:sz w:val="18"/>
                <w:szCs w:val="18"/>
              </w:rPr>
              <w:t>2</w:t>
            </w:r>
          </w:p>
        </w:tc>
        <w:tc>
          <w:tcPr>
            <w:tcW w:w="3000" w:type="dxa"/>
          </w:tcPr>
          <w:p w14:paraId="3F7DEA6A" w14:textId="77777777" w:rsidR="00FD6D81" w:rsidRDefault="00FD6D81" w:rsidP="00FD6D81">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展示客户进件时填写的联系人</w:t>
            </w:r>
            <w:r>
              <w:rPr>
                <w:rFonts w:ascii="微软雅黑" w:eastAsia="微软雅黑" w:hAnsi="微软雅黑" w:cs="微软雅黑"/>
                <w:color w:val="000000"/>
                <w:sz w:val="18"/>
                <w:szCs w:val="18"/>
              </w:rPr>
              <w:t>2</w:t>
            </w:r>
            <w:r>
              <w:rPr>
                <w:rFonts w:ascii="微软雅黑" w:eastAsia="微软雅黑" w:hAnsi="微软雅黑" w:cs="微软雅黑" w:hint="eastAsia"/>
                <w:color w:val="000000"/>
                <w:sz w:val="18"/>
                <w:szCs w:val="18"/>
              </w:rPr>
              <w:t>姓名</w:t>
            </w:r>
          </w:p>
        </w:tc>
        <w:tc>
          <w:tcPr>
            <w:tcW w:w="3209" w:type="dxa"/>
          </w:tcPr>
          <w:p w14:paraId="5C96B37B" w14:textId="77777777" w:rsidR="00FD6D81" w:rsidRDefault="00FD6D81" w:rsidP="00FD6D81">
            <w:pPr>
              <w:pStyle w:val="Axure"/>
              <w:rPr>
                <w:rFonts w:ascii="微软雅黑" w:eastAsia="微软雅黑" w:hAnsi="微软雅黑" w:cs="微软雅黑"/>
                <w:sz w:val="18"/>
                <w:szCs w:val="18"/>
              </w:rPr>
            </w:pPr>
          </w:p>
        </w:tc>
        <w:tc>
          <w:tcPr>
            <w:tcW w:w="1712" w:type="dxa"/>
          </w:tcPr>
          <w:p w14:paraId="1C7060C2" w14:textId="77777777" w:rsidR="00FD6D81" w:rsidRDefault="00FD6D81" w:rsidP="00FD6D81">
            <w:pPr>
              <w:widowControl/>
              <w:jc w:val="left"/>
              <w:rPr>
                <w:rFonts w:ascii="微软雅黑" w:eastAsia="微软雅黑" w:hAnsi="微软雅黑" w:cs="微软雅黑"/>
                <w:color w:val="000000"/>
                <w:sz w:val="18"/>
                <w:szCs w:val="18"/>
              </w:rPr>
            </w:pPr>
          </w:p>
        </w:tc>
      </w:tr>
      <w:tr w:rsidR="00FD6D81" w14:paraId="6F0CD39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AF60DF1" w14:textId="7F6FE75B" w:rsidR="00FD6D81" w:rsidRDefault="00FD6D81" w:rsidP="00FD6D81">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00" w:author="haha" w:date="2019-07-23T15:53:00Z">
              <w:r w:rsidR="00C21328">
                <w:rPr>
                  <w:rFonts w:ascii="微软雅黑" w:eastAsia="微软雅黑" w:hAnsi="微软雅黑" w:cs="微软雅黑"/>
                  <w:sz w:val="18"/>
                  <w:szCs w:val="18"/>
                </w:rPr>
                <w:t>5</w:t>
              </w:r>
            </w:ins>
            <w:del w:id="3001" w:author="haha" w:date="2019-07-23T15:53:00Z">
              <w:r w:rsidDel="00C21328">
                <w:rPr>
                  <w:rFonts w:ascii="微软雅黑" w:eastAsia="微软雅黑" w:hAnsi="微软雅黑" w:cs="微软雅黑"/>
                  <w:sz w:val="18"/>
                  <w:szCs w:val="18"/>
                </w:rPr>
                <w:delText>4</w:delText>
              </w:r>
            </w:del>
          </w:p>
        </w:tc>
        <w:tc>
          <w:tcPr>
            <w:tcW w:w="1309" w:type="dxa"/>
            <w:gridSpan w:val="2"/>
          </w:tcPr>
          <w:p w14:paraId="6C8187DA" w14:textId="77777777" w:rsidR="00FD6D81" w:rsidRDefault="00FD6D81" w:rsidP="00FD6D81">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联系人手机号</w:t>
            </w:r>
            <w:r>
              <w:rPr>
                <w:rFonts w:ascii="微软雅黑" w:eastAsia="微软雅黑" w:hAnsi="微软雅黑" w:cs="微软雅黑"/>
                <w:color w:val="000000"/>
                <w:sz w:val="18"/>
                <w:szCs w:val="18"/>
              </w:rPr>
              <w:t>2</w:t>
            </w:r>
          </w:p>
        </w:tc>
        <w:tc>
          <w:tcPr>
            <w:tcW w:w="3000" w:type="dxa"/>
          </w:tcPr>
          <w:p w14:paraId="4045A3F7" w14:textId="77777777" w:rsidR="00FD6D81" w:rsidRDefault="00FD6D81" w:rsidP="00FD6D81">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展示客户进件时填写的联系人1手机号</w:t>
            </w:r>
          </w:p>
        </w:tc>
        <w:tc>
          <w:tcPr>
            <w:tcW w:w="3209" w:type="dxa"/>
          </w:tcPr>
          <w:p w14:paraId="4AB0189E" w14:textId="77777777" w:rsidR="00FD6D81" w:rsidRDefault="00FD6D81" w:rsidP="00FD6D81">
            <w:pPr>
              <w:pStyle w:val="Axure"/>
              <w:rPr>
                <w:rFonts w:ascii="微软雅黑" w:eastAsia="微软雅黑" w:hAnsi="微软雅黑" w:cs="微软雅黑"/>
                <w:sz w:val="18"/>
                <w:szCs w:val="18"/>
              </w:rPr>
            </w:pPr>
          </w:p>
        </w:tc>
        <w:tc>
          <w:tcPr>
            <w:tcW w:w="1712" w:type="dxa"/>
          </w:tcPr>
          <w:p w14:paraId="60AD2FBA" w14:textId="77777777" w:rsidR="00FD6D81" w:rsidRDefault="00FD6D81" w:rsidP="00FD6D81">
            <w:pPr>
              <w:widowControl/>
              <w:jc w:val="left"/>
              <w:rPr>
                <w:rFonts w:ascii="微软雅黑" w:eastAsia="微软雅黑" w:hAnsi="微软雅黑" w:cs="微软雅黑"/>
                <w:color w:val="000000"/>
                <w:sz w:val="18"/>
                <w:szCs w:val="18"/>
              </w:rPr>
            </w:pPr>
          </w:p>
        </w:tc>
      </w:tr>
      <w:tr w:rsidR="00FD6D81" w14:paraId="7DBF0C10"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1E9D66" w14:textId="030B95E8" w:rsidR="00FD6D81" w:rsidRDefault="00FD6D81" w:rsidP="00FD6D81">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02" w:author="haha" w:date="2019-07-23T15:53:00Z">
              <w:r w:rsidR="00C21328">
                <w:rPr>
                  <w:rFonts w:ascii="微软雅黑" w:eastAsia="微软雅黑" w:hAnsi="微软雅黑" w:cs="微软雅黑"/>
                  <w:sz w:val="18"/>
                  <w:szCs w:val="18"/>
                </w:rPr>
                <w:t>6</w:t>
              </w:r>
            </w:ins>
            <w:del w:id="3003" w:author="haha" w:date="2019-07-23T15:53:00Z">
              <w:r w:rsidDel="00C21328">
                <w:rPr>
                  <w:rFonts w:ascii="微软雅黑" w:eastAsia="微软雅黑" w:hAnsi="微软雅黑" w:cs="微软雅黑"/>
                  <w:sz w:val="18"/>
                  <w:szCs w:val="18"/>
                </w:rPr>
                <w:delText>5</w:delText>
              </w:r>
            </w:del>
          </w:p>
        </w:tc>
        <w:tc>
          <w:tcPr>
            <w:tcW w:w="1309" w:type="dxa"/>
            <w:gridSpan w:val="2"/>
          </w:tcPr>
          <w:p w14:paraId="638945F8" w14:textId="77777777" w:rsidR="00FD6D81" w:rsidRDefault="00FD6D81" w:rsidP="00FD6D81">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联系人关系</w:t>
            </w:r>
            <w:r>
              <w:rPr>
                <w:rFonts w:ascii="微软雅黑" w:eastAsia="微软雅黑" w:hAnsi="微软雅黑" w:cs="微软雅黑"/>
                <w:color w:val="000000"/>
                <w:sz w:val="18"/>
                <w:szCs w:val="18"/>
              </w:rPr>
              <w:t>2</w:t>
            </w:r>
          </w:p>
        </w:tc>
        <w:tc>
          <w:tcPr>
            <w:tcW w:w="3000" w:type="dxa"/>
          </w:tcPr>
          <w:p w14:paraId="244E14DC" w14:textId="77777777" w:rsidR="00FD6D81" w:rsidRDefault="00FD6D81" w:rsidP="00FD6D81">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展示客户进件时填写的联系人</w:t>
            </w:r>
            <w:r>
              <w:rPr>
                <w:rFonts w:ascii="微软雅黑" w:eastAsia="微软雅黑" w:hAnsi="微软雅黑" w:cs="微软雅黑"/>
                <w:color w:val="000000"/>
                <w:sz w:val="18"/>
                <w:szCs w:val="18"/>
              </w:rPr>
              <w:t>2</w:t>
            </w:r>
            <w:r>
              <w:rPr>
                <w:rFonts w:ascii="微软雅黑" w:eastAsia="微软雅黑" w:hAnsi="微软雅黑" w:cs="微软雅黑" w:hint="eastAsia"/>
                <w:color w:val="000000"/>
                <w:sz w:val="18"/>
                <w:szCs w:val="18"/>
              </w:rPr>
              <w:t>的关系</w:t>
            </w:r>
          </w:p>
        </w:tc>
        <w:tc>
          <w:tcPr>
            <w:tcW w:w="3209" w:type="dxa"/>
          </w:tcPr>
          <w:p w14:paraId="628306A0" w14:textId="77777777" w:rsidR="00FD6D81" w:rsidRDefault="00FD6D81" w:rsidP="00FD6D81">
            <w:pPr>
              <w:pStyle w:val="Axure"/>
              <w:rPr>
                <w:rFonts w:ascii="微软雅黑" w:eastAsia="微软雅黑" w:hAnsi="微软雅黑" w:cs="微软雅黑"/>
                <w:sz w:val="18"/>
                <w:szCs w:val="18"/>
              </w:rPr>
            </w:pPr>
          </w:p>
        </w:tc>
        <w:tc>
          <w:tcPr>
            <w:tcW w:w="1712" w:type="dxa"/>
          </w:tcPr>
          <w:p w14:paraId="57A205A2" w14:textId="77777777" w:rsidR="00FD6D81" w:rsidRDefault="00FD6D81" w:rsidP="00FD6D81">
            <w:pPr>
              <w:widowControl/>
              <w:jc w:val="left"/>
              <w:rPr>
                <w:rFonts w:ascii="微软雅黑" w:eastAsia="微软雅黑" w:hAnsi="微软雅黑" w:cs="微软雅黑"/>
                <w:color w:val="000000"/>
                <w:sz w:val="18"/>
                <w:szCs w:val="18"/>
              </w:rPr>
            </w:pPr>
          </w:p>
        </w:tc>
      </w:tr>
      <w:tr w:rsidR="00BE2990" w14:paraId="5B2436E2"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53EB774" w14:textId="6E82A4E5"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04" w:author="haha" w:date="2019-07-23T15:53:00Z">
              <w:r w:rsidR="00C21328">
                <w:rPr>
                  <w:rFonts w:ascii="微软雅黑" w:eastAsia="微软雅黑" w:hAnsi="微软雅黑" w:cs="微软雅黑"/>
                  <w:sz w:val="18"/>
                  <w:szCs w:val="18"/>
                </w:rPr>
                <w:t>7</w:t>
              </w:r>
            </w:ins>
            <w:del w:id="3005" w:author="haha" w:date="2019-07-23T15:53:00Z">
              <w:r w:rsidDel="00C21328">
                <w:rPr>
                  <w:rFonts w:ascii="微软雅黑" w:eastAsia="微软雅黑" w:hAnsi="微软雅黑" w:cs="微软雅黑"/>
                  <w:sz w:val="18"/>
                  <w:szCs w:val="18"/>
                </w:rPr>
                <w:delText>6</w:delText>
              </w:r>
            </w:del>
          </w:p>
        </w:tc>
        <w:tc>
          <w:tcPr>
            <w:tcW w:w="1309" w:type="dxa"/>
            <w:gridSpan w:val="2"/>
          </w:tcPr>
          <w:p w14:paraId="72109782"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省份</w:t>
            </w:r>
          </w:p>
        </w:tc>
        <w:tc>
          <w:tcPr>
            <w:tcW w:w="3000" w:type="dxa"/>
          </w:tcPr>
          <w:p w14:paraId="0191432D"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展示客户进件时选择的省份</w:t>
            </w:r>
          </w:p>
        </w:tc>
        <w:tc>
          <w:tcPr>
            <w:tcW w:w="3209" w:type="dxa"/>
          </w:tcPr>
          <w:p w14:paraId="3CCACD05" w14:textId="77777777" w:rsidR="00BE2990" w:rsidRDefault="00BE2990" w:rsidP="005565B9">
            <w:pPr>
              <w:pStyle w:val="Axure"/>
              <w:rPr>
                <w:rFonts w:ascii="微软雅黑" w:eastAsia="微软雅黑" w:hAnsi="微软雅黑" w:cs="微软雅黑"/>
                <w:sz w:val="18"/>
                <w:szCs w:val="18"/>
              </w:rPr>
            </w:pPr>
          </w:p>
        </w:tc>
        <w:tc>
          <w:tcPr>
            <w:tcW w:w="1712" w:type="dxa"/>
          </w:tcPr>
          <w:p w14:paraId="4B281115"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73627F31"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75A574B" w14:textId="24FCC734"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06" w:author="haha" w:date="2019-07-23T15:53:00Z">
              <w:r w:rsidR="00C21328">
                <w:rPr>
                  <w:rFonts w:ascii="微软雅黑" w:eastAsia="微软雅黑" w:hAnsi="微软雅黑" w:cs="微软雅黑"/>
                  <w:sz w:val="18"/>
                  <w:szCs w:val="18"/>
                </w:rPr>
                <w:t>8</w:t>
              </w:r>
            </w:ins>
            <w:del w:id="3007" w:author="haha" w:date="2019-07-23T15:53:00Z">
              <w:r w:rsidDel="00C21328">
                <w:rPr>
                  <w:rFonts w:ascii="微软雅黑" w:eastAsia="微软雅黑" w:hAnsi="微软雅黑" w:cs="微软雅黑"/>
                  <w:sz w:val="18"/>
                  <w:szCs w:val="18"/>
                </w:rPr>
                <w:delText>7</w:delText>
              </w:r>
            </w:del>
          </w:p>
        </w:tc>
        <w:tc>
          <w:tcPr>
            <w:tcW w:w="1309" w:type="dxa"/>
            <w:gridSpan w:val="2"/>
          </w:tcPr>
          <w:p w14:paraId="7FD38DE4"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市</w:t>
            </w:r>
          </w:p>
        </w:tc>
        <w:tc>
          <w:tcPr>
            <w:tcW w:w="3000" w:type="dxa"/>
          </w:tcPr>
          <w:p w14:paraId="71F76620"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展示客户进件时选择的市</w:t>
            </w:r>
          </w:p>
        </w:tc>
        <w:tc>
          <w:tcPr>
            <w:tcW w:w="3209" w:type="dxa"/>
          </w:tcPr>
          <w:p w14:paraId="3B15D508" w14:textId="77777777" w:rsidR="00BE2990" w:rsidRDefault="00BE2990" w:rsidP="005565B9">
            <w:pPr>
              <w:pStyle w:val="Axure"/>
              <w:rPr>
                <w:rFonts w:ascii="微软雅黑" w:eastAsia="微软雅黑" w:hAnsi="微软雅黑" w:cs="微软雅黑"/>
                <w:sz w:val="18"/>
                <w:szCs w:val="18"/>
              </w:rPr>
            </w:pPr>
          </w:p>
        </w:tc>
        <w:tc>
          <w:tcPr>
            <w:tcW w:w="1712" w:type="dxa"/>
          </w:tcPr>
          <w:p w14:paraId="4F9A740A"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27C193D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B679A8" w14:textId="1072D090"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08" w:author="haha" w:date="2019-07-23T15:53:00Z">
              <w:r w:rsidR="00C21328">
                <w:rPr>
                  <w:rFonts w:ascii="微软雅黑" w:eastAsia="微软雅黑" w:hAnsi="微软雅黑" w:cs="微软雅黑"/>
                  <w:sz w:val="18"/>
                  <w:szCs w:val="18"/>
                </w:rPr>
                <w:t>9</w:t>
              </w:r>
            </w:ins>
            <w:del w:id="3009" w:author="haha" w:date="2019-07-23T15:53:00Z">
              <w:r w:rsidDel="00C21328">
                <w:rPr>
                  <w:rFonts w:ascii="微软雅黑" w:eastAsia="微软雅黑" w:hAnsi="微软雅黑" w:cs="微软雅黑"/>
                  <w:sz w:val="18"/>
                  <w:szCs w:val="18"/>
                </w:rPr>
                <w:delText>8</w:delText>
              </w:r>
            </w:del>
          </w:p>
        </w:tc>
        <w:tc>
          <w:tcPr>
            <w:tcW w:w="1309" w:type="dxa"/>
            <w:gridSpan w:val="2"/>
          </w:tcPr>
          <w:p w14:paraId="0765E971"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区/县</w:t>
            </w:r>
          </w:p>
        </w:tc>
        <w:tc>
          <w:tcPr>
            <w:tcW w:w="3000" w:type="dxa"/>
          </w:tcPr>
          <w:p w14:paraId="6BB94B7F"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展示客户进件时写的区/县</w:t>
            </w:r>
          </w:p>
        </w:tc>
        <w:tc>
          <w:tcPr>
            <w:tcW w:w="3209" w:type="dxa"/>
          </w:tcPr>
          <w:p w14:paraId="3E9230DC" w14:textId="77777777" w:rsidR="00BE2990" w:rsidRDefault="00BE2990" w:rsidP="005565B9">
            <w:pPr>
              <w:pStyle w:val="Axure"/>
              <w:rPr>
                <w:rFonts w:ascii="微软雅黑" w:eastAsia="微软雅黑" w:hAnsi="微软雅黑" w:cs="微软雅黑"/>
                <w:sz w:val="18"/>
                <w:szCs w:val="18"/>
              </w:rPr>
            </w:pPr>
          </w:p>
        </w:tc>
        <w:tc>
          <w:tcPr>
            <w:tcW w:w="1712" w:type="dxa"/>
          </w:tcPr>
          <w:p w14:paraId="09694D27"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48B22B7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852055C" w14:textId="6C28C32E" w:rsidR="00BE2990" w:rsidRDefault="00C21328" w:rsidP="005565B9">
            <w:pPr>
              <w:widowControl/>
              <w:jc w:val="center"/>
              <w:rPr>
                <w:rFonts w:ascii="微软雅黑" w:eastAsia="微软雅黑" w:hAnsi="微软雅黑" w:cs="微软雅黑"/>
                <w:sz w:val="18"/>
                <w:szCs w:val="18"/>
              </w:rPr>
            </w:pPr>
            <w:ins w:id="3010" w:author="haha" w:date="2019-07-23T15:53:00Z">
              <w:r>
                <w:rPr>
                  <w:rFonts w:ascii="微软雅黑" w:eastAsia="微软雅黑" w:hAnsi="微软雅黑" w:cs="微软雅黑"/>
                  <w:sz w:val="18"/>
                  <w:szCs w:val="18"/>
                </w:rPr>
                <w:t>20</w:t>
              </w:r>
            </w:ins>
            <w:del w:id="3011" w:author="haha" w:date="2019-07-23T15:53:00Z">
              <w:r w:rsidR="00BE2990" w:rsidDel="00C21328">
                <w:rPr>
                  <w:rFonts w:ascii="微软雅黑" w:eastAsia="微软雅黑" w:hAnsi="微软雅黑" w:cs="微软雅黑" w:hint="eastAsia"/>
                  <w:sz w:val="18"/>
                  <w:szCs w:val="18"/>
                </w:rPr>
                <w:delText>1</w:delText>
              </w:r>
              <w:r w:rsidR="00BE2990" w:rsidDel="00C21328">
                <w:rPr>
                  <w:rFonts w:ascii="微软雅黑" w:eastAsia="微软雅黑" w:hAnsi="微软雅黑" w:cs="微软雅黑"/>
                  <w:sz w:val="18"/>
                  <w:szCs w:val="18"/>
                </w:rPr>
                <w:delText>9</w:delText>
              </w:r>
            </w:del>
          </w:p>
        </w:tc>
        <w:tc>
          <w:tcPr>
            <w:tcW w:w="1309" w:type="dxa"/>
            <w:gridSpan w:val="2"/>
          </w:tcPr>
          <w:p w14:paraId="0DA47B3C"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详细地址</w:t>
            </w:r>
          </w:p>
        </w:tc>
        <w:tc>
          <w:tcPr>
            <w:tcW w:w="3000" w:type="dxa"/>
          </w:tcPr>
          <w:p w14:paraId="7A1853FB"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展示客户进价时输入的详细地址</w:t>
            </w:r>
          </w:p>
        </w:tc>
        <w:tc>
          <w:tcPr>
            <w:tcW w:w="3209" w:type="dxa"/>
          </w:tcPr>
          <w:p w14:paraId="125AC450" w14:textId="77777777" w:rsidR="00BE2990" w:rsidRDefault="00BE2990" w:rsidP="005565B9">
            <w:pPr>
              <w:pStyle w:val="Axure"/>
              <w:rPr>
                <w:rFonts w:ascii="微软雅黑" w:eastAsia="微软雅黑" w:hAnsi="微软雅黑" w:cs="微软雅黑"/>
                <w:sz w:val="18"/>
                <w:szCs w:val="18"/>
              </w:rPr>
            </w:pPr>
          </w:p>
        </w:tc>
        <w:tc>
          <w:tcPr>
            <w:tcW w:w="1712" w:type="dxa"/>
          </w:tcPr>
          <w:p w14:paraId="3F29FBEB" w14:textId="77777777" w:rsidR="00BE2990" w:rsidRDefault="00BE2990" w:rsidP="005565B9">
            <w:pPr>
              <w:widowControl/>
              <w:jc w:val="left"/>
              <w:rPr>
                <w:rFonts w:ascii="微软雅黑" w:eastAsia="微软雅黑" w:hAnsi="微软雅黑" w:cs="微软雅黑"/>
                <w:color w:val="000000"/>
                <w:sz w:val="18"/>
                <w:szCs w:val="18"/>
              </w:rPr>
            </w:pPr>
          </w:p>
        </w:tc>
      </w:tr>
      <w:tr w:rsidR="00BE2990" w14:paraId="500142B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639ED1C" w14:textId="72D4ADE6" w:rsidR="00BE2990" w:rsidRDefault="00BE2990"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12" w:author="haha" w:date="2019-07-23T15:53:00Z">
              <w:r w:rsidR="00C21328">
                <w:rPr>
                  <w:rFonts w:ascii="微软雅黑" w:eastAsia="微软雅黑" w:hAnsi="微软雅黑" w:cs="微软雅黑"/>
                  <w:sz w:val="18"/>
                  <w:szCs w:val="18"/>
                </w:rPr>
                <w:t>1</w:t>
              </w:r>
            </w:ins>
            <w:del w:id="3013" w:author="haha" w:date="2019-07-23T15:53:00Z">
              <w:r w:rsidDel="00C21328">
                <w:rPr>
                  <w:rFonts w:ascii="微软雅黑" w:eastAsia="微软雅黑" w:hAnsi="微软雅黑" w:cs="微软雅黑"/>
                  <w:sz w:val="18"/>
                  <w:szCs w:val="18"/>
                </w:rPr>
                <w:delText>0</w:delText>
              </w:r>
            </w:del>
          </w:p>
        </w:tc>
        <w:tc>
          <w:tcPr>
            <w:tcW w:w="1309" w:type="dxa"/>
            <w:gridSpan w:val="2"/>
          </w:tcPr>
          <w:p w14:paraId="274A418F"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申请额度</w:t>
            </w:r>
          </w:p>
        </w:tc>
        <w:tc>
          <w:tcPr>
            <w:tcW w:w="3000" w:type="dxa"/>
          </w:tcPr>
          <w:p w14:paraId="66C1E47D" w14:textId="77777777" w:rsidR="00BE2990"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展示客户申请时选择的额度</w:t>
            </w:r>
          </w:p>
        </w:tc>
        <w:tc>
          <w:tcPr>
            <w:tcW w:w="3209" w:type="dxa"/>
          </w:tcPr>
          <w:p w14:paraId="37676B93" w14:textId="77777777" w:rsidR="00BE2990" w:rsidRDefault="00BE2990" w:rsidP="005565B9">
            <w:pPr>
              <w:pStyle w:val="Axure"/>
              <w:rPr>
                <w:rFonts w:ascii="微软雅黑" w:eastAsia="微软雅黑" w:hAnsi="微软雅黑" w:cs="微软雅黑"/>
                <w:sz w:val="18"/>
                <w:szCs w:val="18"/>
              </w:rPr>
            </w:pPr>
          </w:p>
        </w:tc>
        <w:tc>
          <w:tcPr>
            <w:tcW w:w="1712" w:type="dxa"/>
          </w:tcPr>
          <w:p w14:paraId="1596A9EA" w14:textId="77777777" w:rsidR="00BE2990" w:rsidRDefault="00BE2990" w:rsidP="005565B9">
            <w:pPr>
              <w:widowControl/>
              <w:jc w:val="left"/>
              <w:rPr>
                <w:rFonts w:ascii="微软雅黑" w:eastAsia="微软雅黑" w:hAnsi="微软雅黑" w:cs="微软雅黑"/>
                <w:color w:val="000000"/>
                <w:sz w:val="18"/>
                <w:szCs w:val="18"/>
              </w:rPr>
            </w:pPr>
          </w:p>
        </w:tc>
      </w:tr>
      <w:tr w:rsidR="00FD6D81" w14:paraId="5161C96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B6A0022" w14:textId="642049DD"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14" w:author="haha" w:date="2019-07-23T15:53:00Z">
              <w:r w:rsidR="00C21328">
                <w:rPr>
                  <w:rFonts w:ascii="微软雅黑" w:eastAsia="微软雅黑" w:hAnsi="微软雅黑" w:cs="微软雅黑"/>
                  <w:sz w:val="18"/>
                  <w:szCs w:val="18"/>
                </w:rPr>
                <w:t>2</w:t>
              </w:r>
            </w:ins>
            <w:del w:id="3015" w:author="haha" w:date="2019-07-23T15:53:00Z">
              <w:r w:rsidDel="00C21328">
                <w:rPr>
                  <w:rFonts w:ascii="微软雅黑" w:eastAsia="微软雅黑" w:hAnsi="微软雅黑" w:cs="微软雅黑"/>
                  <w:sz w:val="18"/>
                  <w:szCs w:val="18"/>
                </w:rPr>
                <w:delText>1</w:delText>
              </w:r>
            </w:del>
          </w:p>
        </w:tc>
        <w:tc>
          <w:tcPr>
            <w:tcW w:w="1309" w:type="dxa"/>
            <w:gridSpan w:val="2"/>
          </w:tcPr>
          <w:p w14:paraId="0C941064"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期限</w:t>
            </w:r>
          </w:p>
        </w:tc>
        <w:tc>
          <w:tcPr>
            <w:tcW w:w="3000" w:type="dxa"/>
          </w:tcPr>
          <w:p w14:paraId="27457F5B"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展示客户进件时选择的贷款期限</w:t>
            </w:r>
          </w:p>
        </w:tc>
        <w:tc>
          <w:tcPr>
            <w:tcW w:w="3209" w:type="dxa"/>
          </w:tcPr>
          <w:p w14:paraId="30339449" w14:textId="77777777" w:rsidR="00FD6D81" w:rsidRDefault="00FD6D81" w:rsidP="005565B9">
            <w:pPr>
              <w:pStyle w:val="Axure"/>
              <w:rPr>
                <w:rFonts w:ascii="微软雅黑" w:eastAsia="微软雅黑" w:hAnsi="微软雅黑" w:cs="微软雅黑"/>
                <w:sz w:val="18"/>
                <w:szCs w:val="18"/>
              </w:rPr>
            </w:pPr>
          </w:p>
        </w:tc>
        <w:tc>
          <w:tcPr>
            <w:tcW w:w="1712" w:type="dxa"/>
          </w:tcPr>
          <w:p w14:paraId="45CC8046"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7E23416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F787BAA" w14:textId="45BE801F"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16" w:author="haha" w:date="2019-07-23T15:53:00Z">
              <w:r w:rsidR="00C21328">
                <w:rPr>
                  <w:rFonts w:ascii="微软雅黑" w:eastAsia="微软雅黑" w:hAnsi="微软雅黑" w:cs="微软雅黑"/>
                  <w:sz w:val="18"/>
                  <w:szCs w:val="18"/>
                </w:rPr>
                <w:t>3</w:t>
              </w:r>
            </w:ins>
            <w:del w:id="3017" w:author="haha" w:date="2019-07-23T15:53:00Z">
              <w:r w:rsidDel="00C21328">
                <w:rPr>
                  <w:rFonts w:ascii="微软雅黑" w:eastAsia="微软雅黑" w:hAnsi="微软雅黑" w:cs="微软雅黑"/>
                  <w:sz w:val="18"/>
                  <w:szCs w:val="18"/>
                </w:rPr>
                <w:delText>2</w:delText>
              </w:r>
            </w:del>
          </w:p>
        </w:tc>
        <w:tc>
          <w:tcPr>
            <w:tcW w:w="1309" w:type="dxa"/>
            <w:gridSpan w:val="2"/>
          </w:tcPr>
          <w:p w14:paraId="3C2CFD47"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贷款原因</w:t>
            </w:r>
          </w:p>
        </w:tc>
        <w:tc>
          <w:tcPr>
            <w:tcW w:w="3000" w:type="dxa"/>
          </w:tcPr>
          <w:p w14:paraId="24FD6270"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展示客户进件时选择在贷款原因</w:t>
            </w:r>
          </w:p>
        </w:tc>
        <w:tc>
          <w:tcPr>
            <w:tcW w:w="3209" w:type="dxa"/>
          </w:tcPr>
          <w:p w14:paraId="27B62DC4" w14:textId="77777777" w:rsidR="00FD6D81" w:rsidRDefault="00FD6D81" w:rsidP="005565B9">
            <w:pPr>
              <w:pStyle w:val="Axure"/>
              <w:rPr>
                <w:rFonts w:ascii="微软雅黑" w:eastAsia="微软雅黑" w:hAnsi="微软雅黑" w:cs="微软雅黑"/>
                <w:sz w:val="18"/>
                <w:szCs w:val="18"/>
              </w:rPr>
            </w:pPr>
          </w:p>
        </w:tc>
        <w:tc>
          <w:tcPr>
            <w:tcW w:w="1712" w:type="dxa"/>
          </w:tcPr>
          <w:p w14:paraId="13069232"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55CBBE8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912A4B" w14:textId="38460120"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18" w:author="haha" w:date="2019-07-23T15:54:00Z">
              <w:r w:rsidR="00C21328">
                <w:rPr>
                  <w:rFonts w:ascii="微软雅黑" w:eastAsia="微软雅黑" w:hAnsi="微软雅黑" w:cs="微软雅黑"/>
                  <w:sz w:val="18"/>
                  <w:szCs w:val="18"/>
                </w:rPr>
                <w:t>4</w:t>
              </w:r>
            </w:ins>
            <w:del w:id="3019" w:author="haha" w:date="2019-07-23T15:54:00Z">
              <w:r w:rsidDel="00C21328">
                <w:rPr>
                  <w:rFonts w:ascii="微软雅黑" w:eastAsia="微软雅黑" w:hAnsi="微软雅黑" w:cs="微软雅黑"/>
                  <w:sz w:val="18"/>
                  <w:szCs w:val="18"/>
                </w:rPr>
                <w:delText>3</w:delText>
              </w:r>
            </w:del>
          </w:p>
        </w:tc>
        <w:tc>
          <w:tcPr>
            <w:tcW w:w="1309" w:type="dxa"/>
            <w:gridSpan w:val="2"/>
          </w:tcPr>
          <w:p w14:paraId="41104E4C"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身份证正面证明</w:t>
            </w:r>
          </w:p>
        </w:tc>
        <w:tc>
          <w:tcPr>
            <w:tcW w:w="3000" w:type="dxa"/>
          </w:tcPr>
          <w:p w14:paraId="2998854A"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展示客户进件时上传的身份证正面</w:t>
            </w:r>
          </w:p>
        </w:tc>
        <w:tc>
          <w:tcPr>
            <w:tcW w:w="3209" w:type="dxa"/>
          </w:tcPr>
          <w:p w14:paraId="5B3E2CE4" w14:textId="77777777" w:rsidR="00FD6D81" w:rsidRDefault="00FD6D81" w:rsidP="005565B9">
            <w:pPr>
              <w:pStyle w:val="Axure"/>
              <w:rPr>
                <w:rFonts w:ascii="微软雅黑" w:eastAsia="微软雅黑" w:hAnsi="微软雅黑" w:cs="微软雅黑"/>
                <w:sz w:val="18"/>
                <w:szCs w:val="18"/>
              </w:rPr>
            </w:pPr>
          </w:p>
        </w:tc>
        <w:tc>
          <w:tcPr>
            <w:tcW w:w="1712" w:type="dxa"/>
          </w:tcPr>
          <w:p w14:paraId="7B4D0BD4"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6B7BFFE2"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458F3EC" w14:textId="70A5F69F"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20" w:author="haha" w:date="2019-07-23T15:54:00Z">
              <w:r w:rsidR="00C21328">
                <w:rPr>
                  <w:rFonts w:ascii="微软雅黑" w:eastAsia="微软雅黑" w:hAnsi="微软雅黑" w:cs="微软雅黑"/>
                  <w:sz w:val="18"/>
                  <w:szCs w:val="18"/>
                </w:rPr>
                <w:t>5</w:t>
              </w:r>
            </w:ins>
            <w:del w:id="3021" w:author="haha" w:date="2019-07-23T15:54:00Z">
              <w:r w:rsidDel="00C21328">
                <w:rPr>
                  <w:rFonts w:ascii="微软雅黑" w:eastAsia="微软雅黑" w:hAnsi="微软雅黑" w:cs="微软雅黑"/>
                  <w:sz w:val="18"/>
                  <w:szCs w:val="18"/>
                </w:rPr>
                <w:delText>4</w:delText>
              </w:r>
            </w:del>
          </w:p>
        </w:tc>
        <w:tc>
          <w:tcPr>
            <w:tcW w:w="1309" w:type="dxa"/>
            <w:gridSpan w:val="2"/>
          </w:tcPr>
          <w:p w14:paraId="63926505"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身份证反面证明</w:t>
            </w:r>
          </w:p>
        </w:tc>
        <w:tc>
          <w:tcPr>
            <w:tcW w:w="3000" w:type="dxa"/>
          </w:tcPr>
          <w:p w14:paraId="023A6B2E"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展示客户进件时上传的身份证反面</w:t>
            </w:r>
          </w:p>
        </w:tc>
        <w:tc>
          <w:tcPr>
            <w:tcW w:w="3209" w:type="dxa"/>
          </w:tcPr>
          <w:p w14:paraId="162E6894" w14:textId="77777777" w:rsidR="00FD6D81" w:rsidRDefault="00FD6D81" w:rsidP="005565B9">
            <w:pPr>
              <w:pStyle w:val="Axure"/>
              <w:rPr>
                <w:rFonts w:ascii="微软雅黑" w:eastAsia="微软雅黑" w:hAnsi="微软雅黑" w:cs="微软雅黑"/>
                <w:sz w:val="18"/>
                <w:szCs w:val="18"/>
              </w:rPr>
            </w:pPr>
          </w:p>
        </w:tc>
        <w:tc>
          <w:tcPr>
            <w:tcW w:w="1712" w:type="dxa"/>
          </w:tcPr>
          <w:p w14:paraId="0D6EB755"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60A39E74"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F14704C" w14:textId="29F33556"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22" w:author="haha" w:date="2019-07-23T15:54:00Z">
              <w:r w:rsidR="00C21328">
                <w:rPr>
                  <w:rFonts w:ascii="微软雅黑" w:eastAsia="微软雅黑" w:hAnsi="微软雅黑" w:cs="微软雅黑"/>
                  <w:sz w:val="18"/>
                  <w:szCs w:val="18"/>
                </w:rPr>
                <w:t>6</w:t>
              </w:r>
            </w:ins>
            <w:del w:id="3023" w:author="haha" w:date="2019-07-23T15:54:00Z">
              <w:r w:rsidDel="00C21328">
                <w:rPr>
                  <w:rFonts w:ascii="微软雅黑" w:eastAsia="微软雅黑" w:hAnsi="微软雅黑" w:cs="微软雅黑"/>
                  <w:sz w:val="18"/>
                  <w:szCs w:val="18"/>
                </w:rPr>
                <w:delText>5</w:delText>
              </w:r>
            </w:del>
          </w:p>
        </w:tc>
        <w:tc>
          <w:tcPr>
            <w:tcW w:w="1309" w:type="dxa"/>
            <w:gridSpan w:val="2"/>
          </w:tcPr>
          <w:p w14:paraId="1E24DC5E"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手持身份证证明</w:t>
            </w:r>
          </w:p>
        </w:tc>
        <w:tc>
          <w:tcPr>
            <w:tcW w:w="3000" w:type="dxa"/>
          </w:tcPr>
          <w:p w14:paraId="0726C3F0"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展示客户进件时上传的手持身份证</w:t>
            </w:r>
          </w:p>
        </w:tc>
        <w:tc>
          <w:tcPr>
            <w:tcW w:w="3209" w:type="dxa"/>
          </w:tcPr>
          <w:p w14:paraId="75379418" w14:textId="77777777" w:rsidR="00FD6D81" w:rsidRDefault="00FD6D81" w:rsidP="005565B9">
            <w:pPr>
              <w:pStyle w:val="Axure"/>
              <w:rPr>
                <w:rFonts w:ascii="微软雅黑" w:eastAsia="微软雅黑" w:hAnsi="微软雅黑" w:cs="微软雅黑"/>
                <w:sz w:val="18"/>
                <w:szCs w:val="18"/>
              </w:rPr>
            </w:pPr>
          </w:p>
        </w:tc>
        <w:tc>
          <w:tcPr>
            <w:tcW w:w="1712" w:type="dxa"/>
          </w:tcPr>
          <w:p w14:paraId="7039489D"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606243A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02A5E1" w14:textId="7251FC94"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24" w:author="haha" w:date="2019-07-23T15:54:00Z">
              <w:r w:rsidR="00C21328">
                <w:rPr>
                  <w:rFonts w:ascii="微软雅黑" w:eastAsia="微软雅黑" w:hAnsi="微软雅黑" w:cs="微软雅黑"/>
                  <w:sz w:val="18"/>
                  <w:szCs w:val="18"/>
                </w:rPr>
                <w:t>7</w:t>
              </w:r>
            </w:ins>
            <w:del w:id="3025" w:author="haha" w:date="2019-07-23T15:54:00Z">
              <w:r w:rsidDel="00C21328">
                <w:rPr>
                  <w:rFonts w:ascii="微软雅黑" w:eastAsia="微软雅黑" w:hAnsi="微软雅黑" w:cs="微软雅黑"/>
                  <w:sz w:val="18"/>
                  <w:szCs w:val="18"/>
                </w:rPr>
                <w:delText>6</w:delText>
              </w:r>
            </w:del>
          </w:p>
        </w:tc>
        <w:tc>
          <w:tcPr>
            <w:tcW w:w="1309" w:type="dxa"/>
            <w:gridSpan w:val="2"/>
          </w:tcPr>
          <w:p w14:paraId="00A26522"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显示全部</w:t>
            </w:r>
          </w:p>
        </w:tc>
        <w:tc>
          <w:tcPr>
            <w:tcW w:w="3000" w:type="dxa"/>
          </w:tcPr>
          <w:p w14:paraId="710E8C43"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可点击显示上传的所有照片</w:t>
            </w:r>
          </w:p>
        </w:tc>
        <w:tc>
          <w:tcPr>
            <w:tcW w:w="3209" w:type="dxa"/>
          </w:tcPr>
          <w:p w14:paraId="5627D5E1" w14:textId="77777777" w:rsidR="00FD6D81" w:rsidRDefault="00FD6D81" w:rsidP="005565B9">
            <w:pPr>
              <w:pStyle w:val="Axure"/>
              <w:rPr>
                <w:rFonts w:ascii="微软雅黑" w:eastAsia="微软雅黑" w:hAnsi="微软雅黑" w:cs="微软雅黑"/>
                <w:sz w:val="18"/>
                <w:szCs w:val="18"/>
              </w:rPr>
            </w:pPr>
          </w:p>
        </w:tc>
        <w:tc>
          <w:tcPr>
            <w:tcW w:w="1712" w:type="dxa"/>
          </w:tcPr>
          <w:p w14:paraId="51450875"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559B66F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4CB0F27" w14:textId="4E53BFE3"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26" w:author="haha" w:date="2019-07-23T15:54:00Z">
              <w:r w:rsidR="00C21328">
                <w:rPr>
                  <w:rFonts w:ascii="微软雅黑" w:eastAsia="微软雅黑" w:hAnsi="微软雅黑" w:cs="微软雅黑"/>
                  <w:sz w:val="18"/>
                  <w:szCs w:val="18"/>
                </w:rPr>
                <w:t>8</w:t>
              </w:r>
            </w:ins>
            <w:del w:id="3027" w:author="haha" w:date="2019-07-23T15:54:00Z">
              <w:r w:rsidDel="00C21328">
                <w:rPr>
                  <w:rFonts w:ascii="微软雅黑" w:eastAsia="微软雅黑" w:hAnsi="微软雅黑" w:cs="微软雅黑"/>
                  <w:sz w:val="18"/>
                  <w:szCs w:val="18"/>
                </w:rPr>
                <w:delText>7</w:delText>
              </w:r>
            </w:del>
          </w:p>
        </w:tc>
        <w:tc>
          <w:tcPr>
            <w:tcW w:w="1309" w:type="dxa"/>
            <w:gridSpan w:val="2"/>
          </w:tcPr>
          <w:p w14:paraId="6D1113B2"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系统审核信息按钮</w:t>
            </w:r>
          </w:p>
        </w:tc>
        <w:tc>
          <w:tcPr>
            <w:tcW w:w="3000" w:type="dxa"/>
          </w:tcPr>
          <w:p w14:paraId="432D8D46"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可点击，弹出系统审核页面，展示系统审核流程</w:t>
            </w:r>
          </w:p>
        </w:tc>
        <w:tc>
          <w:tcPr>
            <w:tcW w:w="3209" w:type="dxa"/>
          </w:tcPr>
          <w:p w14:paraId="459188C7" w14:textId="77777777" w:rsidR="00FD6D81" w:rsidRDefault="00FD6D81" w:rsidP="005565B9">
            <w:pPr>
              <w:pStyle w:val="Axure"/>
              <w:rPr>
                <w:rFonts w:ascii="微软雅黑" w:eastAsia="微软雅黑" w:hAnsi="微软雅黑" w:cs="微软雅黑"/>
                <w:sz w:val="18"/>
                <w:szCs w:val="18"/>
              </w:rPr>
            </w:pPr>
          </w:p>
        </w:tc>
        <w:tc>
          <w:tcPr>
            <w:tcW w:w="1712" w:type="dxa"/>
          </w:tcPr>
          <w:p w14:paraId="7B3905AB"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476A36F1"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5CAA0BF" w14:textId="7DF546B2" w:rsidR="00FD6D81" w:rsidRDefault="00FD6D81"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ins w:id="3028" w:author="haha" w:date="2019-07-23T15:54:00Z">
              <w:r w:rsidR="00C21328">
                <w:rPr>
                  <w:rFonts w:ascii="微软雅黑" w:eastAsia="微软雅黑" w:hAnsi="微软雅黑" w:cs="微软雅黑"/>
                  <w:sz w:val="18"/>
                  <w:szCs w:val="18"/>
                </w:rPr>
                <w:t>9</w:t>
              </w:r>
            </w:ins>
            <w:del w:id="3029" w:author="haha" w:date="2019-07-23T15:54:00Z">
              <w:r w:rsidDel="00C21328">
                <w:rPr>
                  <w:rFonts w:ascii="微软雅黑" w:eastAsia="微软雅黑" w:hAnsi="微软雅黑" w:cs="微软雅黑"/>
                  <w:sz w:val="18"/>
                  <w:szCs w:val="18"/>
                </w:rPr>
                <w:delText>8</w:delText>
              </w:r>
            </w:del>
          </w:p>
        </w:tc>
        <w:tc>
          <w:tcPr>
            <w:tcW w:w="1309" w:type="dxa"/>
            <w:gridSpan w:val="2"/>
          </w:tcPr>
          <w:p w14:paraId="09859901"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运营商数据</w:t>
            </w:r>
          </w:p>
        </w:tc>
        <w:tc>
          <w:tcPr>
            <w:tcW w:w="3000" w:type="dxa"/>
          </w:tcPr>
          <w:p w14:paraId="654B7821"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点击，弹出当前客户的运营商数据</w:t>
            </w:r>
          </w:p>
        </w:tc>
        <w:tc>
          <w:tcPr>
            <w:tcW w:w="3209" w:type="dxa"/>
          </w:tcPr>
          <w:p w14:paraId="1B4C6FBE" w14:textId="77777777" w:rsidR="00FD6D81" w:rsidRDefault="00FD6D81" w:rsidP="005565B9">
            <w:pPr>
              <w:pStyle w:val="Axure"/>
              <w:rPr>
                <w:rFonts w:ascii="微软雅黑" w:eastAsia="微软雅黑" w:hAnsi="微软雅黑" w:cs="微软雅黑"/>
                <w:sz w:val="18"/>
                <w:szCs w:val="18"/>
              </w:rPr>
            </w:pPr>
          </w:p>
        </w:tc>
        <w:tc>
          <w:tcPr>
            <w:tcW w:w="1712" w:type="dxa"/>
          </w:tcPr>
          <w:p w14:paraId="5E679920" w14:textId="77777777" w:rsidR="00FD6D81" w:rsidRDefault="00FD6D81" w:rsidP="005565B9">
            <w:pPr>
              <w:widowControl/>
              <w:jc w:val="left"/>
              <w:rPr>
                <w:rFonts w:ascii="微软雅黑" w:eastAsia="微软雅黑" w:hAnsi="微软雅黑" w:cs="微软雅黑"/>
                <w:color w:val="000000"/>
                <w:sz w:val="18"/>
                <w:szCs w:val="18"/>
              </w:rPr>
            </w:pPr>
          </w:p>
        </w:tc>
      </w:tr>
      <w:tr w:rsidR="00FD6D81" w14:paraId="0FB7269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0CA9EFB" w14:textId="7E7382B8" w:rsidR="00FD6D81" w:rsidRDefault="00C21328" w:rsidP="005565B9">
            <w:pPr>
              <w:widowControl/>
              <w:jc w:val="center"/>
              <w:rPr>
                <w:rFonts w:ascii="微软雅黑" w:eastAsia="微软雅黑" w:hAnsi="微软雅黑" w:cs="微软雅黑"/>
                <w:sz w:val="18"/>
                <w:szCs w:val="18"/>
              </w:rPr>
            </w:pPr>
            <w:ins w:id="3030" w:author="haha" w:date="2019-07-23T15:54:00Z">
              <w:r>
                <w:rPr>
                  <w:rFonts w:ascii="微软雅黑" w:eastAsia="微软雅黑" w:hAnsi="微软雅黑" w:cs="微软雅黑"/>
                  <w:sz w:val="18"/>
                  <w:szCs w:val="18"/>
                </w:rPr>
                <w:t>30</w:t>
              </w:r>
            </w:ins>
            <w:del w:id="3031" w:author="haha" w:date="2019-07-23T15:54:00Z">
              <w:r w:rsidR="00FD6D81" w:rsidDel="00C21328">
                <w:rPr>
                  <w:rFonts w:ascii="微软雅黑" w:eastAsia="微软雅黑" w:hAnsi="微软雅黑" w:cs="微软雅黑" w:hint="eastAsia"/>
                  <w:sz w:val="18"/>
                  <w:szCs w:val="18"/>
                </w:rPr>
                <w:delText>2</w:delText>
              </w:r>
              <w:r w:rsidR="00FD6D81" w:rsidDel="00C21328">
                <w:rPr>
                  <w:rFonts w:ascii="微软雅黑" w:eastAsia="微软雅黑" w:hAnsi="微软雅黑" w:cs="微软雅黑"/>
                  <w:sz w:val="18"/>
                  <w:szCs w:val="18"/>
                </w:rPr>
                <w:delText>9</w:delText>
              </w:r>
            </w:del>
          </w:p>
        </w:tc>
        <w:tc>
          <w:tcPr>
            <w:tcW w:w="1309" w:type="dxa"/>
            <w:gridSpan w:val="2"/>
          </w:tcPr>
          <w:p w14:paraId="0841DE73" w14:textId="77777777" w:rsidR="00FD6D81" w:rsidRDefault="00FD6D81"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位置信息</w:t>
            </w:r>
          </w:p>
        </w:tc>
        <w:tc>
          <w:tcPr>
            <w:tcW w:w="3000" w:type="dxa"/>
          </w:tcPr>
          <w:p w14:paraId="61FF9E65" w14:textId="77777777" w:rsidR="00FD6D81"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点击弹出客户</w:t>
            </w:r>
            <w:r w:rsidR="00FD6D81">
              <w:rPr>
                <w:rFonts w:ascii="微软雅黑" w:eastAsia="微软雅黑" w:hAnsi="微软雅黑" w:cs="微软雅黑" w:hint="eastAsia"/>
                <w:color w:val="000000"/>
                <w:sz w:val="18"/>
                <w:szCs w:val="18"/>
              </w:rPr>
              <w:t>进件时的</w:t>
            </w:r>
            <w:r>
              <w:rPr>
                <w:rFonts w:ascii="微软雅黑" w:eastAsia="微软雅黑" w:hAnsi="微软雅黑" w:cs="微软雅黑" w:hint="eastAsia"/>
                <w:color w:val="000000"/>
                <w:sz w:val="18"/>
                <w:szCs w:val="18"/>
              </w:rPr>
              <w:t>G</w:t>
            </w:r>
            <w:r>
              <w:rPr>
                <w:rFonts w:ascii="微软雅黑" w:eastAsia="微软雅黑" w:hAnsi="微软雅黑" w:cs="微软雅黑"/>
                <w:color w:val="000000"/>
                <w:sz w:val="18"/>
                <w:szCs w:val="18"/>
              </w:rPr>
              <w:t>PS</w:t>
            </w:r>
            <w:r>
              <w:rPr>
                <w:rFonts w:ascii="微软雅黑" w:eastAsia="微软雅黑" w:hAnsi="微软雅黑" w:cs="微软雅黑" w:hint="eastAsia"/>
                <w:color w:val="000000"/>
                <w:sz w:val="18"/>
                <w:szCs w:val="18"/>
              </w:rPr>
              <w:t>定位</w:t>
            </w:r>
          </w:p>
        </w:tc>
        <w:tc>
          <w:tcPr>
            <w:tcW w:w="3209" w:type="dxa"/>
          </w:tcPr>
          <w:p w14:paraId="266C6082" w14:textId="77777777" w:rsidR="00FD6D81" w:rsidRDefault="00FD6D81" w:rsidP="005565B9">
            <w:pPr>
              <w:pStyle w:val="Axure"/>
              <w:rPr>
                <w:rFonts w:ascii="微软雅黑" w:eastAsia="微软雅黑" w:hAnsi="微软雅黑" w:cs="微软雅黑"/>
                <w:sz w:val="18"/>
                <w:szCs w:val="18"/>
              </w:rPr>
            </w:pPr>
          </w:p>
        </w:tc>
        <w:tc>
          <w:tcPr>
            <w:tcW w:w="1712" w:type="dxa"/>
          </w:tcPr>
          <w:p w14:paraId="26BF3092" w14:textId="77777777" w:rsidR="00FD6D81"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未抓取到提示无数据即可</w:t>
            </w:r>
          </w:p>
        </w:tc>
      </w:tr>
      <w:tr w:rsidR="00A730C9" w14:paraId="67A2AA6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50F2C9" w14:textId="7C8E45D2" w:rsidR="00A730C9" w:rsidRDefault="00A730C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32" w:author="haha" w:date="2019-07-23T15:54:00Z">
              <w:r w:rsidR="00C21328">
                <w:rPr>
                  <w:rFonts w:ascii="微软雅黑" w:eastAsia="微软雅黑" w:hAnsi="微软雅黑" w:cs="微软雅黑"/>
                  <w:sz w:val="18"/>
                  <w:szCs w:val="18"/>
                </w:rPr>
                <w:t>1</w:t>
              </w:r>
            </w:ins>
            <w:del w:id="3033" w:author="haha" w:date="2019-07-23T15:54:00Z">
              <w:r w:rsidDel="00C21328">
                <w:rPr>
                  <w:rFonts w:ascii="微软雅黑" w:eastAsia="微软雅黑" w:hAnsi="微软雅黑" w:cs="微软雅黑"/>
                  <w:sz w:val="18"/>
                  <w:szCs w:val="18"/>
                </w:rPr>
                <w:delText>0</w:delText>
              </w:r>
            </w:del>
          </w:p>
        </w:tc>
        <w:tc>
          <w:tcPr>
            <w:tcW w:w="1309" w:type="dxa"/>
            <w:gridSpan w:val="2"/>
          </w:tcPr>
          <w:p w14:paraId="3C7EC0C4"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消费分析</w:t>
            </w:r>
          </w:p>
        </w:tc>
        <w:tc>
          <w:tcPr>
            <w:tcW w:w="3000" w:type="dxa"/>
          </w:tcPr>
          <w:p w14:paraId="65B5FE70"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点击跳转消费分析页面</w:t>
            </w:r>
          </w:p>
        </w:tc>
        <w:tc>
          <w:tcPr>
            <w:tcW w:w="3209" w:type="dxa"/>
          </w:tcPr>
          <w:p w14:paraId="11EEF1BF" w14:textId="77777777" w:rsidR="00A730C9" w:rsidRDefault="00A730C9" w:rsidP="005565B9">
            <w:pPr>
              <w:pStyle w:val="Axure"/>
              <w:rPr>
                <w:rFonts w:ascii="微软雅黑" w:eastAsia="微软雅黑" w:hAnsi="微软雅黑" w:cs="微软雅黑"/>
                <w:sz w:val="18"/>
                <w:szCs w:val="18"/>
              </w:rPr>
            </w:pPr>
          </w:p>
        </w:tc>
        <w:tc>
          <w:tcPr>
            <w:tcW w:w="1712" w:type="dxa"/>
          </w:tcPr>
          <w:p w14:paraId="16BCE4D0"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未抓取到提示无数据，抓取中提示“数据整理中请稍后”</w:t>
            </w:r>
          </w:p>
        </w:tc>
      </w:tr>
      <w:tr w:rsidR="00A730C9" w14:paraId="2E0E527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670C72D" w14:textId="7919854B" w:rsidR="00A730C9" w:rsidRDefault="00A730C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34" w:author="haha" w:date="2019-07-23T15:54:00Z">
              <w:r w:rsidR="00C21328">
                <w:rPr>
                  <w:rFonts w:ascii="微软雅黑" w:eastAsia="微软雅黑" w:hAnsi="微软雅黑" w:cs="微软雅黑"/>
                  <w:sz w:val="18"/>
                  <w:szCs w:val="18"/>
                </w:rPr>
                <w:t>2</w:t>
              </w:r>
            </w:ins>
            <w:del w:id="3035" w:author="haha" w:date="2019-07-23T15:54:00Z">
              <w:r w:rsidDel="00C21328">
                <w:rPr>
                  <w:rFonts w:ascii="微软雅黑" w:eastAsia="微软雅黑" w:hAnsi="微软雅黑" w:cs="微软雅黑"/>
                  <w:sz w:val="18"/>
                  <w:szCs w:val="18"/>
                </w:rPr>
                <w:delText>1</w:delText>
              </w:r>
            </w:del>
          </w:p>
        </w:tc>
        <w:tc>
          <w:tcPr>
            <w:tcW w:w="1309" w:type="dxa"/>
            <w:gridSpan w:val="2"/>
          </w:tcPr>
          <w:p w14:paraId="0F95F04D"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历史审核信息</w:t>
            </w:r>
          </w:p>
        </w:tc>
        <w:tc>
          <w:tcPr>
            <w:tcW w:w="3000" w:type="dxa"/>
          </w:tcPr>
          <w:p w14:paraId="0630837B"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显示客户历史审核信息，默认显示3条点击按钮可查看全部</w:t>
            </w:r>
          </w:p>
        </w:tc>
        <w:tc>
          <w:tcPr>
            <w:tcW w:w="3209" w:type="dxa"/>
          </w:tcPr>
          <w:p w14:paraId="0E30C06E" w14:textId="77777777" w:rsidR="00A730C9" w:rsidRDefault="00A730C9" w:rsidP="005565B9">
            <w:pPr>
              <w:pStyle w:val="Axure"/>
              <w:rPr>
                <w:rFonts w:ascii="微软雅黑" w:eastAsia="微软雅黑" w:hAnsi="微软雅黑" w:cs="微软雅黑"/>
                <w:sz w:val="18"/>
                <w:szCs w:val="18"/>
              </w:rPr>
            </w:pPr>
          </w:p>
        </w:tc>
        <w:tc>
          <w:tcPr>
            <w:tcW w:w="1712" w:type="dxa"/>
          </w:tcPr>
          <w:p w14:paraId="7F52FF05" w14:textId="77777777" w:rsidR="00A730C9" w:rsidRDefault="00A730C9" w:rsidP="005565B9">
            <w:pPr>
              <w:widowControl/>
              <w:jc w:val="left"/>
              <w:rPr>
                <w:rFonts w:ascii="微软雅黑" w:eastAsia="微软雅黑" w:hAnsi="微软雅黑" w:cs="微软雅黑"/>
                <w:color w:val="000000"/>
                <w:sz w:val="18"/>
                <w:szCs w:val="18"/>
              </w:rPr>
            </w:pPr>
          </w:p>
        </w:tc>
      </w:tr>
      <w:tr w:rsidR="00A730C9" w14:paraId="1FC307D2"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67E4537" w14:textId="631B7FC3" w:rsidR="00A730C9" w:rsidRDefault="00A730C9" w:rsidP="005565B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ins w:id="3036" w:author="haha" w:date="2019-07-23T15:54:00Z">
              <w:r w:rsidR="00C21328">
                <w:rPr>
                  <w:rFonts w:ascii="微软雅黑" w:eastAsia="微软雅黑" w:hAnsi="微软雅黑" w:cs="微软雅黑"/>
                  <w:sz w:val="18"/>
                  <w:szCs w:val="18"/>
                </w:rPr>
                <w:t>3</w:t>
              </w:r>
            </w:ins>
            <w:del w:id="3037" w:author="haha" w:date="2019-07-23T15:54:00Z">
              <w:r w:rsidDel="00C21328">
                <w:rPr>
                  <w:rFonts w:ascii="微软雅黑" w:eastAsia="微软雅黑" w:hAnsi="微软雅黑" w:cs="微软雅黑"/>
                  <w:sz w:val="18"/>
                  <w:szCs w:val="18"/>
                </w:rPr>
                <w:delText>2</w:delText>
              </w:r>
            </w:del>
          </w:p>
        </w:tc>
        <w:tc>
          <w:tcPr>
            <w:tcW w:w="1309" w:type="dxa"/>
            <w:gridSpan w:val="2"/>
          </w:tcPr>
          <w:p w14:paraId="653252B4"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借款人姓名/电话/备注</w:t>
            </w:r>
          </w:p>
        </w:tc>
        <w:tc>
          <w:tcPr>
            <w:tcW w:w="3000" w:type="dxa"/>
          </w:tcPr>
          <w:p w14:paraId="569BA9D1"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显示借款人的姓名 和电话，可针对借款人进行备注格式：中英文都可，长度不大于1</w:t>
            </w:r>
            <w:r>
              <w:rPr>
                <w:rFonts w:ascii="微软雅黑" w:eastAsia="微软雅黑" w:hAnsi="微软雅黑" w:cs="微软雅黑"/>
                <w:color w:val="000000"/>
                <w:sz w:val="18"/>
                <w:szCs w:val="18"/>
              </w:rPr>
              <w:t>00</w:t>
            </w:r>
          </w:p>
        </w:tc>
        <w:tc>
          <w:tcPr>
            <w:tcW w:w="3209" w:type="dxa"/>
          </w:tcPr>
          <w:p w14:paraId="2CCE9C61" w14:textId="77777777" w:rsidR="00A730C9" w:rsidRDefault="00A730C9" w:rsidP="005565B9">
            <w:pPr>
              <w:pStyle w:val="Axure"/>
              <w:rPr>
                <w:rFonts w:ascii="微软雅黑" w:eastAsia="微软雅黑" w:hAnsi="微软雅黑" w:cs="微软雅黑"/>
                <w:sz w:val="18"/>
                <w:szCs w:val="18"/>
              </w:rPr>
            </w:pPr>
          </w:p>
        </w:tc>
        <w:tc>
          <w:tcPr>
            <w:tcW w:w="1712" w:type="dxa"/>
          </w:tcPr>
          <w:p w14:paraId="0D520CD5" w14:textId="77777777" w:rsidR="00A730C9" w:rsidRDefault="00A730C9" w:rsidP="005565B9">
            <w:pPr>
              <w:widowControl/>
              <w:jc w:val="left"/>
              <w:rPr>
                <w:rFonts w:ascii="微软雅黑" w:eastAsia="微软雅黑" w:hAnsi="微软雅黑" w:cs="微软雅黑"/>
                <w:color w:val="000000"/>
                <w:sz w:val="18"/>
                <w:szCs w:val="18"/>
              </w:rPr>
            </w:pPr>
          </w:p>
        </w:tc>
      </w:tr>
      <w:tr w:rsidR="00A730C9" w14:paraId="367C525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80FBEDC" w14:textId="31013CE0" w:rsidR="00A730C9" w:rsidRDefault="00A730C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3</w:t>
            </w:r>
            <w:ins w:id="3038" w:author="haha" w:date="2019-07-23T15:54:00Z">
              <w:r w:rsidR="00C21328">
                <w:rPr>
                  <w:rFonts w:ascii="微软雅黑" w:eastAsia="微软雅黑" w:hAnsi="微软雅黑" w:cs="微软雅黑"/>
                  <w:sz w:val="18"/>
                  <w:szCs w:val="18"/>
                </w:rPr>
                <w:t>4</w:t>
              </w:r>
            </w:ins>
            <w:del w:id="3039" w:author="haha" w:date="2019-07-23T15:54:00Z">
              <w:r w:rsidDel="00C21328">
                <w:rPr>
                  <w:rFonts w:ascii="微软雅黑" w:eastAsia="微软雅黑" w:hAnsi="微软雅黑" w:cs="微软雅黑"/>
                  <w:sz w:val="18"/>
                  <w:szCs w:val="18"/>
                </w:rPr>
                <w:delText>3</w:delText>
              </w:r>
            </w:del>
          </w:p>
        </w:tc>
        <w:tc>
          <w:tcPr>
            <w:tcW w:w="1309" w:type="dxa"/>
            <w:gridSpan w:val="2"/>
          </w:tcPr>
          <w:p w14:paraId="2F19C0E9"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联系人1姓名/电话/备注</w:t>
            </w:r>
          </w:p>
        </w:tc>
        <w:tc>
          <w:tcPr>
            <w:tcW w:w="3000" w:type="dxa"/>
          </w:tcPr>
          <w:p w14:paraId="0A0A6CF6"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显示联系人1的姓名电话和备注，姓名可编辑更改，备注格式：中英文都可，长度不大于1</w:t>
            </w:r>
            <w:r>
              <w:rPr>
                <w:rFonts w:ascii="微软雅黑" w:eastAsia="微软雅黑" w:hAnsi="微软雅黑" w:cs="微软雅黑"/>
                <w:color w:val="000000"/>
                <w:sz w:val="18"/>
                <w:szCs w:val="18"/>
              </w:rPr>
              <w:t>00</w:t>
            </w:r>
          </w:p>
        </w:tc>
        <w:tc>
          <w:tcPr>
            <w:tcW w:w="3209" w:type="dxa"/>
          </w:tcPr>
          <w:p w14:paraId="4D02C354" w14:textId="77777777" w:rsidR="00A730C9" w:rsidRDefault="00A730C9" w:rsidP="005565B9">
            <w:pPr>
              <w:pStyle w:val="Axure"/>
              <w:rPr>
                <w:rFonts w:ascii="微软雅黑" w:eastAsia="微软雅黑" w:hAnsi="微软雅黑" w:cs="微软雅黑"/>
                <w:sz w:val="18"/>
                <w:szCs w:val="18"/>
              </w:rPr>
            </w:pPr>
          </w:p>
        </w:tc>
        <w:tc>
          <w:tcPr>
            <w:tcW w:w="1712" w:type="dxa"/>
          </w:tcPr>
          <w:p w14:paraId="7E0C3C90" w14:textId="77777777" w:rsidR="00A730C9" w:rsidRDefault="00A730C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姓名可编辑</w:t>
            </w:r>
          </w:p>
        </w:tc>
      </w:tr>
      <w:tr w:rsidR="00A730C9" w14:paraId="13725DD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703237" w14:textId="17891978" w:rsidR="00A730C9" w:rsidRDefault="00A730C9" w:rsidP="00A730C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40" w:author="haha" w:date="2019-07-23T15:54:00Z">
              <w:r w:rsidR="00C21328">
                <w:rPr>
                  <w:rFonts w:ascii="微软雅黑" w:eastAsia="微软雅黑" w:hAnsi="微软雅黑" w:cs="微软雅黑"/>
                  <w:sz w:val="18"/>
                  <w:szCs w:val="18"/>
                </w:rPr>
                <w:t>5</w:t>
              </w:r>
            </w:ins>
            <w:del w:id="3041" w:author="haha" w:date="2019-07-23T15:54:00Z">
              <w:r w:rsidDel="00C21328">
                <w:rPr>
                  <w:rFonts w:ascii="微软雅黑" w:eastAsia="微软雅黑" w:hAnsi="微软雅黑" w:cs="微软雅黑"/>
                  <w:sz w:val="18"/>
                  <w:szCs w:val="18"/>
                </w:rPr>
                <w:delText>4</w:delText>
              </w:r>
            </w:del>
          </w:p>
        </w:tc>
        <w:tc>
          <w:tcPr>
            <w:tcW w:w="1309" w:type="dxa"/>
            <w:gridSpan w:val="2"/>
          </w:tcPr>
          <w:p w14:paraId="1D435AEC"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联系人</w:t>
            </w:r>
            <w:r>
              <w:rPr>
                <w:rFonts w:ascii="微软雅黑" w:eastAsia="微软雅黑" w:hAnsi="微软雅黑" w:cs="微软雅黑"/>
                <w:color w:val="000000"/>
                <w:sz w:val="18"/>
                <w:szCs w:val="18"/>
              </w:rPr>
              <w:t>2</w:t>
            </w:r>
            <w:r>
              <w:rPr>
                <w:rFonts w:ascii="微软雅黑" w:eastAsia="微软雅黑" w:hAnsi="微软雅黑" w:cs="微软雅黑" w:hint="eastAsia"/>
                <w:color w:val="000000"/>
                <w:sz w:val="18"/>
                <w:szCs w:val="18"/>
              </w:rPr>
              <w:t>姓名/电话/备注</w:t>
            </w:r>
          </w:p>
        </w:tc>
        <w:tc>
          <w:tcPr>
            <w:tcW w:w="3000" w:type="dxa"/>
          </w:tcPr>
          <w:p w14:paraId="3C03DBA3"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显示联系人</w:t>
            </w:r>
            <w:r>
              <w:rPr>
                <w:rFonts w:ascii="微软雅黑" w:eastAsia="微软雅黑" w:hAnsi="微软雅黑" w:cs="微软雅黑"/>
                <w:color w:val="000000"/>
                <w:sz w:val="18"/>
                <w:szCs w:val="18"/>
              </w:rPr>
              <w:t>2</w:t>
            </w:r>
            <w:r>
              <w:rPr>
                <w:rFonts w:ascii="微软雅黑" w:eastAsia="微软雅黑" w:hAnsi="微软雅黑" w:cs="微软雅黑" w:hint="eastAsia"/>
                <w:color w:val="000000"/>
                <w:sz w:val="18"/>
                <w:szCs w:val="18"/>
              </w:rPr>
              <w:t>的姓名电话和备注，姓名可编辑更改，备注格式：中英文都可，长度不大于1</w:t>
            </w:r>
            <w:r>
              <w:rPr>
                <w:rFonts w:ascii="微软雅黑" w:eastAsia="微软雅黑" w:hAnsi="微软雅黑" w:cs="微软雅黑"/>
                <w:color w:val="000000"/>
                <w:sz w:val="18"/>
                <w:szCs w:val="18"/>
              </w:rPr>
              <w:t>00</w:t>
            </w:r>
          </w:p>
        </w:tc>
        <w:tc>
          <w:tcPr>
            <w:tcW w:w="3209" w:type="dxa"/>
          </w:tcPr>
          <w:p w14:paraId="7B0DD620" w14:textId="77777777" w:rsidR="00A730C9" w:rsidRDefault="00A730C9" w:rsidP="00A730C9">
            <w:pPr>
              <w:pStyle w:val="Axure"/>
              <w:rPr>
                <w:rFonts w:ascii="微软雅黑" w:eastAsia="微软雅黑" w:hAnsi="微软雅黑" w:cs="微软雅黑"/>
                <w:sz w:val="18"/>
                <w:szCs w:val="18"/>
              </w:rPr>
            </w:pPr>
          </w:p>
        </w:tc>
        <w:tc>
          <w:tcPr>
            <w:tcW w:w="1712" w:type="dxa"/>
          </w:tcPr>
          <w:p w14:paraId="5CDC88A1"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姓名可编辑</w:t>
            </w:r>
          </w:p>
        </w:tc>
      </w:tr>
      <w:tr w:rsidR="00A730C9" w14:paraId="2EA9D92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58689F3" w14:textId="77FAE72D" w:rsidR="00A730C9" w:rsidRDefault="00A730C9" w:rsidP="00A730C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42" w:author="haha" w:date="2019-07-23T15:54:00Z">
              <w:r w:rsidR="00C21328">
                <w:rPr>
                  <w:rFonts w:ascii="微软雅黑" w:eastAsia="微软雅黑" w:hAnsi="微软雅黑" w:cs="微软雅黑"/>
                  <w:sz w:val="18"/>
                  <w:szCs w:val="18"/>
                </w:rPr>
                <w:t>6</w:t>
              </w:r>
            </w:ins>
            <w:del w:id="3043" w:author="haha" w:date="2019-07-23T15:54:00Z">
              <w:r w:rsidDel="00C21328">
                <w:rPr>
                  <w:rFonts w:ascii="微软雅黑" w:eastAsia="微软雅黑" w:hAnsi="微软雅黑" w:cs="微软雅黑"/>
                  <w:sz w:val="18"/>
                  <w:szCs w:val="18"/>
                </w:rPr>
                <w:delText>5</w:delText>
              </w:r>
            </w:del>
          </w:p>
        </w:tc>
        <w:tc>
          <w:tcPr>
            <w:tcW w:w="1309" w:type="dxa"/>
            <w:gridSpan w:val="2"/>
          </w:tcPr>
          <w:p w14:paraId="3566F363"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以上后面的保存</w:t>
            </w:r>
          </w:p>
        </w:tc>
        <w:tc>
          <w:tcPr>
            <w:tcW w:w="3000" w:type="dxa"/>
          </w:tcPr>
          <w:p w14:paraId="4993FB13"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点击保存可保存那条数据，在查看可回显</w:t>
            </w:r>
          </w:p>
        </w:tc>
        <w:tc>
          <w:tcPr>
            <w:tcW w:w="3209" w:type="dxa"/>
          </w:tcPr>
          <w:p w14:paraId="4D13E723" w14:textId="77777777" w:rsidR="00A730C9" w:rsidRDefault="00A730C9" w:rsidP="00A730C9">
            <w:pPr>
              <w:pStyle w:val="Axure"/>
              <w:rPr>
                <w:rFonts w:ascii="微软雅黑" w:eastAsia="微软雅黑" w:hAnsi="微软雅黑" w:cs="微软雅黑"/>
                <w:sz w:val="18"/>
                <w:szCs w:val="18"/>
              </w:rPr>
            </w:pPr>
          </w:p>
        </w:tc>
        <w:tc>
          <w:tcPr>
            <w:tcW w:w="1712" w:type="dxa"/>
          </w:tcPr>
          <w:p w14:paraId="0F96FE63" w14:textId="77777777" w:rsidR="00A730C9" w:rsidRDefault="00A730C9" w:rsidP="00A730C9">
            <w:pPr>
              <w:widowControl/>
              <w:jc w:val="left"/>
              <w:rPr>
                <w:rFonts w:ascii="微软雅黑" w:eastAsia="微软雅黑" w:hAnsi="微软雅黑" w:cs="微软雅黑"/>
                <w:color w:val="000000"/>
                <w:sz w:val="18"/>
                <w:szCs w:val="18"/>
              </w:rPr>
            </w:pPr>
          </w:p>
        </w:tc>
      </w:tr>
      <w:tr w:rsidR="00A730C9" w14:paraId="0532AE5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4FDA2E9" w14:textId="6F839192" w:rsidR="00A730C9" w:rsidRDefault="00A730C9" w:rsidP="00A730C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44" w:author="haha" w:date="2019-07-23T15:54:00Z">
              <w:r w:rsidR="00C21328">
                <w:rPr>
                  <w:rFonts w:ascii="微软雅黑" w:eastAsia="微软雅黑" w:hAnsi="微软雅黑" w:cs="微软雅黑"/>
                  <w:sz w:val="18"/>
                  <w:szCs w:val="18"/>
                </w:rPr>
                <w:t>7</w:t>
              </w:r>
            </w:ins>
            <w:del w:id="3045" w:author="haha" w:date="2019-07-23T15:54:00Z">
              <w:r w:rsidDel="00C21328">
                <w:rPr>
                  <w:rFonts w:ascii="微软雅黑" w:eastAsia="微软雅黑" w:hAnsi="微软雅黑" w:cs="微软雅黑"/>
                  <w:sz w:val="18"/>
                  <w:szCs w:val="18"/>
                </w:rPr>
                <w:delText>6</w:delText>
              </w:r>
            </w:del>
          </w:p>
        </w:tc>
        <w:tc>
          <w:tcPr>
            <w:tcW w:w="1309" w:type="dxa"/>
            <w:gridSpan w:val="2"/>
          </w:tcPr>
          <w:p w14:paraId="515F9F62"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审核结果通过</w:t>
            </w:r>
          </w:p>
        </w:tc>
        <w:tc>
          <w:tcPr>
            <w:tcW w:w="3000" w:type="dxa"/>
          </w:tcPr>
          <w:p w14:paraId="5C724B2A" w14:textId="77777777" w:rsidR="00A730C9" w:rsidRDefault="00A730C9"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通过展示建议期数、建议天数、建议额度，此处为系统根据规则自动显示也可手动选择更改</w:t>
            </w:r>
          </w:p>
        </w:tc>
        <w:tc>
          <w:tcPr>
            <w:tcW w:w="3209" w:type="dxa"/>
          </w:tcPr>
          <w:p w14:paraId="27BA7EEC" w14:textId="77777777" w:rsidR="00A730C9" w:rsidRDefault="00A730C9" w:rsidP="00A730C9">
            <w:pPr>
              <w:pStyle w:val="Axure"/>
              <w:rPr>
                <w:rFonts w:ascii="微软雅黑" w:eastAsia="微软雅黑" w:hAnsi="微软雅黑" w:cs="微软雅黑"/>
                <w:sz w:val="18"/>
                <w:szCs w:val="18"/>
              </w:rPr>
            </w:pPr>
          </w:p>
        </w:tc>
        <w:tc>
          <w:tcPr>
            <w:tcW w:w="1712" w:type="dxa"/>
          </w:tcPr>
          <w:p w14:paraId="38A3F675" w14:textId="77777777" w:rsidR="00A730C9" w:rsidRDefault="00A730C9" w:rsidP="00A730C9">
            <w:pPr>
              <w:widowControl/>
              <w:jc w:val="left"/>
              <w:rPr>
                <w:rFonts w:ascii="微软雅黑" w:eastAsia="微软雅黑" w:hAnsi="微软雅黑" w:cs="微软雅黑"/>
                <w:color w:val="000000"/>
                <w:sz w:val="18"/>
                <w:szCs w:val="18"/>
              </w:rPr>
            </w:pPr>
          </w:p>
        </w:tc>
      </w:tr>
      <w:tr w:rsidR="00B86A4C" w14:paraId="14532BC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457E0AF" w14:textId="2574815B" w:rsidR="00B86A4C" w:rsidRDefault="00B86A4C" w:rsidP="00A730C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46" w:author="haha" w:date="2019-07-23T15:54:00Z">
              <w:r w:rsidR="00C21328">
                <w:rPr>
                  <w:rFonts w:ascii="微软雅黑" w:eastAsia="微软雅黑" w:hAnsi="微软雅黑" w:cs="微软雅黑"/>
                  <w:sz w:val="18"/>
                  <w:szCs w:val="18"/>
                </w:rPr>
                <w:t>8</w:t>
              </w:r>
            </w:ins>
            <w:del w:id="3047" w:author="haha" w:date="2019-07-23T15:54:00Z">
              <w:r w:rsidDel="00C21328">
                <w:rPr>
                  <w:rFonts w:ascii="微软雅黑" w:eastAsia="微软雅黑" w:hAnsi="微软雅黑" w:cs="微软雅黑"/>
                  <w:sz w:val="18"/>
                  <w:szCs w:val="18"/>
                </w:rPr>
                <w:delText>7</w:delText>
              </w:r>
            </w:del>
          </w:p>
        </w:tc>
        <w:tc>
          <w:tcPr>
            <w:tcW w:w="1309" w:type="dxa"/>
            <w:gridSpan w:val="2"/>
          </w:tcPr>
          <w:p w14:paraId="3A534436" w14:textId="77777777" w:rsidR="00B86A4C" w:rsidRDefault="00B86A4C"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拒绝</w:t>
            </w:r>
          </w:p>
        </w:tc>
        <w:tc>
          <w:tcPr>
            <w:tcW w:w="3000" w:type="dxa"/>
          </w:tcPr>
          <w:p w14:paraId="276C8CA8" w14:textId="77777777" w:rsidR="00B86A4C" w:rsidRDefault="00B86A4C"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拒绝要选择拒绝原因字段为“风险类、虚假类、调查虚假类、调查异常类、调查风险类、不符进件要求、本人放弃类、重复申请类、非目标客户类、信用记录不良、其他类、不良品德类、借款用途异常类、系统拒绝类”必选；可多选下限为1上限为2</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，可增减</w:t>
            </w:r>
          </w:p>
        </w:tc>
        <w:tc>
          <w:tcPr>
            <w:tcW w:w="3209" w:type="dxa"/>
          </w:tcPr>
          <w:p w14:paraId="0A5CD5FC" w14:textId="77777777" w:rsidR="00B86A4C" w:rsidRDefault="00B86A4C" w:rsidP="00A730C9">
            <w:pPr>
              <w:pStyle w:val="Axure"/>
              <w:rPr>
                <w:rFonts w:ascii="微软雅黑" w:eastAsia="微软雅黑" w:hAnsi="微软雅黑" w:cs="微软雅黑"/>
                <w:sz w:val="18"/>
                <w:szCs w:val="18"/>
              </w:rPr>
            </w:pPr>
          </w:p>
        </w:tc>
        <w:tc>
          <w:tcPr>
            <w:tcW w:w="1712" w:type="dxa"/>
          </w:tcPr>
          <w:p w14:paraId="2689ECEE" w14:textId="77777777" w:rsidR="00B86A4C" w:rsidRDefault="00B86A4C"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未选择提示“请选择拒绝原因”可增减下限为1上限为2</w:t>
            </w:r>
            <w:r>
              <w:rPr>
                <w:rFonts w:ascii="微软雅黑" w:eastAsia="微软雅黑" w:hAnsi="微软雅黑" w:cs="微软雅黑"/>
                <w:color w:val="000000"/>
                <w:sz w:val="18"/>
                <w:szCs w:val="18"/>
              </w:rPr>
              <w:t>0</w:t>
            </w:r>
          </w:p>
        </w:tc>
      </w:tr>
      <w:tr w:rsidR="00B86A4C" w:rsidRPr="005E4484" w14:paraId="53FE3571"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C2FF14" w14:textId="01934885" w:rsidR="00B86A4C" w:rsidRDefault="00B86A4C" w:rsidP="00A730C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ins w:id="3048" w:author="haha" w:date="2019-07-23T15:54:00Z">
              <w:r w:rsidR="00C21328">
                <w:rPr>
                  <w:rFonts w:ascii="微软雅黑" w:eastAsia="微软雅黑" w:hAnsi="微软雅黑" w:cs="微软雅黑"/>
                  <w:sz w:val="18"/>
                  <w:szCs w:val="18"/>
                </w:rPr>
                <w:t>9</w:t>
              </w:r>
            </w:ins>
            <w:del w:id="3049" w:author="haha" w:date="2019-07-23T15:54:00Z">
              <w:r w:rsidDel="00C21328">
                <w:rPr>
                  <w:rFonts w:ascii="微软雅黑" w:eastAsia="微软雅黑" w:hAnsi="微软雅黑" w:cs="微软雅黑"/>
                  <w:sz w:val="18"/>
                  <w:szCs w:val="18"/>
                </w:rPr>
                <w:delText>8</w:delText>
              </w:r>
            </w:del>
          </w:p>
        </w:tc>
        <w:tc>
          <w:tcPr>
            <w:tcW w:w="1309" w:type="dxa"/>
            <w:gridSpan w:val="2"/>
          </w:tcPr>
          <w:p w14:paraId="34C08C4A" w14:textId="77777777" w:rsidR="00B86A4C" w:rsidRDefault="00B86A4C"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59D2CD8B" w14:textId="77777777" w:rsidR="00B86A4C" w:rsidRDefault="00B86A4C"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默认显示“拒绝时必须填写备注”格式为：中英文数字字符都可以，长度为2</w:t>
            </w:r>
            <w:r>
              <w:rPr>
                <w:rFonts w:ascii="微软雅黑" w:eastAsia="微软雅黑" w:hAnsi="微软雅黑" w:cs="微软雅黑"/>
                <w:color w:val="000000"/>
                <w:sz w:val="18"/>
                <w:szCs w:val="18"/>
              </w:rPr>
              <w:t>00</w:t>
            </w:r>
          </w:p>
        </w:tc>
        <w:tc>
          <w:tcPr>
            <w:tcW w:w="3209" w:type="dxa"/>
          </w:tcPr>
          <w:p w14:paraId="07244576" w14:textId="77777777" w:rsidR="00B86A4C" w:rsidRDefault="00B86A4C" w:rsidP="00A730C9">
            <w:pPr>
              <w:pStyle w:val="Axure"/>
              <w:rPr>
                <w:rFonts w:ascii="微软雅黑" w:eastAsia="微软雅黑" w:hAnsi="微软雅黑" w:cs="微软雅黑"/>
                <w:sz w:val="18"/>
                <w:szCs w:val="18"/>
              </w:rPr>
            </w:pPr>
          </w:p>
        </w:tc>
        <w:tc>
          <w:tcPr>
            <w:tcW w:w="1712" w:type="dxa"/>
          </w:tcPr>
          <w:p w14:paraId="15896BEE" w14:textId="77777777" w:rsidR="00B86A4C" w:rsidRDefault="005E4484"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拒绝时为必填，通过时为选填，若未填写提示“请输入备注”</w:t>
            </w:r>
          </w:p>
        </w:tc>
      </w:tr>
      <w:tr w:rsidR="005E4484" w:rsidRPr="005E4484" w14:paraId="45BEEC63"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5521CA" w14:textId="7CAEF9D3" w:rsidR="005E4484" w:rsidRDefault="00C21328" w:rsidP="00A730C9">
            <w:pPr>
              <w:widowControl/>
              <w:jc w:val="center"/>
              <w:rPr>
                <w:rFonts w:ascii="微软雅黑" w:eastAsia="微软雅黑" w:hAnsi="微软雅黑" w:cs="微软雅黑"/>
                <w:sz w:val="18"/>
                <w:szCs w:val="18"/>
              </w:rPr>
            </w:pPr>
            <w:ins w:id="3050" w:author="haha" w:date="2019-07-23T15:54:00Z">
              <w:r>
                <w:rPr>
                  <w:rFonts w:ascii="微软雅黑" w:eastAsia="微软雅黑" w:hAnsi="微软雅黑" w:cs="微软雅黑"/>
                  <w:sz w:val="18"/>
                  <w:szCs w:val="18"/>
                </w:rPr>
                <w:t>40</w:t>
              </w:r>
            </w:ins>
            <w:del w:id="3051" w:author="haha" w:date="2019-07-23T15:54:00Z">
              <w:r w:rsidR="005E4484" w:rsidDel="00C21328">
                <w:rPr>
                  <w:rFonts w:ascii="微软雅黑" w:eastAsia="微软雅黑" w:hAnsi="微软雅黑" w:cs="微软雅黑" w:hint="eastAsia"/>
                  <w:sz w:val="18"/>
                  <w:szCs w:val="18"/>
                </w:rPr>
                <w:delText>3</w:delText>
              </w:r>
              <w:r w:rsidR="005E4484" w:rsidDel="00C21328">
                <w:rPr>
                  <w:rFonts w:ascii="微软雅黑" w:eastAsia="微软雅黑" w:hAnsi="微软雅黑" w:cs="微软雅黑"/>
                  <w:sz w:val="18"/>
                  <w:szCs w:val="18"/>
                </w:rPr>
                <w:delText>9</w:delText>
              </w:r>
            </w:del>
          </w:p>
        </w:tc>
        <w:tc>
          <w:tcPr>
            <w:tcW w:w="1309" w:type="dxa"/>
            <w:gridSpan w:val="2"/>
          </w:tcPr>
          <w:p w14:paraId="0EFE3840" w14:textId="77777777" w:rsidR="005E4484" w:rsidRDefault="005E4484"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w:t>
            </w:r>
          </w:p>
        </w:tc>
        <w:tc>
          <w:tcPr>
            <w:tcW w:w="3000" w:type="dxa"/>
          </w:tcPr>
          <w:p w14:paraId="49C09803" w14:textId="77777777" w:rsidR="005E4484" w:rsidRDefault="005E4484"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为保存当前备注，可更改，在进入该用户此页面回显上一次输入的内容</w:t>
            </w:r>
          </w:p>
        </w:tc>
        <w:tc>
          <w:tcPr>
            <w:tcW w:w="3209" w:type="dxa"/>
          </w:tcPr>
          <w:p w14:paraId="7C947DBB" w14:textId="77777777" w:rsidR="005E4484" w:rsidRDefault="005E4484" w:rsidP="00A730C9">
            <w:pPr>
              <w:pStyle w:val="Axure"/>
              <w:rPr>
                <w:rFonts w:ascii="微软雅黑" w:eastAsia="微软雅黑" w:hAnsi="微软雅黑" w:cs="微软雅黑"/>
                <w:sz w:val="18"/>
                <w:szCs w:val="18"/>
              </w:rPr>
            </w:pPr>
          </w:p>
        </w:tc>
        <w:tc>
          <w:tcPr>
            <w:tcW w:w="1712" w:type="dxa"/>
          </w:tcPr>
          <w:p w14:paraId="67A87C8C" w14:textId="77777777" w:rsidR="005E4484" w:rsidRDefault="005E4484" w:rsidP="00A730C9">
            <w:pPr>
              <w:widowControl/>
              <w:jc w:val="left"/>
              <w:rPr>
                <w:rFonts w:ascii="微软雅黑" w:eastAsia="微软雅黑" w:hAnsi="微软雅黑" w:cs="微软雅黑"/>
                <w:color w:val="000000"/>
                <w:sz w:val="18"/>
                <w:szCs w:val="18"/>
              </w:rPr>
            </w:pPr>
          </w:p>
        </w:tc>
      </w:tr>
      <w:tr w:rsidR="005E4484" w:rsidRPr="005E4484" w14:paraId="73AF61B0"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87F7086" w14:textId="5FB3098D" w:rsidR="005E4484" w:rsidRDefault="005E4484" w:rsidP="00A730C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ins w:id="3052" w:author="haha" w:date="2019-07-23T15:54:00Z">
              <w:r w:rsidR="00C21328">
                <w:rPr>
                  <w:rFonts w:ascii="微软雅黑" w:eastAsia="微软雅黑" w:hAnsi="微软雅黑" w:cs="微软雅黑"/>
                  <w:sz w:val="18"/>
                  <w:szCs w:val="18"/>
                </w:rPr>
                <w:t>1</w:t>
              </w:r>
            </w:ins>
            <w:del w:id="3053" w:author="haha" w:date="2019-07-23T15:54:00Z">
              <w:r w:rsidDel="00C21328">
                <w:rPr>
                  <w:rFonts w:ascii="微软雅黑" w:eastAsia="微软雅黑" w:hAnsi="微软雅黑" w:cs="微软雅黑"/>
                  <w:sz w:val="18"/>
                  <w:szCs w:val="18"/>
                </w:rPr>
                <w:delText>0</w:delText>
              </w:r>
            </w:del>
          </w:p>
        </w:tc>
        <w:tc>
          <w:tcPr>
            <w:tcW w:w="1309" w:type="dxa"/>
            <w:gridSpan w:val="2"/>
          </w:tcPr>
          <w:p w14:paraId="5C0CA75C" w14:textId="77777777" w:rsidR="005E4484" w:rsidRDefault="005E4484"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w:t>
            </w:r>
          </w:p>
        </w:tc>
        <w:tc>
          <w:tcPr>
            <w:tcW w:w="3000" w:type="dxa"/>
          </w:tcPr>
          <w:p w14:paraId="6C7D56BA" w14:textId="77777777" w:rsidR="005E4484" w:rsidRDefault="005E4484"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点击提示上面的提示语句，符合提交状态则受理该案件</w:t>
            </w:r>
          </w:p>
        </w:tc>
        <w:tc>
          <w:tcPr>
            <w:tcW w:w="3209" w:type="dxa"/>
          </w:tcPr>
          <w:p w14:paraId="1F750366" w14:textId="77777777" w:rsidR="005E4484" w:rsidRDefault="005E4484" w:rsidP="00A730C9">
            <w:pPr>
              <w:pStyle w:val="Axure"/>
              <w:rPr>
                <w:rFonts w:ascii="微软雅黑" w:eastAsia="微软雅黑" w:hAnsi="微软雅黑" w:cs="微软雅黑"/>
                <w:sz w:val="18"/>
                <w:szCs w:val="18"/>
              </w:rPr>
            </w:pPr>
          </w:p>
        </w:tc>
        <w:tc>
          <w:tcPr>
            <w:tcW w:w="1712" w:type="dxa"/>
          </w:tcPr>
          <w:p w14:paraId="67103432" w14:textId="77777777" w:rsidR="005E4484" w:rsidRDefault="005E4484" w:rsidP="00A730C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提交后为受理该案件提示“确定通过/拒绝该案件确定执行操作回到待审页面，取消关闭提示弹框在此页面不动”</w:t>
            </w:r>
          </w:p>
        </w:tc>
      </w:tr>
    </w:tbl>
    <w:p w14:paraId="2A43A2FC" w14:textId="300E7688" w:rsidR="005E0930" w:rsidRPr="005565B9" w:rsidRDefault="00225374" w:rsidP="005565B9">
      <w:pPr>
        <w:pStyle w:val="2"/>
      </w:pPr>
      <w:bookmarkStart w:id="3054" w:name="_Toc14795471"/>
      <w:ins w:id="3055" w:author="haha" w:date="2019-07-23T16:23:00Z">
        <w:r>
          <w:rPr>
            <w:rFonts w:hint="eastAsia"/>
          </w:rPr>
          <w:lastRenderedPageBreak/>
          <w:t>2</w:t>
        </w:r>
        <w:r>
          <w:t>.2</w:t>
        </w:r>
      </w:ins>
      <w:r w:rsidR="005565B9">
        <w:rPr>
          <w:rFonts w:hint="eastAsia"/>
        </w:rPr>
        <w:t>进件查询</w:t>
      </w:r>
      <w:bookmarkEnd w:id="3054"/>
    </w:p>
    <w:p w14:paraId="7FD075BC" w14:textId="77777777" w:rsidR="00FD6D81" w:rsidRPr="00BE2990" w:rsidRDefault="005565B9" w:rsidP="005E0930">
      <w:r>
        <w:rPr>
          <w:noProof/>
        </w:rPr>
        <w:drawing>
          <wp:inline distT="0" distB="0" distL="0" distR="0" wp14:anchorId="530D879F" wp14:editId="4918AF89">
            <wp:extent cx="5270500" cy="150558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505585"/>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5565B9" w14:paraId="748F0425" w14:textId="77777777" w:rsidTr="005565B9">
        <w:trPr>
          <w:trHeight w:val="90"/>
        </w:trPr>
        <w:tc>
          <w:tcPr>
            <w:tcW w:w="1245" w:type="dxa"/>
            <w:gridSpan w:val="2"/>
            <w:tcBorders>
              <w:top w:val="nil"/>
              <w:left w:val="single" w:sz="4" w:space="0" w:color="auto"/>
              <w:bottom w:val="single" w:sz="4" w:space="0" w:color="auto"/>
              <w:right w:val="single" w:sz="4" w:space="0" w:color="auto"/>
            </w:tcBorders>
          </w:tcPr>
          <w:p w14:paraId="7B41A57B" w14:textId="77777777" w:rsidR="005565B9" w:rsidRDefault="005565B9" w:rsidP="005565B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0764703" w14:textId="77777777" w:rsidR="005565B9" w:rsidRDefault="00D52A09" w:rsidP="005565B9">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进件查询</w:t>
            </w:r>
          </w:p>
        </w:tc>
      </w:tr>
      <w:tr w:rsidR="005565B9" w14:paraId="6227AD75" w14:textId="77777777" w:rsidTr="005565B9">
        <w:trPr>
          <w:trHeight w:val="408"/>
        </w:trPr>
        <w:tc>
          <w:tcPr>
            <w:tcW w:w="1245" w:type="dxa"/>
            <w:gridSpan w:val="2"/>
            <w:tcBorders>
              <w:top w:val="nil"/>
              <w:left w:val="single" w:sz="4" w:space="0" w:color="auto"/>
              <w:bottom w:val="single" w:sz="4" w:space="0" w:color="auto"/>
              <w:right w:val="single" w:sz="4" w:space="0" w:color="auto"/>
            </w:tcBorders>
          </w:tcPr>
          <w:p w14:paraId="2D9EF947" w14:textId="77777777" w:rsidR="005565B9" w:rsidRDefault="005565B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6CDD9C1" w14:textId="77777777" w:rsidR="005565B9" w:rsidRDefault="00D52A09" w:rsidP="005565B9">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进件查询按钮</w:t>
            </w:r>
          </w:p>
        </w:tc>
      </w:tr>
      <w:tr w:rsidR="005565B9" w14:paraId="07BF4474" w14:textId="77777777" w:rsidTr="005565B9">
        <w:trPr>
          <w:trHeight w:val="423"/>
        </w:trPr>
        <w:tc>
          <w:tcPr>
            <w:tcW w:w="1245" w:type="dxa"/>
            <w:gridSpan w:val="2"/>
            <w:tcBorders>
              <w:top w:val="nil"/>
              <w:left w:val="single" w:sz="4" w:space="0" w:color="auto"/>
              <w:bottom w:val="single" w:sz="4" w:space="0" w:color="auto"/>
              <w:right w:val="single" w:sz="4" w:space="0" w:color="auto"/>
            </w:tcBorders>
          </w:tcPr>
          <w:p w14:paraId="2736545F" w14:textId="77777777" w:rsidR="005565B9" w:rsidRDefault="005565B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6A4F8572" w14:textId="77777777" w:rsidR="005565B9" w:rsidRDefault="005565B9" w:rsidP="005565B9">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5565B9" w14:paraId="725426C9"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4FB1C80B" w14:textId="77777777" w:rsidR="005565B9" w:rsidRDefault="005565B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5565B9" w14:paraId="3574585E"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160D03A" w14:textId="77777777" w:rsidR="005565B9" w:rsidRDefault="005565B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A21076E" w14:textId="77777777" w:rsidR="005565B9" w:rsidRDefault="005565B9"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026CFF2" w14:textId="77777777" w:rsidR="005565B9" w:rsidRDefault="005565B9" w:rsidP="005565B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C04273E" w14:textId="77777777" w:rsidR="005565B9" w:rsidRDefault="005565B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7662556E" w14:textId="77777777" w:rsidR="005565B9" w:rsidRDefault="005565B9" w:rsidP="005565B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5565B9" w14:paraId="4030E442"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B6EEE48" w14:textId="77777777" w:rsidR="005565B9" w:rsidRDefault="005565B9" w:rsidP="005565B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79B81BB7"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进件时间范围筛选</w:t>
            </w:r>
          </w:p>
        </w:tc>
        <w:tc>
          <w:tcPr>
            <w:tcW w:w="3000" w:type="dxa"/>
          </w:tcPr>
          <w:p w14:paraId="270C3A56"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默认显示空，可点击进行时间范围筛选</w:t>
            </w:r>
          </w:p>
        </w:tc>
        <w:tc>
          <w:tcPr>
            <w:tcW w:w="3209" w:type="dxa"/>
          </w:tcPr>
          <w:p w14:paraId="1B26BCA7" w14:textId="77777777" w:rsidR="005565B9" w:rsidRDefault="005565B9" w:rsidP="005565B9">
            <w:pPr>
              <w:pStyle w:val="Axure"/>
              <w:rPr>
                <w:rFonts w:ascii="微软雅黑" w:eastAsia="微软雅黑" w:hAnsi="微软雅黑" w:cs="微软雅黑"/>
                <w:sz w:val="18"/>
                <w:szCs w:val="18"/>
              </w:rPr>
            </w:pPr>
          </w:p>
        </w:tc>
        <w:tc>
          <w:tcPr>
            <w:tcW w:w="1712" w:type="dxa"/>
          </w:tcPr>
          <w:p w14:paraId="38200A1E" w14:textId="77777777" w:rsidR="005565B9" w:rsidRDefault="005565B9" w:rsidP="005565B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后面日期不能小于前面日期</w:t>
            </w:r>
          </w:p>
        </w:tc>
      </w:tr>
      <w:tr w:rsidR="005565B9" w14:paraId="6034E65D"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EB19D22" w14:textId="77777777"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EE5DD11"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处理状态</w:t>
            </w:r>
          </w:p>
        </w:tc>
        <w:tc>
          <w:tcPr>
            <w:tcW w:w="3000" w:type="dxa"/>
          </w:tcPr>
          <w:p w14:paraId="035ECC77"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默认显示“请选择”字段为“未接单、审核中，可根据选择进行页面数据展示</w:t>
            </w:r>
          </w:p>
        </w:tc>
        <w:tc>
          <w:tcPr>
            <w:tcW w:w="3209" w:type="dxa"/>
          </w:tcPr>
          <w:p w14:paraId="66D6AB4C" w14:textId="77777777" w:rsidR="005565B9" w:rsidRDefault="005565B9" w:rsidP="005565B9">
            <w:pPr>
              <w:pStyle w:val="Axure"/>
              <w:rPr>
                <w:rFonts w:ascii="微软雅黑" w:eastAsia="微软雅黑" w:hAnsi="微软雅黑" w:cs="微软雅黑"/>
                <w:sz w:val="18"/>
                <w:szCs w:val="18"/>
              </w:rPr>
            </w:pPr>
          </w:p>
        </w:tc>
        <w:tc>
          <w:tcPr>
            <w:tcW w:w="1712" w:type="dxa"/>
          </w:tcPr>
          <w:p w14:paraId="54767A0B" w14:textId="77777777" w:rsidR="005565B9" w:rsidRDefault="005565B9" w:rsidP="005565B9">
            <w:pPr>
              <w:widowControl/>
              <w:jc w:val="left"/>
              <w:rPr>
                <w:rFonts w:ascii="微软雅黑" w:eastAsia="微软雅黑" w:hAnsi="微软雅黑" w:cs="微软雅黑"/>
                <w:sz w:val="18"/>
                <w:szCs w:val="18"/>
              </w:rPr>
            </w:pPr>
          </w:p>
        </w:tc>
      </w:tr>
      <w:tr w:rsidR="005565B9" w14:paraId="43DFF05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8766CFA" w14:textId="77777777"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23FA1F1"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来源</w:t>
            </w:r>
          </w:p>
        </w:tc>
        <w:tc>
          <w:tcPr>
            <w:tcW w:w="3000" w:type="dxa"/>
          </w:tcPr>
          <w:p w14:paraId="7E345C56"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筛选数据内来源列，左模糊筛选</w:t>
            </w:r>
          </w:p>
        </w:tc>
        <w:tc>
          <w:tcPr>
            <w:tcW w:w="3209" w:type="dxa"/>
          </w:tcPr>
          <w:p w14:paraId="39C73B84" w14:textId="77777777" w:rsidR="005565B9" w:rsidRDefault="005565B9" w:rsidP="005565B9">
            <w:pPr>
              <w:pStyle w:val="Axure"/>
              <w:rPr>
                <w:rFonts w:ascii="微软雅黑" w:eastAsia="微软雅黑" w:hAnsi="微软雅黑" w:cs="微软雅黑"/>
                <w:sz w:val="18"/>
                <w:szCs w:val="18"/>
              </w:rPr>
            </w:pPr>
          </w:p>
        </w:tc>
        <w:tc>
          <w:tcPr>
            <w:tcW w:w="1712" w:type="dxa"/>
          </w:tcPr>
          <w:p w14:paraId="2B42FC90" w14:textId="77777777" w:rsidR="005565B9" w:rsidRDefault="005565B9" w:rsidP="005565B9">
            <w:pPr>
              <w:widowControl/>
              <w:jc w:val="left"/>
              <w:rPr>
                <w:rFonts w:ascii="微软雅黑" w:eastAsia="微软雅黑" w:hAnsi="微软雅黑" w:cs="微软雅黑"/>
                <w:sz w:val="18"/>
                <w:szCs w:val="18"/>
              </w:rPr>
            </w:pPr>
            <w:r>
              <w:rPr>
                <w:rFonts w:ascii="微软雅黑" w:eastAsia="微软雅黑" w:hAnsi="微软雅黑" w:cs="微软雅黑"/>
                <w:sz w:val="18"/>
                <w:szCs w:val="18"/>
              </w:rPr>
              <w:t>左模糊搜索</w:t>
            </w:r>
          </w:p>
        </w:tc>
      </w:tr>
      <w:tr w:rsidR="005565B9" w14:paraId="1B3BCEB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13ECC9" w14:textId="77777777"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46F90D1"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关键字</w:t>
            </w:r>
          </w:p>
        </w:tc>
        <w:tc>
          <w:tcPr>
            <w:tcW w:w="3000" w:type="dxa"/>
          </w:tcPr>
          <w:p w14:paraId="77138BCC"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右模糊搜索，可搜索姓名，案件号，身份证号，手机号，处理人列默认显示姓名/</w:t>
            </w:r>
            <w:r>
              <w:rPr>
                <w:rFonts w:ascii="微软雅黑" w:eastAsia="微软雅黑" w:hAnsi="微软雅黑" w:cs="微软雅黑"/>
                <w:color w:val="000000"/>
                <w:sz w:val="18"/>
                <w:szCs w:val="18"/>
              </w:rPr>
              <w:t>案件号</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身份证号</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手机号</w:t>
            </w:r>
            <w:r>
              <w:rPr>
                <w:rFonts w:ascii="微软雅黑" w:eastAsia="微软雅黑" w:hAnsi="微软雅黑" w:cs="微软雅黑" w:hint="eastAsia"/>
                <w:color w:val="000000"/>
                <w:sz w:val="18"/>
                <w:szCs w:val="18"/>
              </w:rPr>
              <w:t>/</w:t>
            </w:r>
            <w:r>
              <w:rPr>
                <w:rFonts w:ascii="微软雅黑" w:eastAsia="微软雅黑" w:hAnsi="微软雅黑" w:cs="微软雅黑"/>
                <w:color w:val="000000"/>
                <w:sz w:val="18"/>
                <w:szCs w:val="18"/>
              </w:rPr>
              <w:t>处理人</w:t>
            </w:r>
          </w:p>
        </w:tc>
        <w:tc>
          <w:tcPr>
            <w:tcW w:w="3209" w:type="dxa"/>
          </w:tcPr>
          <w:p w14:paraId="43E70FD0" w14:textId="77777777" w:rsidR="005565B9" w:rsidRDefault="005565B9"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不正确在文本框下方红字提示</w:t>
            </w:r>
          </w:p>
        </w:tc>
        <w:tc>
          <w:tcPr>
            <w:tcW w:w="1712" w:type="dxa"/>
          </w:tcPr>
          <w:p w14:paraId="12567E66" w14:textId="77777777" w:rsidR="005565B9" w:rsidRDefault="005565B9" w:rsidP="005565B9">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若格式错误提示“英文或英文加数字区分大小写，长度不小于</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不大于1</w:t>
            </w:r>
            <w:r>
              <w:rPr>
                <w:rFonts w:ascii="微软雅黑" w:eastAsia="微软雅黑" w:hAnsi="微软雅黑" w:cs="微软雅黑"/>
                <w:color w:val="000000"/>
                <w:sz w:val="18"/>
                <w:szCs w:val="18"/>
              </w:rPr>
              <w:t>6</w:t>
            </w:r>
            <w:r>
              <w:rPr>
                <w:rFonts w:ascii="微软雅黑" w:eastAsia="微软雅黑" w:hAnsi="微软雅黑" w:cs="微软雅黑" w:hint="eastAsia"/>
                <w:color w:val="000000"/>
                <w:sz w:val="18"/>
                <w:szCs w:val="18"/>
              </w:rPr>
              <w:t>”若未填写提示“轻轻填写账号名称”</w:t>
            </w:r>
          </w:p>
        </w:tc>
      </w:tr>
      <w:tr w:rsidR="005565B9" w14:paraId="3195E0C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7737FF" w14:textId="77777777"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8AC1DD5"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进件方式</w:t>
            </w:r>
          </w:p>
        </w:tc>
        <w:tc>
          <w:tcPr>
            <w:tcW w:w="3000" w:type="dxa"/>
          </w:tcPr>
          <w:p w14:paraId="5E01594E"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默认显示“请选择”下拉选择字段为：I</w:t>
            </w:r>
            <w:r>
              <w:rPr>
                <w:rFonts w:ascii="微软雅黑" w:eastAsia="微软雅黑" w:hAnsi="微软雅黑" w:cs="微软雅黑"/>
                <w:color w:val="000000"/>
                <w:sz w:val="18"/>
                <w:szCs w:val="18"/>
              </w:rPr>
              <w:t>OS、</w:t>
            </w:r>
            <w:r>
              <w:rPr>
                <w:rFonts w:ascii="微软雅黑" w:eastAsia="微软雅黑" w:hAnsi="微软雅黑" w:cs="微软雅黑" w:hint="eastAsia"/>
                <w:color w:val="000000"/>
                <w:sz w:val="18"/>
                <w:szCs w:val="18"/>
              </w:rPr>
              <w:t>安卓、H</w:t>
            </w:r>
            <w:r>
              <w:rPr>
                <w:rFonts w:ascii="微软雅黑" w:eastAsia="微软雅黑" w:hAnsi="微软雅黑" w:cs="微软雅黑"/>
                <w:color w:val="000000"/>
                <w:sz w:val="18"/>
                <w:szCs w:val="18"/>
              </w:rPr>
              <w:t>5</w:t>
            </w:r>
            <w:del w:id="3056" w:author="张达闻" w:date="2019-07-22T17:47:00Z">
              <w:r w:rsidDel="004B4EF9">
                <w:rPr>
                  <w:rFonts w:ascii="微软雅黑" w:eastAsia="微软雅黑" w:hAnsi="微软雅黑" w:cs="微软雅黑"/>
                  <w:color w:val="000000"/>
                  <w:sz w:val="18"/>
                  <w:szCs w:val="18"/>
                </w:rPr>
                <w:delText>、其他</w:delText>
              </w:r>
            </w:del>
          </w:p>
        </w:tc>
        <w:tc>
          <w:tcPr>
            <w:tcW w:w="3209" w:type="dxa"/>
          </w:tcPr>
          <w:p w14:paraId="74CBF8DF" w14:textId="77777777" w:rsidR="005565B9" w:rsidRDefault="005565B9" w:rsidP="005565B9">
            <w:pPr>
              <w:pStyle w:val="Axure"/>
              <w:rPr>
                <w:rFonts w:ascii="微软雅黑" w:eastAsia="微软雅黑" w:hAnsi="微软雅黑" w:cs="微软雅黑"/>
                <w:sz w:val="18"/>
                <w:szCs w:val="18"/>
              </w:rPr>
            </w:pPr>
          </w:p>
        </w:tc>
        <w:tc>
          <w:tcPr>
            <w:tcW w:w="1712" w:type="dxa"/>
          </w:tcPr>
          <w:p w14:paraId="501786A9"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根据选择筛选数据</w:t>
            </w:r>
          </w:p>
        </w:tc>
      </w:tr>
      <w:tr w:rsidR="005565B9" w14:paraId="0FC1BC8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DD14E6" w14:textId="2E99ADCC" w:rsidR="005565B9" w:rsidRDefault="005565B9" w:rsidP="005565B9">
            <w:pPr>
              <w:widowControl/>
              <w:jc w:val="center"/>
              <w:rPr>
                <w:rFonts w:ascii="微软雅黑" w:eastAsia="微软雅黑" w:hAnsi="微软雅黑" w:cs="微软雅黑"/>
                <w:sz w:val="18"/>
                <w:szCs w:val="18"/>
              </w:rPr>
            </w:pPr>
            <w:del w:id="3057" w:author="haha" w:date="2019-07-23T15:52:00Z">
              <w:r w:rsidDel="0089139D">
                <w:rPr>
                  <w:rFonts w:ascii="微软雅黑" w:eastAsia="微软雅黑" w:hAnsi="微软雅黑" w:cs="微软雅黑" w:hint="eastAsia"/>
                  <w:sz w:val="18"/>
                  <w:szCs w:val="18"/>
                </w:rPr>
                <w:delText>5</w:delText>
              </w:r>
            </w:del>
            <w:ins w:id="3058" w:author="haha" w:date="2019-07-23T15:52:00Z">
              <w:r w:rsidR="0089139D">
                <w:rPr>
                  <w:rFonts w:ascii="微软雅黑" w:eastAsia="微软雅黑" w:hAnsi="微软雅黑" w:cs="微软雅黑"/>
                  <w:sz w:val="18"/>
                  <w:szCs w:val="18"/>
                </w:rPr>
                <w:t>6</w:t>
              </w:r>
            </w:ins>
          </w:p>
        </w:tc>
        <w:tc>
          <w:tcPr>
            <w:tcW w:w="1309" w:type="dxa"/>
            <w:gridSpan w:val="2"/>
          </w:tcPr>
          <w:p w14:paraId="057796E5"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57E492C7"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可点击，点击后执行筛选操作</w:t>
            </w:r>
          </w:p>
        </w:tc>
        <w:tc>
          <w:tcPr>
            <w:tcW w:w="3209" w:type="dxa"/>
          </w:tcPr>
          <w:p w14:paraId="76DFAFFC" w14:textId="77777777" w:rsidR="005565B9" w:rsidRDefault="005565B9"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根据筛选显示表格数据</w:t>
            </w:r>
          </w:p>
        </w:tc>
        <w:tc>
          <w:tcPr>
            <w:tcW w:w="1712" w:type="dxa"/>
          </w:tcPr>
          <w:p w14:paraId="7E6F52A0" w14:textId="77777777" w:rsidR="005565B9" w:rsidRDefault="005565B9" w:rsidP="005565B9">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5565B9" w14:paraId="5CDFA74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66AA9B7" w14:textId="0C7D8522" w:rsidR="005565B9" w:rsidRDefault="005565B9" w:rsidP="005565B9">
            <w:pPr>
              <w:widowControl/>
              <w:jc w:val="center"/>
              <w:rPr>
                <w:rFonts w:ascii="微软雅黑" w:eastAsia="微软雅黑" w:hAnsi="微软雅黑" w:cs="微软雅黑"/>
                <w:sz w:val="18"/>
                <w:szCs w:val="18"/>
              </w:rPr>
            </w:pPr>
            <w:del w:id="3059" w:author="haha" w:date="2019-07-23T15:52:00Z">
              <w:r w:rsidDel="0089139D">
                <w:rPr>
                  <w:rFonts w:ascii="微软雅黑" w:eastAsia="微软雅黑" w:hAnsi="微软雅黑" w:cs="微软雅黑" w:hint="eastAsia"/>
                  <w:sz w:val="18"/>
                  <w:szCs w:val="18"/>
                </w:rPr>
                <w:delText>6</w:delText>
              </w:r>
            </w:del>
            <w:ins w:id="3060" w:author="haha" w:date="2019-07-23T15:52:00Z">
              <w:r w:rsidR="0089139D">
                <w:rPr>
                  <w:rFonts w:ascii="微软雅黑" w:eastAsia="微软雅黑" w:hAnsi="微软雅黑" w:cs="微软雅黑"/>
                  <w:sz w:val="18"/>
                  <w:szCs w:val="18"/>
                </w:rPr>
                <w:t>7</w:t>
              </w:r>
            </w:ins>
          </w:p>
        </w:tc>
        <w:tc>
          <w:tcPr>
            <w:tcW w:w="1309" w:type="dxa"/>
            <w:gridSpan w:val="2"/>
          </w:tcPr>
          <w:p w14:paraId="14FD9212"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5ED9860B"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可点击，点击后筛选内容回到默认状态</w:t>
            </w:r>
          </w:p>
        </w:tc>
        <w:tc>
          <w:tcPr>
            <w:tcW w:w="3209" w:type="dxa"/>
          </w:tcPr>
          <w:p w14:paraId="59F8351A" w14:textId="77777777" w:rsidR="005565B9" w:rsidRDefault="005565B9" w:rsidP="005565B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221A0FDF" w14:textId="77777777" w:rsidR="005565B9" w:rsidRDefault="005565B9" w:rsidP="005565B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5565B9" w14:paraId="7E653A65"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21B474" w14:textId="51BE2014" w:rsidR="005565B9" w:rsidRDefault="005565B9" w:rsidP="005565B9">
            <w:pPr>
              <w:widowControl/>
              <w:jc w:val="center"/>
              <w:rPr>
                <w:rFonts w:ascii="微软雅黑" w:eastAsia="微软雅黑" w:hAnsi="微软雅黑" w:cs="微软雅黑"/>
                <w:sz w:val="18"/>
                <w:szCs w:val="18"/>
              </w:rPr>
            </w:pPr>
            <w:del w:id="3061" w:author="haha" w:date="2019-07-23T15:52:00Z">
              <w:r w:rsidDel="0089139D">
                <w:rPr>
                  <w:rFonts w:ascii="微软雅黑" w:eastAsia="微软雅黑" w:hAnsi="微软雅黑" w:cs="微软雅黑" w:hint="eastAsia"/>
                  <w:sz w:val="18"/>
                  <w:szCs w:val="18"/>
                </w:rPr>
                <w:delText>7</w:delText>
              </w:r>
            </w:del>
            <w:ins w:id="3062" w:author="haha" w:date="2019-07-23T15:52:00Z">
              <w:r w:rsidR="0089139D">
                <w:rPr>
                  <w:rFonts w:ascii="微软雅黑" w:eastAsia="微软雅黑" w:hAnsi="微软雅黑" w:cs="微软雅黑"/>
                  <w:sz w:val="18"/>
                  <w:szCs w:val="18"/>
                </w:rPr>
                <w:t>8</w:t>
              </w:r>
            </w:ins>
          </w:p>
        </w:tc>
        <w:tc>
          <w:tcPr>
            <w:tcW w:w="1309" w:type="dxa"/>
            <w:gridSpan w:val="2"/>
          </w:tcPr>
          <w:p w14:paraId="27146F34"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数据</w:t>
            </w:r>
          </w:p>
        </w:tc>
        <w:tc>
          <w:tcPr>
            <w:tcW w:w="3000" w:type="dxa"/>
          </w:tcPr>
          <w:p w14:paraId="55FAE60C" w14:textId="77777777" w:rsidR="005565B9" w:rsidRDefault="00D52A0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表格内展示所有进件的客户信息，已进件时间的</w:t>
            </w:r>
            <w:del w:id="3063" w:author="张达闻" w:date="2019-07-22T11:52:00Z">
              <w:r w:rsidDel="006F3514">
                <w:rPr>
                  <w:rFonts w:ascii="微软雅黑" w:eastAsia="微软雅黑" w:hAnsi="微软雅黑" w:cs="微软雅黑" w:hint="eastAsia"/>
                  <w:color w:val="000000"/>
                  <w:sz w:val="18"/>
                  <w:szCs w:val="18"/>
                </w:rPr>
                <w:delText>倒叙</w:delText>
              </w:r>
            </w:del>
            <w:ins w:id="3064"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15583121" w14:textId="77777777" w:rsidR="005565B9" w:rsidRDefault="005565B9" w:rsidP="005565B9">
            <w:pPr>
              <w:pStyle w:val="Axure"/>
              <w:rPr>
                <w:rFonts w:ascii="微软雅黑" w:eastAsia="微软雅黑" w:hAnsi="微软雅黑" w:cs="微软雅黑"/>
                <w:sz w:val="18"/>
                <w:szCs w:val="18"/>
              </w:rPr>
            </w:pPr>
          </w:p>
        </w:tc>
        <w:tc>
          <w:tcPr>
            <w:tcW w:w="1712" w:type="dxa"/>
          </w:tcPr>
          <w:p w14:paraId="73617F80" w14:textId="77777777" w:rsidR="005565B9" w:rsidRDefault="00D52A0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展示所有进件客户</w:t>
            </w:r>
          </w:p>
        </w:tc>
      </w:tr>
      <w:tr w:rsidR="005565B9" w14:paraId="3909AA28"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C7E4049" w14:textId="1AF4796C" w:rsidR="005565B9" w:rsidRDefault="005565B9" w:rsidP="005565B9">
            <w:pPr>
              <w:widowControl/>
              <w:jc w:val="center"/>
              <w:rPr>
                <w:rFonts w:ascii="微软雅黑" w:eastAsia="微软雅黑" w:hAnsi="微软雅黑" w:cs="微软雅黑"/>
                <w:sz w:val="18"/>
                <w:szCs w:val="18"/>
              </w:rPr>
            </w:pPr>
            <w:del w:id="3065" w:author="haha" w:date="2019-07-23T15:52:00Z">
              <w:r w:rsidDel="0089139D">
                <w:rPr>
                  <w:rFonts w:ascii="微软雅黑" w:eastAsia="微软雅黑" w:hAnsi="微软雅黑" w:cs="微软雅黑" w:hint="eastAsia"/>
                  <w:sz w:val="18"/>
                  <w:szCs w:val="18"/>
                </w:rPr>
                <w:delText>8</w:delText>
              </w:r>
            </w:del>
            <w:ins w:id="3066" w:author="haha" w:date="2019-07-23T15:52:00Z">
              <w:r w:rsidR="0089139D">
                <w:rPr>
                  <w:rFonts w:ascii="微软雅黑" w:eastAsia="微软雅黑" w:hAnsi="微软雅黑" w:cs="微软雅黑"/>
                  <w:sz w:val="18"/>
                  <w:szCs w:val="18"/>
                </w:rPr>
                <w:t>9</w:t>
              </w:r>
            </w:ins>
          </w:p>
        </w:tc>
        <w:tc>
          <w:tcPr>
            <w:tcW w:w="1309" w:type="dxa"/>
            <w:gridSpan w:val="2"/>
          </w:tcPr>
          <w:p w14:paraId="6274F347"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3BA5E4ED"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-10展示</w:t>
            </w:r>
          </w:p>
        </w:tc>
        <w:tc>
          <w:tcPr>
            <w:tcW w:w="3209" w:type="dxa"/>
          </w:tcPr>
          <w:p w14:paraId="664C34C8" w14:textId="77777777" w:rsidR="005565B9" w:rsidRDefault="005565B9" w:rsidP="005565B9">
            <w:pPr>
              <w:pStyle w:val="Axure"/>
              <w:rPr>
                <w:rFonts w:ascii="微软雅黑" w:eastAsia="微软雅黑" w:hAnsi="微软雅黑" w:cs="微软雅黑"/>
                <w:sz w:val="18"/>
                <w:szCs w:val="18"/>
              </w:rPr>
            </w:pPr>
          </w:p>
        </w:tc>
        <w:tc>
          <w:tcPr>
            <w:tcW w:w="1712" w:type="dxa"/>
          </w:tcPr>
          <w:p w14:paraId="1491D0F3" w14:textId="77777777" w:rsidR="005565B9" w:rsidRDefault="005565B9" w:rsidP="005565B9">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5565B9" w14:paraId="1852C8A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D19CFE" w14:textId="6DDE329A" w:rsidR="005565B9" w:rsidRDefault="005565B9" w:rsidP="005565B9">
            <w:pPr>
              <w:widowControl/>
              <w:jc w:val="center"/>
              <w:rPr>
                <w:rFonts w:ascii="微软雅黑" w:eastAsia="微软雅黑" w:hAnsi="微软雅黑" w:cs="微软雅黑"/>
                <w:sz w:val="18"/>
                <w:szCs w:val="18"/>
              </w:rPr>
            </w:pPr>
            <w:del w:id="3067" w:author="haha" w:date="2019-07-23T15:52:00Z">
              <w:r w:rsidDel="0089139D">
                <w:rPr>
                  <w:rFonts w:ascii="微软雅黑" w:eastAsia="微软雅黑" w:hAnsi="微软雅黑" w:cs="微软雅黑" w:hint="eastAsia"/>
                  <w:sz w:val="18"/>
                  <w:szCs w:val="18"/>
                </w:rPr>
                <w:lastRenderedPageBreak/>
                <w:delText>9</w:delText>
              </w:r>
            </w:del>
            <w:ins w:id="3068" w:author="haha" w:date="2019-07-23T15:52:00Z">
              <w:r w:rsidR="0089139D">
                <w:rPr>
                  <w:rFonts w:ascii="微软雅黑" w:eastAsia="微软雅黑" w:hAnsi="微软雅黑" w:cs="微软雅黑"/>
                  <w:sz w:val="18"/>
                  <w:szCs w:val="18"/>
                </w:rPr>
                <w:t>10</w:t>
              </w:r>
            </w:ins>
          </w:p>
        </w:tc>
        <w:tc>
          <w:tcPr>
            <w:tcW w:w="1309" w:type="dxa"/>
            <w:gridSpan w:val="2"/>
          </w:tcPr>
          <w:p w14:paraId="7E809BA7"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进件时间</w:t>
            </w:r>
          </w:p>
        </w:tc>
        <w:tc>
          <w:tcPr>
            <w:tcW w:w="3000" w:type="dxa"/>
          </w:tcPr>
          <w:p w14:paraId="26E05EA4"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展示用户进件时间精确到秒</w:t>
            </w:r>
          </w:p>
        </w:tc>
        <w:tc>
          <w:tcPr>
            <w:tcW w:w="3209" w:type="dxa"/>
          </w:tcPr>
          <w:p w14:paraId="089B6E8E" w14:textId="77777777" w:rsidR="005565B9" w:rsidRDefault="005565B9" w:rsidP="005565B9">
            <w:pPr>
              <w:pStyle w:val="Axure"/>
              <w:rPr>
                <w:rFonts w:ascii="微软雅黑" w:eastAsia="微软雅黑" w:hAnsi="微软雅黑" w:cs="微软雅黑"/>
                <w:sz w:val="18"/>
                <w:szCs w:val="18"/>
              </w:rPr>
            </w:pPr>
          </w:p>
        </w:tc>
        <w:tc>
          <w:tcPr>
            <w:tcW w:w="1712" w:type="dxa"/>
          </w:tcPr>
          <w:p w14:paraId="4DED012C"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7EEE1E2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E990EE" w14:textId="1BF490FE" w:rsidR="005565B9" w:rsidRDefault="005565B9" w:rsidP="005565B9">
            <w:pPr>
              <w:widowControl/>
              <w:jc w:val="center"/>
              <w:rPr>
                <w:rFonts w:ascii="微软雅黑" w:eastAsia="微软雅黑" w:hAnsi="微软雅黑" w:cs="微软雅黑"/>
                <w:sz w:val="18"/>
                <w:szCs w:val="18"/>
              </w:rPr>
            </w:pPr>
            <w:del w:id="3069" w:author="haha" w:date="2019-07-23T15:52:00Z">
              <w:r w:rsidDel="0089139D">
                <w:rPr>
                  <w:rFonts w:ascii="微软雅黑" w:eastAsia="微软雅黑" w:hAnsi="微软雅黑" w:cs="微软雅黑" w:hint="eastAsia"/>
                  <w:sz w:val="18"/>
                  <w:szCs w:val="18"/>
                </w:rPr>
                <w:delText>0</w:delText>
              </w:r>
            </w:del>
            <w:ins w:id="3070" w:author="haha" w:date="2019-07-23T15:52:00Z">
              <w:r w:rsidR="0089139D">
                <w:rPr>
                  <w:rFonts w:ascii="微软雅黑" w:eastAsia="微软雅黑" w:hAnsi="微软雅黑" w:cs="微软雅黑"/>
                  <w:sz w:val="18"/>
                  <w:szCs w:val="18"/>
                </w:rPr>
                <w:t>11</w:t>
              </w:r>
            </w:ins>
          </w:p>
        </w:tc>
        <w:tc>
          <w:tcPr>
            <w:tcW w:w="1309" w:type="dxa"/>
            <w:gridSpan w:val="2"/>
          </w:tcPr>
          <w:p w14:paraId="2D69CC82"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产品</w:t>
            </w:r>
          </w:p>
        </w:tc>
        <w:tc>
          <w:tcPr>
            <w:tcW w:w="3000" w:type="dxa"/>
          </w:tcPr>
          <w:p w14:paraId="4ED76D18"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展示当前进件产品（一个系统只有一个产品）</w:t>
            </w:r>
          </w:p>
        </w:tc>
        <w:tc>
          <w:tcPr>
            <w:tcW w:w="3209" w:type="dxa"/>
          </w:tcPr>
          <w:p w14:paraId="398111B4" w14:textId="77777777" w:rsidR="005565B9" w:rsidRDefault="005565B9" w:rsidP="005565B9">
            <w:pPr>
              <w:pStyle w:val="Axure"/>
              <w:rPr>
                <w:rFonts w:ascii="微软雅黑" w:eastAsia="微软雅黑" w:hAnsi="微软雅黑" w:cs="微软雅黑"/>
                <w:sz w:val="18"/>
                <w:szCs w:val="18"/>
              </w:rPr>
            </w:pPr>
          </w:p>
        </w:tc>
        <w:tc>
          <w:tcPr>
            <w:tcW w:w="1712" w:type="dxa"/>
          </w:tcPr>
          <w:p w14:paraId="2790F405"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2AADFB85"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008DE06" w14:textId="4B427D97" w:rsidR="005565B9" w:rsidRDefault="005565B9" w:rsidP="005565B9">
            <w:pPr>
              <w:widowControl/>
              <w:jc w:val="center"/>
              <w:rPr>
                <w:rFonts w:ascii="微软雅黑" w:eastAsia="微软雅黑" w:hAnsi="微软雅黑" w:cs="微软雅黑"/>
                <w:sz w:val="18"/>
                <w:szCs w:val="18"/>
              </w:rPr>
            </w:pPr>
            <w:del w:id="3071" w:author="haha" w:date="2019-07-23T15:52: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1</w:delText>
              </w:r>
            </w:del>
            <w:ins w:id="3072" w:author="haha" w:date="2019-07-23T15:52:00Z">
              <w:r w:rsidR="0089139D">
                <w:rPr>
                  <w:rFonts w:ascii="微软雅黑" w:eastAsia="微软雅黑" w:hAnsi="微软雅黑" w:cs="微软雅黑"/>
                  <w:sz w:val="18"/>
                  <w:szCs w:val="18"/>
                </w:rPr>
                <w:t>12</w:t>
              </w:r>
            </w:ins>
          </w:p>
        </w:tc>
        <w:tc>
          <w:tcPr>
            <w:tcW w:w="1309" w:type="dxa"/>
            <w:gridSpan w:val="2"/>
          </w:tcPr>
          <w:p w14:paraId="3F3A43DA"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进件方式</w:t>
            </w:r>
          </w:p>
        </w:tc>
        <w:tc>
          <w:tcPr>
            <w:tcW w:w="3000" w:type="dxa"/>
          </w:tcPr>
          <w:p w14:paraId="3949DA76"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展示当前客户进件方式（I</w:t>
            </w:r>
            <w:r>
              <w:rPr>
                <w:rFonts w:ascii="微软雅黑" w:eastAsia="微软雅黑" w:hAnsi="微软雅黑" w:cs="微软雅黑"/>
                <w:color w:val="000000"/>
                <w:sz w:val="18"/>
                <w:szCs w:val="18"/>
              </w:rPr>
              <w:t>OS,安卓，</w:t>
            </w:r>
            <w:r>
              <w:rPr>
                <w:rFonts w:ascii="微软雅黑" w:eastAsia="微软雅黑" w:hAnsi="微软雅黑" w:cs="微软雅黑" w:hint="eastAsia"/>
                <w:color w:val="000000"/>
                <w:sz w:val="18"/>
                <w:szCs w:val="18"/>
              </w:rPr>
              <w:t>H</w:t>
            </w:r>
            <w:r>
              <w:rPr>
                <w:rFonts w:ascii="微软雅黑" w:eastAsia="微软雅黑" w:hAnsi="微软雅黑" w:cs="微软雅黑"/>
                <w:color w:val="000000"/>
                <w:sz w:val="18"/>
                <w:szCs w:val="18"/>
              </w:rPr>
              <w:t>5</w:t>
            </w:r>
            <w:del w:id="3073" w:author="张达闻" w:date="2019-07-22T17:47:00Z">
              <w:r w:rsidDel="004B4EF9">
                <w:rPr>
                  <w:rFonts w:ascii="微软雅黑" w:eastAsia="微软雅黑" w:hAnsi="微软雅黑" w:cs="微软雅黑"/>
                  <w:color w:val="000000"/>
                  <w:sz w:val="18"/>
                  <w:szCs w:val="18"/>
                </w:rPr>
                <w:delText>，其他</w:delText>
              </w:r>
            </w:del>
            <w:r>
              <w:rPr>
                <w:rFonts w:ascii="微软雅黑" w:eastAsia="微软雅黑" w:hAnsi="微软雅黑" w:cs="微软雅黑"/>
                <w:color w:val="000000"/>
                <w:sz w:val="18"/>
                <w:szCs w:val="18"/>
              </w:rPr>
              <w:t>）</w:t>
            </w:r>
          </w:p>
        </w:tc>
        <w:tc>
          <w:tcPr>
            <w:tcW w:w="3209" w:type="dxa"/>
          </w:tcPr>
          <w:p w14:paraId="614EB9A8" w14:textId="77777777" w:rsidR="005565B9" w:rsidRDefault="005565B9" w:rsidP="005565B9">
            <w:pPr>
              <w:pStyle w:val="Axure"/>
              <w:rPr>
                <w:rFonts w:ascii="微软雅黑" w:eastAsia="微软雅黑" w:hAnsi="微软雅黑" w:cs="微软雅黑"/>
                <w:sz w:val="18"/>
                <w:szCs w:val="18"/>
              </w:rPr>
            </w:pPr>
          </w:p>
        </w:tc>
        <w:tc>
          <w:tcPr>
            <w:tcW w:w="1712" w:type="dxa"/>
          </w:tcPr>
          <w:p w14:paraId="2435453D"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103BA74B"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96E64B" w14:textId="1DE888BC" w:rsidR="005565B9" w:rsidRDefault="005565B9" w:rsidP="005565B9">
            <w:pPr>
              <w:widowControl/>
              <w:jc w:val="center"/>
              <w:rPr>
                <w:rFonts w:ascii="微软雅黑" w:eastAsia="微软雅黑" w:hAnsi="微软雅黑" w:cs="微软雅黑"/>
                <w:sz w:val="18"/>
                <w:szCs w:val="18"/>
              </w:rPr>
            </w:pPr>
            <w:del w:id="3074" w:author="haha" w:date="2019-07-23T15:52: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2</w:delText>
              </w:r>
            </w:del>
            <w:ins w:id="3075" w:author="haha" w:date="2019-07-23T15:52:00Z">
              <w:r w:rsidR="0089139D">
                <w:rPr>
                  <w:rFonts w:ascii="微软雅黑" w:eastAsia="微软雅黑" w:hAnsi="微软雅黑" w:cs="微软雅黑"/>
                  <w:sz w:val="18"/>
                  <w:szCs w:val="18"/>
                </w:rPr>
                <w:t>13</w:t>
              </w:r>
            </w:ins>
          </w:p>
        </w:tc>
        <w:tc>
          <w:tcPr>
            <w:tcW w:w="1309" w:type="dxa"/>
            <w:gridSpan w:val="2"/>
          </w:tcPr>
          <w:p w14:paraId="0B0DC84E"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来源</w:t>
            </w:r>
          </w:p>
        </w:tc>
        <w:tc>
          <w:tcPr>
            <w:tcW w:w="3000" w:type="dxa"/>
          </w:tcPr>
          <w:p w14:paraId="2ACA11F5"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展示当前用户来源，与数据平台的渠道名称一致</w:t>
            </w:r>
          </w:p>
        </w:tc>
        <w:tc>
          <w:tcPr>
            <w:tcW w:w="3209" w:type="dxa"/>
          </w:tcPr>
          <w:p w14:paraId="251FB1A2" w14:textId="77777777" w:rsidR="005565B9" w:rsidRDefault="005565B9" w:rsidP="005565B9">
            <w:pPr>
              <w:pStyle w:val="Axure"/>
              <w:rPr>
                <w:rFonts w:ascii="微软雅黑" w:eastAsia="微软雅黑" w:hAnsi="微软雅黑" w:cs="微软雅黑"/>
                <w:sz w:val="18"/>
                <w:szCs w:val="18"/>
              </w:rPr>
            </w:pPr>
          </w:p>
        </w:tc>
        <w:tc>
          <w:tcPr>
            <w:tcW w:w="1712" w:type="dxa"/>
          </w:tcPr>
          <w:p w14:paraId="4BEE4E38"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3421184C"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B8D9FC4" w14:textId="7EF9A5B2" w:rsidR="005565B9" w:rsidRDefault="005565B9" w:rsidP="005565B9">
            <w:pPr>
              <w:widowControl/>
              <w:jc w:val="center"/>
              <w:rPr>
                <w:rFonts w:ascii="微软雅黑" w:eastAsia="微软雅黑" w:hAnsi="微软雅黑" w:cs="微软雅黑"/>
                <w:sz w:val="18"/>
                <w:szCs w:val="18"/>
              </w:rPr>
            </w:pPr>
            <w:del w:id="3076" w:author="haha" w:date="2019-07-23T15:52: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3</w:delText>
              </w:r>
            </w:del>
            <w:ins w:id="3077" w:author="haha" w:date="2019-07-23T15:52:00Z">
              <w:r w:rsidR="0089139D">
                <w:rPr>
                  <w:rFonts w:ascii="微软雅黑" w:eastAsia="微软雅黑" w:hAnsi="微软雅黑" w:cs="微软雅黑"/>
                  <w:sz w:val="18"/>
                  <w:szCs w:val="18"/>
                </w:rPr>
                <w:t>14</w:t>
              </w:r>
            </w:ins>
          </w:p>
        </w:tc>
        <w:tc>
          <w:tcPr>
            <w:tcW w:w="1309" w:type="dxa"/>
            <w:gridSpan w:val="2"/>
          </w:tcPr>
          <w:p w14:paraId="633712E5"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案件号</w:t>
            </w:r>
          </w:p>
        </w:tc>
        <w:tc>
          <w:tcPr>
            <w:tcW w:w="3000" w:type="dxa"/>
          </w:tcPr>
          <w:p w14:paraId="52DCBC39"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展示案件号，案件号组成方式与现在一致</w:t>
            </w:r>
          </w:p>
        </w:tc>
        <w:tc>
          <w:tcPr>
            <w:tcW w:w="3209" w:type="dxa"/>
          </w:tcPr>
          <w:p w14:paraId="792DB929" w14:textId="77777777" w:rsidR="005565B9" w:rsidRDefault="005565B9" w:rsidP="005565B9">
            <w:pPr>
              <w:pStyle w:val="Axure"/>
              <w:rPr>
                <w:rFonts w:ascii="微软雅黑" w:eastAsia="微软雅黑" w:hAnsi="微软雅黑" w:cs="微软雅黑"/>
                <w:sz w:val="18"/>
                <w:szCs w:val="18"/>
              </w:rPr>
            </w:pPr>
          </w:p>
        </w:tc>
        <w:tc>
          <w:tcPr>
            <w:tcW w:w="1712" w:type="dxa"/>
          </w:tcPr>
          <w:p w14:paraId="6A254DA8"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75853793"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4ADF585" w14:textId="4F13145A" w:rsidR="005565B9" w:rsidRDefault="005565B9" w:rsidP="005565B9">
            <w:pPr>
              <w:widowControl/>
              <w:jc w:val="center"/>
              <w:rPr>
                <w:rFonts w:ascii="微软雅黑" w:eastAsia="微软雅黑" w:hAnsi="微软雅黑" w:cs="微软雅黑"/>
                <w:sz w:val="18"/>
                <w:szCs w:val="18"/>
              </w:rPr>
            </w:pPr>
            <w:del w:id="3078" w:author="haha" w:date="2019-07-23T15:52: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4</w:delText>
              </w:r>
            </w:del>
            <w:ins w:id="3079" w:author="haha" w:date="2019-07-23T15:52:00Z">
              <w:r w:rsidR="0089139D">
                <w:rPr>
                  <w:rFonts w:ascii="微软雅黑" w:eastAsia="微软雅黑" w:hAnsi="微软雅黑" w:cs="微软雅黑"/>
                  <w:sz w:val="18"/>
                  <w:szCs w:val="18"/>
                </w:rPr>
                <w:t>15</w:t>
              </w:r>
            </w:ins>
          </w:p>
        </w:tc>
        <w:tc>
          <w:tcPr>
            <w:tcW w:w="1309" w:type="dxa"/>
            <w:gridSpan w:val="2"/>
          </w:tcPr>
          <w:p w14:paraId="50B0EE52"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复借次数</w:t>
            </w:r>
          </w:p>
        </w:tc>
        <w:tc>
          <w:tcPr>
            <w:tcW w:w="3000" w:type="dxa"/>
          </w:tcPr>
          <w:p w14:paraId="2EB39522"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展示当前客户的复借次数</w:t>
            </w:r>
          </w:p>
        </w:tc>
        <w:tc>
          <w:tcPr>
            <w:tcW w:w="3209" w:type="dxa"/>
          </w:tcPr>
          <w:p w14:paraId="3A6D0EEC" w14:textId="77777777" w:rsidR="005565B9" w:rsidRDefault="005565B9" w:rsidP="005565B9">
            <w:pPr>
              <w:pStyle w:val="Axure"/>
              <w:rPr>
                <w:rFonts w:ascii="微软雅黑" w:eastAsia="微软雅黑" w:hAnsi="微软雅黑" w:cs="微软雅黑"/>
                <w:sz w:val="18"/>
                <w:szCs w:val="18"/>
              </w:rPr>
            </w:pPr>
          </w:p>
        </w:tc>
        <w:tc>
          <w:tcPr>
            <w:tcW w:w="1712" w:type="dxa"/>
          </w:tcPr>
          <w:p w14:paraId="04E237D9"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0</w:t>
            </w:r>
            <w:r>
              <w:rPr>
                <w:rFonts w:ascii="微软雅黑" w:eastAsia="微软雅黑" w:hAnsi="微软雅黑" w:cs="微软雅黑"/>
                <w:color w:val="000000"/>
                <w:sz w:val="18"/>
                <w:szCs w:val="18"/>
              </w:rPr>
              <w:t>次展示</w:t>
            </w:r>
            <w:r>
              <w:rPr>
                <w:rFonts w:ascii="微软雅黑" w:eastAsia="微软雅黑" w:hAnsi="微软雅黑" w:cs="微软雅黑" w:hint="eastAsia"/>
                <w:color w:val="000000"/>
                <w:sz w:val="18"/>
                <w:szCs w:val="18"/>
              </w:rPr>
              <w:t>0</w:t>
            </w:r>
            <w:r>
              <w:rPr>
                <w:rFonts w:ascii="微软雅黑" w:eastAsia="微软雅黑" w:hAnsi="微软雅黑" w:cs="微软雅黑"/>
                <w:color w:val="000000"/>
                <w:sz w:val="18"/>
                <w:szCs w:val="18"/>
              </w:rPr>
              <w:t>即可</w:t>
            </w:r>
          </w:p>
        </w:tc>
      </w:tr>
      <w:tr w:rsidR="005565B9" w14:paraId="69D2BB00"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2B20801" w14:textId="2A00A434"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80" w:author="haha" w:date="2019-07-23T15:52:00Z">
              <w:r w:rsidR="0089139D">
                <w:rPr>
                  <w:rFonts w:ascii="微软雅黑" w:eastAsia="微软雅黑" w:hAnsi="微软雅黑" w:cs="微软雅黑"/>
                  <w:sz w:val="18"/>
                  <w:szCs w:val="18"/>
                </w:rPr>
                <w:t>6</w:t>
              </w:r>
            </w:ins>
            <w:del w:id="3081" w:author="haha" w:date="2019-07-23T15:52:00Z">
              <w:r w:rsidDel="0089139D">
                <w:rPr>
                  <w:rFonts w:ascii="微软雅黑" w:eastAsia="微软雅黑" w:hAnsi="微软雅黑" w:cs="微软雅黑"/>
                  <w:sz w:val="18"/>
                  <w:szCs w:val="18"/>
                </w:rPr>
                <w:delText>5</w:delText>
              </w:r>
            </w:del>
          </w:p>
        </w:tc>
        <w:tc>
          <w:tcPr>
            <w:tcW w:w="1309" w:type="dxa"/>
            <w:gridSpan w:val="2"/>
          </w:tcPr>
          <w:p w14:paraId="52E9BCBE"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姓名</w:t>
            </w:r>
          </w:p>
        </w:tc>
        <w:tc>
          <w:tcPr>
            <w:tcW w:w="3000" w:type="dxa"/>
          </w:tcPr>
          <w:p w14:paraId="6BFAAF92"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展示客户进件时的姓名</w:t>
            </w:r>
          </w:p>
        </w:tc>
        <w:tc>
          <w:tcPr>
            <w:tcW w:w="3209" w:type="dxa"/>
          </w:tcPr>
          <w:p w14:paraId="0B2E591F" w14:textId="77777777" w:rsidR="005565B9" w:rsidRDefault="005565B9" w:rsidP="005565B9">
            <w:pPr>
              <w:pStyle w:val="Axure"/>
              <w:rPr>
                <w:rFonts w:ascii="微软雅黑" w:eastAsia="微软雅黑" w:hAnsi="微软雅黑" w:cs="微软雅黑"/>
                <w:sz w:val="18"/>
                <w:szCs w:val="18"/>
              </w:rPr>
            </w:pPr>
          </w:p>
        </w:tc>
        <w:tc>
          <w:tcPr>
            <w:tcW w:w="1712" w:type="dxa"/>
          </w:tcPr>
          <w:p w14:paraId="0C1DAF17"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6B96E986"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5CF14D" w14:textId="75A81AC1"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82" w:author="haha" w:date="2019-07-23T15:52:00Z">
              <w:r w:rsidR="0089139D">
                <w:rPr>
                  <w:rFonts w:ascii="微软雅黑" w:eastAsia="微软雅黑" w:hAnsi="微软雅黑" w:cs="微软雅黑"/>
                  <w:sz w:val="18"/>
                  <w:szCs w:val="18"/>
                </w:rPr>
                <w:t>7</w:t>
              </w:r>
            </w:ins>
            <w:del w:id="3083" w:author="haha" w:date="2019-07-23T15:52:00Z">
              <w:r w:rsidDel="0089139D">
                <w:rPr>
                  <w:rFonts w:ascii="微软雅黑" w:eastAsia="微软雅黑" w:hAnsi="微软雅黑" w:cs="微软雅黑"/>
                  <w:sz w:val="18"/>
                  <w:szCs w:val="18"/>
                </w:rPr>
                <w:delText>6</w:delText>
              </w:r>
            </w:del>
          </w:p>
        </w:tc>
        <w:tc>
          <w:tcPr>
            <w:tcW w:w="1309" w:type="dxa"/>
            <w:gridSpan w:val="2"/>
          </w:tcPr>
          <w:p w14:paraId="0CA1EBF2"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身份证号</w:t>
            </w:r>
          </w:p>
        </w:tc>
        <w:tc>
          <w:tcPr>
            <w:tcW w:w="3000" w:type="dxa"/>
          </w:tcPr>
          <w:p w14:paraId="3AE555A4"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展示客户进件时的身份证号码</w:t>
            </w:r>
          </w:p>
        </w:tc>
        <w:tc>
          <w:tcPr>
            <w:tcW w:w="3209" w:type="dxa"/>
          </w:tcPr>
          <w:p w14:paraId="0B134D4C" w14:textId="77777777" w:rsidR="005565B9" w:rsidRDefault="005565B9" w:rsidP="005565B9">
            <w:pPr>
              <w:pStyle w:val="Axure"/>
              <w:rPr>
                <w:rFonts w:ascii="微软雅黑" w:eastAsia="微软雅黑" w:hAnsi="微软雅黑" w:cs="微软雅黑"/>
                <w:sz w:val="18"/>
                <w:szCs w:val="18"/>
              </w:rPr>
            </w:pPr>
          </w:p>
        </w:tc>
        <w:tc>
          <w:tcPr>
            <w:tcW w:w="1712" w:type="dxa"/>
          </w:tcPr>
          <w:p w14:paraId="7E89127B" w14:textId="77777777" w:rsidR="005565B9" w:rsidRDefault="005565B9" w:rsidP="005565B9">
            <w:pPr>
              <w:widowControl/>
              <w:jc w:val="left"/>
              <w:rPr>
                <w:rFonts w:ascii="微软雅黑" w:eastAsia="微软雅黑" w:hAnsi="微软雅黑" w:cs="微软雅黑"/>
                <w:color w:val="000000"/>
                <w:sz w:val="18"/>
                <w:szCs w:val="18"/>
              </w:rPr>
            </w:pPr>
          </w:p>
        </w:tc>
      </w:tr>
      <w:tr w:rsidR="00D52A09" w14:paraId="118843E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789A8CD" w14:textId="154AB296" w:rsidR="00D52A09" w:rsidRDefault="0089139D" w:rsidP="005565B9">
            <w:pPr>
              <w:widowControl/>
              <w:jc w:val="center"/>
              <w:rPr>
                <w:rFonts w:ascii="微软雅黑" w:eastAsia="微软雅黑" w:hAnsi="微软雅黑" w:cs="微软雅黑"/>
                <w:sz w:val="18"/>
                <w:szCs w:val="18"/>
              </w:rPr>
            </w:pPr>
            <w:ins w:id="3084" w:author="haha" w:date="2019-07-23T15:52:00Z">
              <w:r>
                <w:rPr>
                  <w:rFonts w:ascii="微软雅黑" w:eastAsia="微软雅黑" w:hAnsi="微软雅黑" w:cs="微软雅黑"/>
                  <w:sz w:val="18"/>
                  <w:szCs w:val="18"/>
                </w:rPr>
                <w:t>18</w:t>
              </w:r>
            </w:ins>
            <w:del w:id="3085" w:author="haha" w:date="2019-07-23T15:52:00Z">
              <w:r w:rsidR="00D52A09" w:rsidDel="0089139D">
                <w:rPr>
                  <w:rFonts w:ascii="微软雅黑" w:eastAsia="微软雅黑" w:hAnsi="微软雅黑" w:cs="微软雅黑" w:hint="eastAsia"/>
                  <w:sz w:val="18"/>
                  <w:szCs w:val="18"/>
                </w:rPr>
                <w:delText>7</w:delText>
              </w:r>
            </w:del>
          </w:p>
        </w:tc>
        <w:tc>
          <w:tcPr>
            <w:tcW w:w="1309" w:type="dxa"/>
            <w:gridSpan w:val="2"/>
          </w:tcPr>
          <w:p w14:paraId="171D8256" w14:textId="77777777" w:rsidR="00D52A09" w:rsidRDefault="00D52A0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处理人</w:t>
            </w:r>
          </w:p>
        </w:tc>
        <w:tc>
          <w:tcPr>
            <w:tcW w:w="3000" w:type="dxa"/>
          </w:tcPr>
          <w:p w14:paraId="621DEA1E" w14:textId="77777777" w:rsidR="00D52A09" w:rsidRDefault="00D52A0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展示案件的处理人（处理的审核人员）</w:t>
            </w:r>
          </w:p>
        </w:tc>
        <w:tc>
          <w:tcPr>
            <w:tcW w:w="3209" w:type="dxa"/>
          </w:tcPr>
          <w:p w14:paraId="30AB68AD" w14:textId="77777777" w:rsidR="00D52A09" w:rsidRDefault="00D52A09" w:rsidP="005565B9">
            <w:pPr>
              <w:pStyle w:val="Axure"/>
              <w:rPr>
                <w:rFonts w:ascii="微软雅黑" w:eastAsia="微软雅黑" w:hAnsi="微软雅黑" w:cs="微软雅黑"/>
                <w:sz w:val="18"/>
                <w:szCs w:val="18"/>
              </w:rPr>
            </w:pPr>
          </w:p>
        </w:tc>
        <w:tc>
          <w:tcPr>
            <w:tcW w:w="1712" w:type="dxa"/>
          </w:tcPr>
          <w:p w14:paraId="3ADB7E47" w14:textId="77777777" w:rsidR="00D52A09" w:rsidRDefault="00D52A09" w:rsidP="005565B9">
            <w:pPr>
              <w:widowControl/>
              <w:jc w:val="left"/>
              <w:rPr>
                <w:rFonts w:ascii="微软雅黑" w:eastAsia="微软雅黑" w:hAnsi="微软雅黑" w:cs="微软雅黑"/>
                <w:color w:val="000000"/>
                <w:sz w:val="18"/>
                <w:szCs w:val="18"/>
              </w:rPr>
            </w:pPr>
          </w:p>
        </w:tc>
      </w:tr>
      <w:tr w:rsidR="005565B9" w14:paraId="409243AF"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3A2EF02" w14:textId="44ABE408" w:rsidR="005565B9" w:rsidRDefault="005565B9" w:rsidP="005565B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ins w:id="3086" w:author="haha" w:date="2019-07-23T15:52:00Z">
              <w:r w:rsidR="0089139D">
                <w:rPr>
                  <w:rFonts w:ascii="微软雅黑" w:eastAsia="微软雅黑" w:hAnsi="微软雅黑" w:cs="微软雅黑"/>
                  <w:sz w:val="18"/>
                  <w:szCs w:val="18"/>
                </w:rPr>
                <w:t>9</w:t>
              </w:r>
            </w:ins>
            <w:del w:id="3087" w:author="haha" w:date="2019-07-23T15:52:00Z">
              <w:r w:rsidDel="0089139D">
                <w:rPr>
                  <w:rFonts w:ascii="微软雅黑" w:eastAsia="微软雅黑" w:hAnsi="微软雅黑" w:cs="微软雅黑"/>
                  <w:sz w:val="18"/>
                  <w:szCs w:val="18"/>
                </w:rPr>
                <w:delText>7</w:delText>
              </w:r>
            </w:del>
          </w:p>
        </w:tc>
        <w:tc>
          <w:tcPr>
            <w:tcW w:w="1309" w:type="dxa"/>
            <w:gridSpan w:val="2"/>
          </w:tcPr>
          <w:p w14:paraId="0CB7E8A3"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状态</w:t>
            </w:r>
          </w:p>
        </w:tc>
        <w:tc>
          <w:tcPr>
            <w:tcW w:w="3000" w:type="dxa"/>
          </w:tcPr>
          <w:p w14:paraId="06645E94"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显示当前客户的状态（未接单、审核中、人工拒绝、系统拒绝）</w:t>
            </w:r>
          </w:p>
        </w:tc>
        <w:tc>
          <w:tcPr>
            <w:tcW w:w="3209" w:type="dxa"/>
          </w:tcPr>
          <w:p w14:paraId="538D116E" w14:textId="77777777" w:rsidR="005565B9" w:rsidRDefault="005565B9" w:rsidP="005565B9">
            <w:pPr>
              <w:pStyle w:val="Axure"/>
              <w:rPr>
                <w:rFonts w:ascii="微软雅黑" w:eastAsia="微软雅黑" w:hAnsi="微软雅黑" w:cs="微软雅黑"/>
                <w:sz w:val="18"/>
                <w:szCs w:val="18"/>
              </w:rPr>
            </w:pPr>
          </w:p>
        </w:tc>
        <w:tc>
          <w:tcPr>
            <w:tcW w:w="1712" w:type="dxa"/>
          </w:tcPr>
          <w:p w14:paraId="65E2959B" w14:textId="77777777" w:rsidR="005565B9" w:rsidRDefault="005565B9" w:rsidP="005565B9">
            <w:pPr>
              <w:widowControl/>
              <w:jc w:val="left"/>
              <w:rPr>
                <w:rFonts w:ascii="微软雅黑" w:eastAsia="微软雅黑" w:hAnsi="微软雅黑" w:cs="微软雅黑"/>
                <w:color w:val="000000"/>
                <w:sz w:val="18"/>
                <w:szCs w:val="18"/>
              </w:rPr>
            </w:pPr>
          </w:p>
        </w:tc>
      </w:tr>
      <w:tr w:rsidR="005565B9" w14:paraId="4C4D8ADA" w14:textId="77777777" w:rsidTr="005565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63B6B63" w14:textId="378AC330" w:rsidR="005565B9" w:rsidRDefault="0089139D" w:rsidP="005565B9">
            <w:pPr>
              <w:widowControl/>
              <w:jc w:val="center"/>
              <w:rPr>
                <w:rFonts w:ascii="微软雅黑" w:eastAsia="微软雅黑" w:hAnsi="微软雅黑" w:cs="微软雅黑"/>
                <w:sz w:val="18"/>
                <w:szCs w:val="18"/>
              </w:rPr>
            </w:pPr>
            <w:ins w:id="3088" w:author="haha" w:date="2019-07-23T15:52:00Z">
              <w:r>
                <w:rPr>
                  <w:rFonts w:ascii="微软雅黑" w:eastAsia="微软雅黑" w:hAnsi="微软雅黑" w:cs="微软雅黑"/>
                  <w:sz w:val="18"/>
                  <w:szCs w:val="18"/>
                </w:rPr>
                <w:t>20</w:t>
              </w:r>
            </w:ins>
            <w:del w:id="3089" w:author="haha" w:date="2019-07-23T15:52:00Z">
              <w:r w:rsidR="005565B9" w:rsidDel="0089139D">
                <w:rPr>
                  <w:rFonts w:ascii="微软雅黑" w:eastAsia="微软雅黑" w:hAnsi="微软雅黑" w:cs="微软雅黑" w:hint="eastAsia"/>
                  <w:sz w:val="18"/>
                  <w:szCs w:val="18"/>
                </w:rPr>
                <w:delText>1</w:delText>
              </w:r>
              <w:r w:rsidR="005565B9" w:rsidDel="0089139D">
                <w:rPr>
                  <w:rFonts w:ascii="微软雅黑" w:eastAsia="微软雅黑" w:hAnsi="微软雅黑" w:cs="微软雅黑"/>
                  <w:sz w:val="18"/>
                  <w:szCs w:val="18"/>
                </w:rPr>
                <w:delText>8</w:delText>
              </w:r>
            </w:del>
          </w:p>
        </w:tc>
        <w:tc>
          <w:tcPr>
            <w:tcW w:w="1309" w:type="dxa"/>
            <w:gridSpan w:val="2"/>
          </w:tcPr>
          <w:p w14:paraId="7093947F" w14:textId="77777777" w:rsidR="005565B9" w:rsidRDefault="005565B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操作</w:t>
            </w:r>
            <w:r w:rsidR="00D52A09">
              <w:rPr>
                <w:rFonts w:ascii="微软雅黑" w:eastAsia="微软雅黑" w:hAnsi="微软雅黑" w:cs="微软雅黑" w:hint="eastAsia"/>
                <w:color w:val="000000"/>
                <w:sz w:val="18"/>
                <w:szCs w:val="18"/>
              </w:rPr>
              <w:t>-查看</w:t>
            </w:r>
          </w:p>
        </w:tc>
        <w:tc>
          <w:tcPr>
            <w:tcW w:w="3000" w:type="dxa"/>
          </w:tcPr>
          <w:p w14:paraId="68B4BCAD" w14:textId="77777777" w:rsidR="005565B9" w:rsidRDefault="00D52A09" w:rsidP="005565B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可点击，点击后进入客户详情页面</w:t>
            </w:r>
          </w:p>
        </w:tc>
        <w:tc>
          <w:tcPr>
            <w:tcW w:w="3209" w:type="dxa"/>
          </w:tcPr>
          <w:p w14:paraId="78B73274" w14:textId="77777777" w:rsidR="005565B9" w:rsidRDefault="005565B9" w:rsidP="005565B9">
            <w:pPr>
              <w:pStyle w:val="Axure"/>
              <w:rPr>
                <w:rFonts w:ascii="微软雅黑" w:eastAsia="微软雅黑" w:hAnsi="微软雅黑" w:cs="微软雅黑"/>
                <w:sz w:val="18"/>
                <w:szCs w:val="18"/>
              </w:rPr>
            </w:pPr>
          </w:p>
        </w:tc>
        <w:tc>
          <w:tcPr>
            <w:tcW w:w="1712" w:type="dxa"/>
          </w:tcPr>
          <w:p w14:paraId="271784C7" w14:textId="77777777" w:rsidR="005565B9" w:rsidRDefault="005565B9" w:rsidP="005565B9">
            <w:pPr>
              <w:widowControl/>
              <w:jc w:val="left"/>
              <w:rPr>
                <w:rFonts w:ascii="微软雅黑" w:eastAsia="微软雅黑" w:hAnsi="微软雅黑" w:cs="微软雅黑"/>
                <w:color w:val="000000"/>
                <w:sz w:val="18"/>
                <w:szCs w:val="18"/>
              </w:rPr>
            </w:pPr>
          </w:p>
        </w:tc>
      </w:tr>
    </w:tbl>
    <w:p w14:paraId="55D4AEC0" w14:textId="457F1E41" w:rsidR="005E0930" w:rsidRDefault="00225374" w:rsidP="00D52A09">
      <w:pPr>
        <w:pStyle w:val="3"/>
      </w:pPr>
      <w:bookmarkStart w:id="3090" w:name="_Toc14795472"/>
      <w:ins w:id="3091" w:author="haha" w:date="2019-07-23T16:23:00Z">
        <w:r>
          <w:rPr>
            <w:rFonts w:hint="eastAsia"/>
          </w:rPr>
          <w:t>2</w:t>
        </w:r>
        <w:r>
          <w:t>.2.1</w:t>
        </w:r>
      </w:ins>
      <w:r w:rsidR="00D52A09">
        <w:rPr>
          <w:rFonts w:hint="eastAsia"/>
        </w:rPr>
        <w:t>客户详情页面</w:t>
      </w:r>
      <w:bookmarkEnd w:id="3090"/>
    </w:p>
    <w:p w14:paraId="5B40E89F" w14:textId="77777777" w:rsidR="00D52A09" w:rsidRPr="00D52A09" w:rsidRDefault="00D52A09" w:rsidP="00D52A09">
      <w:r>
        <w:rPr>
          <w:rFonts w:hint="eastAsia"/>
        </w:rPr>
        <w:t>此页面与处理页面一致只是没有处理部分因此不在做相同描述。</w:t>
      </w:r>
    </w:p>
    <w:p w14:paraId="6428F2AD" w14:textId="77777777" w:rsidR="005E0930" w:rsidRPr="005E0930" w:rsidRDefault="00D52A09" w:rsidP="005E0930">
      <w:r>
        <w:rPr>
          <w:noProof/>
        </w:rPr>
        <w:drawing>
          <wp:inline distT="0" distB="0" distL="0" distR="0" wp14:anchorId="5312ED44" wp14:editId="18252305">
            <wp:extent cx="2562225" cy="29042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4443" cy="2918116"/>
                    </a:xfrm>
                    <a:prstGeom prst="rect">
                      <a:avLst/>
                    </a:prstGeom>
                    <a:noFill/>
                    <a:ln>
                      <a:noFill/>
                    </a:ln>
                  </pic:spPr>
                </pic:pic>
              </a:graphicData>
            </a:graphic>
          </wp:inline>
        </w:drawing>
      </w:r>
    </w:p>
    <w:p w14:paraId="11F2CBAA" w14:textId="5AB6C12E" w:rsidR="005E0930" w:rsidRPr="005E0930" w:rsidRDefault="00225374" w:rsidP="00D52A09">
      <w:pPr>
        <w:pStyle w:val="2"/>
      </w:pPr>
      <w:bookmarkStart w:id="3092" w:name="_Toc14795473"/>
      <w:ins w:id="3093" w:author="haha" w:date="2019-07-23T16:23:00Z">
        <w:r>
          <w:rPr>
            <w:rFonts w:hint="eastAsia"/>
          </w:rPr>
          <w:lastRenderedPageBreak/>
          <w:t>2</w:t>
        </w:r>
        <w:r>
          <w:t>.3</w:t>
        </w:r>
      </w:ins>
      <w:r w:rsidR="00D52A09">
        <w:rPr>
          <w:rFonts w:hint="eastAsia"/>
        </w:rPr>
        <w:t>产品流程配置页面</w:t>
      </w:r>
      <w:bookmarkEnd w:id="3092"/>
    </w:p>
    <w:p w14:paraId="2A7BF30E" w14:textId="4674B9CE" w:rsidR="005E0930" w:rsidRPr="005E0930" w:rsidRDefault="00D52A09" w:rsidP="005E0930">
      <w:del w:id="3094" w:author="haha" w:date="2019-07-23T15:11:00Z">
        <w:r w:rsidDel="00B9239B">
          <w:rPr>
            <w:noProof/>
          </w:rPr>
          <w:drawing>
            <wp:inline distT="0" distB="0" distL="0" distR="0" wp14:anchorId="63BD3E12" wp14:editId="616F95B1">
              <wp:extent cx="4419600" cy="29046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811" cy="2916001"/>
                      </a:xfrm>
                      <a:prstGeom prst="rect">
                        <a:avLst/>
                      </a:prstGeom>
                    </pic:spPr>
                  </pic:pic>
                </a:graphicData>
              </a:graphic>
            </wp:inline>
          </w:drawing>
        </w:r>
      </w:del>
      <w:ins w:id="3095" w:author="haha" w:date="2019-07-23T15:11:00Z">
        <w:r w:rsidR="00B9239B">
          <w:rPr>
            <w:noProof/>
          </w:rPr>
          <w:drawing>
            <wp:inline distT="0" distB="0" distL="0" distR="0" wp14:anchorId="0708DBFF" wp14:editId="55DA9948">
              <wp:extent cx="4781550" cy="27894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277" cy="2793938"/>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52A09" w14:paraId="2CBC3B3A" w14:textId="77777777" w:rsidTr="0018635D">
        <w:trPr>
          <w:trHeight w:val="90"/>
        </w:trPr>
        <w:tc>
          <w:tcPr>
            <w:tcW w:w="1245" w:type="dxa"/>
            <w:gridSpan w:val="2"/>
            <w:tcBorders>
              <w:top w:val="nil"/>
              <w:left w:val="single" w:sz="4" w:space="0" w:color="auto"/>
              <w:bottom w:val="single" w:sz="4" w:space="0" w:color="auto"/>
              <w:right w:val="single" w:sz="4" w:space="0" w:color="auto"/>
            </w:tcBorders>
          </w:tcPr>
          <w:p w14:paraId="70281FB3" w14:textId="77777777" w:rsidR="00D52A09" w:rsidRDefault="00D52A09" w:rsidP="0018635D">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4E54F808" w14:textId="77777777" w:rsidR="00D52A09" w:rsidRDefault="00AF6BE8" w:rsidP="0018635D">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产品流程配置</w:t>
            </w:r>
          </w:p>
        </w:tc>
      </w:tr>
      <w:tr w:rsidR="00D52A09" w14:paraId="4D6A2829" w14:textId="77777777" w:rsidTr="0018635D">
        <w:trPr>
          <w:trHeight w:val="408"/>
        </w:trPr>
        <w:tc>
          <w:tcPr>
            <w:tcW w:w="1245" w:type="dxa"/>
            <w:gridSpan w:val="2"/>
            <w:tcBorders>
              <w:top w:val="nil"/>
              <w:left w:val="single" w:sz="4" w:space="0" w:color="auto"/>
              <w:bottom w:val="single" w:sz="4" w:space="0" w:color="auto"/>
              <w:right w:val="single" w:sz="4" w:space="0" w:color="auto"/>
            </w:tcBorders>
          </w:tcPr>
          <w:p w14:paraId="4C38DE43" w14:textId="77777777" w:rsidR="00D52A09" w:rsidRDefault="00D52A09"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CB3810A" w14:textId="77777777" w:rsidR="00D52A09" w:rsidRDefault="00AF6BE8" w:rsidP="0018635D">
            <w:pPr>
              <w:widowControl/>
              <w:jc w:val="left"/>
              <w:rPr>
                <w:rFonts w:ascii="微软雅黑" w:eastAsia="微软雅黑" w:hAnsi="微软雅黑" w:cs="宋体"/>
                <w:kern w:val="0"/>
                <w:sz w:val="18"/>
                <w:szCs w:val="18"/>
              </w:rPr>
            </w:pPr>
            <w:r>
              <w:rPr>
                <w:rFonts w:ascii="微软雅黑" w:eastAsia="微软雅黑" w:hAnsi="微软雅黑" w:cs="宋体" w:hint="eastAsia"/>
                <w:color w:val="000000"/>
                <w:kern w:val="0"/>
                <w:sz w:val="18"/>
                <w:szCs w:val="18"/>
              </w:rPr>
              <w:t>产品流程配置按钮</w:t>
            </w:r>
          </w:p>
        </w:tc>
      </w:tr>
      <w:tr w:rsidR="00D52A09" w14:paraId="6F99FD62" w14:textId="77777777" w:rsidTr="0018635D">
        <w:trPr>
          <w:trHeight w:val="423"/>
        </w:trPr>
        <w:tc>
          <w:tcPr>
            <w:tcW w:w="1245" w:type="dxa"/>
            <w:gridSpan w:val="2"/>
            <w:tcBorders>
              <w:top w:val="nil"/>
              <w:left w:val="single" w:sz="4" w:space="0" w:color="auto"/>
              <w:bottom w:val="single" w:sz="4" w:space="0" w:color="auto"/>
              <w:right w:val="single" w:sz="4" w:space="0" w:color="auto"/>
            </w:tcBorders>
          </w:tcPr>
          <w:p w14:paraId="7C938A54" w14:textId="77777777" w:rsidR="00D52A09" w:rsidRDefault="00D52A09"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32EA5C3" w14:textId="77777777" w:rsidR="00D52A09" w:rsidRDefault="00D52A09" w:rsidP="0018635D">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D52A09" w14:paraId="203027D4"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19A86C0" w14:textId="77777777" w:rsidR="00D52A09" w:rsidRDefault="00D52A09"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52A09" w14:paraId="224965C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274ACB5" w14:textId="77777777" w:rsidR="00D52A09" w:rsidRDefault="00D52A09"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112860B" w14:textId="77777777" w:rsidR="00D52A09" w:rsidRDefault="00D52A09"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3EAD0D9E" w14:textId="77777777" w:rsidR="00D52A09" w:rsidRDefault="00D52A09"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FF03407" w14:textId="77777777" w:rsidR="00D52A09" w:rsidRDefault="00D52A09"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D08B661" w14:textId="77777777" w:rsidR="00D52A09" w:rsidRDefault="00D52A09"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52A09" w14:paraId="2D566512"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4D35D02" w14:textId="77777777" w:rsidR="00D52A09" w:rsidRDefault="00D52A09" w:rsidP="0018635D">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BA41960"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产品字段配置</w:t>
            </w:r>
          </w:p>
        </w:tc>
        <w:tc>
          <w:tcPr>
            <w:tcW w:w="3000" w:type="dxa"/>
          </w:tcPr>
          <w:p w14:paraId="116E5743"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默认为全部勾选状态，用户可点击取消，此处字段配置关联审核时客户详情相关字段是否显示</w:t>
            </w:r>
            <w:r w:rsidR="007262EB">
              <w:rPr>
                <w:rFonts w:ascii="微软雅黑" w:eastAsia="微软雅黑" w:hAnsi="微软雅黑" w:cs="微软雅黑" w:hint="eastAsia"/>
                <w:color w:val="000000"/>
                <w:sz w:val="18"/>
                <w:szCs w:val="18"/>
              </w:rPr>
              <w:t>；必填可编辑</w:t>
            </w:r>
          </w:p>
        </w:tc>
        <w:tc>
          <w:tcPr>
            <w:tcW w:w="3209" w:type="dxa"/>
          </w:tcPr>
          <w:p w14:paraId="511661A8" w14:textId="77777777" w:rsidR="00D52A09" w:rsidRDefault="007262EB"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必填 可编辑</w:t>
            </w:r>
          </w:p>
        </w:tc>
        <w:tc>
          <w:tcPr>
            <w:tcW w:w="1712" w:type="dxa"/>
          </w:tcPr>
          <w:p w14:paraId="62AD4C56" w14:textId="77777777" w:rsidR="00D52A09" w:rsidRDefault="000116F7" w:rsidP="0018635D">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默认全部勾选状态，此处关联客户详情相关字段是否显示</w:t>
            </w:r>
          </w:p>
        </w:tc>
      </w:tr>
      <w:tr w:rsidR="00D52A09" w14:paraId="3283E40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670379B" w14:textId="77777777" w:rsidR="00D52A09" w:rsidRDefault="00D52A09"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A122DDD"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风控规则配置</w:t>
            </w:r>
          </w:p>
        </w:tc>
        <w:tc>
          <w:tcPr>
            <w:tcW w:w="3000" w:type="dxa"/>
          </w:tcPr>
          <w:p w14:paraId="26768174"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风控流程：可下拉选择系统内预设的规则且可进行占比配置，可增加流程X，X占比配置相加为1</w:t>
            </w:r>
            <w:r>
              <w:rPr>
                <w:rFonts w:ascii="微软雅黑" w:eastAsia="微软雅黑" w:hAnsi="微软雅黑" w:cs="微软雅黑"/>
                <w:color w:val="000000"/>
                <w:sz w:val="18"/>
                <w:szCs w:val="18"/>
              </w:rPr>
              <w:t>00</w:t>
            </w:r>
            <w:r>
              <w:rPr>
                <w:rFonts w:ascii="微软雅黑" w:eastAsia="微软雅黑" w:hAnsi="微软雅黑" w:cs="微软雅黑" w:hint="eastAsia"/>
                <w:color w:val="000000"/>
                <w:sz w:val="18"/>
                <w:szCs w:val="18"/>
              </w:rPr>
              <w:t>%，此处关联用户进件时的规则</w:t>
            </w:r>
            <w:r w:rsidR="007262EB">
              <w:rPr>
                <w:rFonts w:ascii="微软雅黑" w:eastAsia="微软雅黑" w:hAnsi="微软雅黑" w:cs="微软雅黑" w:hint="eastAsia"/>
                <w:color w:val="000000"/>
                <w:sz w:val="18"/>
                <w:szCs w:val="18"/>
              </w:rPr>
              <w:t>；必填可编辑</w:t>
            </w:r>
          </w:p>
        </w:tc>
        <w:tc>
          <w:tcPr>
            <w:tcW w:w="3209" w:type="dxa"/>
          </w:tcPr>
          <w:p w14:paraId="2B5116E2" w14:textId="77777777" w:rsidR="00D52A09" w:rsidRDefault="007262EB"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必填可编辑</w:t>
            </w:r>
          </w:p>
        </w:tc>
        <w:tc>
          <w:tcPr>
            <w:tcW w:w="1712" w:type="dxa"/>
          </w:tcPr>
          <w:p w14:paraId="60E7AA7A" w14:textId="77777777" w:rsidR="00D52A09" w:rsidRDefault="000116F7"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占比配置相加为</w:t>
            </w:r>
            <w:r>
              <w:rPr>
                <w:rFonts w:ascii="微软雅黑" w:eastAsia="微软雅黑" w:hAnsi="微软雅黑" w:cs="微软雅黑"/>
                <w:sz w:val="18"/>
                <w:szCs w:val="18"/>
              </w:rPr>
              <w:t>100</w:t>
            </w:r>
            <w:r>
              <w:rPr>
                <w:rFonts w:ascii="微软雅黑" w:eastAsia="微软雅黑" w:hAnsi="微软雅黑" w:cs="微软雅黑" w:hint="eastAsia"/>
                <w:sz w:val="18"/>
                <w:szCs w:val="18"/>
              </w:rPr>
              <w:t>%</w:t>
            </w:r>
          </w:p>
        </w:tc>
      </w:tr>
      <w:tr w:rsidR="00D52A09" w14:paraId="03391FF2"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8CF0AD4" w14:textId="77777777" w:rsidR="00D52A09" w:rsidRDefault="00D52A09"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9DF224A"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评分规则配置</w:t>
            </w:r>
          </w:p>
        </w:tc>
        <w:tc>
          <w:tcPr>
            <w:tcW w:w="3000" w:type="dxa"/>
          </w:tcPr>
          <w:p w14:paraId="503317FF"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小于等于左边分数则系统自动拒绝，大于等于右边分数则系统自动通过，右边的数值不能小于左边数值，</w:t>
            </w:r>
            <w:del w:id="3096" w:author="张达闻" w:date="2019-07-22T17:49:00Z">
              <w:r w:rsidDel="009E3A3B">
                <w:rPr>
                  <w:rFonts w:ascii="微软雅黑" w:eastAsia="微软雅黑" w:hAnsi="微软雅黑" w:cs="微软雅黑" w:hint="eastAsia"/>
                  <w:color w:val="000000"/>
                  <w:sz w:val="18"/>
                  <w:szCs w:val="18"/>
                </w:rPr>
                <w:delText>尽</w:delText>
              </w:r>
            </w:del>
            <w:ins w:id="3097" w:author="张达闻" w:date="2019-07-22T17:49:00Z">
              <w:r w:rsidR="009E3A3B">
                <w:rPr>
                  <w:rFonts w:ascii="微软雅黑" w:eastAsia="微软雅黑" w:hAnsi="微软雅黑" w:cs="微软雅黑" w:hint="eastAsia"/>
                  <w:color w:val="000000"/>
                  <w:sz w:val="18"/>
                  <w:szCs w:val="18"/>
                </w:rPr>
                <w:t>仅</w:t>
              </w:r>
            </w:ins>
            <w:r>
              <w:rPr>
                <w:rFonts w:ascii="微软雅黑" w:eastAsia="微软雅黑" w:hAnsi="微软雅黑" w:cs="微软雅黑" w:hint="eastAsia"/>
                <w:color w:val="000000"/>
                <w:sz w:val="18"/>
                <w:szCs w:val="18"/>
              </w:rPr>
              <w:t>可输入数字，长度不大于6</w:t>
            </w:r>
            <w:ins w:id="3098" w:author="张达闻" w:date="2019-07-22T17:50:00Z">
              <w:r w:rsidR="009E3A3B">
                <w:rPr>
                  <w:rFonts w:ascii="微软雅黑" w:eastAsia="微软雅黑" w:hAnsi="微软雅黑" w:cs="微软雅黑" w:hint="eastAsia"/>
                  <w:color w:val="000000"/>
                  <w:sz w:val="18"/>
                  <w:szCs w:val="18"/>
                </w:rPr>
                <w:t>的整数</w:t>
              </w:r>
            </w:ins>
            <w:r w:rsidR="007262EB">
              <w:rPr>
                <w:rFonts w:ascii="微软雅黑" w:eastAsia="微软雅黑" w:hAnsi="微软雅黑" w:cs="微软雅黑" w:hint="eastAsia"/>
                <w:color w:val="000000"/>
                <w:sz w:val="18"/>
                <w:szCs w:val="18"/>
              </w:rPr>
              <w:t>；必填；可编辑</w:t>
            </w:r>
          </w:p>
        </w:tc>
        <w:tc>
          <w:tcPr>
            <w:tcW w:w="3209" w:type="dxa"/>
          </w:tcPr>
          <w:p w14:paraId="532C646E" w14:textId="77777777" w:rsidR="00D52A09" w:rsidRDefault="007262EB"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必填可编辑</w:t>
            </w:r>
          </w:p>
        </w:tc>
        <w:tc>
          <w:tcPr>
            <w:tcW w:w="1712" w:type="dxa"/>
          </w:tcPr>
          <w:p w14:paraId="6915C526" w14:textId="77777777" w:rsidR="00D52A09" w:rsidRDefault="000116F7"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若2个数值相等则没有人工审核若2个之间有数差则有人工审核，下方“是否人工参与”部分根据此处设置自动关联选择</w:t>
            </w:r>
          </w:p>
        </w:tc>
      </w:tr>
      <w:tr w:rsidR="00D52A09" w14:paraId="5D80D925"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18B31EC" w14:textId="77777777" w:rsidR="00D52A09" w:rsidRDefault="00D52A09"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4</w:t>
            </w:r>
          </w:p>
        </w:tc>
        <w:tc>
          <w:tcPr>
            <w:tcW w:w="1309" w:type="dxa"/>
            <w:gridSpan w:val="2"/>
          </w:tcPr>
          <w:p w14:paraId="14070E9E"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年龄配置</w:t>
            </w:r>
          </w:p>
        </w:tc>
        <w:tc>
          <w:tcPr>
            <w:tcW w:w="3000" w:type="dxa"/>
          </w:tcPr>
          <w:p w14:paraId="6DC892BF" w14:textId="77777777" w:rsidR="00D52A09" w:rsidRDefault="000116F7"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小于等于左边数值则</w:t>
            </w:r>
            <w:r w:rsidR="008F5ED3">
              <w:rPr>
                <w:rFonts w:ascii="微软雅黑" w:eastAsia="微软雅黑" w:hAnsi="微软雅黑" w:cs="微软雅黑" w:hint="eastAsia"/>
                <w:color w:val="000000"/>
                <w:sz w:val="18"/>
                <w:szCs w:val="18"/>
              </w:rPr>
              <w:t>系统自动拒绝，大于等于右边数值系统也自动拒绝右边数值大于等于左边数值</w:t>
            </w:r>
          </w:p>
        </w:tc>
        <w:tc>
          <w:tcPr>
            <w:tcW w:w="3209" w:type="dxa"/>
          </w:tcPr>
          <w:p w14:paraId="42B290F0" w14:textId="77777777" w:rsidR="00D52A09" w:rsidRDefault="007262EB"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必填可编辑</w:t>
            </w:r>
          </w:p>
        </w:tc>
        <w:tc>
          <w:tcPr>
            <w:tcW w:w="1712" w:type="dxa"/>
          </w:tcPr>
          <w:p w14:paraId="576F2239" w14:textId="77777777" w:rsidR="00D52A09" w:rsidRDefault="008F5ED3"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左右数值之间的年龄可通过此规则</w:t>
            </w:r>
          </w:p>
        </w:tc>
      </w:tr>
      <w:tr w:rsidR="008F5ED3" w14:paraId="24BF9A7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317449F" w14:textId="77777777" w:rsidR="008F5ED3" w:rsidRDefault="008F5ED3"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1EB05BFC" w14:textId="77777777" w:rsidR="008F5ED3" w:rsidRDefault="008F5ED3"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是否人工参与</w:t>
            </w:r>
          </w:p>
        </w:tc>
        <w:tc>
          <w:tcPr>
            <w:tcW w:w="3000" w:type="dxa"/>
          </w:tcPr>
          <w:p w14:paraId="6EC58C50" w14:textId="77777777" w:rsidR="008F5ED3" w:rsidRDefault="008F5ED3"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此处与评分规则处进行关联，若有人工参与则审核流程增加人审若没有则没有人审直接系统审核</w:t>
            </w:r>
          </w:p>
        </w:tc>
        <w:tc>
          <w:tcPr>
            <w:tcW w:w="3209" w:type="dxa"/>
          </w:tcPr>
          <w:p w14:paraId="2BA4DAFD" w14:textId="77777777" w:rsidR="008F5ED3" w:rsidRDefault="007262EB"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根据评分规则自动关联是否勾选</w:t>
            </w:r>
          </w:p>
        </w:tc>
        <w:tc>
          <w:tcPr>
            <w:tcW w:w="1712" w:type="dxa"/>
          </w:tcPr>
          <w:p w14:paraId="6E71F48C" w14:textId="77777777" w:rsidR="008F5ED3" w:rsidRDefault="008F5ED3" w:rsidP="0018635D">
            <w:pPr>
              <w:widowControl/>
              <w:jc w:val="left"/>
              <w:rPr>
                <w:rFonts w:ascii="微软雅黑" w:eastAsia="微软雅黑" w:hAnsi="微软雅黑" w:cs="微软雅黑"/>
                <w:sz w:val="18"/>
                <w:szCs w:val="18"/>
              </w:rPr>
            </w:pPr>
          </w:p>
        </w:tc>
      </w:tr>
      <w:tr w:rsidR="00B9239B" w14:paraId="1F390FB8"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099" w:author="haha" w:date="2019-07-23T15:11:00Z"/>
        </w:trPr>
        <w:tc>
          <w:tcPr>
            <w:tcW w:w="802" w:type="dxa"/>
          </w:tcPr>
          <w:p w14:paraId="4B6F45AE" w14:textId="0D784474" w:rsidR="00B9239B" w:rsidRDefault="0050558F" w:rsidP="0018635D">
            <w:pPr>
              <w:widowControl/>
              <w:jc w:val="center"/>
              <w:rPr>
                <w:ins w:id="3100" w:author="haha" w:date="2019-07-23T15:11:00Z"/>
                <w:rFonts w:ascii="微软雅黑" w:eastAsia="微软雅黑" w:hAnsi="微软雅黑" w:cs="微软雅黑"/>
                <w:sz w:val="18"/>
                <w:szCs w:val="18"/>
              </w:rPr>
            </w:pPr>
            <w:ins w:id="3101" w:author="haha" w:date="2019-07-23T15:11:00Z">
              <w:r>
                <w:rPr>
                  <w:rFonts w:ascii="微软雅黑" w:eastAsia="微软雅黑" w:hAnsi="微软雅黑" w:cs="微软雅黑" w:hint="eastAsia"/>
                  <w:sz w:val="18"/>
                  <w:szCs w:val="18"/>
                </w:rPr>
                <w:t>6</w:t>
              </w:r>
            </w:ins>
          </w:p>
        </w:tc>
        <w:tc>
          <w:tcPr>
            <w:tcW w:w="1309" w:type="dxa"/>
            <w:gridSpan w:val="2"/>
          </w:tcPr>
          <w:p w14:paraId="06D11069" w14:textId="1614A62C" w:rsidR="00B9239B" w:rsidRDefault="0050558F" w:rsidP="0018635D">
            <w:pPr>
              <w:widowControl/>
              <w:jc w:val="left"/>
              <w:rPr>
                <w:ins w:id="3102" w:author="haha" w:date="2019-07-23T15:11:00Z"/>
                <w:rFonts w:ascii="微软雅黑" w:eastAsia="微软雅黑" w:hAnsi="微软雅黑" w:cs="微软雅黑"/>
                <w:color w:val="000000"/>
                <w:sz w:val="18"/>
                <w:szCs w:val="18"/>
              </w:rPr>
            </w:pPr>
            <w:ins w:id="3103" w:author="haha" w:date="2019-07-23T15:11:00Z">
              <w:r>
                <w:rPr>
                  <w:rFonts w:ascii="微软雅黑" w:eastAsia="微软雅黑" w:hAnsi="微软雅黑" w:cs="微软雅黑" w:hint="eastAsia"/>
                  <w:color w:val="000000"/>
                  <w:sz w:val="18"/>
                  <w:szCs w:val="18"/>
                </w:rPr>
                <w:t>系统分单</w:t>
              </w:r>
            </w:ins>
          </w:p>
        </w:tc>
        <w:tc>
          <w:tcPr>
            <w:tcW w:w="3000" w:type="dxa"/>
          </w:tcPr>
          <w:p w14:paraId="1D6F4AB6" w14:textId="1FF4FAE4" w:rsidR="00B9239B" w:rsidRDefault="0050558F" w:rsidP="0018635D">
            <w:pPr>
              <w:widowControl/>
              <w:jc w:val="left"/>
              <w:rPr>
                <w:ins w:id="3104" w:author="haha" w:date="2019-07-23T15:11:00Z"/>
                <w:rFonts w:ascii="微软雅黑" w:eastAsia="微软雅黑" w:hAnsi="微软雅黑" w:cs="微软雅黑"/>
                <w:color w:val="000000"/>
                <w:sz w:val="18"/>
                <w:szCs w:val="18"/>
              </w:rPr>
            </w:pPr>
            <w:ins w:id="3105" w:author="haha" w:date="2019-07-23T15:12:00Z">
              <w:r>
                <w:rPr>
                  <w:rFonts w:ascii="微软雅黑" w:eastAsia="微软雅黑" w:hAnsi="微软雅黑" w:cs="微软雅黑" w:hint="eastAsia"/>
                  <w:color w:val="000000"/>
                  <w:sz w:val="18"/>
                  <w:szCs w:val="18"/>
                </w:rPr>
                <w:t>若人工参与可以点击按钮进行人员设定，系统根据此处设定的人员进行平均分配案件进行审核</w:t>
              </w:r>
            </w:ins>
            <w:ins w:id="3106" w:author="haha" w:date="2019-07-23T15:14:00Z">
              <w:r>
                <w:rPr>
                  <w:rFonts w:ascii="微软雅黑" w:eastAsia="微软雅黑" w:hAnsi="微软雅黑" w:cs="微软雅黑" w:hint="eastAsia"/>
                  <w:color w:val="000000"/>
                  <w:sz w:val="18"/>
                  <w:szCs w:val="18"/>
                </w:rPr>
                <w:t>，系统分单</w:t>
              </w:r>
            </w:ins>
            <w:ins w:id="3107" w:author="haha" w:date="2019-07-23T15:15:00Z">
              <w:r>
                <w:rPr>
                  <w:rFonts w:ascii="微软雅黑" w:eastAsia="微软雅黑" w:hAnsi="微软雅黑" w:cs="微软雅黑" w:hint="eastAsia"/>
                  <w:color w:val="000000"/>
                  <w:sz w:val="18"/>
                  <w:szCs w:val="18"/>
                </w:rPr>
                <w:t>默认关闭状态，点击开启状态出现机构内所有人员，可自行勾选</w:t>
              </w:r>
            </w:ins>
          </w:p>
        </w:tc>
        <w:tc>
          <w:tcPr>
            <w:tcW w:w="3209" w:type="dxa"/>
          </w:tcPr>
          <w:p w14:paraId="5191F54B" w14:textId="4CFB32F1" w:rsidR="00B9239B" w:rsidRDefault="0050558F" w:rsidP="0018635D">
            <w:pPr>
              <w:pStyle w:val="Axure"/>
              <w:rPr>
                <w:ins w:id="3108" w:author="haha" w:date="2019-07-23T15:11:00Z"/>
                <w:rFonts w:ascii="微软雅黑" w:eastAsia="微软雅黑" w:hAnsi="微软雅黑" w:cs="微软雅黑"/>
                <w:sz w:val="18"/>
                <w:szCs w:val="18"/>
              </w:rPr>
            </w:pPr>
            <w:ins w:id="3109" w:author="haha" w:date="2019-07-23T15:12:00Z">
              <w:r>
                <w:rPr>
                  <w:rFonts w:ascii="微软雅黑" w:eastAsia="微软雅黑" w:hAnsi="微软雅黑" w:cs="微软雅黑" w:hint="eastAsia"/>
                  <w:sz w:val="18"/>
                  <w:szCs w:val="18"/>
                </w:rPr>
                <w:t>若未</w:t>
              </w:r>
            </w:ins>
            <w:ins w:id="3110" w:author="haha" w:date="2019-07-23T15:13:00Z">
              <w:r>
                <w:rPr>
                  <w:rFonts w:ascii="微软雅黑" w:eastAsia="微软雅黑" w:hAnsi="微软雅黑" w:cs="微软雅黑" w:hint="eastAsia"/>
                  <w:sz w:val="18"/>
                  <w:szCs w:val="18"/>
                </w:rPr>
                <w:t>勾选人工参与则此处置灰展示</w:t>
              </w:r>
            </w:ins>
          </w:p>
        </w:tc>
        <w:tc>
          <w:tcPr>
            <w:tcW w:w="1712" w:type="dxa"/>
          </w:tcPr>
          <w:p w14:paraId="677C1B88" w14:textId="6D9DE274" w:rsidR="00B9239B" w:rsidRDefault="0050558F" w:rsidP="0018635D">
            <w:pPr>
              <w:widowControl/>
              <w:jc w:val="left"/>
              <w:rPr>
                <w:ins w:id="3111" w:author="haha" w:date="2019-07-23T15:11:00Z"/>
                <w:rFonts w:ascii="微软雅黑" w:eastAsia="微软雅黑" w:hAnsi="微软雅黑" w:cs="微软雅黑"/>
                <w:sz w:val="18"/>
                <w:szCs w:val="18"/>
              </w:rPr>
            </w:pPr>
            <w:ins w:id="3112" w:author="haha" w:date="2019-07-23T15:13:00Z">
              <w:r>
                <w:rPr>
                  <w:rFonts w:ascii="微软雅黑" w:eastAsia="微软雅黑" w:hAnsi="微软雅黑" w:cs="微软雅黑" w:hint="eastAsia"/>
                  <w:sz w:val="18"/>
                  <w:szCs w:val="18"/>
                </w:rPr>
                <w:t>未勾选人工参与此处不可点击</w:t>
              </w:r>
            </w:ins>
          </w:p>
        </w:tc>
      </w:tr>
      <w:tr w:rsidR="00D52A09" w14:paraId="13F14D34"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596A285" w14:textId="6451EC57" w:rsidR="00D52A09" w:rsidRDefault="00D52A09" w:rsidP="0018635D">
            <w:pPr>
              <w:widowControl/>
              <w:jc w:val="center"/>
              <w:rPr>
                <w:rFonts w:ascii="微软雅黑" w:eastAsia="微软雅黑" w:hAnsi="微软雅黑" w:cs="微软雅黑"/>
                <w:sz w:val="18"/>
                <w:szCs w:val="18"/>
              </w:rPr>
            </w:pPr>
            <w:del w:id="3113" w:author="haha" w:date="2019-07-23T15:51:00Z">
              <w:r w:rsidDel="0089139D">
                <w:rPr>
                  <w:rFonts w:ascii="微软雅黑" w:eastAsia="微软雅黑" w:hAnsi="微软雅黑" w:cs="微软雅黑" w:hint="eastAsia"/>
                  <w:sz w:val="18"/>
                  <w:szCs w:val="18"/>
                </w:rPr>
                <w:delText>5</w:delText>
              </w:r>
            </w:del>
            <w:ins w:id="3114" w:author="haha" w:date="2019-07-23T15:51:00Z">
              <w:r w:rsidR="0089139D">
                <w:rPr>
                  <w:rFonts w:ascii="微软雅黑" w:eastAsia="微软雅黑" w:hAnsi="微软雅黑" w:cs="微软雅黑"/>
                  <w:sz w:val="18"/>
                  <w:szCs w:val="18"/>
                </w:rPr>
                <w:t>7</w:t>
              </w:r>
            </w:ins>
          </w:p>
        </w:tc>
        <w:tc>
          <w:tcPr>
            <w:tcW w:w="1309" w:type="dxa"/>
            <w:gridSpan w:val="2"/>
          </w:tcPr>
          <w:p w14:paraId="5EE5C4D8" w14:textId="77777777" w:rsidR="00D52A09" w:rsidRDefault="008F5ED3"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额度配置-</w:t>
            </w:r>
            <w:r>
              <w:rPr>
                <w:rFonts w:ascii="微软雅黑" w:eastAsia="微软雅黑" w:hAnsi="微软雅黑" w:cs="微软雅黑"/>
                <w:color w:val="000000"/>
                <w:sz w:val="18"/>
                <w:szCs w:val="18"/>
              </w:rPr>
              <w:t>A</w:t>
            </w:r>
            <w:r>
              <w:rPr>
                <w:rFonts w:ascii="微软雅黑" w:eastAsia="微软雅黑" w:hAnsi="微软雅黑" w:cs="微软雅黑" w:hint="eastAsia"/>
                <w:color w:val="000000"/>
                <w:sz w:val="18"/>
                <w:szCs w:val="18"/>
              </w:rPr>
              <w:t>pp展示额度</w:t>
            </w:r>
          </w:p>
        </w:tc>
        <w:tc>
          <w:tcPr>
            <w:tcW w:w="3000" w:type="dxa"/>
          </w:tcPr>
          <w:p w14:paraId="2FBD8E54" w14:textId="77777777" w:rsidR="00D52A09" w:rsidRDefault="008F5ED3"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用户可手动输入格式：仅数字长度不大于1</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，此处数值为A</w:t>
            </w:r>
            <w:r>
              <w:rPr>
                <w:rFonts w:ascii="微软雅黑" w:eastAsia="微软雅黑" w:hAnsi="微软雅黑" w:cs="微软雅黑"/>
                <w:color w:val="000000"/>
                <w:sz w:val="18"/>
                <w:szCs w:val="18"/>
              </w:rPr>
              <w:t>PP</w:t>
            </w:r>
            <w:r>
              <w:rPr>
                <w:rFonts w:ascii="微软雅黑" w:eastAsia="微软雅黑" w:hAnsi="微软雅黑" w:cs="微软雅黑" w:hint="eastAsia"/>
                <w:color w:val="000000"/>
                <w:sz w:val="18"/>
                <w:szCs w:val="18"/>
              </w:rPr>
              <w:t>端首页能看到的额度，可增加上限为</w:t>
            </w:r>
            <w:r>
              <w:rPr>
                <w:rFonts w:ascii="微软雅黑" w:eastAsia="微软雅黑" w:hAnsi="微软雅黑" w:cs="微软雅黑"/>
                <w:color w:val="000000"/>
                <w:sz w:val="18"/>
                <w:szCs w:val="18"/>
              </w:rPr>
              <w:t>5</w:t>
            </w:r>
          </w:p>
        </w:tc>
        <w:tc>
          <w:tcPr>
            <w:tcW w:w="3209" w:type="dxa"/>
          </w:tcPr>
          <w:p w14:paraId="1609E9A9" w14:textId="77777777" w:rsidR="00D52A09" w:rsidRDefault="007262EB"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至少填写一个，可编辑</w:t>
            </w:r>
          </w:p>
        </w:tc>
        <w:tc>
          <w:tcPr>
            <w:tcW w:w="1712" w:type="dxa"/>
          </w:tcPr>
          <w:p w14:paraId="1555B444" w14:textId="77777777" w:rsidR="00D52A09" w:rsidRDefault="008F5ED3"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期数和额度对应仅首页进行展示，只要运行此规则一直显示当前规则，若关闭规则则显示系统默认的</w:t>
            </w:r>
          </w:p>
        </w:tc>
      </w:tr>
      <w:tr w:rsidR="008F5ED3" w14:paraId="075CBF1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2B75B8" w14:textId="5B796ECC" w:rsidR="008F5ED3" w:rsidRDefault="008F5ED3" w:rsidP="008F5ED3">
            <w:pPr>
              <w:widowControl/>
              <w:jc w:val="center"/>
              <w:rPr>
                <w:rFonts w:ascii="微软雅黑" w:eastAsia="微软雅黑" w:hAnsi="微软雅黑" w:cs="微软雅黑"/>
                <w:sz w:val="18"/>
                <w:szCs w:val="18"/>
              </w:rPr>
            </w:pPr>
            <w:del w:id="3115" w:author="haha" w:date="2019-07-23T15:51:00Z">
              <w:r w:rsidDel="0089139D">
                <w:rPr>
                  <w:rFonts w:ascii="微软雅黑" w:eastAsia="微软雅黑" w:hAnsi="微软雅黑" w:cs="微软雅黑" w:hint="eastAsia"/>
                  <w:sz w:val="18"/>
                  <w:szCs w:val="18"/>
                </w:rPr>
                <w:delText>5</w:delText>
              </w:r>
            </w:del>
            <w:ins w:id="3116" w:author="haha" w:date="2019-07-23T15:51:00Z">
              <w:r w:rsidR="0089139D">
                <w:rPr>
                  <w:rFonts w:ascii="微软雅黑" w:eastAsia="微软雅黑" w:hAnsi="微软雅黑" w:cs="微软雅黑"/>
                  <w:sz w:val="18"/>
                  <w:szCs w:val="18"/>
                </w:rPr>
                <w:t>8</w:t>
              </w:r>
            </w:ins>
          </w:p>
        </w:tc>
        <w:tc>
          <w:tcPr>
            <w:tcW w:w="1309" w:type="dxa"/>
            <w:gridSpan w:val="2"/>
          </w:tcPr>
          <w:p w14:paraId="3D4FE5AA"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额度配置-展示期数</w:t>
            </w:r>
          </w:p>
        </w:tc>
        <w:tc>
          <w:tcPr>
            <w:tcW w:w="3000" w:type="dxa"/>
          </w:tcPr>
          <w:p w14:paraId="3D2A9216" w14:textId="5A6FAEF1" w:rsidR="008F5ED3" w:rsidRDefault="0050558F" w:rsidP="008F5ED3">
            <w:pPr>
              <w:widowControl/>
              <w:jc w:val="left"/>
              <w:rPr>
                <w:rFonts w:ascii="微软雅黑" w:eastAsia="微软雅黑" w:hAnsi="微软雅黑" w:cs="微软雅黑"/>
                <w:color w:val="000000"/>
                <w:sz w:val="18"/>
                <w:szCs w:val="18"/>
              </w:rPr>
            </w:pPr>
            <w:ins w:id="3117" w:author="haha" w:date="2019-07-23T15:13:00Z">
              <w:r>
                <w:rPr>
                  <w:rFonts w:ascii="微软雅黑" w:eastAsia="微软雅黑" w:hAnsi="微软雅黑" w:cs="微软雅黑" w:hint="eastAsia"/>
                  <w:color w:val="000000"/>
                  <w:sz w:val="18"/>
                  <w:szCs w:val="18"/>
                </w:rPr>
                <w:t>用户可手动输入格式：仅数字，长度不大于5，此处数值为A</w:t>
              </w:r>
              <w:r>
                <w:rPr>
                  <w:rFonts w:ascii="微软雅黑" w:eastAsia="微软雅黑" w:hAnsi="微软雅黑" w:cs="微软雅黑"/>
                  <w:color w:val="000000"/>
                  <w:sz w:val="18"/>
                  <w:szCs w:val="18"/>
                </w:rPr>
                <w:t>PP</w:t>
              </w:r>
              <w:r>
                <w:rPr>
                  <w:rFonts w:ascii="微软雅黑" w:eastAsia="微软雅黑" w:hAnsi="微软雅黑" w:cs="微软雅黑" w:hint="eastAsia"/>
                  <w:color w:val="000000"/>
                  <w:sz w:val="18"/>
                  <w:szCs w:val="18"/>
                </w:rPr>
                <w:t>端首页能看到的期数，</w:t>
              </w:r>
            </w:ins>
            <w:del w:id="3118" w:author="haha" w:date="2019-07-23T15:13:00Z">
              <w:r w:rsidR="008F5ED3" w:rsidDel="0050558F">
                <w:rPr>
                  <w:rFonts w:ascii="微软雅黑" w:eastAsia="微软雅黑" w:hAnsi="微软雅黑" w:cs="微软雅黑" w:hint="eastAsia"/>
                  <w:color w:val="000000"/>
                  <w:sz w:val="18"/>
                  <w:szCs w:val="18"/>
                </w:rPr>
                <w:delText>用户可手动输入格式：仅数字，长度不大于5，此处数值为A</w:delText>
              </w:r>
              <w:r w:rsidR="008F5ED3" w:rsidDel="0050558F">
                <w:rPr>
                  <w:rFonts w:ascii="微软雅黑" w:eastAsia="微软雅黑" w:hAnsi="微软雅黑" w:cs="微软雅黑"/>
                  <w:color w:val="000000"/>
                  <w:sz w:val="18"/>
                  <w:szCs w:val="18"/>
                </w:rPr>
                <w:delText>PP</w:delText>
              </w:r>
              <w:r w:rsidR="008F5ED3" w:rsidDel="0050558F">
                <w:rPr>
                  <w:rFonts w:ascii="微软雅黑" w:eastAsia="微软雅黑" w:hAnsi="微软雅黑" w:cs="微软雅黑" w:hint="eastAsia"/>
                  <w:color w:val="000000"/>
                  <w:sz w:val="18"/>
                  <w:szCs w:val="18"/>
                </w:rPr>
                <w:delText>端首页能看到的期数，</w:delText>
              </w:r>
            </w:del>
          </w:p>
        </w:tc>
        <w:tc>
          <w:tcPr>
            <w:tcW w:w="3209" w:type="dxa"/>
          </w:tcPr>
          <w:p w14:paraId="25331BFA" w14:textId="77777777" w:rsidR="008F5ED3" w:rsidRDefault="007262EB" w:rsidP="008F5ED3">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至少填写一个，可编辑</w:t>
            </w:r>
          </w:p>
        </w:tc>
        <w:tc>
          <w:tcPr>
            <w:tcW w:w="1712" w:type="dxa"/>
          </w:tcPr>
          <w:p w14:paraId="34C51253"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期数和额度对应，仅首页进行展示，只要运行此规则一直显示当前规则，若关闭规则则显示系统默认的</w:t>
            </w:r>
          </w:p>
        </w:tc>
      </w:tr>
      <w:tr w:rsidR="0050558F" w14:paraId="5176C50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119" w:author="haha" w:date="2019-07-23T15:13:00Z"/>
        </w:trPr>
        <w:tc>
          <w:tcPr>
            <w:tcW w:w="802" w:type="dxa"/>
          </w:tcPr>
          <w:p w14:paraId="02E82ACA" w14:textId="5C9C8205" w:rsidR="0050558F" w:rsidRDefault="0089139D" w:rsidP="0050558F">
            <w:pPr>
              <w:widowControl/>
              <w:jc w:val="center"/>
              <w:rPr>
                <w:ins w:id="3120" w:author="haha" w:date="2019-07-23T15:13:00Z"/>
                <w:rFonts w:ascii="微软雅黑" w:eastAsia="微软雅黑" w:hAnsi="微软雅黑" w:cs="微软雅黑"/>
                <w:sz w:val="18"/>
                <w:szCs w:val="18"/>
              </w:rPr>
            </w:pPr>
            <w:ins w:id="3121" w:author="haha" w:date="2019-07-23T15:51:00Z">
              <w:r>
                <w:rPr>
                  <w:rFonts w:ascii="微软雅黑" w:eastAsia="微软雅黑" w:hAnsi="微软雅黑" w:cs="微软雅黑" w:hint="eastAsia"/>
                  <w:sz w:val="18"/>
                  <w:szCs w:val="18"/>
                </w:rPr>
                <w:t>9</w:t>
              </w:r>
            </w:ins>
          </w:p>
        </w:tc>
        <w:tc>
          <w:tcPr>
            <w:tcW w:w="1309" w:type="dxa"/>
            <w:gridSpan w:val="2"/>
          </w:tcPr>
          <w:p w14:paraId="1FBE4820" w14:textId="329EADE8" w:rsidR="0050558F" w:rsidRDefault="0050558F" w:rsidP="0050558F">
            <w:pPr>
              <w:widowControl/>
              <w:jc w:val="left"/>
              <w:rPr>
                <w:ins w:id="3122" w:author="haha" w:date="2019-07-23T15:13:00Z"/>
                <w:rFonts w:ascii="微软雅黑" w:eastAsia="微软雅黑" w:hAnsi="微软雅黑" w:cs="微软雅黑"/>
                <w:color w:val="000000"/>
                <w:sz w:val="18"/>
                <w:szCs w:val="18"/>
              </w:rPr>
            </w:pPr>
            <w:ins w:id="3123" w:author="haha" w:date="2019-07-23T15:13:00Z">
              <w:r>
                <w:rPr>
                  <w:rFonts w:ascii="微软雅黑" w:eastAsia="微软雅黑" w:hAnsi="微软雅黑" w:cs="微软雅黑" w:hint="eastAsia"/>
                  <w:color w:val="000000"/>
                  <w:sz w:val="18"/>
                  <w:szCs w:val="18"/>
                </w:rPr>
                <w:t>额度配置-展示天数</w:t>
              </w:r>
            </w:ins>
          </w:p>
        </w:tc>
        <w:tc>
          <w:tcPr>
            <w:tcW w:w="3000" w:type="dxa"/>
          </w:tcPr>
          <w:p w14:paraId="61E1A4B4" w14:textId="22125153" w:rsidR="0050558F" w:rsidRDefault="0050558F" w:rsidP="0050558F">
            <w:pPr>
              <w:widowControl/>
              <w:jc w:val="left"/>
              <w:rPr>
                <w:ins w:id="3124" w:author="haha" w:date="2019-07-23T15:13:00Z"/>
                <w:rFonts w:ascii="微软雅黑" w:eastAsia="微软雅黑" w:hAnsi="微软雅黑" w:cs="微软雅黑"/>
                <w:color w:val="000000"/>
                <w:sz w:val="18"/>
                <w:szCs w:val="18"/>
              </w:rPr>
            </w:pPr>
            <w:ins w:id="3125" w:author="haha" w:date="2019-07-23T15:14:00Z">
              <w:r>
                <w:rPr>
                  <w:rFonts w:ascii="微软雅黑" w:eastAsia="微软雅黑" w:hAnsi="微软雅黑" w:cs="微软雅黑" w:hint="eastAsia"/>
                  <w:color w:val="000000"/>
                  <w:sz w:val="18"/>
                  <w:szCs w:val="18"/>
                </w:rPr>
                <w:t>用户可手动输入格式：仅数字，长度不大于5，此处数值为A</w:t>
              </w:r>
              <w:r>
                <w:rPr>
                  <w:rFonts w:ascii="微软雅黑" w:eastAsia="微软雅黑" w:hAnsi="微软雅黑" w:cs="微软雅黑"/>
                  <w:color w:val="000000"/>
                  <w:sz w:val="18"/>
                  <w:szCs w:val="18"/>
                </w:rPr>
                <w:t>PP</w:t>
              </w:r>
              <w:r>
                <w:rPr>
                  <w:rFonts w:ascii="微软雅黑" w:eastAsia="微软雅黑" w:hAnsi="微软雅黑" w:cs="微软雅黑" w:hint="eastAsia"/>
                  <w:color w:val="000000"/>
                  <w:sz w:val="18"/>
                  <w:szCs w:val="18"/>
                </w:rPr>
                <w:t>端首页能看到的天数，此处天数为一期的借款天数</w:t>
              </w:r>
            </w:ins>
          </w:p>
        </w:tc>
        <w:tc>
          <w:tcPr>
            <w:tcW w:w="3209" w:type="dxa"/>
          </w:tcPr>
          <w:p w14:paraId="28787D43" w14:textId="5FE22142" w:rsidR="0050558F" w:rsidRDefault="0050558F" w:rsidP="0050558F">
            <w:pPr>
              <w:pStyle w:val="Axure"/>
              <w:rPr>
                <w:ins w:id="3126" w:author="haha" w:date="2019-07-23T15:13:00Z"/>
                <w:rFonts w:ascii="微软雅黑" w:eastAsia="微软雅黑" w:hAnsi="微软雅黑" w:cs="微软雅黑"/>
                <w:sz w:val="18"/>
                <w:szCs w:val="18"/>
              </w:rPr>
            </w:pPr>
            <w:ins w:id="3127" w:author="haha" w:date="2019-07-23T15:14:00Z">
              <w:r>
                <w:rPr>
                  <w:rFonts w:ascii="微软雅黑" w:eastAsia="微软雅黑" w:hAnsi="微软雅黑" w:cs="微软雅黑" w:hint="eastAsia"/>
                  <w:sz w:val="18"/>
                  <w:szCs w:val="18"/>
                </w:rPr>
                <w:t>至少填写一个，可编辑</w:t>
              </w:r>
            </w:ins>
          </w:p>
        </w:tc>
        <w:tc>
          <w:tcPr>
            <w:tcW w:w="1712" w:type="dxa"/>
          </w:tcPr>
          <w:p w14:paraId="316A2E16" w14:textId="70A6B6E1" w:rsidR="0050558F" w:rsidRDefault="0050558F" w:rsidP="0050558F">
            <w:pPr>
              <w:widowControl/>
              <w:jc w:val="left"/>
              <w:rPr>
                <w:ins w:id="3128" w:author="haha" w:date="2019-07-23T15:13:00Z"/>
                <w:rFonts w:ascii="微软雅黑" w:eastAsia="微软雅黑" w:hAnsi="微软雅黑" w:cs="微软雅黑"/>
                <w:color w:val="000000"/>
                <w:sz w:val="18"/>
                <w:szCs w:val="18"/>
              </w:rPr>
            </w:pPr>
            <w:ins w:id="3129" w:author="haha" w:date="2019-07-23T15:14:00Z">
              <w:r>
                <w:rPr>
                  <w:rFonts w:ascii="微软雅黑" w:eastAsia="微软雅黑" w:hAnsi="微软雅黑" w:cs="微软雅黑" w:hint="eastAsia"/>
                  <w:color w:val="000000"/>
                  <w:sz w:val="18"/>
                  <w:szCs w:val="18"/>
                </w:rPr>
                <w:t>天数和额度对应，仅首页进行展示，只要运行此规则一直显示当前规则，若关闭规则则显示系统默认的</w:t>
              </w:r>
            </w:ins>
          </w:p>
        </w:tc>
      </w:tr>
      <w:tr w:rsidR="008F5ED3" w14:paraId="377AB0F5"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C1B8D08" w14:textId="31782516" w:rsidR="008F5ED3" w:rsidRDefault="008F5ED3" w:rsidP="008F5ED3">
            <w:pPr>
              <w:widowControl/>
              <w:jc w:val="center"/>
              <w:rPr>
                <w:rFonts w:ascii="微软雅黑" w:eastAsia="微软雅黑" w:hAnsi="微软雅黑" w:cs="微软雅黑"/>
                <w:sz w:val="18"/>
                <w:szCs w:val="18"/>
              </w:rPr>
            </w:pPr>
            <w:del w:id="3130" w:author="haha" w:date="2019-07-23T15:51:00Z">
              <w:r w:rsidDel="0089139D">
                <w:rPr>
                  <w:rFonts w:ascii="微软雅黑" w:eastAsia="微软雅黑" w:hAnsi="微软雅黑" w:cs="微软雅黑" w:hint="eastAsia"/>
                  <w:sz w:val="18"/>
                  <w:szCs w:val="18"/>
                </w:rPr>
                <w:delText>6</w:delText>
              </w:r>
            </w:del>
            <w:ins w:id="3131" w:author="haha" w:date="2019-07-23T15:51:00Z">
              <w:r w:rsidR="0089139D">
                <w:rPr>
                  <w:rFonts w:ascii="微软雅黑" w:eastAsia="微软雅黑" w:hAnsi="微软雅黑" w:cs="微软雅黑"/>
                  <w:sz w:val="18"/>
                  <w:szCs w:val="18"/>
                </w:rPr>
                <w:t>10</w:t>
              </w:r>
            </w:ins>
          </w:p>
        </w:tc>
        <w:tc>
          <w:tcPr>
            <w:tcW w:w="1309" w:type="dxa"/>
            <w:gridSpan w:val="2"/>
          </w:tcPr>
          <w:p w14:paraId="17FE1DD0"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右侧额度</w:t>
            </w:r>
          </w:p>
        </w:tc>
        <w:tc>
          <w:tcPr>
            <w:tcW w:w="3000" w:type="dxa"/>
          </w:tcPr>
          <w:p w14:paraId="0ACA66FE"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此处为额度规则，额度为借款额度</w:t>
            </w:r>
          </w:p>
        </w:tc>
        <w:tc>
          <w:tcPr>
            <w:tcW w:w="3209" w:type="dxa"/>
          </w:tcPr>
          <w:p w14:paraId="11DDDB1E" w14:textId="77777777" w:rsidR="008F5ED3" w:rsidRDefault="007262EB" w:rsidP="008F5ED3">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至少填写一个可编辑，整行若一处填写则后面也需要填写</w:t>
            </w:r>
          </w:p>
        </w:tc>
        <w:tc>
          <w:tcPr>
            <w:tcW w:w="1712" w:type="dxa"/>
          </w:tcPr>
          <w:p w14:paraId="072BD443" w14:textId="77777777" w:rsidR="008F5ED3" w:rsidRDefault="008F5ED3" w:rsidP="008F5ED3">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此额度为审核时的借款额度</w:t>
            </w:r>
          </w:p>
        </w:tc>
      </w:tr>
      <w:tr w:rsidR="008F5ED3" w14:paraId="64A7A2A4"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E37DB1" w14:textId="7EC591E1" w:rsidR="008F5ED3" w:rsidRDefault="008F5ED3" w:rsidP="008F5ED3">
            <w:pPr>
              <w:widowControl/>
              <w:jc w:val="center"/>
              <w:rPr>
                <w:rFonts w:ascii="微软雅黑" w:eastAsia="微软雅黑" w:hAnsi="微软雅黑" w:cs="微软雅黑"/>
                <w:sz w:val="18"/>
                <w:szCs w:val="18"/>
              </w:rPr>
            </w:pPr>
            <w:del w:id="3132" w:author="haha" w:date="2019-07-23T15:51:00Z">
              <w:r w:rsidDel="0089139D">
                <w:rPr>
                  <w:rFonts w:ascii="微软雅黑" w:eastAsia="微软雅黑" w:hAnsi="微软雅黑" w:cs="微软雅黑" w:hint="eastAsia"/>
                  <w:sz w:val="18"/>
                  <w:szCs w:val="18"/>
                </w:rPr>
                <w:delText>7</w:delText>
              </w:r>
            </w:del>
            <w:ins w:id="3133" w:author="haha" w:date="2019-07-23T15:51:00Z">
              <w:r w:rsidR="0089139D">
                <w:rPr>
                  <w:rFonts w:ascii="微软雅黑" w:eastAsia="微软雅黑" w:hAnsi="微软雅黑" w:cs="微软雅黑"/>
                  <w:sz w:val="18"/>
                  <w:szCs w:val="18"/>
                </w:rPr>
                <w:t>11</w:t>
              </w:r>
            </w:ins>
          </w:p>
        </w:tc>
        <w:tc>
          <w:tcPr>
            <w:tcW w:w="1309" w:type="dxa"/>
            <w:gridSpan w:val="2"/>
          </w:tcPr>
          <w:p w14:paraId="4A59F592"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实际到手额度</w:t>
            </w:r>
          </w:p>
        </w:tc>
        <w:tc>
          <w:tcPr>
            <w:tcW w:w="3000" w:type="dxa"/>
          </w:tcPr>
          <w:p w14:paraId="782ECF0E"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此处为额度规则，额度为实际到账额度</w:t>
            </w:r>
          </w:p>
        </w:tc>
        <w:tc>
          <w:tcPr>
            <w:tcW w:w="3209" w:type="dxa"/>
          </w:tcPr>
          <w:p w14:paraId="36CA574E" w14:textId="77777777" w:rsidR="008F5ED3" w:rsidRDefault="007262EB" w:rsidP="008F5ED3">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至少填写一个可编辑，整行若一处填写则后面也需要填写</w:t>
            </w:r>
          </w:p>
        </w:tc>
        <w:tc>
          <w:tcPr>
            <w:tcW w:w="1712" w:type="dxa"/>
          </w:tcPr>
          <w:p w14:paraId="0B8411B2" w14:textId="77777777" w:rsidR="008F5ED3" w:rsidRDefault="008F5ED3" w:rsidP="008F5ED3">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此额度为实际到账额度</w:t>
            </w:r>
          </w:p>
        </w:tc>
      </w:tr>
      <w:tr w:rsidR="0050558F" w14:paraId="78ED665C"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134" w:author="haha" w:date="2019-07-23T15:15:00Z"/>
        </w:trPr>
        <w:tc>
          <w:tcPr>
            <w:tcW w:w="802" w:type="dxa"/>
          </w:tcPr>
          <w:p w14:paraId="71A9CF5F" w14:textId="7E400624" w:rsidR="0050558F" w:rsidRDefault="0089139D" w:rsidP="0050558F">
            <w:pPr>
              <w:widowControl/>
              <w:jc w:val="center"/>
              <w:rPr>
                <w:ins w:id="3135" w:author="haha" w:date="2019-07-23T15:15:00Z"/>
                <w:rFonts w:ascii="微软雅黑" w:eastAsia="微软雅黑" w:hAnsi="微软雅黑" w:cs="微软雅黑"/>
                <w:sz w:val="18"/>
                <w:szCs w:val="18"/>
              </w:rPr>
            </w:pPr>
            <w:ins w:id="3136" w:author="haha" w:date="2019-07-23T15:51:00Z">
              <w:r>
                <w:rPr>
                  <w:rFonts w:ascii="微软雅黑" w:eastAsia="微软雅黑" w:hAnsi="微软雅黑" w:cs="微软雅黑" w:hint="eastAsia"/>
                  <w:sz w:val="18"/>
                  <w:szCs w:val="18"/>
                </w:rPr>
                <w:t>1</w:t>
              </w:r>
              <w:r>
                <w:rPr>
                  <w:rFonts w:ascii="微软雅黑" w:eastAsia="微软雅黑" w:hAnsi="微软雅黑" w:cs="微软雅黑"/>
                  <w:sz w:val="18"/>
                  <w:szCs w:val="18"/>
                </w:rPr>
                <w:t>2</w:t>
              </w:r>
            </w:ins>
          </w:p>
        </w:tc>
        <w:tc>
          <w:tcPr>
            <w:tcW w:w="1309" w:type="dxa"/>
            <w:gridSpan w:val="2"/>
          </w:tcPr>
          <w:p w14:paraId="1A856141" w14:textId="21226FC8" w:rsidR="0050558F" w:rsidRDefault="0050558F" w:rsidP="0050558F">
            <w:pPr>
              <w:widowControl/>
              <w:jc w:val="left"/>
              <w:rPr>
                <w:ins w:id="3137" w:author="haha" w:date="2019-07-23T15:15:00Z"/>
                <w:rFonts w:ascii="微软雅黑" w:eastAsia="微软雅黑" w:hAnsi="微软雅黑" w:cs="微软雅黑"/>
                <w:color w:val="000000"/>
                <w:sz w:val="18"/>
                <w:szCs w:val="18"/>
              </w:rPr>
            </w:pPr>
            <w:ins w:id="3138" w:author="haha" w:date="2019-07-23T15:15:00Z">
              <w:r>
                <w:rPr>
                  <w:rFonts w:ascii="微软雅黑" w:eastAsia="微软雅黑" w:hAnsi="微软雅黑" w:cs="微软雅黑" w:hint="eastAsia"/>
                  <w:color w:val="000000"/>
                  <w:sz w:val="18"/>
                  <w:szCs w:val="18"/>
                </w:rPr>
                <w:t>展期金额</w:t>
              </w:r>
            </w:ins>
          </w:p>
        </w:tc>
        <w:tc>
          <w:tcPr>
            <w:tcW w:w="3000" w:type="dxa"/>
          </w:tcPr>
          <w:p w14:paraId="09F0CA44" w14:textId="4FBB8623" w:rsidR="0050558F" w:rsidRDefault="0050558F" w:rsidP="0050558F">
            <w:pPr>
              <w:widowControl/>
              <w:jc w:val="left"/>
              <w:rPr>
                <w:ins w:id="3139" w:author="haha" w:date="2019-07-23T15:15:00Z"/>
                <w:rFonts w:ascii="微软雅黑" w:eastAsia="微软雅黑" w:hAnsi="微软雅黑" w:cs="微软雅黑"/>
                <w:color w:val="000000"/>
                <w:sz w:val="18"/>
                <w:szCs w:val="18"/>
              </w:rPr>
            </w:pPr>
            <w:ins w:id="3140" w:author="haha" w:date="2019-07-23T15:15:00Z">
              <w:r>
                <w:rPr>
                  <w:rFonts w:ascii="微软雅黑" w:eastAsia="微软雅黑" w:hAnsi="微软雅黑" w:cs="微软雅黑" w:hint="eastAsia"/>
                  <w:color w:val="000000"/>
                  <w:sz w:val="18"/>
                  <w:szCs w:val="18"/>
                </w:rPr>
                <w:t>此处为额度规则，</w:t>
              </w:r>
            </w:ins>
            <w:ins w:id="3141" w:author="haha" w:date="2019-07-23T15:16:00Z">
              <w:r>
                <w:rPr>
                  <w:rFonts w:ascii="微软雅黑" w:eastAsia="微软雅黑" w:hAnsi="微软雅黑" w:cs="微软雅黑" w:hint="eastAsia"/>
                  <w:color w:val="000000"/>
                  <w:sz w:val="18"/>
                  <w:szCs w:val="18"/>
                </w:rPr>
                <w:t>展期金额为当前额度的展期金额</w:t>
              </w:r>
            </w:ins>
          </w:p>
        </w:tc>
        <w:tc>
          <w:tcPr>
            <w:tcW w:w="3209" w:type="dxa"/>
          </w:tcPr>
          <w:p w14:paraId="758C4966" w14:textId="2322D7B5" w:rsidR="0050558F" w:rsidRDefault="0050558F" w:rsidP="0050558F">
            <w:pPr>
              <w:pStyle w:val="Axure"/>
              <w:rPr>
                <w:ins w:id="3142" w:author="haha" w:date="2019-07-23T15:15:00Z"/>
                <w:rFonts w:ascii="微软雅黑" w:eastAsia="微软雅黑" w:hAnsi="微软雅黑" w:cs="微软雅黑"/>
                <w:sz w:val="18"/>
                <w:szCs w:val="18"/>
              </w:rPr>
            </w:pPr>
            <w:ins w:id="3143" w:author="haha" w:date="2019-07-23T15:16:00Z">
              <w:r>
                <w:rPr>
                  <w:rFonts w:ascii="微软雅黑" w:eastAsia="微软雅黑" w:hAnsi="微软雅黑" w:cs="微软雅黑" w:hint="eastAsia"/>
                  <w:sz w:val="18"/>
                  <w:szCs w:val="18"/>
                </w:rPr>
                <w:t>至少填写一个可编辑，整行若一处填写则后面也需要填写</w:t>
              </w:r>
            </w:ins>
          </w:p>
        </w:tc>
        <w:tc>
          <w:tcPr>
            <w:tcW w:w="1712" w:type="dxa"/>
          </w:tcPr>
          <w:p w14:paraId="21E8BED3" w14:textId="7129314B" w:rsidR="0050558F" w:rsidRDefault="0050558F" w:rsidP="0050558F">
            <w:pPr>
              <w:widowControl/>
              <w:jc w:val="left"/>
              <w:rPr>
                <w:ins w:id="3144" w:author="haha" w:date="2019-07-23T15:15:00Z"/>
                <w:rFonts w:ascii="微软雅黑" w:eastAsia="微软雅黑" w:hAnsi="微软雅黑" w:cs="微软雅黑"/>
                <w:color w:val="000000"/>
                <w:sz w:val="18"/>
                <w:szCs w:val="18"/>
              </w:rPr>
            </w:pPr>
            <w:ins w:id="3145" w:author="haha" w:date="2019-07-23T15:16:00Z">
              <w:r>
                <w:rPr>
                  <w:rFonts w:ascii="微软雅黑" w:eastAsia="微软雅黑" w:hAnsi="微软雅黑" w:cs="微软雅黑" w:hint="eastAsia"/>
                  <w:color w:val="000000"/>
                  <w:sz w:val="18"/>
                  <w:szCs w:val="18"/>
                </w:rPr>
                <w:t>此额度为展期时的展期金额</w:t>
              </w:r>
            </w:ins>
          </w:p>
        </w:tc>
      </w:tr>
      <w:tr w:rsidR="0050558F" w14:paraId="716E9DF1"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146" w:author="haha" w:date="2019-07-23T15:16:00Z"/>
        </w:trPr>
        <w:tc>
          <w:tcPr>
            <w:tcW w:w="802" w:type="dxa"/>
          </w:tcPr>
          <w:p w14:paraId="03B0963B" w14:textId="07CAE1B0" w:rsidR="0050558F" w:rsidRDefault="0089139D" w:rsidP="0050558F">
            <w:pPr>
              <w:widowControl/>
              <w:jc w:val="center"/>
              <w:rPr>
                <w:ins w:id="3147" w:author="haha" w:date="2019-07-23T15:16:00Z"/>
                <w:rFonts w:ascii="微软雅黑" w:eastAsia="微软雅黑" w:hAnsi="微软雅黑" w:cs="微软雅黑"/>
                <w:sz w:val="18"/>
                <w:szCs w:val="18"/>
              </w:rPr>
            </w:pPr>
            <w:ins w:id="3148" w:author="haha" w:date="2019-07-23T15:51:00Z">
              <w:r>
                <w:rPr>
                  <w:rFonts w:ascii="微软雅黑" w:eastAsia="微软雅黑" w:hAnsi="微软雅黑" w:cs="微软雅黑" w:hint="eastAsia"/>
                  <w:sz w:val="18"/>
                  <w:szCs w:val="18"/>
                </w:rPr>
                <w:t>1</w:t>
              </w:r>
              <w:r>
                <w:rPr>
                  <w:rFonts w:ascii="微软雅黑" w:eastAsia="微软雅黑" w:hAnsi="微软雅黑" w:cs="微软雅黑"/>
                  <w:sz w:val="18"/>
                  <w:szCs w:val="18"/>
                </w:rPr>
                <w:t>3</w:t>
              </w:r>
            </w:ins>
          </w:p>
        </w:tc>
        <w:tc>
          <w:tcPr>
            <w:tcW w:w="1309" w:type="dxa"/>
            <w:gridSpan w:val="2"/>
          </w:tcPr>
          <w:p w14:paraId="288019C5" w14:textId="3BAE1EA9" w:rsidR="0050558F" w:rsidRDefault="0050558F" w:rsidP="0050558F">
            <w:pPr>
              <w:widowControl/>
              <w:jc w:val="left"/>
              <w:rPr>
                <w:ins w:id="3149" w:author="haha" w:date="2019-07-23T15:16:00Z"/>
                <w:rFonts w:ascii="微软雅黑" w:eastAsia="微软雅黑" w:hAnsi="微软雅黑" w:cs="微软雅黑"/>
                <w:color w:val="000000"/>
                <w:sz w:val="18"/>
                <w:szCs w:val="18"/>
              </w:rPr>
            </w:pPr>
            <w:ins w:id="3150" w:author="haha" w:date="2019-07-23T15:16:00Z">
              <w:r>
                <w:rPr>
                  <w:rFonts w:ascii="微软雅黑" w:eastAsia="微软雅黑" w:hAnsi="微软雅黑" w:cs="微软雅黑" w:hint="eastAsia"/>
                  <w:color w:val="000000"/>
                  <w:sz w:val="18"/>
                  <w:szCs w:val="18"/>
                </w:rPr>
                <w:t>期数</w:t>
              </w:r>
            </w:ins>
          </w:p>
        </w:tc>
        <w:tc>
          <w:tcPr>
            <w:tcW w:w="3000" w:type="dxa"/>
          </w:tcPr>
          <w:p w14:paraId="55696738" w14:textId="4DB28DA6" w:rsidR="0050558F" w:rsidRDefault="0050558F" w:rsidP="0050558F">
            <w:pPr>
              <w:widowControl/>
              <w:jc w:val="left"/>
              <w:rPr>
                <w:ins w:id="3151" w:author="haha" w:date="2019-07-23T15:16:00Z"/>
                <w:rFonts w:ascii="微软雅黑" w:eastAsia="微软雅黑" w:hAnsi="微软雅黑" w:cs="微软雅黑"/>
                <w:color w:val="000000"/>
                <w:sz w:val="18"/>
                <w:szCs w:val="18"/>
              </w:rPr>
            </w:pPr>
            <w:ins w:id="3152" w:author="haha" w:date="2019-07-23T15:16:00Z">
              <w:r>
                <w:rPr>
                  <w:rFonts w:ascii="微软雅黑" w:eastAsia="微软雅黑" w:hAnsi="微软雅黑" w:cs="微软雅黑" w:hint="eastAsia"/>
                  <w:color w:val="000000"/>
                  <w:sz w:val="18"/>
                  <w:szCs w:val="18"/>
                </w:rPr>
                <w:t>用户可手动输入格式：仅数字长度不大于</w:t>
              </w:r>
            </w:ins>
            <w:ins w:id="3153" w:author="haha" w:date="2019-07-23T15:17:00Z">
              <w:r>
                <w:rPr>
                  <w:rFonts w:ascii="微软雅黑" w:eastAsia="微软雅黑" w:hAnsi="微软雅黑" w:cs="微软雅黑"/>
                  <w:color w:val="000000"/>
                  <w:sz w:val="18"/>
                  <w:szCs w:val="18"/>
                </w:rPr>
                <w:t>5</w:t>
              </w:r>
            </w:ins>
            <w:ins w:id="3154" w:author="haha" w:date="2019-07-23T15:16:00Z">
              <w:r>
                <w:rPr>
                  <w:rFonts w:ascii="微软雅黑" w:eastAsia="微软雅黑" w:hAnsi="微软雅黑" w:cs="微软雅黑" w:hint="eastAsia"/>
                  <w:color w:val="000000"/>
                  <w:sz w:val="18"/>
                  <w:szCs w:val="18"/>
                </w:rPr>
                <w:t>，此处数值</w:t>
              </w:r>
            </w:ins>
            <w:ins w:id="3155" w:author="haha" w:date="2019-07-23T15:17:00Z">
              <w:r>
                <w:rPr>
                  <w:rFonts w:ascii="微软雅黑" w:eastAsia="微软雅黑" w:hAnsi="微软雅黑" w:cs="微软雅黑" w:hint="eastAsia"/>
                  <w:color w:val="000000"/>
                  <w:sz w:val="18"/>
                  <w:szCs w:val="18"/>
                </w:rPr>
                <w:t>为实际借款期数</w:t>
              </w:r>
            </w:ins>
            <w:ins w:id="3156" w:author="haha" w:date="2019-07-23T15:16:00Z">
              <w:r>
                <w:rPr>
                  <w:rFonts w:ascii="微软雅黑" w:eastAsia="微软雅黑" w:hAnsi="微软雅黑" w:cs="微软雅黑" w:hint="eastAsia"/>
                  <w:color w:val="000000"/>
                  <w:sz w:val="18"/>
                  <w:szCs w:val="18"/>
                </w:rPr>
                <w:t>，可增加上限为</w:t>
              </w:r>
              <w:r>
                <w:rPr>
                  <w:rFonts w:ascii="微软雅黑" w:eastAsia="微软雅黑" w:hAnsi="微软雅黑" w:cs="微软雅黑"/>
                  <w:color w:val="000000"/>
                  <w:sz w:val="18"/>
                  <w:szCs w:val="18"/>
                </w:rPr>
                <w:t>5</w:t>
              </w:r>
            </w:ins>
          </w:p>
        </w:tc>
        <w:tc>
          <w:tcPr>
            <w:tcW w:w="3209" w:type="dxa"/>
          </w:tcPr>
          <w:p w14:paraId="47A9A237" w14:textId="1D79D175" w:rsidR="0050558F" w:rsidRDefault="0050558F" w:rsidP="0050558F">
            <w:pPr>
              <w:pStyle w:val="Axure"/>
              <w:rPr>
                <w:ins w:id="3157" w:author="haha" w:date="2019-07-23T15:16:00Z"/>
                <w:rFonts w:ascii="微软雅黑" w:eastAsia="微软雅黑" w:hAnsi="微软雅黑" w:cs="微软雅黑"/>
                <w:sz w:val="18"/>
                <w:szCs w:val="18"/>
              </w:rPr>
            </w:pPr>
            <w:ins w:id="3158" w:author="haha" w:date="2019-07-23T15:16:00Z">
              <w:r>
                <w:rPr>
                  <w:rFonts w:ascii="微软雅黑" w:eastAsia="微软雅黑" w:hAnsi="微软雅黑" w:cs="微软雅黑" w:hint="eastAsia"/>
                  <w:sz w:val="18"/>
                  <w:szCs w:val="18"/>
                </w:rPr>
                <w:t>至少填写一个，可编辑</w:t>
              </w:r>
            </w:ins>
          </w:p>
        </w:tc>
        <w:tc>
          <w:tcPr>
            <w:tcW w:w="1712" w:type="dxa"/>
          </w:tcPr>
          <w:p w14:paraId="51C0EDC6" w14:textId="2E789F23" w:rsidR="0050558F" w:rsidRDefault="0050558F" w:rsidP="0050558F">
            <w:pPr>
              <w:widowControl/>
              <w:jc w:val="left"/>
              <w:rPr>
                <w:ins w:id="3159" w:author="haha" w:date="2019-07-23T15:16:00Z"/>
                <w:rFonts w:ascii="微软雅黑" w:eastAsia="微软雅黑" w:hAnsi="微软雅黑" w:cs="微软雅黑"/>
                <w:color w:val="000000"/>
                <w:sz w:val="18"/>
                <w:szCs w:val="18"/>
              </w:rPr>
            </w:pPr>
            <w:ins w:id="3160" w:author="haha" w:date="2019-07-23T15:17:00Z">
              <w:r>
                <w:rPr>
                  <w:rFonts w:ascii="微软雅黑" w:eastAsia="微软雅黑" w:hAnsi="微软雅黑" w:cs="微软雅黑" w:hint="eastAsia"/>
                  <w:color w:val="000000"/>
                  <w:sz w:val="18"/>
                  <w:szCs w:val="18"/>
                </w:rPr>
                <w:t>实际借款期数</w:t>
              </w:r>
            </w:ins>
          </w:p>
        </w:tc>
      </w:tr>
      <w:tr w:rsidR="0050558F" w14:paraId="471667E9"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161" w:author="haha" w:date="2019-07-23T15:16:00Z"/>
        </w:trPr>
        <w:tc>
          <w:tcPr>
            <w:tcW w:w="802" w:type="dxa"/>
          </w:tcPr>
          <w:p w14:paraId="37823D36" w14:textId="09071583" w:rsidR="0050558F" w:rsidRDefault="0089139D" w:rsidP="0050558F">
            <w:pPr>
              <w:widowControl/>
              <w:jc w:val="center"/>
              <w:rPr>
                <w:ins w:id="3162" w:author="haha" w:date="2019-07-23T15:16:00Z"/>
                <w:rFonts w:ascii="微软雅黑" w:eastAsia="微软雅黑" w:hAnsi="微软雅黑" w:cs="微软雅黑"/>
                <w:sz w:val="18"/>
                <w:szCs w:val="18"/>
              </w:rPr>
            </w:pPr>
            <w:ins w:id="3163" w:author="haha" w:date="2019-07-23T15:51:00Z">
              <w:r>
                <w:rPr>
                  <w:rFonts w:ascii="微软雅黑" w:eastAsia="微软雅黑" w:hAnsi="微软雅黑" w:cs="微软雅黑" w:hint="eastAsia"/>
                  <w:sz w:val="18"/>
                  <w:szCs w:val="18"/>
                </w:rPr>
                <w:t>1</w:t>
              </w:r>
              <w:r>
                <w:rPr>
                  <w:rFonts w:ascii="微软雅黑" w:eastAsia="微软雅黑" w:hAnsi="微软雅黑" w:cs="微软雅黑"/>
                  <w:sz w:val="18"/>
                  <w:szCs w:val="18"/>
                </w:rPr>
                <w:t>4</w:t>
              </w:r>
            </w:ins>
          </w:p>
        </w:tc>
        <w:tc>
          <w:tcPr>
            <w:tcW w:w="1309" w:type="dxa"/>
            <w:gridSpan w:val="2"/>
          </w:tcPr>
          <w:p w14:paraId="1A7306E7" w14:textId="419D28BE" w:rsidR="0050558F" w:rsidRDefault="0050558F" w:rsidP="0050558F">
            <w:pPr>
              <w:widowControl/>
              <w:jc w:val="left"/>
              <w:rPr>
                <w:ins w:id="3164" w:author="haha" w:date="2019-07-23T15:16:00Z"/>
                <w:rFonts w:ascii="微软雅黑" w:eastAsia="微软雅黑" w:hAnsi="微软雅黑" w:cs="微软雅黑"/>
                <w:color w:val="000000"/>
                <w:sz w:val="18"/>
                <w:szCs w:val="18"/>
              </w:rPr>
            </w:pPr>
            <w:ins w:id="3165" w:author="haha" w:date="2019-07-23T15:16:00Z">
              <w:r>
                <w:rPr>
                  <w:rFonts w:ascii="微软雅黑" w:eastAsia="微软雅黑" w:hAnsi="微软雅黑" w:cs="微软雅黑" w:hint="eastAsia"/>
                  <w:color w:val="000000"/>
                  <w:sz w:val="18"/>
                  <w:szCs w:val="18"/>
                </w:rPr>
                <w:t>天数</w:t>
              </w:r>
            </w:ins>
          </w:p>
        </w:tc>
        <w:tc>
          <w:tcPr>
            <w:tcW w:w="3000" w:type="dxa"/>
          </w:tcPr>
          <w:p w14:paraId="49DC8DEE" w14:textId="77570CE1" w:rsidR="0050558F" w:rsidRDefault="0050558F" w:rsidP="0050558F">
            <w:pPr>
              <w:widowControl/>
              <w:jc w:val="left"/>
              <w:rPr>
                <w:ins w:id="3166" w:author="haha" w:date="2019-07-23T15:16:00Z"/>
                <w:rFonts w:ascii="微软雅黑" w:eastAsia="微软雅黑" w:hAnsi="微软雅黑" w:cs="微软雅黑"/>
                <w:color w:val="000000"/>
                <w:sz w:val="18"/>
                <w:szCs w:val="18"/>
              </w:rPr>
            </w:pPr>
            <w:ins w:id="3167" w:author="haha" w:date="2019-07-23T15:17:00Z">
              <w:r>
                <w:rPr>
                  <w:rFonts w:ascii="微软雅黑" w:eastAsia="微软雅黑" w:hAnsi="微软雅黑" w:cs="微软雅黑" w:hint="eastAsia"/>
                  <w:color w:val="000000"/>
                  <w:sz w:val="18"/>
                  <w:szCs w:val="18"/>
                </w:rPr>
                <w:t>用户可手动输入格式：仅数字长度不大于</w:t>
              </w:r>
              <w:r>
                <w:rPr>
                  <w:rFonts w:ascii="微软雅黑" w:eastAsia="微软雅黑" w:hAnsi="微软雅黑" w:cs="微软雅黑"/>
                  <w:color w:val="000000"/>
                  <w:sz w:val="18"/>
                  <w:szCs w:val="18"/>
                </w:rPr>
                <w:t>5</w:t>
              </w:r>
              <w:r>
                <w:rPr>
                  <w:rFonts w:ascii="微软雅黑" w:eastAsia="微软雅黑" w:hAnsi="微软雅黑" w:cs="微软雅黑" w:hint="eastAsia"/>
                  <w:color w:val="000000"/>
                  <w:sz w:val="18"/>
                  <w:szCs w:val="18"/>
                </w:rPr>
                <w:t>，此处数值为实际借款天数，可增加上限为</w:t>
              </w:r>
              <w:r>
                <w:rPr>
                  <w:rFonts w:ascii="微软雅黑" w:eastAsia="微软雅黑" w:hAnsi="微软雅黑" w:cs="微软雅黑"/>
                  <w:color w:val="000000"/>
                  <w:sz w:val="18"/>
                  <w:szCs w:val="18"/>
                </w:rPr>
                <w:t>5</w:t>
              </w:r>
            </w:ins>
          </w:p>
        </w:tc>
        <w:tc>
          <w:tcPr>
            <w:tcW w:w="3209" w:type="dxa"/>
          </w:tcPr>
          <w:p w14:paraId="2D3DBE47" w14:textId="5DBE5651" w:rsidR="0050558F" w:rsidRDefault="0050558F" w:rsidP="0050558F">
            <w:pPr>
              <w:pStyle w:val="Axure"/>
              <w:rPr>
                <w:ins w:id="3168" w:author="haha" w:date="2019-07-23T15:16:00Z"/>
                <w:rFonts w:ascii="微软雅黑" w:eastAsia="微软雅黑" w:hAnsi="微软雅黑" w:cs="微软雅黑"/>
                <w:sz w:val="18"/>
                <w:szCs w:val="18"/>
              </w:rPr>
            </w:pPr>
            <w:ins w:id="3169" w:author="haha" w:date="2019-07-23T15:17:00Z">
              <w:r>
                <w:rPr>
                  <w:rFonts w:ascii="微软雅黑" w:eastAsia="微软雅黑" w:hAnsi="微软雅黑" w:cs="微软雅黑" w:hint="eastAsia"/>
                  <w:sz w:val="18"/>
                  <w:szCs w:val="18"/>
                </w:rPr>
                <w:t>至少填写一个，可编辑</w:t>
              </w:r>
            </w:ins>
          </w:p>
        </w:tc>
        <w:tc>
          <w:tcPr>
            <w:tcW w:w="1712" w:type="dxa"/>
          </w:tcPr>
          <w:p w14:paraId="34B962F7" w14:textId="33C4704C" w:rsidR="0050558F" w:rsidRDefault="0050558F" w:rsidP="0050558F">
            <w:pPr>
              <w:widowControl/>
              <w:jc w:val="left"/>
              <w:rPr>
                <w:ins w:id="3170" w:author="haha" w:date="2019-07-23T15:16:00Z"/>
                <w:rFonts w:ascii="微软雅黑" w:eastAsia="微软雅黑" w:hAnsi="微软雅黑" w:cs="微软雅黑"/>
                <w:color w:val="000000"/>
                <w:sz w:val="18"/>
                <w:szCs w:val="18"/>
              </w:rPr>
            </w:pPr>
            <w:ins w:id="3171" w:author="haha" w:date="2019-07-23T15:18:00Z">
              <w:r>
                <w:rPr>
                  <w:rFonts w:ascii="微软雅黑" w:eastAsia="微软雅黑" w:hAnsi="微软雅黑" w:cs="微软雅黑" w:hint="eastAsia"/>
                  <w:color w:val="000000"/>
                  <w:sz w:val="18"/>
                  <w:szCs w:val="18"/>
                </w:rPr>
                <w:t>实际借款的天数（单期的天数）</w:t>
              </w:r>
            </w:ins>
          </w:p>
        </w:tc>
      </w:tr>
      <w:tr w:rsidR="0050558F" w14:paraId="22DA3CD5"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E176AA3" w14:textId="4C237A01" w:rsidR="0050558F" w:rsidRDefault="0050558F" w:rsidP="0050558F">
            <w:pPr>
              <w:widowControl/>
              <w:jc w:val="center"/>
              <w:rPr>
                <w:rFonts w:ascii="微软雅黑" w:eastAsia="微软雅黑" w:hAnsi="微软雅黑" w:cs="微软雅黑"/>
                <w:sz w:val="18"/>
                <w:szCs w:val="18"/>
              </w:rPr>
            </w:pPr>
            <w:del w:id="3172" w:author="haha" w:date="2019-07-23T15:51:00Z">
              <w:r w:rsidDel="0089139D">
                <w:rPr>
                  <w:rFonts w:ascii="微软雅黑" w:eastAsia="微软雅黑" w:hAnsi="微软雅黑" w:cs="微软雅黑" w:hint="eastAsia"/>
                  <w:sz w:val="18"/>
                  <w:szCs w:val="18"/>
                </w:rPr>
                <w:delText>8</w:delText>
              </w:r>
            </w:del>
            <w:ins w:id="3173" w:author="haha" w:date="2019-07-23T15:51:00Z">
              <w:r w:rsidR="0089139D">
                <w:rPr>
                  <w:rFonts w:ascii="微软雅黑" w:eastAsia="微软雅黑" w:hAnsi="微软雅黑" w:cs="微软雅黑"/>
                  <w:sz w:val="18"/>
                  <w:szCs w:val="18"/>
                </w:rPr>
                <w:t>15</w:t>
              </w:r>
            </w:ins>
          </w:p>
        </w:tc>
        <w:tc>
          <w:tcPr>
            <w:tcW w:w="1309" w:type="dxa"/>
            <w:gridSpan w:val="2"/>
          </w:tcPr>
          <w:p w14:paraId="3362A8C3"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分数范围</w:t>
            </w:r>
          </w:p>
        </w:tc>
        <w:tc>
          <w:tcPr>
            <w:tcW w:w="3000" w:type="dxa"/>
          </w:tcPr>
          <w:p w14:paraId="6AF1077F"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此处为评分与额度关联，输入内容为数字不大于7中间默认“至”右</w:t>
            </w:r>
            <w:r>
              <w:rPr>
                <w:rFonts w:ascii="微软雅黑" w:eastAsia="微软雅黑" w:hAnsi="微软雅黑" w:cs="微软雅黑" w:hint="eastAsia"/>
                <w:color w:val="000000"/>
                <w:sz w:val="18"/>
                <w:szCs w:val="18"/>
              </w:rPr>
              <w:lastRenderedPageBreak/>
              <w:t>边数值大于左边数值，分数符合当前范围的额度与实际到手额度需要进行关联，可增加上限制为5</w:t>
            </w:r>
          </w:p>
        </w:tc>
        <w:tc>
          <w:tcPr>
            <w:tcW w:w="3209" w:type="dxa"/>
          </w:tcPr>
          <w:p w14:paraId="3BB977FE" w14:textId="77777777" w:rsidR="0050558F" w:rsidRDefault="0050558F" w:rsidP="0050558F">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至少填写一个可编辑，整行若一处填写</w:t>
            </w:r>
            <w:r>
              <w:rPr>
                <w:rFonts w:ascii="微软雅黑" w:eastAsia="微软雅黑" w:hAnsi="微软雅黑" w:cs="微软雅黑" w:hint="eastAsia"/>
                <w:sz w:val="18"/>
                <w:szCs w:val="18"/>
              </w:rPr>
              <w:lastRenderedPageBreak/>
              <w:t>则后面也需要填写</w:t>
            </w:r>
          </w:p>
        </w:tc>
        <w:tc>
          <w:tcPr>
            <w:tcW w:w="1712" w:type="dxa"/>
          </w:tcPr>
          <w:p w14:paraId="553D11A1" w14:textId="77777777" w:rsidR="0050558F" w:rsidRDefault="0050558F" w:rsidP="0050558F">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右边大于等于左边；符合范围的额</w:t>
            </w:r>
            <w:r>
              <w:rPr>
                <w:rFonts w:ascii="微软雅黑" w:eastAsia="微软雅黑" w:hAnsi="微软雅黑" w:cs="微软雅黑" w:hint="eastAsia"/>
                <w:sz w:val="18"/>
                <w:szCs w:val="18"/>
              </w:rPr>
              <w:lastRenderedPageBreak/>
              <w:t>度和到手额度与此行设置的应该一致，一行属于一个规则</w:t>
            </w:r>
          </w:p>
        </w:tc>
      </w:tr>
      <w:tr w:rsidR="0050558F" w14:paraId="2E024B85"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5C8E13" w14:textId="5C9F0E4E" w:rsidR="0050558F" w:rsidRDefault="0050558F" w:rsidP="0050558F">
            <w:pPr>
              <w:widowControl/>
              <w:jc w:val="center"/>
              <w:rPr>
                <w:rFonts w:ascii="微软雅黑" w:eastAsia="微软雅黑" w:hAnsi="微软雅黑" w:cs="微软雅黑"/>
                <w:sz w:val="18"/>
                <w:szCs w:val="18"/>
              </w:rPr>
            </w:pPr>
            <w:del w:id="3174" w:author="haha" w:date="2019-07-23T15:51:00Z">
              <w:r w:rsidDel="0089139D">
                <w:rPr>
                  <w:rFonts w:ascii="微软雅黑" w:eastAsia="微软雅黑" w:hAnsi="微软雅黑" w:cs="微软雅黑" w:hint="eastAsia"/>
                  <w:sz w:val="18"/>
                  <w:szCs w:val="18"/>
                </w:rPr>
                <w:lastRenderedPageBreak/>
                <w:delText>9</w:delText>
              </w:r>
            </w:del>
            <w:ins w:id="3175" w:author="haha" w:date="2019-07-23T15:51:00Z">
              <w:r w:rsidR="0089139D">
                <w:rPr>
                  <w:rFonts w:ascii="微软雅黑" w:eastAsia="微软雅黑" w:hAnsi="微软雅黑" w:cs="微软雅黑"/>
                  <w:sz w:val="18"/>
                  <w:szCs w:val="18"/>
                </w:rPr>
                <w:t>16</w:t>
              </w:r>
            </w:ins>
          </w:p>
        </w:tc>
        <w:tc>
          <w:tcPr>
            <w:tcW w:w="1309" w:type="dxa"/>
            <w:gridSpan w:val="2"/>
          </w:tcPr>
          <w:p w14:paraId="5EC32872"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应用</w:t>
            </w:r>
          </w:p>
        </w:tc>
        <w:tc>
          <w:tcPr>
            <w:tcW w:w="3000" w:type="dxa"/>
          </w:tcPr>
          <w:p w14:paraId="7FF38A6E"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点击提示相关提示，成功应用则当前系统审核流程和审核字段与此页设置的需要一致</w:t>
            </w:r>
          </w:p>
        </w:tc>
        <w:tc>
          <w:tcPr>
            <w:tcW w:w="3209" w:type="dxa"/>
          </w:tcPr>
          <w:p w14:paraId="3D12A92E" w14:textId="77777777" w:rsidR="0050558F" w:rsidRDefault="0050558F" w:rsidP="0050558F">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点击提示相关提示语引导用户正确填写，若全部填写正确提示“确定执行当前规则？确定 执行操作回显所有数据，取消则关闭提示弹框”</w:t>
            </w:r>
          </w:p>
        </w:tc>
        <w:tc>
          <w:tcPr>
            <w:tcW w:w="1712" w:type="dxa"/>
          </w:tcPr>
          <w:p w14:paraId="0FF11012"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若上面信息输入有误则提示“X</w:t>
            </w:r>
            <w:r>
              <w:rPr>
                <w:rFonts w:ascii="微软雅黑" w:eastAsia="微软雅黑" w:hAnsi="微软雅黑" w:cs="微软雅黑"/>
                <w:color w:val="000000"/>
                <w:sz w:val="18"/>
                <w:szCs w:val="18"/>
              </w:rPr>
              <w:t>X</w:t>
            </w:r>
            <w:r>
              <w:rPr>
                <w:rFonts w:ascii="微软雅黑" w:eastAsia="微软雅黑" w:hAnsi="微软雅黑" w:cs="微软雅黑" w:hint="eastAsia"/>
                <w:color w:val="000000"/>
                <w:sz w:val="18"/>
                <w:szCs w:val="18"/>
              </w:rPr>
              <w:t>有误请重新输入”若必填项未填写则提示“请填写X</w:t>
            </w:r>
            <w:r>
              <w:rPr>
                <w:rFonts w:ascii="微软雅黑" w:eastAsia="微软雅黑" w:hAnsi="微软雅黑" w:cs="微软雅黑"/>
                <w:color w:val="000000"/>
                <w:sz w:val="18"/>
                <w:szCs w:val="18"/>
              </w:rPr>
              <w:t>X</w:t>
            </w:r>
            <w:r>
              <w:rPr>
                <w:rFonts w:ascii="微软雅黑" w:eastAsia="微软雅黑" w:hAnsi="微软雅黑" w:cs="微软雅黑" w:hint="eastAsia"/>
                <w:color w:val="000000"/>
                <w:sz w:val="18"/>
                <w:szCs w:val="18"/>
              </w:rPr>
              <w:t>”若成功应用则当前审核系统流程和字段与此页面一致</w:t>
            </w:r>
          </w:p>
        </w:tc>
      </w:tr>
      <w:tr w:rsidR="0050558F" w14:paraId="3244FAF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180403" w14:textId="55F963BB" w:rsidR="0050558F" w:rsidRDefault="0050558F" w:rsidP="0050558F">
            <w:pPr>
              <w:widowControl/>
              <w:jc w:val="center"/>
              <w:rPr>
                <w:rFonts w:ascii="微软雅黑" w:eastAsia="微软雅黑" w:hAnsi="微软雅黑" w:cs="微软雅黑"/>
                <w:sz w:val="18"/>
                <w:szCs w:val="18"/>
              </w:rPr>
            </w:pPr>
            <w:del w:id="3176" w:author="haha" w:date="2019-07-23T15:51: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0</w:delText>
              </w:r>
            </w:del>
            <w:ins w:id="3177" w:author="haha" w:date="2019-07-23T15:51:00Z">
              <w:r w:rsidR="0089139D">
                <w:rPr>
                  <w:rFonts w:ascii="微软雅黑" w:eastAsia="微软雅黑" w:hAnsi="微软雅黑" w:cs="微软雅黑"/>
                  <w:sz w:val="18"/>
                  <w:szCs w:val="18"/>
                </w:rPr>
                <w:t>17</w:t>
              </w:r>
            </w:ins>
          </w:p>
        </w:tc>
        <w:tc>
          <w:tcPr>
            <w:tcW w:w="1309" w:type="dxa"/>
            <w:gridSpan w:val="2"/>
          </w:tcPr>
          <w:p w14:paraId="195EA0A3"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w:t>
            </w:r>
          </w:p>
        </w:tc>
        <w:tc>
          <w:tcPr>
            <w:tcW w:w="3000" w:type="dxa"/>
          </w:tcPr>
          <w:p w14:paraId="5E4553DF" w14:textId="77777777" w:rsidR="0050558F" w:rsidRDefault="0050558F" w:rsidP="0050558F">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则关闭当前t</w:t>
            </w:r>
            <w:r>
              <w:rPr>
                <w:rFonts w:ascii="微软雅黑" w:eastAsia="微软雅黑" w:hAnsi="微软雅黑" w:cs="微软雅黑"/>
                <w:color w:val="000000"/>
                <w:sz w:val="18"/>
                <w:szCs w:val="18"/>
              </w:rPr>
              <w:t>ap</w:t>
            </w:r>
            <w:r>
              <w:rPr>
                <w:rFonts w:ascii="微软雅黑" w:eastAsia="微软雅黑" w:hAnsi="微软雅黑" w:cs="微软雅黑" w:hint="eastAsia"/>
                <w:color w:val="000000"/>
                <w:sz w:val="18"/>
                <w:szCs w:val="18"/>
              </w:rPr>
              <w:t>页，显示上一页面即可</w:t>
            </w:r>
          </w:p>
        </w:tc>
        <w:tc>
          <w:tcPr>
            <w:tcW w:w="3209" w:type="dxa"/>
          </w:tcPr>
          <w:p w14:paraId="24AF76DE" w14:textId="77777777" w:rsidR="0050558F" w:rsidRDefault="0050558F" w:rsidP="0050558F">
            <w:pPr>
              <w:pStyle w:val="Axure"/>
              <w:rPr>
                <w:rFonts w:ascii="微软雅黑" w:eastAsia="微软雅黑" w:hAnsi="微软雅黑" w:cs="微软雅黑"/>
                <w:sz w:val="18"/>
                <w:szCs w:val="18"/>
              </w:rPr>
            </w:pPr>
          </w:p>
        </w:tc>
        <w:tc>
          <w:tcPr>
            <w:tcW w:w="1712" w:type="dxa"/>
          </w:tcPr>
          <w:p w14:paraId="7A6FE8DA" w14:textId="77777777" w:rsidR="0050558F" w:rsidRDefault="0050558F" w:rsidP="0050558F">
            <w:pPr>
              <w:widowControl/>
              <w:jc w:val="left"/>
              <w:rPr>
                <w:rFonts w:ascii="微软雅黑" w:eastAsia="微软雅黑" w:hAnsi="微软雅黑" w:cs="微软雅黑"/>
                <w:color w:val="000000"/>
                <w:sz w:val="18"/>
                <w:szCs w:val="18"/>
              </w:rPr>
            </w:pPr>
          </w:p>
        </w:tc>
      </w:tr>
    </w:tbl>
    <w:p w14:paraId="34C6A265" w14:textId="4350C659" w:rsidR="00F018F8" w:rsidRDefault="00F018F8" w:rsidP="00F018F8">
      <w:pPr>
        <w:rPr>
          <w:ins w:id="3178" w:author="haha" w:date="2019-07-23T16:37:00Z"/>
        </w:rPr>
      </w:pPr>
    </w:p>
    <w:p w14:paraId="0CD60D04" w14:textId="0ABE0D47" w:rsidR="00F018F8" w:rsidRDefault="00F018F8" w:rsidP="00F018F8">
      <w:pPr>
        <w:rPr>
          <w:ins w:id="3179" w:author="haha" w:date="2019-07-23T16:37:00Z"/>
        </w:rPr>
      </w:pPr>
    </w:p>
    <w:p w14:paraId="38100076" w14:textId="58EE7406" w:rsidR="00F018F8" w:rsidRDefault="00F018F8" w:rsidP="00F018F8">
      <w:pPr>
        <w:rPr>
          <w:ins w:id="3180" w:author="haha" w:date="2019-07-23T16:37:00Z"/>
        </w:rPr>
      </w:pPr>
    </w:p>
    <w:p w14:paraId="4EE5FD1E" w14:textId="682C5A29" w:rsidR="00F018F8" w:rsidRDefault="00F018F8" w:rsidP="00F018F8">
      <w:pPr>
        <w:rPr>
          <w:ins w:id="3181" w:author="haha" w:date="2019-07-23T16:37:00Z"/>
        </w:rPr>
      </w:pPr>
    </w:p>
    <w:p w14:paraId="088BD72D" w14:textId="77CA8B9F" w:rsidR="00F018F8" w:rsidRDefault="00F018F8" w:rsidP="00F018F8">
      <w:pPr>
        <w:rPr>
          <w:ins w:id="3182" w:author="haha" w:date="2019-07-23T16:37:00Z"/>
        </w:rPr>
      </w:pPr>
    </w:p>
    <w:p w14:paraId="305B4E65" w14:textId="39DB4771" w:rsidR="00F018F8" w:rsidRDefault="00F018F8" w:rsidP="00F018F8">
      <w:pPr>
        <w:rPr>
          <w:ins w:id="3183" w:author="haha" w:date="2019-07-23T16:37:00Z"/>
        </w:rPr>
      </w:pPr>
    </w:p>
    <w:p w14:paraId="2C509038" w14:textId="29B989D7" w:rsidR="00F018F8" w:rsidRDefault="00F018F8" w:rsidP="00F018F8">
      <w:pPr>
        <w:rPr>
          <w:ins w:id="3184" w:author="haha" w:date="2019-07-23T16:37:00Z"/>
        </w:rPr>
      </w:pPr>
    </w:p>
    <w:p w14:paraId="4DE9BA3F" w14:textId="1A9AE51F" w:rsidR="00F018F8" w:rsidRDefault="00F018F8" w:rsidP="00F018F8">
      <w:pPr>
        <w:rPr>
          <w:ins w:id="3185" w:author="haha" w:date="2019-07-23T16:37:00Z"/>
        </w:rPr>
      </w:pPr>
    </w:p>
    <w:p w14:paraId="43548EC2" w14:textId="1DF580AB" w:rsidR="00F018F8" w:rsidRDefault="00F018F8" w:rsidP="00F018F8">
      <w:pPr>
        <w:rPr>
          <w:ins w:id="3186" w:author="haha" w:date="2019-07-23T16:37:00Z"/>
        </w:rPr>
      </w:pPr>
    </w:p>
    <w:p w14:paraId="6E55F1F1" w14:textId="722F91E0" w:rsidR="00F018F8" w:rsidRDefault="00F018F8" w:rsidP="00F018F8">
      <w:pPr>
        <w:rPr>
          <w:ins w:id="3187" w:author="haha" w:date="2019-07-23T16:37:00Z"/>
        </w:rPr>
      </w:pPr>
    </w:p>
    <w:p w14:paraId="25FC2ACC" w14:textId="5602A7A7" w:rsidR="00F018F8" w:rsidRDefault="00F018F8" w:rsidP="00F018F8">
      <w:pPr>
        <w:rPr>
          <w:ins w:id="3188" w:author="haha" w:date="2019-07-23T16:37:00Z"/>
        </w:rPr>
      </w:pPr>
    </w:p>
    <w:p w14:paraId="3EE69FD0" w14:textId="308DC8DA" w:rsidR="00F018F8" w:rsidRDefault="00F018F8" w:rsidP="00F018F8">
      <w:pPr>
        <w:rPr>
          <w:ins w:id="3189" w:author="haha" w:date="2019-07-23T16:37:00Z"/>
        </w:rPr>
      </w:pPr>
    </w:p>
    <w:p w14:paraId="4A5F2850" w14:textId="3F9A6C17" w:rsidR="00F018F8" w:rsidRDefault="00F018F8" w:rsidP="00F018F8">
      <w:pPr>
        <w:rPr>
          <w:ins w:id="3190" w:author="haha" w:date="2019-07-23T16:37:00Z"/>
        </w:rPr>
      </w:pPr>
    </w:p>
    <w:p w14:paraId="22317ED5" w14:textId="5FDB6800" w:rsidR="00F018F8" w:rsidRDefault="00F018F8" w:rsidP="00F018F8">
      <w:pPr>
        <w:rPr>
          <w:ins w:id="3191" w:author="haha" w:date="2019-07-23T16:37:00Z"/>
        </w:rPr>
      </w:pPr>
    </w:p>
    <w:p w14:paraId="7F31B1CC" w14:textId="307ECB3B" w:rsidR="00F018F8" w:rsidRDefault="00F018F8" w:rsidP="00F018F8">
      <w:pPr>
        <w:rPr>
          <w:ins w:id="3192" w:author="haha" w:date="2019-07-23T16:37:00Z"/>
        </w:rPr>
      </w:pPr>
    </w:p>
    <w:p w14:paraId="0B477479" w14:textId="77777777" w:rsidR="00F018F8" w:rsidRDefault="00F018F8">
      <w:pPr>
        <w:rPr>
          <w:ins w:id="3193" w:author="haha" w:date="2019-07-23T16:37:00Z"/>
        </w:rPr>
        <w:pPrChange w:id="3194" w:author="haha" w:date="2019-07-23T16:37:00Z">
          <w:pPr>
            <w:pStyle w:val="1"/>
          </w:pPr>
        </w:pPrChange>
      </w:pPr>
    </w:p>
    <w:p w14:paraId="1B5CB4AB" w14:textId="7A0BE113" w:rsidR="005E0930" w:rsidRPr="00D52A09" w:rsidRDefault="00225374" w:rsidP="00A00E08">
      <w:pPr>
        <w:pStyle w:val="1"/>
      </w:pPr>
      <w:bookmarkStart w:id="3195" w:name="_Toc14795474"/>
      <w:ins w:id="3196" w:author="haha" w:date="2019-07-23T16:23:00Z">
        <w:r>
          <w:rPr>
            <w:rFonts w:hint="eastAsia"/>
          </w:rPr>
          <w:lastRenderedPageBreak/>
          <w:t>3</w:t>
        </w:r>
        <w:r>
          <w:t xml:space="preserve"> </w:t>
        </w:r>
      </w:ins>
      <w:r w:rsidR="00A00E08">
        <w:rPr>
          <w:rFonts w:hint="eastAsia"/>
        </w:rPr>
        <w:t>账务系统</w:t>
      </w:r>
      <w:bookmarkEnd w:id="3195"/>
    </w:p>
    <w:p w14:paraId="4E8BBCEB" w14:textId="3756D664" w:rsidR="005E0930" w:rsidRPr="005E0930" w:rsidRDefault="00225374" w:rsidP="00A00E08">
      <w:pPr>
        <w:pStyle w:val="2"/>
      </w:pPr>
      <w:bookmarkStart w:id="3197" w:name="_Toc14795475"/>
      <w:ins w:id="3198" w:author="haha" w:date="2019-07-23T16:23:00Z">
        <w:r>
          <w:rPr>
            <w:rFonts w:hint="eastAsia"/>
          </w:rPr>
          <w:t>3</w:t>
        </w:r>
        <w:r>
          <w:t>.1</w:t>
        </w:r>
      </w:ins>
      <w:r w:rsidR="00A00E08">
        <w:rPr>
          <w:rFonts w:hint="eastAsia"/>
        </w:rPr>
        <w:t>借款人账务信息</w:t>
      </w:r>
      <w:bookmarkEnd w:id="3197"/>
    </w:p>
    <w:p w14:paraId="61DB5112" w14:textId="77777777" w:rsidR="005E0930" w:rsidRPr="005E0930" w:rsidRDefault="00A00E08" w:rsidP="005E0930">
      <w:r>
        <w:rPr>
          <w:noProof/>
        </w:rPr>
        <w:drawing>
          <wp:inline distT="0" distB="0" distL="0" distR="0" wp14:anchorId="0B2653E6" wp14:editId="586D5CAB">
            <wp:extent cx="3333750" cy="14696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7144" cy="1479974"/>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00E08" w14:paraId="657F7CCE" w14:textId="77777777" w:rsidTr="0018635D">
        <w:trPr>
          <w:trHeight w:val="90"/>
        </w:trPr>
        <w:tc>
          <w:tcPr>
            <w:tcW w:w="1245" w:type="dxa"/>
            <w:gridSpan w:val="2"/>
            <w:tcBorders>
              <w:top w:val="nil"/>
              <w:left w:val="single" w:sz="4" w:space="0" w:color="auto"/>
              <w:bottom w:val="single" w:sz="4" w:space="0" w:color="auto"/>
              <w:right w:val="single" w:sz="4" w:space="0" w:color="auto"/>
            </w:tcBorders>
          </w:tcPr>
          <w:p w14:paraId="35C2073E" w14:textId="77777777" w:rsidR="00A00E08" w:rsidRDefault="00A00E08" w:rsidP="0018635D">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6F9C97FB" w14:textId="77777777" w:rsidR="00A00E08" w:rsidRDefault="001D4A48" w:rsidP="0018635D">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借款人账务信息</w:t>
            </w:r>
          </w:p>
        </w:tc>
      </w:tr>
      <w:tr w:rsidR="00A00E08" w14:paraId="64743D47" w14:textId="77777777" w:rsidTr="0018635D">
        <w:trPr>
          <w:trHeight w:val="408"/>
        </w:trPr>
        <w:tc>
          <w:tcPr>
            <w:tcW w:w="1245" w:type="dxa"/>
            <w:gridSpan w:val="2"/>
            <w:tcBorders>
              <w:top w:val="nil"/>
              <w:left w:val="single" w:sz="4" w:space="0" w:color="auto"/>
              <w:bottom w:val="single" w:sz="4" w:space="0" w:color="auto"/>
              <w:right w:val="single" w:sz="4" w:space="0" w:color="auto"/>
            </w:tcBorders>
          </w:tcPr>
          <w:p w14:paraId="66E3D827" w14:textId="77777777" w:rsidR="00A00E08" w:rsidRDefault="00A00E08"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DE850E5" w14:textId="77777777" w:rsidR="00A00E08" w:rsidRDefault="001D4A48"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借款人账务信息按钮/账务系统按钮</w:t>
            </w:r>
          </w:p>
        </w:tc>
      </w:tr>
      <w:tr w:rsidR="00A00E08" w14:paraId="051A08D8" w14:textId="77777777" w:rsidTr="0018635D">
        <w:trPr>
          <w:trHeight w:val="423"/>
        </w:trPr>
        <w:tc>
          <w:tcPr>
            <w:tcW w:w="1245" w:type="dxa"/>
            <w:gridSpan w:val="2"/>
            <w:tcBorders>
              <w:top w:val="nil"/>
              <w:left w:val="single" w:sz="4" w:space="0" w:color="auto"/>
              <w:bottom w:val="single" w:sz="4" w:space="0" w:color="auto"/>
              <w:right w:val="single" w:sz="4" w:space="0" w:color="auto"/>
            </w:tcBorders>
          </w:tcPr>
          <w:p w14:paraId="5A5FAFB2" w14:textId="77777777" w:rsidR="00A00E08" w:rsidRDefault="00A00E08"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3E436E1" w14:textId="77777777" w:rsidR="00A00E08" w:rsidRDefault="00A00E08" w:rsidP="0018635D">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A00E08" w14:paraId="5BBC529A"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2D1F54C" w14:textId="77777777" w:rsidR="00A00E08" w:rsidRDefault="00A00E08"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A00E08" w14:paraId="7E7F7B0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2B9D0A9" w14:textId="77777777" w:rsidR="00A00E08" w:rsidRDefault="00A00E08"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D86C0C2" w14:textId="77777777" w:rsidR="00A00E08" w:rsidRDefault="00A00E08"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59D9265" w14:textId="77777777" w:rsidR="00A00E08" w:rsidRDefault="00A00E08"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905DDD9" w14:textId="77777777" w:rsidR="00A00E08" w:rsidRDefault="00A00E08"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11C874D" w14:textId="77777777" w:rsidR="00A00E08" w:rsidRDefault="00A00E08"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A00E08" w14:paraId="4A815B4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B9F7E27" w14:textId="77777777" w:rsidR="00A00E08" w:rsidRDefault="00A00E08" w:rsidP="0018635D">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0B78A71"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关键字搜索</w:t>
            </w:r>
          </w:p>
        </w:tc>
        <w:tc>
          <w:tcPr>
            <w:tcW w:w="3000" w:type="dxa"/>
          </w:tcPr>
          <w:p w14:paraId="0C46D6AA"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默认显示“案件号/手机号/身份证号”可搜索这3列的数据右模糊搜索</w:t>
            </w:r>
          </w:p>
        </w:tc>
        <w:tc>
          <w:tcPr>
            <w:tcW w:w="3209" w:type="dxa"/>
          </w:tcPr>
          <w:p w14:paraId="14A5E16C" w14:textId="77777777" w:rsidR="00A00E08" w:rsidRDefault="00A00E08" w:rsidP="0018635D">
            <w:pPr>
              <w:pStyle w:val="Axure"/>
              <w:rPr>
                <w:rFonts w:ascii="微软雅黑" w:eastAsia="微软雅黑" w:hAnsi="微软雅黑" w:cs="微软雅黑"/>
                <w:sz w:val="18"/>
                <w:szCs w:val="18"/>
              </w:rPr>
            </w:pPr>
          </w:p>
        </w:tc>
        <w:tc>
          <w:tcPr>
            <w:tcW w:w="1712" w:type="dxa"/>
          </w:tcPr>
          <w:p w14:paraId="3AC59F69" w14:textId="77777777" w:rsidR="00A00E08" w:rsidRDefault="001D4A48" w:rsidP="0018635D">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若无数据则提示无数据即可</w:t>
            </w:r>
          </w:p>
        </w:tc>
      </w:tr>
      <w:tr w:rsidR="00A00E08" w14:paraId="6B772788"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98A935" w14:textId="77777777" w:rsidR="00A00E08" w:rsidRDefault="00A00E08"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EA04957"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账务状态</w:t>
            </w:r>
          </w:p>
        </w:tc>
        <w:tc>
          <w:tcPr>
            <w:tcW w:w="3000" w:type="dxa"/>
          </w:tcPr>
          <w:p w14:paraId="662A8ECE"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默认显示“请选择”字段为“正常、逾期、已结清、一次结清、展期、部分还款”</w:t>
            </w:r>
          </w:p>
        </w:tc>
        <w:tc>
          <w:tcPr>
            <w:tcW w:w="3209" w:type="dxa"/>
          </w:tcPr>
          <w:p w14:paraId="09B56CF3" w14:textId="77777777" w:rsidR="00A00E08" w:rsidRDefault="00A00E08" w:rsidP="0018635D">
            <w:pPr>
              <w:pStyle w:val="Axure"/>
              <w:rPr>
                <w:rFonts w:ascii="微软雅黑" w:eastAsia="微软雅黑" w:hAnsi="微软雅黑" w:cs="微软雅黑"/>
                <w:sz w:val="18"/>
                <w:szCs w:val="18"/>
              </w:rPr>
            </w:pPr>
          </w:p>
        </w:tc>
        <w:tc>
          <w:tcPr>
            <w:tcW w:w="1712" w:type="dxa"/>
          </w:tcPr>
          <w:p w14:paraId="10216046" w14:textId="77777777" w:rsidR="00A00E08" w:rsidRDefault="001D4A48" w:rsidP="0018635D">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若无数据则提示无数据即可</w:t>
            </w:r>
          </w:p>
        </w:tc>
      </w:tr>
      <w:tr w:rsidR="00A00E08" w14:paraId="4332DD8C"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347EE5" w14:textId="77777777" w:rsidR="00A00E08" w:rsidRDefault="00A00E08"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9F50602"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放款状态</w:t>
            </w:r>
          </w:p>
        </w:tc>
        <w:tc>
          <w:tcPr>
            <w:tcW w:w="3000" w:type="dxa"/>
          </w:tcPr>
          <w:p w14:paraId="27F46D5E"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默认显示“请选择”字段为”待放款、取消借款、放款中、提交失败、放款成功、放款失败、过期失败”</w:t>
            </w:r>
          </w:p>
        </w:tc>
        <w:tc>
          <w:tcPr>
            <w:tcW w:w="3209" w:type="dxa"/>
          </w:tcPr>
          <w:p w14:paraId="6714858A" w14:textId="77777777" w:rsidR="00A00E08" w:rsidRDefault="00A00E08" w:rsidP="0018635D">
            <w:pPr>
              <w:pStyle w:val="Axure"/>
              <w:rPr>
                <w:rFonts w:ascii="微软雅黑" w:eastAsia="微软雅黑" w:hAnsi="微软雅黑" w:cs="微软雅黑"/>
                <w:sz w:val="18"/>
                <w:szCs w:val="18"/>
              </w:rPr>
            </w:pPr>
          </w:p>
        </w:tc>
        <w:tc>
          <w:tcPr>
            <w:tcW w:w="1712" w:type="dxa"/>
          </w:tcPr>
          <w:p w14:paraId="1953E989" w14:textId="77777777" w:rsidR="00A00E08" w:rsidRDefault="001D4A48"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A00E08" w14:paraId="77CE18D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16A2738" w14:textId="77777777" w:rsidR="00A00E08" w:rsidRDefault="00A00E08"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306F3D47" w14:textId="77777777" w:rsidR="00A00E08" w:rsidRDefault="001D4A48"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放款成功时间</w:t>
            </w:r>
          </w:p>
        </w:tc>
        <w:tc>
          <w:tcPr>
            <w:tcW w:w="3000" w:type="dxa"/>
          </w:tcPr>
          <w:p w14:paraId="368E8D88" w14:textId="77777777" w:rsidR="00A00E08"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筛选放款成功时间，可查询一天也可查询范围内的，查询范围内的则右边大于左边的</w:t>
            </w:r>
          </w:p>
        </w:tc>
        <w:tc>
          <w:tcPr>
            <w:tcW w:w="3209" w:type="dxa"/>
          </w:tcPr>
          <w:p w14:paraId="15D871DA" w14:textId="77777777" w:rsidR="00A00E08" w:rsidRDefault="00A00E08" w:rsidP="0018635D">
            <w:pPr>
              <w:pStyle w:val="Axure"/>
              <w:rPr>
                <w:rFonts w:ascii="微软雅黑" w:eastAsia="微软雅黑" w:hAnsi="微软雅黑" w:cs="微软雅黑"/>
                <w:sz w:val="18"/>
                <w:szCs w:val="18"/>
              </w:rPr>
            </w:pPr>
          </w:p>
        </w:tc>
        <w:tc>
          <w:tcPr>
            <w:tcW w:w="1712" w:type="dxa"/>
          </w:tcPr>
          <w:p w14:paraId="2B946AB3" w14:textId="77777777" w:rsidR="00A00E08" w:rsidRDefault="00112F4E"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12F4E" w14:paraId="4C8B59FA"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9BB258"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4815A353"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01277A54"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可点击，点击后执行筛选操作</w:t>
            </w:r>
          </w:p>
        </w:tc>
        <w:tc>
          <w:tcPr>
            <w:tcW w:w="3209" w:type="dxa"/>
          </w:tcPr>
          <w:p w14:paraId="628C8D74" w14:textId="77777777" w:rsidR="00112F4E" w:rsidRDefault="00112F4E" w:rsidP="00112F4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根据筛选显示表格数据</w:t>
            </w:r>
          </w:p>
        </w:tc>
        <w:tc>
          <w:tcPr>
            <w:tcW w:w="1712" w:type="dxa"/>
          </w:tcPr>
          <w:p w14:paraId="451B8A09" w14:textId="77777777" w:rsidR="00112F4E" w:rsidRDefault="00112F4E" w:rsidP="00112F4E">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112F4E" w14:paraId="2265E20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907BC71" w14:textId="64F590D9" w:rsidR="00112F4E" w:rsidRDefault="00112F4E" w:rsidP="00112F4E">
            <w:pPr>
              <w:widowControl/>
              <w:jc w:val="center"/>
              <w:rPr>
                <w:rFonts w:ascii="微软雅黑" w:eastAsia="微软雅黑" w:hAnsi="微软雅黑" w:cs="微软雅黑"/>
                <w:sz w:val="18"/>
                <w:szCs w:val="18"/>
              </w:rPr>
            </w:pPr>
            <w:del w:id="3199" w:author="haha" w:date="2019-07-23T15:45:00Z">
              <w:r w:rsidDel="0089139D">
                <w:rPr>
                  <w:rFonts w:ascii="微软雅黑" w:eastAsia="微软雅黑" w:hAnsi="微软雅黑" w:cs="微软雅黑" w:hint="eastAsia"/>
                  <w:sz w:val="18"/>
                  <w:szCs w:val="18"/>
                </w:rPr>
                <w:delText>5</w:delText>
              </w:r>
            </w:del>
            <w:ins w:id="3200" w:author="haha" w:date="2019-07-23T15:45:00Z">
              <w:r w:rsidR="0089139D">
                <w:rPr>
                  <w:rFonts w:ascii="微软雅黑" w:eastAsia="微软雅黑" w:hAnsi="微软雅黑" w:cs="微软雅黑"/>
                  <w:sz w:val="18"/>
                  <w:szCs w:val="18"/>
                </w:rPr>
                <w:t>6</w:t>
              </w:r>
            </w:ins>
          </w:p>
        </w:tc>
        <w:tc>
          <w:tcPr>
            <w:tcW w:w="1309" w:type="dxa"/>
            <w:gridSpan w:val="2"/>
          </w:tcPr>
          <w:p w14:paraId="58D4EEC0"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7BD82253"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可点击，点击后筛选内容回到默认状态</w:t>
            </w:r>
          </w:p>
        </w:tc>
        <w:tc>
          <w:tcPr>
            <w:tcW w:w="3209" w:type="dxa"/>
          </w:tcPr>
          <w:p w14:paraId="2DA9BD8B" w14:textId="77777777" w:rsidR="00112F4E" w:rsidRDefault="00112F4E" w:rsidP="00112F4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63D94CD8" w14:textId="77777777" w:rsidR="00112F4E" w:rsidRDefault="00112F4E" w:rsidP="00112F4E">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A00E08" w14:paraId="0125503B"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99CB4B5" w14:textId="4AACBD21" w:rsidR="00A00E08" w:rsidRDefault="00A00E08" w:rsidP="0018635D">
            <w:pPr>
              <w:widowControl/>
              <w:jc w:val="center"/>
              <w:rPr>
                <w:rFonts w:ascii="微软雅黑" w:eastAsia="微软雅黑" w:hAnsi="微软雅黑" w:cs="微软雅黑"/>
                <w:sz w:val="18"/>
                <w:szCs w:val="18"/>
              </w:rPr>
            </w:pPr>
            <w:del w:id="3201" w:author="haha" w:date="2019-07-23T15:45:00Z">
              <w:r w:rsidDel="0089139D">
                <w:rPr>
                  <w:rFonts w:ascii="微软雅黑" w:eastAsia="微软雅黑" w:hAnsi="微软雅黑" w:cs="微软雅黑" w:hint="eastAsia"/>
                  <w:sz w:val="18"/>
                  <w:szCs w:val="18"/>
                </w:rPr>
                <w:delText>5</w:delText>
              </w:r>
            </w:del>
            <w:ins w:id="3202" w:author="haha" w:date="2019-07-23T15:45:00Z">
              <w:r w:rsidR="0089139D">
                <w:rPr>
                  <w:rFonts w:ascii="微软雅黑" w:eastAsia="微软雅黑" w:hAnsi="微软雅黑" w:cs="微软雅黑"/>
                  <w:sz w:val="18"/>
                  <w:szCs w:val="18"/>
                </w:rPr>
                <w:t>7</w:t>
              </w:r>
            </w:ins>
          </w:p>
        </w:tc>
        <w:tc>
          <w:tcPr>
            <w:tcW w:w="1309" w:type="dxa"/>
            <w:gridSpan w:val="2"/>
          </w:tcPr>
          <w:p w14:paraId="4BCD43E4" w14:textId="77777777" w:rsidR="00A00E08"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1CB26E40" w14:textId="70284B2C" w:rsidR="00A00E08" w:rsidRPr="0089139D" w:rsidRDefault="00112F4E" w:rsidP="0018635D">
            <w:pPr>
              <w:widowControl/>
              <w:jc w:val="left"/>
              <w:rPr>
                <w:rFonts w:ascii="微软雅黑" w:eastAsia="微软雅黑" w:hAnsi="微软雅黑" w:cs="微软雅黑"/>
                <w:color w:val="000000"/>
                <w:sz w:val="18"/>
                <w:szCs w:val="18"/>
              </w:rPr>
            </w:pPr>
            <w:commentRangeStart w:id="3203"/>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天的，有条件导出条件内的，导出为excel大小在</w:t>
            </w:r>
            <w:r>
              <w:rPr>
                <w:rFonts w:ascii="微软雅黑" w:eastAsia="微软雅黑" w:hAnsi="微软雅黑" w:cs="微软雅黑" w:hint="eastAsia"/>
                <w:color w:val="000000"/>
                <w:sz w:val="18"/>
                <w:szCs w:val="18"/>
              </w:rPr>
              <w:lastRenderedPageBreak/>
              <w:t>2</w:t>
            </w:r>
            <w:r>
              <w:rPr>
                <w:rFonts w:ascii="微软雅黑" w:eastAsia="微软雅黑" w:hAnsi="微软雅黑" w:cs="微软雅黑"/>
                <w:color w:val="000000"/>
                <w:sz w:val="18"/>
                <w:szCs w:val="18"/>
              </w:rPr>
              <w:t>MB</w:t>
            </w:r>
            <w:r>
              <w:rPr>
                <w:rFonts w:ascii="微软雅黑" w:eastAsia="微软雅黑" w:hAnsi="微软雅黑" w:cs="微软雅黑" w:hint="eastAsia"/>
                <w:color w:val="000000"/>
                <w:sz w:val="18"/>
                <w:szCs w:val="18"/>
              </w:rPr>
              <w:t>以内，</w:t>
            </w:r>
            <w:ins w:id="3204" w:author="haha" w:date="2019-07-23T15:51:00Z">
              <w:r w:rsidR="0089139D">
                <w:rPr>
                  <w:rFonts w:ascii="微软雅黑" w:eastAsia="微软雅黑" w:hAnsi="微软雅黑" w:cs="微软雅黑" w:hint="eastAsia"/>
                  <w:color w:val="000000"/>
                  <w:sz w:val="18"/>
                  <w:szCs w:val="18"/>
                </w:rPr>
                <w:t>导出文件名为“账务信息+年月日，例如账务信息2</w:t>
              </w:r>
              <w:r w:rsidR="0089139D">
                <w:rPr>
                  <w:rFonts w:ascii="微软雅黑" w:eastAsia="微软雅黑" w:hAnsi="微软雅黑" w:cs="微软雅黑"/>
                  <w:color w:val="000000"/>
                  <w:sz w:val="18"/>
                  <w:szCs w:val="18"/>
                </w:rPr>
                <w:t>0190823</w:t>
              </w:r>
              <w:r w:rsidR="0089139D">
                <w:rPr>
                  <w:rFonts w:ascii="微软雅黑" w:eastAsia="微软雅黑" w:hAnsi="微软雅黑" w:cs="微软雅黑" w:hint="eastAsia"/>
                  <w:color w:val="000000"/>
                  <w:sz w:val="18"/>
                  <w:szCs w:val="18"/>
                </w:rPr>
                <w:t>”</w:t>
              </w:r>
            </w:ins>
            <w:del w:id="3205" w:author="haha" w:date="2019-07-23T15:51:00Z">
              <w:r w:rsidDel="0089139D">
                <w:rPr>
                  <w:rFonts w:ascii="微软雅黑" w:eastAsia="微软雅黑" w:hAnsi="微软雅黑" w:cs="微软雅黑" w:hint="eastAsia"/>
                  <w:color w:val="000000"/>
                  <w:sz w:val="18"/>
                  <w:szCs w:val="18"/>
                </w:rPr>
                <w:delText>导出文件名为：Z</w:delText>
              </w:r>
              <w:r w:rsidDel="0089139D">
                <w:rPr>
                  <w:rFonts w:ascii="微软雅黑" w:eastAsia="微软雅黑" w:hAnsi="微软雅黑" w:cs="微软雅黑"/>
                  <w:color w:val="000000"/>
                  <w:sz w:val="18"/>
                  <w:szCs w:val="18"/>
                </w:rPr>
                <w:delText>W</w:delText>
              </w:r>
              <w:r w:rsidDel="0089139D">
                <w:rPr>
                  <w:rFonts w:ascii="微软雅黑" w:eastAsia="微软雅黑" w:hAnsi="微软雅黑" w:cs="微软雅黑" w:hint="eastAsia"/>
                  <w:color w:val="000000"/>
                  <w:sz w:val="18"/>
                  <w:szCs w:val="18"/>
                </w:rPr>
                <w:delText>+年份和月日</w:delText>
              </w:r>
              <w:commentRangeEnd w:id="3203"/>
              <w:r w:rsidR="009E3A3B" w:rsidDel="0089139D">
                <w:rPr>
                  <w:rStyle w:val="aa"/>
                </w:rPr>
                <w:commentReference w:id="3203"/>
              </w:r>
            </w:del>
          </w:p>
        </w:tc>
        <w:tc>
          <w:tcPr>
            <w:tcW w:w="3209" w:type="dxa"/>
          </w:tcPr>
          <w:p w14:paraId="043C60B9" w14:textId="77777777" w:rsidR="00A00E08" w:rsidRDefault="00A00E08" w:rsidP="0018635D">
            <w:pPr>
              <w:pStyle w:val="Axure"/>
              <w:rPr>
                <w:rFonts w:ascii="微软雅黑" w:eastAsia="微软雅黑" w:hAnsi="微软雅黑" w:cs="微软雅黑"/>
                <w:sz w:val="18"/>
                <w:szCs w:val="18"/>
              </w:rPr>
            </w:pPr>
          </w:p>
        </w:tc>
        <w:tc>
          <w:tcPr>
            <w:tcW w:w="1712" w:type="dxa"/>
          </w:tcPr>
          <w:p w14:paraId="1B575A06" w14:textId="77777777" w:rsidR="00A00E08"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默认导出一个月的，若导出数据大</w:t>
            </w:r>
            <w:r>
              <w:rPr>
                <w:rFonts w:ascii="微软雅黑" w:eastAsia="微软雅黑" w:hAnsi="微软雅黑" w:cs="微软雅黑" w:hint="eastAsia"/>
                <w:color w:val="000000"/>
                <w:sz w:val="18"/>
                <w:szCs w:val="18"/>
              </w:rPr>
              <w:lastRenderedPageBreak/>
              <w:t>于2</w:t>
            </w:r>
            <w:r>
              <w:rPr>
                <w:rFonts w:ascii="微软雅黑" w:eastAsia="微软雅黑" w:hAnsi="微软雅黑" w:cs="微软雅黑"/>
                <w:color w:val="000000"/>
                <w:sz w:val="18"/>
                <w:szCs w:val="18"/>
              </w:rPr>
              <w:t>MB</w:t>
            </w:r>
            <w:r>
              <w:rPr>
                <w:rFonts w:ascii="微软雅黑" w:eastAsia="微软雅黑" w:hAnsi="微软雅黑" w:cs="微软雅黑" w:hint="eastAsia"/>
                <w:color w:val="000000"/>
                <w:sz w:val="18"/>
                <w:szCs w:val="18"/>
              </w:rPr>
              <w:t>则提示“数据太多请分开导出”若导出数据为空则提示“无数据”</w:t>
            </w:r>
          </w:p>
        </w:tc>
      </w:tr>
      <w:tr w:rsidR="00A00E08" w14:paraId="098F012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F8395D1" w14:textId="77777777" w:rsidR="00A00E08" w:rsidRDefault="00A00E08"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6</w:t>
            </w:r>
          </w:p>
        </w:tc>
        <w:tc>
          <w:tcPr>
            <w:tcW w:w="1309" w:type="dxa"/>
            <w:gridSpan w:val="2"/>
          </w:tcPr>
          <w:p w14:paraId="4617371D" w14:textId="77777777" w:rsidR="00A00E08"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w:t>
            </w:r>
          </w:p>
        </w:tc>
        <w:tc>
          <w:tcPr>
            <w:tcW w:w="3000" w:type="dxa"/>
          </w:tcPr>
          <w:p w14:paraId="03AA1DC1" w14:textId="77777777" w:rsidR="00A00E08"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数据以放款成功时间</w:t>
            </w:r>
            <w:del w:id="3206" w:author="张达闻" w:date="2019-07-22T11:52:00Z">
              <w:r w:rsidDel="006F3514">
                <w:rPr>
                  <w:rFonts w:ascii="微软雅黑" w:eastAsia="微软雅黑" w:hAnsi="微软雅黑" w:cs="微软雅黑" w:hint="eastAsia"/>
                  <w:color w:val="000000"/>
                  <w:sz w:val="18"/>
                  <w:szCs w:val="18"/>
                </w:rPr>
                <w:delText>倒叙</w:delText>
              </w:r>
            </w:del>
            <w:ins w:id="3207"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3044388D" w14:textId="77777777" w:rsidR="00A00E08" w:rsidRDefault="00A00E08" w:rsidP="0018635D">
            <w:pPr>
              <w:pStyle w:val="Axure"/>
              <w:rPr>
                <w:rFonts w:ascii="微软雅黑" w:eastAsia="微软雅黑" w:hAnsi="微软雅黑" w:cs="微软雅黑"/>
                <w:sz w:val="18"/>
                <w:szCs w:val="18"/>
              </w:rPr>
            </w:pPr>
          </w:p>
        </w:tc>
        <w:tc>
          <w:tcPr>
            <w:tcW w:w="1712" w:type="dxa"/>
          </w:tcPr>
          <w:p w14:paraId="443A3EFB" w14:textId="77777777" w:rsidR="00A00E08" w:rsidRDefault="00A00E08" w:rsidP="0018635D">
            <w:pPr>
              <w:widowControl/>
              <w:jc w:val="left"/>
              <w:rPr>
                <w:rFonts w:ascii="微软雅黑" w:eastAsia="微软雅黑" w:hAnsi="微软雅黑" w:cs="微软雅黑"/>
                <w:sz w:val="18"/>
                <w:szCs w:val="18"/>
              </w:rPr>
            </w:pPr>
          </w:p>
        </w:tc>
      </w:tr>
      <w:tr w:rsidR="00112F4E" w14:paraId="6438503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E2BB9BD"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7E816491"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44FC17DF"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-10展示</w:t>
            </w:r>
          </w:p>
        </w:tc>
        <w:tc>
          <w:tcPr>
            <w:tcW w:w="3209" w:type="dxa"/>
          </w:tcPr>
          <w:p w14:paraId="162C8FF8" w14:textId="77777777" w:rsidR="00112F4E" w:rsidRDefault="00112F4E" w:rsidP="00112F4E">
            <w:pPr>
              <w:pStyle w:val="Axure"/>
              <w:rPr>
                <w:rFonts w:ascii="微软雅黑" w:eastAsia="微软雅黑" w:hAnsi="微软雅黑" w:cs="微软雅黑"/>
                <w:sz w:val="18"/>
                <w:szCs w:val="18"/>
              </w:rPr>
            </w:pPr>
          </w:p>
        </w:tc>
        <w:tc>
          <w:tcPr>
            <w:tcW w:w="1712" w:type="dxa"/>
          </w:tcPr>
          <w:p w14:paraId="469BDB49" w14:textId="77777777" w:rsidR="00112F4E" w:rsidRDefault="00112F4E" w:rsidP="00112F4E">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112F4E" w14:paraId="52D6EF6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6A3FDF"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0A212B73"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案件号</w:t>
            </w:r>
          </w:p>
        </w:tc>
        <w:tc>
          <w:tcPr>
            <w:tcW w:w="3000" w:type="dxa"/>
          </w:tcPr>
          <w:p w14:paraId="358CA1A9"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展示当前用户案件号</w:t>
            </w:r>
          </w:p>
        </w:tc>
        <w:tc>
          <w:tcPr>
            <w:tcW w:w="3209" w:type="dxa"/>
          </w:tcPr>
          <w:p w14:paraId="6F22A3CA" w14:textId="77777777" w:rsidR="00112F4E" w:rsidRDefault="00112F4E" w:rsidP="00112F4E">
            <w:pPr>
              <w:pStyle w:val="Axure"/>
              <w:rPr>
                <w:rFonts w:ascii="微软雅黑" w:eastAsia="微软雅黑" w:hAnsi="微软雅黑" w:cs="微软雅黑"/>
                <w:sz w:val="18"/>
                <w:szCs w:val="18"/>
              </w:rPr>
            </w:pPr>
          </w:p>
        </w:tc>
        <w:tc>
          <w:tcPr>
            <w:tcW w:w="1712" w:type="dxa"/>
          </w:tcPr>
          <w:p w14:paraId="1EF25C98" w14:textId="77777777" w:rsidR="00112F4E" w:rsidRDefault="00112F4E" w:rsidP="00112F4E">
            <w:pPr>
              <w:widowControl/>
              <w:jc w:val="left"/>
              <w:rPr>
                <w:rFonts w:ascii="微软雅黑" w:eastAsia="微软雅黑" w:hAnsi="微软雅黑" w:cs="微软雅黑"/>
                <w:sz w:val="18"/>
                <w:szCs w:val="18"/>
              </w:rPr>
            </w:pPr>
          </w:p>
        </w:tc>
      </w:tr>
      <w:tr w:rsidR="00112F4E" w:rsidRPr="00112F4E" w14:paraId="5621418B"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AAA7D56"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199713F4"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53E52499"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展示当前产品名称（一个系统只有一个产品）</w:t>
            </w:r>
          </w:p>
        </w:tc>
        <w:tc>
          <w:tcPr>
            <w:tcW w:w="3209" w:type="dxa"/>
          </w:tcPr>
          <w:p w14:paraId="18B9DAD3" w14:textId="77777777" w:rsidR="00112F4E" w:rsidRDefault="00112F4E" w:rsidP="00112F4E">
            <w:pPr>
              <w:pStyle w:val="Axure"/>
              <w:rPr>
                <w:rFonts w:ascii="微软雅黑" w:eastAsia="微软雅黑" w:hAnsi="微软雅黑" w:cs="微软雅黑"/>
                <w:sz w:val="18"/>
                <w:szCs w:val="18"/>
              </w:rPr>
            </w:pPr>
          </w:p>
        </w:tc>
        <w:tc>
          <w:tcPr>
            <w:tcW w:w="1712" w:type="dxa"/>
          </w:tcPr>
          <w:p w14:paraId="2D0C90F1"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65B5B4F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DC6316"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25D22AEB"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放款成功时间</w:t>
            </w:r>
          </w:p>
        </w:tc>
        <w:tc>
          <w:tcPr>
            <w:tcW w:w="3000" w:type="dxa"/>
          </w:tcPr>
          <w:p w14:paraId="0AC550BE"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展示放款成功时间精确到秒</w:t>
            </w:r>
          </w:p>
        </w:tc>
        <w:tc>
          <w:tcPr>
            <w:tcW w:w="3209" w:type="dxa"/>
          </w:tcPr>
          <w:p w14:paraId="4EB7348E" w14:textId="77777777" w:rsidR="00112F4E" w:rsidRDefault="00112F4E" w:rsidP="00112F4E">
            <w:pPr>
              <w:pStyle w:val="Axure"/>
              <w:rPr>
                <w:rFonts w:ascii="微软雅黑" w:eastAsia="微软雅黑" w:hAnsi="微软雅黑" w:cs="微软雅黑"/>
                <w:sz w:val="18"/>
                <w:szCs w:val="18"/>
              </w:rPr>
            </w:pPr>
          </w:p>
        </w:tc>
        <w:tc>
          <w:tcPr>
            <w:tcW w:w="1712" w:type="dxa"/>
          </w:tcPr>
          <w:p w14:paraId="656819E1"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7C5F8A39"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6EC349C"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1</w:t>
            </w:r>
          </w:p>
        </w:tc>
        <w:tc>
          <w:tcPr>
            <w:tcW w:w="1309" w:type="dxa"/>
            <w:gridSpan w:val="2"/>
          </w:tcPr>
          <w:p w14:paraId="2EAB0616"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放款金额</w:t>
            </w:r>
          </w:p>
        </w:tc>
        <w:tc>
          <w:tcPr>
            <w:tcW w:w="3000" w:type="dxa"/>
          </w:tcPr>
          <w:p w14:paraId="7215436B"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展示放款金额</w:t>
            </w:r>
          </w:p>
        </w:tc>
        <w:tc>
          <w:tcPr>
            <w:tcW w:w="3209" w:type="dxa"/>
          </w:tcPr>
          <w:p w14:paraId="34C86060" w14:textId="77777777" w:rsidR="00112F4E" w:rsidRDefault="00112F4E" w:rsidP="00112F4E">
            <w:pPr>
              <w:pStyle w:val="Axure"/>
              <w:rPr>
                <w:rFonts w:ascii="微软雅黑" w:eastAsia="微软雅黑" w:hAnsi="微软雅黑" w:cs="微软雅黑"/>
                <w:sz w:val="18"/>
                <w:szCs w:val="18"/>
              </w:rPr>
            </w:pPr>
          </w:p>
        </w:tc>
        <w:tc>
          <w:tcPr>
            <w:tcW w:w="1712" w:type="dxa"/>
          </w:tcPr>
          <w:p w14:paraId="06260A23"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1B2AA410"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469EAB" w14:textId="77777777" w:rsidR="00112F4E" w:rsidRDefault="00112F4E" w:rsidP="00112F4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484210F7"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期数</w:t>
            </w:r>
          </w:p>
        </w:tc>
        <w:tc>
          <w:tcPr>
            <w:tcW w:w="3000" w:type="dxa"/>
          </w:tcPr>
          <w:p w14:paraId="29919D89"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展示借款期数</w:t>
            </w:r>
          </w:p>
        </w:tc>
        <w:tc>
          <w:tcPr>
            <w:tcW w:w="3209" w:type="dxa"/>
          </w:tcPr>
          <w:p w14:paraId="52556763" w14:textId="77777777" w:rsidR="00112F4E" w:rsidRDefault="00112F4E" w:rsidP="00112F4E">
            <w:pPr>
              <w:pStyle w:val="Axure"/>
              <w:rPr>
                <w:rFonts w:ascii="微软雅黑" w:eastAsia="微软雅黑" w:hAnsi="微软雅黑" w:cs="微软雅黑"/>
                <w:sz w:val="18"/>
                <w:szCs w:val="18"/>
              </w:rPr>
            </w:pPr>
          </w:p>
        </w:tc>
        <w:tc>
          <w:tcPr>
            <w:tcW w:w="1712" w:type="dxa"/>
          </w:tcPr>
          <w:p w14:paraId="316C19E8"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2457D73B"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E4B7ED" w14:textId="77777777" w:rsidR="00112F4E" w:rsidRDefault="00112F4E" w:rsidP="00112F4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3</w:t>
            </w:r>
          </w:p>
        </w:tc>
        <w:tc>
          <w:tcPr>
            <w:tcW w:w="1309" w:type="dxa"/>
            <w:gridSpan w:val="2"/>
          </w:tcPr>
          <w:p w14:paraId="5A70EF30"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客户姓名</w:t>
            </w:r>
          </w:p>
        </w:tc>
        <w:tc>
          <w:tcPr>
            <w:tcW w:w="3000" w:type="dxa"/>
          </w:tcPr>
          <w:p w14:paraId="3994FA73"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展示客户姓名</w:t>
            </w:r>
          </w:p>
        </w:tc>
        <w:tc>
          <w:tcPr>
            <w:tcW w:w="3209" w:type="dxa"/>
          </w:tcPr>
          <w:p w14:paraId="2358EAD7" w14:textId="77777777" w:rsidR="00112F4E" w:rsidRDefault="00112F4E" w:rsidP="00112F4E">
            <w:pPr>
              <w:pStyle w:val="Axure"/>
              <w:rPr>
                <w:rFonts w:ascii="微软雅黑" w:eastAsia="微软雅黑" w:hAnsi="微软雅黑" w:cs="微软雅黑"/>
                <w:sz w:val="18"/>
                <w:szCs w:val="18"/>
              </w:rPr>
            </w:pPr>
          </w:p>
        </w:tc>
        <w:tc>
          <w:tcPr>
            <w:tcW w:w="1712" w:type="dxa"/>
          </w:tcPr>
          <w:p w14:paraId="25360483"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5A30C1F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8E8AA67" w14:textId="77777777" w:rsidR="00112F4E" w:rsidRDefault="00112F4E" w:rsidP="00112F4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tcPr>
          <w:p w14:paraId="70DE258E"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身份证号</w:t>
            </w:r>
          </w:p>
        </w:tc>
        <w:tc>
          <w:tcPr>
            <w:tcW w:w="3000" w:type="dxa"/>
          </w:tcPr>
          <w:p w14:paraId="1553A742"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展示客户身份证号</w:t>
            </w:r>
          </w:p>
        </w:tc>
        <w:tc>
          <w:tcPr>
            <w:tcW w:w="3209" w:type="dxa"/>
          </w:tcPr>
          <w:p w14:paraId="45444D64" w14:textId="77777777" w:rsidR="00112F4E" w:rsidRDefault="00112F4E" w:rsidP="00112F4E">
            <w:pPr>
              <w:pStyle w:val="Axure"/>
              <w:rPr>
                <w:rFonts w:ascii="微软雅黑" w:eastAsia="微软雅黑" w:hAnsi="微软雅黑" w:cs="微软雅黑"/>
                <w:sz w:val="18"/>
                <w:szCs w:val="18"/>
              </w:rPr>
            </w:pPr>
          </w:p>
        </w:tc>
        <w:tc>
          <w:tcPr>
            <w:tcW w:w="1712" w:type="dxa"/>
          </w:tcPr>
          <w:p w14:paraId="6859DAEE"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21597DD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B8EE579" w14:textId="77777777" w:rsidR="00112F4E" w:rsidRDefault="00112F4E" w:rsidP="00112F4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54060F46"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w:t>
            </w:r>
          </w:p>
        </w:tc>
        <w:tc>
          <w:tcPr>
            <w:tcW w:w="3000" w:type="dxa"/>
          </w:tcPr>
          <w:p w14:paraId="0784D2BD"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展示客户手机号</w:t>
            </w:r>
          </w:p>
        </w:tc>
        <w:tc>
          <w:tcPr>
            <w:tcW w:w="3209" w:type="dxa"/>
          </w:tcPr>
          <w:p w14:paraId="0D955C21" w14:textId="77777777" w:rsidR="00112F4E" w:rsidRDefault="00112F4E" w:rsidP="00112F4E">
            <w:pPr>
              <w:pStyle w:val="Axure"/>
              <w:rPr>
                <w:rFonts w:ascii="微软雅黑" w:eastAsia="微软雅黑" w:hAnsi="微软雅黑" w:cs="微软雅黑"/>
                <w:sz w:val="18"/>
                <w:szCs w:val="18"/>
              </w:rPr>
            </w:pPr>
          </w:p>
        </w:tc>
        <w:tc>
          <w:tcPr>
            <w:tcW w:w="1712" w:type="dxa"/>
          </w:tcPr>
          <w:p w14:paraId="35FC0BB2"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2FDF9B5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3E44BB" w14:textId="77777777" w:rsidR="00112F4E" w:rsidRDefault="00112F4E" w:rsidP="00112F4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6</w:t>
            </w:r>
          </w:p>
        </w:tc>
        <w:tc>
          <w:tcPr>
            <w:tcW w:w="1309" w:type="dxa"/>
            <w:gridSpan w:val="2"/>
          </w:tcPr>
          <w:p w14:paraId="4CDF6B50"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账务状态</w:t>
            </w:r>
          </w:p>
        </w:tc>
        <w:tc>
          <w:tcPr>
            <w:tcW w:w="3000" w:type="dxa"/>
          </w:tcPr>
          <w:p w14:paraId="3224AA71"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展示当前客户借款的账务状态</w:t>
            </w:r>
          </w:p>
        </w:tc>
        <w:tc>
          <w:tcPr>
            <w:tcW w:w="3209" w:type="dxa"/>
          </w:tcPr>
          <w:p w14:paraId="43AB6FD7" w14:textId="77777777" w:rsidR="00112F4E" w:rsidRDefault="00112F4E" w:rsidP="00112F4E">
            <w:pPr>
              <w:pStyle w:val="Axure"/>
              <w:rPr>
                <w:rFonts w:ascii="微软雅黑" w:eastAsia="微软雅黑" w:hAnsi="微软雅黑" w:cs="微软雅黑"/>
                <w:sz w:val="18"/>
                <w:szCs w:val="18"/>
              </w:rPr>
            </w:pPr>
          </w:p>
        </w:tc>
        <w:tc>
          <w:tcPr>
            <w:tcW w:w="1712" w:type="dxa"/>
          </w:tcPr>
          <w:p w14:paraId="22EE6D30"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446170E0"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57F8DB" w14:textId="77777777" w:rsidR="00112F4E" w:rsidRDefault="00112F4E" w:rsidP="00112F4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7</w:t>
            </w:r>
          </w:p>
        </w:tc>
        <w:tc>
          <w:tcPr>
            <w:tcW w:w="1309" w:type="dxa"/>
            <w:gridSpan w:val="2"/>
          </w:tcPr>
          <w:p w14:paraId="39F2BAA2"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放款状态</w:t>
            </w:r>
          </w:p>
        </w:tc>
        <w:tc>
          <w:tcPr>
            <w:tcW w:w="3000" w:type="dxa"/>
          </w:tcPr>
          <w:p w14:paraId="2FEEA0DC"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展示当前的放款状态</w:t>
            </w:r>
          </w:p>
        </w:tc>
        <w:tc>
          <w:tcPr>
            <w:tcW w:w="3209" w:type="dxa"/>
          </w:tcPr>
          <w:p w14:paraId="709DE0C0" w14:textId="77777777" w:rsidR="00112F4E" w:rsidRDefault="00112F4E" w:rsidP="00112F4E">
            <w:pPr>
              <w:pStyle w:val="Axure"/>
              <w:rPr>
                <w:rFonts w:ascii="微软雅黑" w:eastAsia="微软雅黑" w:hAnsi="微软雅黑" w:cs="微软雅黑"/>
                <w:sz w:val="18"/>
                <w:szCs w:val="18"/>
              </w:rPr>
            </w:pPr>
          </w:p>
        </w:tc>
        <w:tc>
          <w:tcPr>
            <w:tcW w:w="1712" w:type="dxa"/>
          </w:tcPr>
          <w:p w14:paraId="73C414DE" w14:textId="77777777" w:rsidR="00112F4E" w:rsidRDefault="00112F4E" w:rsidP="00112F4E">
            <w:pPr>
              <w:widowControl/>
              <w:jc w:val="left"/>
              <w:rPr>
                <w:rFonts w:ascii="微软雅黑" w:eastAsia="微软雅黑" w:hAnsi="微软雅黑" w:cs="微软雅黑"/>
                <w:color w:val="000000"/>
                <w:sz w:val="18"/>
                <w:szCs w:val="18"/>
              </w:rPr>
            </w:pPr>
          </w:p>
        </w:tc>
      </w:tr>
      <w:tr w:rsidR="00112F4E" w:rsidRPr="00112F4E" w14:paraId="5842970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340E53" w14:textId="77777777" w:rsidR="00112F4E" w:rsidRDefault="00112F4E" w:rsidP="00112F4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8</w:t>
            </w:r>
          </w:p>
        </w:tc>
        <w:tc>
          <w:tcPr>
            <w:tcW w:w="1309" w:type="dxa"/>
            <w:gridSpan w:val="2"/>
          </w:tcPr>
          <w:p w14:paraId="0D1674E6"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操作-查看</w:t>
            </w:r>
          </w:p>
        </w:tc>
        <w:tc>
          <w:tcPr>
            <w:tcW w:w="3000" w:type="dxa"/>
          </w:tcPr>
          <w:p w14:paraId="318F60DD" w14:textId="77777777" w:rsidR="00112F4E" w:rsidRDefault="00112F4E" w:rsidP="00112F4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 点击进入当前客户的借款详细信息</w:t>
            </w:r>
          </w:p>
        </w:tc>
        <w:tc>
          <w:tcPr>
            <w:tcW w:w="3209" w:type="dxa"/>
          </w:tcPr>
          <w:p w14:paraId="6483D8CC" w14:textId="77777777" w:rsidR="00112F4E" w:rsidRDefault="00112F4E" w:rsidP="00112F4E">
            <w:pPr>
              <w:pStyle w:val="Axure"/>
              <w:rPr>
                <w:rFonts w:ascii="微软雅黑" w:eastAsia="微软雅黑" w:hAnsi="微软雅黑" w:cs="微软雅黑"/>
                <w:sz w:val="18"/>
                <w:szCs w:val="18"/>
              </w:rPr>
            </w:pPr>
          </w:p>
        </w:tc>
        <w:tc>
          <w:tcPr>
            <w:tcW w:w="1712" w:type="dxa"/>
          </w:tcPr>
          <w:p w14:paraId="3120F422" w14:textId="77777777" w:rsidR="00112F4E" w:rsidRDefault="00112F4E" w:rsidP="00112F4E">
            <w:pPr>
              <w:widowControl/>
              <w:jc w:val="left"/>
              <w:rPr>
                <w:rFonts w:ascii="微软雅黑" w:eastAsia="微软雅黑" w:hAnsi="微软雅黑" w:cs="微软雅黑"/>
                <w:color w:val="000000"/>
                <w:sz w:val="18"/>
                <w:szCs w:val="18"/>
              </w:rPr>
            </w:pPr>
          </w:p>
        </w:tc>
      </w:tr>
    </w:tbl>
    <w:p w14:paraId="0DA8460E" w14:textId="23FEEFCA" w:rsidR="005E0930" w:rsidRPr="00A00E08" w:rsidRDefault="00225374" w:rsidP="00112F4E">
      <w:pPr>
        <w:pStyle w:val="3"/>
      </w:pPr>
      <w:bookmarkStart w:id="3208" w:name="_Toc14795476"/>
      <w:ins w:id="3209" w:author="haha" w:date="2019-07-23T16:23:00Z">
        <w:r>
          <w:rPr>
            <w:rFonts w:hint="eastAsia"/>
          </w:rPr>
          <w:t>3</w:t>
        </w:r>
        <w:r>
          <w:t>.1.1</w:t>
        </w:r>
      </w:ins>
      <w:r w:rsidR="00112F4E">
        <w:rPr>
          <w:rFonts w:hint="eastAsia"/>
        </w:rPr>
        <w:t>借款详细信息</w:t>
      </w:r>
      <w:bookmarkEnd w:id="3208"/>
    </w:p>
    <w:p w14:paraId="0B943326" w14:textId="77777777" w:rsidR="005E0930" w:rsidRPr="005E0930" w:rsidRDefault="00112F4E" w:rsidP="005E0930">
      <w:r>
        <w:rPr>
          <w:noProof/>
        </w:rPr>
        <w:drawing>
          <wp:inline distT="0" distB="0" distL="0" distR="0" wp14:anchorId="7688FC36" wp14:editId="004099A2">
            <wp:extent cx="3619500" cy="25933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6848" cy="2605824"/>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112F4E" w14:paraId="1BFFDC57" w14:textId="77777777" w:rsidTr="0018635D">
        <w:trPr>
          <w:trHeight w:val="90"/>
        </w:trPr>
        <w:tc>
          <w:tcPr>
            <w:tcW w:w="1245" w:type="dxa"/>
            <w:gridSpan w:val="2"/>
            <w:tcBorders>
              <w:top w:val="nil"/>
              <w:left w:val="single" w:sz="4" w:space="0" w:color="auto"/>
              <w:bottom w:val="single" w:sz="4" w:space="0" w:color="auto"/>
              <w:right w:val="single" w:sz="4" w:space="0" w:color="auto"/>
            </w:tcBorders>
          </w:tcPr>
          <w:p w14:paraId="4F7AE4C9" w14:textId="77777777" w:rsidR="00112F4E" w:rsidRDefault="00112F4E" w:rsidP="0018635D">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38A7E4C3" w14:textId="77777777" w:rsidR="00112F4E" w:rsidRDefault="00112F4E" w:rsidP="0018635D">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借款人账务信息</w:t>
            </w:r>
          </w:p>
        </w:tc>
      </w:tr>
      <w:tr w:rsidR="00112F4E" w14:paraId="50AB7104" w14:textId="77777777" w:rsidTr="0018635D">
        <w:trPr>
          <w:trHeight w:val="408"/>
        </w:trPr>
        <w:tc>
          <w:tcPr>
            <w:tcW w:w="1245" w:type="dxa"/>
            <w:gridSpan w:val="2"/>
            <w:tcBorders>
              <w:top w:val="nil"/>
              <w:left w:val="single" w:sz="4" w:space="0" w:color="auto"/>
              <w:bottom w:val="single" w:sz="4" w:space="0" w:color="auto"/>
              <w:right w:val="single" w:sz="4" w:space="0" w:color="auto"/>
            </w:tcBorders>
          </w:tcPr>
          <w:p w14:paraId="41B4C4BB" w14:textId="77777777" w:rsidR="00112F4E" w:rsidRDefault="00112F4E"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EEC0C94" w14:textId="77777777" w:rsidR="00112F4E" w:rsidRDefault="00112F4E"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借款人账务信息</w:t>
            </w:r>
            <w:r w:rsidR="00D50F10">
              <w:rPr>
                <w:rFonts w:ascii="微软雅黑" w:eastAsia="微软雅黑" w:hAnsi="微软雅黑" w:cs="宋体" w:hint="eastAsia"/>
                <w:kern w:val="0"/>
                <w:sz w:val="18"/>
                <w:szCs w:val="18"/>
              </w:rPr>
              <w:t>-查看按钮</w:t>
            </w:r>
          </w:p>
        </w:tc>
      </w:tr>
      <w:tr w:rsidR="00112F4E" w14:paraId="7A7459EB" w14:textId="77777777" w:rsidTr="0018635D">
        <w:trPr>
          <w:trHeight w:val="423"/>
        </w:trPr>
        <w:tc>
          <w:tcPr>
            <w:tcW w:w="1245" w:type="dxa"/>
            <w:gridSpan w:val="2"/>
            <w:tcBorders>
              <w:top w:val="nil"/>
              <w:left w:val="single" w:sz="4" w:space="0" w:color="auto"/>
              <w:bottom w:val="single" w:sz="4" w:space="0" w:color="auto"/>
              <w:right w:val="single" w:sz="4" w:space="0" w:color="auto"/>
            </w:tcBorders>
          </w:tcPr>
          <w:p w14:paraId="5C1B8BD4" w14:textId="77777777" w:rsidR="00112F4E" w:rsidRDefault="00112F4E"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7D03B01" w14:textId="77777777" w:rsidR="00112F4E" w:rsidRDefault="00D50F10"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底部关闭</w:t>
            </w:r>
          </w:p>
        </w:tc>
      </w:tr>
      <w:tr w:rsidR="00112F4E" w14:paraId="1707C7E8"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CAA944A" w14:textId="77777777" w:rsidR="00112F4E" w:rsidRDefault="00112F4E"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112F4E" w14:paraId="13472602"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08CCDC6" w14:textId="77777777" w:rsidR="00112F4E" w:rsidRDefault="00112F4E"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4BEEB23" w14:textId="77777777" w:rsidR="00112F4E" w:rsidRDefault="00112F4E"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3B4F7F1F" w14:textId="77777777" w:rsidR="00112F4E" w:rsidRDefault="00112F4E"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3CCA731" w14:textId="77777777" w:rsidR="00112F4E" w:rsidRDefault="00112F4E"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D370854" w14:textId="77777777" w:rsidR="00112F4E" w:rsidRDefault="00112F4E"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112F4E" w14:paraId="5A63317C"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B89C3A4" w14:textId="77777777" w:rsidR="00112F4E" w:rsidRDefault="00112F4E" w:rsidP="0018635D">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F2324CC"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基本信息</w:t>
            </w:r>
          </w:p>
        </w:tc>
        <w:tc>
          <w:tcPr>
            <w:tcW w:w="3000" w:type="dxa"/>
          </w:tcPr>
          <w:p w14:paraId="6247851E"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展示当前客户的基本信息</w:t>
            </w:r>
          </w:p>
        </w:tc>
        <w:tc>
          <w:tcPr>
            <w:tcW w:w="3209" w:type="dxa"/>
          </w:tcPr>
          <w:p w14:paraId="6CCAB606" w14:textId="77777777" w:rsidR="00112F4E" w:rsidRDefault="00112F4E" w:rsidP="0018635D">
            <w:pPr>
              <w:pStyle w:val="Axure"/>
              <w:rPr>
                <w:rFonts w:ascii="微软雅黑" w:eastAsia="微软雅黑" w:hAnsi="微软雅黑" w:cs="微软雅黑"/>
                <w:sz w:val="18"/>
                <w:szCs w:val="18"/>
              </w:rPr>
            </w:pPr>
          </w:p>
        </w:tc>
        <w:tc>
          <w:tcPr>
            <w:tcW w:w="1712" w:type="dxa"/>
          </w:tcPr>
          <w:p w14:paraId="37B5F420" w14:textId="77777777" w:rsidR="00112F4E" w:rsidRDefault="00112F4E" w:rsidP="0018635D">
            <w:pPr>
              <w:widowControl/>
              <w:jc w:val="left"/>
              <w:rPr>
                <w:rFonts w:ascii="微软雅黑" w:eastAsia="微软雅黑" w:hAnsi="微软雅黑" w:cs="宋体"/>
                <w:bCs/>
                <w:kern w:val="0"/>
                <w:sz w:val="18"/>
                <w:szCs w:val="18"/>
              </w:rPr>
            </w:pPr>
          </w:p>
        </w:tc>
      </w:tr>
      <w:tr w:rsidR="00112F4E" w14:paraId="5018B371"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A6E554A" w14:textId="77777777" w:rsidR="00112F4E" w:rsidRDefault="00112F4E"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5CAB94B"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案件号</w:t>
            </w:r>
          </w:p>
        </w:tc>
        <w:tc>
          <w:tcPr>
            <w:tcW w:w="3000" w:type="dxa"/>
          </w:tcPr>
          <w:p w14:paraId="2D33620A"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展示当前客户案件号</w:t>
            </w:r>
          </w:p>
        </w:tc>
        <w:tc>
          <w:tcPr>
            <w:tcW w:w="3209" w:type="dxa"/>
          </w:tcPr>
          <w:p w14:paraId="2744F3C6" w14:textId="77777777" w:rsidR="00112F4E" w:rsidRDefault="00112F4E" w:rsidP="0018635D">
            <w:pPr>
              <w:pStyle w:val="Axure"/>
              <w:rPr>
                <w:rFonts w:ascii="微软雅黑" w:eastAsia="微软雅黑" w:hAnsi="微软雅黑" w:cs="微软雅黑"/>
                <w:sz w:val="18"/>
                <w:szCs w:val="18"/>
              </w:rPr>
            </w:pPr>
          </w:p>
        </w:tc>
        <w:tc>
          <w:tcPr>
            <w:tcW w:w="1712" w:type="dxa"/>
          </w:tcPr>
          <w:p w14:paraId="1B48BA1D" w14:textId="77777777" w:rsidR="00112F4E" w:rsidRDefault="00112F4E" w:rsidP="0018635D">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若无数据则提示无数据即可</w:t>
            </w:r>
          </w:p>
        </w:tc>
      </w:tr>
      <w:tr w:rsidR="00D50F10" w14:paraId="7B5A92B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A8C5C6" w14:textId="77777777" w:rsidR="00D50F10" w:rsidRDefault="00D50F10"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BB820F6" w14:textId="77777777" w:rsidR="00D50F10"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身份证号</w:t>
            </w:r>
          </w:p>
        </w:tc>
        <w:tc>
          <w:tcPr>
            <w:tcW w:w="3000" w:type="dxa"/>
          </w:tcPr>
          <w:p w14:paraId="31D543A7" w14:textId="77777777" w:rsidR="00D50F10"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展示当前客户的身份证号</w:t>
            </w:r>
          </w:p>
        </w:tc>
        <w:tc>
          <w:tcPr>
            <w:tcW w:w="3209" w:type="dxa"/>
          </w:tcPr>
          <w:p w14:paraId="5D911FAE" w14:textId="77777777" w:rsidR="00D50F10" w:rsidRDefault="00D50F10" w:rsidP="0018635D">
            <w:pPr>
              <w:pStyle w:val="Axure"/>
              <w:rPr>
                <w:rFonts w:ascii="微软雅黑" w:eastAsia="微软雅黑" w:hAnsi="微软雅黑" w:cs="微软雅黑"/>
                <w:sz w:val="18"/>
                <w:szCs w:val="18"/>
              </w:rPr>
            </w:pPr>
          </w:p>
        </w:tc>
        <w:tc>
          <w:tcPr>
            <w:tcW w:w="1712" w:type="dxa"/>
          </w:tcPr>
          <w:p w14:paraId="23793107" w14:textId="77777777" w:rsidR="00D50F10" w:rsidRDefault="00D50F10" w:rsidP="0018635D">
            <w:pPr>
              <w:widowControl/>
              <w:jc w:val="left"/>
              <w:rPr>
                <w:rFonts w:ascii="微软雅黑" w:eastAsia="微软雅黑" w:hAnsi="微软雅黑" w:cs="宋体"/>
                <w:bCs/>
                <w:kern w:val="0"/>
                <w:sz w:val="18"/>
                <w:szCs w:val="18"/>
              </w:rPr>
            </w:pPr>
          </w:p>
        </w:tc>
      </w:tr>
      <w:tr w:rsidR="00112F4E" w14:paraId="21457815"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CBB40A8" w14:textId="4BC91559" w:rsidR="00112F4E" w:rsidRDefault="00112F4E" w:rsidP="0018635D">
            <w:pPr>
              <w:widowControl/>
              <w:jc w:val="center"/>
              <w:rPr>
                <w:rFonts w:ascii="微软雅黑" w:eastAsia="微软雅黑" w:hAnsi="微软雅黑" w:cs="微软雅黑"/>
                <w:sz w:val="18"/>
                <w:szCs w:val="18"/>
              </w:rPr>
            </w:pPr>
            <w:del w:id="3210" w:author="haha" w:date="2019-07-23T15:44:00Z">
              <w:r w:rsidDel="0089139D">
                <w:rPr>
                  <w:rFonts w:ascii="微软雅黑" w:eastAsia="微软雅黑" w:hAnsi="微软雅黑" w:cs="微软雅黑" w:hint="eastAsia"/>
                  <w:sz w:val="18"/>
                  <w:szCs w:val="18"/>
                </w:rPr>
                <w:delText>3</w:delText>
              </w:r>
            </w:del>
            <w:ins w:id="3211" w:author="haha" w:date="2019-07-23T15:44:00Z">
              <w:r w:rsidR="0089139D">
                <w:rPr>
                  <w:rFonts w:ascii="微软雅黑" w:eastAsia="微软雅黑" w:hAnsi="微软雅黑" w:cs="微软雅黑"/>
                  <w:sz w:val="18"/>
                  <w:szCs w:val="18"/>
                </w:rPr>
                <w:t>4</w:t>
              </w:r>
            </w:ins>
          </w:p>
        </w:tc>
        <w:tc>
          <w:tcPr>
            <w:tcW w:w="1309" w:type="dxa"/>
            <w:gridSpan w:val="2"/>
          </w:tcPr>
          <w:p w14:paraId="16AC66A5"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w:t>
            </w:r>
          </w:p>
        </w:tc>
        <w:tc>
          <w:tcPr>
            <w:tcW w:w="3000" w:type="dxa"/>
          </w:tcPr>
          <w:p w14:paraId="6EEA73D9"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展示当前客户姓名</w:t>
            </w:r>
            <w:r w:rsidR="00112F4E">
              <w:rPr>
                <w:rFonts w:ascii="微软雅黑" w:eastAsia="微软雅黑" w:hAnsi="微软雅黑" w:cs="微软雅黑" w:hint="eastAsia"/>
                <w:color w:val="000000"/>
                <w:sz w:val="18"/>
                <w:szCs w:val="18"/>
              </w:rPr>
              <w:t>”</w:t>
            </w:r>
          </w:p>
        </w:tc>
        <w:tc>
          <w:tcPr>
            <w:tcW w:w="3209" w:type="dxa"/>
          </w:tcPr>
          <w:p w14:paraId="336B369B" w14:textId="77777777" w:rsidR="00112F4E" w:rsidRDefault="00112F4E" w:rsidP="0018635D">
            <w:pPr>
              <w:pStyle w:val="Axure"/>
              <w:rPr>
                <w:rFonts w:ascii="微软雅黑" w:eastAsia="微软雅黑" w:hAnsi="微软雅黑" w:cs="微软雅黑"/>
                <w:sz w:val="18"/>
                <w:szCs w:val="18"/>
              </w:rPr>
            </w:pPr>
          </w:p>
        </w:tc>
        <w:tc>
          <w:tcPr>
            <w:tcW w:w="1712" w:type="dxa"/>
          </w:tcPr>
          <w:p w14:paraId="331AAC01" w14:textId="77777777" w:rsidR="00112F4E" w:rsidRDefault="00112F4E"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12F4E" w14:paraId="4E2A6A19"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1C8FAE" w14:textId="468211F9" w:rsidR="00112F4E" w:rsidRDefault="00112F4E" w:rsidP="0018635D">
            <w:pPr>
              <w:widowControl/>
              <w:jc w:val="center"/>
              <w:rPr>
                <w:rFonts w:ascii="微软雅黑" w:eastAsia="微软雅黑" w:hAnsi="微软雅黑" w:cs="微软雅黑"/>
                <w:sz w:val="18"/>
                <w:szCs w:val="18"/>
              </w:rPr>
            </w:pPr>
            <w:del w:id="3212" w:author="haha" w:date="2019-07-23T15:44:00Z">
              <w:r w:rsidDel="0089139D">
                <w:rPr>
                  <w:rFonts w:ascii="微软雅黑" w:eastAsia="微软雅黑" w:hAnsi="微软雅黑" w:cs="微软雅黑" w:hint="eastAsia"/>
                  <w:sz w:val="18"/>
                  <w:szCs w:val="18"/>
                </w:rPr>
                <w:delText>4</w:delText>
              </w:r>
            </w:del>
            <w:ins w:id="3213" w:author="haha" w:date="2019-07-23T15:44:00Z">
              <w:r w:rsidR="0089139D">
                <w:rPr>
                  <w:rFonts w:ascii="微软雅黑" w:eastAsia="微软雅黑" w:hAnsi="微软雅黑" w:cs="微软雅黑"/>
                  <w:sz w:val="18"/>
                  <w:szCs w:val="18"/>
                </w:rPr>
                <w:t>5</w:t>
              </w:r>
            </w:ins>
          </w:p>
        </w:tc>
        <w:tc>
          <w:tcPr>
            <w:tcW w:w="1309" w:type="dxa"/>
            <w:gridSpan w:val="2"/>
          </w:tcPr>
          <w:p w14:paraId="3FC0B5B7" w14:textId="77777777" w:rsidR="00112F4E"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w:t>
            </w:r>
            <w:r w:rsidR="00D50F10">
              <w:rPr>
                <w:rFonts w:ascii="微软雅黑" w:eastAsia="微软雅黑" w:hAnsi="微软雅黑" w:cs="微软雅黑" w:hint="eastAsia"/>
                <w:color w:val="000000"/>
                <w:sz w:val="18"/>
                <w:szCs w:val="18"/>
              </w:rPr>
              <w:t>状态</w:t>
            </w:r>
          </w:p>
        </w:tc>
        <w:tc>
          <w:tcPr>
            <w:tcW w:w="3000" w:type="dxa"/>
          </w:tcPr>
          <w:p w14:paraId="5F080D77"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展示当前客户的放款状态</w:t>
            </w:r>
          </w:p>
        </w:tc>
        <w:tc>
          <w:tcPr>
            <w:tcW w:w="3209" w:type="dxa"/>
          </w:tcPr>
          <w:p w14:paraId="52F96752" w14:textId="77777777" w:rsidR="00112F4E" w:rsidRDefault="00112F4E" w:rsidP="0018635D">
            <w:pPr>
              <w:pStyle w:val="Axure"/>
              <w:rPr>
                <w:rFonts w:ascii="微软雅黑" w:eastAsia="微软雅黑" w:hAnsi="微软雅黑" w:cs="微软雅黑"/>
                <w:sz w:val="18"/>
                <w:szCs w:val="18"/>
              </w:rPr>
            </w:pPr>
          </w:p>
        </w:tc>
        <w:tc>
          <w:tcPr>
            <w:tcW w:w="1712" w:type="dxa"/>
          </w:tcPr>
          <w:p w14:paraId="44FD8D81" w14:textId="77777777" w:rsidR="00112F4E" w:rsidRDefault="00112F4E"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12F4E" w14:paraId="75556DC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C3531EC" w14:textId="55A39ACC" w:rsidR="00112F4E" w:rsidRDefault="00112F4E" w:rsidP="0018635D">
            <w:pPr>
              <w:widowControl/>
              <w:jc w:val="center"/>
              <w:rPr>
                <w:rFonts w:ascii="微软雅黑" w:eastAsia="微软雅黑" w:hAnsi="微软雅黑" w:cs="微软雅黑"/>
                <w:sz w:val="18"/>
                <w:szCs w:val="18"/>
              </w:rPr>
            </w:pPr>
            <w:del w:id="3214" w:author="haha" w:date="2019-07-23T15:44:00Z">
              <w:r w:rsidDel="0089139D">
                <w:rPr>
                  <w:rFonts w:ascii="微软雅黑" w:eastAsia="微软雅黑" w:hAnsi="微软雅黑" w:cs="微软雅黑" w:hint="eastAsia"/>
                  <w:sz w:val="18"/>
                  <w:szCs w:val="18"/>
                </w:rPr>
                <w:delText>5</w:delText>
              </w:r>
            </w:del>
            <w:ins w:id="3215" w:author="haha" w:date="2019-07-23T15:44:00Z">
              <w:r w:rsidR="0089139D">
                <w:rPr>
                  <w:rFonts w:ascii="微软雅黑" w:eastAsia="微软雅黑" w:hAnsi="微软雅黑" w:cs="微软雅黑"/>
                  <w:sz w:val="18"/>
                  <w:szCs w:val="18"/>
                </w:rPr>
                <w:t>6</w:t>
              </w:r>
            </w:ins>
          </w:p>
        </w:tc>
        <w:tc>
          <w:tcPr>
            <w:tcW w:w="1309" w:type="dxa"/>
            <w:gridSpan w:val="2"/>
          </w:tcPr>
          <w:p w14:paraId="2FC919B4"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手机号码</w:t>
            </w:r>
          </w:p>
        </w:tc>
        <w:tc>
          <w:tcPr>
            <w:tcW w:w="3000" w:type="dxa"/>
          </w:tcPr>
          <w:p w14:paraId="50EBE89B"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展示当前客户的手机号码</w:t>
            </w:r>
          </w:p>
        </w:tc>
        <w:tc>
          <w:tcPr>
            <w:tcW w:w="3209" w:type="dxa"/>
          </w:tcPr>
          <w:p w14:paraId="05475076" w14:textId="77777777" w:rsidR="00112F4E" w:rsidRDefault="00112F4E"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根据筛选显示表格数据</w:t>
            </w:r>
          </w:p>
        </w:tc>
        <w:tc>
          <w:tcPr>
            <w:tcW w:w="1712" w:type="dxa"/>
          </w:tcPr>
          <w:p w14:paraId="1BE683A7" w14:textId="77777777" w:rsidR="00112F4E" w:rsidRDefault="00112F4E" w:rsidP="0018635D">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根据输入内容进行表格数据查询，若查询数据为空则提示“无数据”</w:t>
            </w:r>
          </w:p>
        </w:tc>
      </w:tr>
      <w:tr w:rsidR="00112F4E" w14:paraId="4045BFD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60D8B5" w14:textId="0080F131" w:rsidR="00112F4E" w:rsidRDefault="00112F4E" w:rsidP="0018635D">
            <w:pPr>
              <w:widowControl/>
              <w:jc w:val="center"/>
              <w:rPr>
                <w:rFonts w:ascii="微软雅黑" w:eastAsia="微软雅黑" w:hAnsi="微软雅黑" w:cs="微软雅黑"/>
                <w:sz w:val="18"/>
                <w:szCs w:val="18"/>
              </w:rPr>
            </w:pPr>
            <w:del w:id="3216" w:author="haha" w:date="2019-07-23T15:44:00Z">
              <w:r w:rsidDel="0089139D">
                <w:rPr>
                  <w:rFonts w:ascii="微软雅黑" w:eastAsia="微软雅黑" w:hAnsi="微软雅黑" w:cs="微软雅黑" w:hint="eastAsia"/>
                  <w:sz w:val="18"/>
                  <w:szCs w:val="18"/>
                </w:rPr>
                <w:delText>5</w:delText>
              </w:r>
            </w:del>
            <w:ins w:id="3217" w:author="haha" w:date="2019-07-23T15:44:00Z">
              <w:r w:rsidR="0089139D">
                <w:rPr>
                  <w:rFonts w:ascii="微软雅黑" w:eastAsia="微软雅黑" w:hAnsi="微软雅黑" w:cs="微软雅黑"/>
                  <w:sz w:val="18"/>
                  <w:szCs w:val="18"/>
                </w:rPr>
                <w:t>7</w:t>
              </w:r>
            </w:ins>
          </w:p>
        </w:tc>
        <w:tc>
          <w:tcPr>
            <w:tcW w:w="1309" w:type="dxa"/>
            <w:gridSpan w:val="2"/>
          </w:tcPr>
          <w:p w14:paraId="43669628"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申请日期</w:t>
            </w:r>
          </w:p>
        </w:tc>
        <w:tc>
          <w:tcPr>
            <w:tcW w:w="3000" w:type="dxa"/>
          </w:tcPr>
          <w:p w14:paraId="519B66C7"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展示当前客户的申请日期</w:t>
            </w:r>
          </w:p>
        </w:tc>
        <w:tc>
          <w:tcPr>
            <w:tcW w:w="3209" w:type="dxa"/>
          </w:tcPr>
          <w:p w14:paraId="51C2CFDC" w14:textId="77777777" w:rsidR="00112F4E" w:rsidRDefault="00112F4E"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39AD1685" w14:textId="77777777" w:rsidR="00112F4E" w:rsidRDefault="00112F4E"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112F4E" w14:paraId="139CD52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EDE4911" w14:textId="680AD2AA" w:rsidR="00112F4E" w:rsidRDefault="00112F4E" w:rsidP="0018635D">
            <w:pPr>
              <w:widowControl/>
              <w:jc w:val="center"/>
              <w:rPr>
                <w:rFonts w:ascii="微软雅黑" w:eastAsia="微软雅黑" w:hAnsi="微软雅黑" w:cs="微软雅黑"/>
                <w:sz w:val="18"/>
                <w:szCs w:val="18"/>
              </w:rPr>
            </w:pPr>
            <w:del w:id="3218" w:author="haha" w:date="2019-07-23T15:44:00Z">
              <w:r w:rsidDel="0089139D">
                <w:rPr>
                  <w:rFonts w:ascii="微软雅黑" w:eastAsia="微软雅黑" w:hAnsi="微软雅黑" w:cs="微软雅黑" w:hint="eastAsia"/>
                  <w:sz w:val="18"/>
                  <w:szCs w:val="18"/>
                </w:rPr>
                <w:delText>5</w:delText>
              </w:r>
            </w:del>
            <w:ins w:id="3219" w:author="haha" w:date="2019-07-23T15:44:00Z">
              <w:r w:rsidR="0089139D">
                <w:rPr>
                  <w:rFonts w:ascii="微软雅黑" w:eastAsia="微软雅黑" w:hAnsi="微软雅黑" w:cs="微软雅黑"/>
                  <w:sz w:val="18"/>
                  <w:szCs w:val="18"/>
                </w:rPr>
                <w:t>8</w:t>
              </w:r>
            </w:ins>
          </w:p>
        </w:tc>
        <w:tc>
          <w:tcPr>
            <w:tcW w:w="1309" w:type="dxa"/>
            <w:gridSpan w:val="2"/>
          </w:tcPr>
          <w:p w14:paraId="40A5EB77"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账务状态</w:t>
            </w:r>
          </w:p>
        </w:tc>
        <w:tc>
          <w:tcPr>
            <w:tcW w:w="3000" w:type="dxa"/>
          </w:tcPr>
          <w:p w14:paraId="3847095A"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展示当前的账务状态</w:t>
            </w:r>
          </w:p>
        </w:tc>
        <w:tc>
          <w:tcPr>
            <w:tcW w:w="3209" w:type="dxa"/>
          </w:tcPr>
          <w:p w14:paraId="183E825C" w14:textId="77777777" w:rsidR="00112F4E" w:rsidRDefault="00112F4E" w:rsidP="0018635D">
            <w:pPr>
              <w:pStyle w:val="Axure"/>
              <w:rPr>
                <w:rFonts w:ascii="微软雅黑" w:eastAsia="微软雅黑" w:hAnsi="微软雅黑" w:cs="微软雅黑"/>
                <w:sz w:val="18"/>
                <w:szCs w:val="18"/>
              </w:rPr>
            </w:pPr>
          </w:p>
        </w:tc>
        <w:tc>
          <w:tcPr>
            <w:tcW w:w="1712" w:type="dxa"/>
          </w:tcPr>
          <w:p w14:paraId="311BD3E5" w14:textId="77777777" w:rsidR="00112F4E" w:rsidRDefault="00112F4E"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默认导出一个月的，若导出数据大于2</w:t>
            </w:r>
            <w:r>
              <w:rPr>
                <w:rFonts w:ascii="微软雅黑" w:eastAsia="微软雅黑" w:hAnsi="微软雅黑" w:cs="微软雅黑"/>
                <w:color w:val="000000"/>
                <w:sz w:val="18"/>
                <w:szCs w:val="18"/>
              </w:rPr>
              <w:t>MB</w:t>
            </w:r>
            <w:r>
              <w:rPr>
                <w:rFonts w:ascii="微软雅黑" w:eastAsia="微软雅黑" w:hAnsi="微软雅黑" w:cs="微软雅黑" w:hint="eastAsia"/>
                <w:color w:val="000000"/>
                <w:sz w:val="18"/>
                <w:szCs w:val="18"/>
              </w:rPr>
              <w:t>则提示“数据太多请分开导出”若导出数据为空则提示“无数据”</w:t>
            </w:r>
          </w:p>
        </w:tc>
      </w:tr>
      <w:tr w:rsidR="00112F4E" w14:paraId="5D10F7D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2AB0927" w14:textId="45F79910" w:rsidR="00112F4E" w:rsidRDefault="00112F4E" w:rsidP="0018635D">
            <w:pPr>
              <w:widowControl/>
              <w:jc w:val="center"/>
              <w:rPr>
                <w:rFonts w:ascii="微软雅黑" w:eastAsia="微软雅黑" w:hAnsi="微软雅黑" w:cs="微软雅黑"/>
                <w:sz w:val="18"/>
                <w:szCs w:val="18"/>
              </w:rPr>
            </w:pPr>
            <w:del w:id="3220" w:author="haha" w:date="2019-07-23T15:44:00Z">
              <w:r w:rsidDel="0089139D">
                <w:rPr>
                  <w:rFonts w:ascii="微软雅黑" w:eastAsia="微软雅黑" w:hAnsi="微软雅黑" w:cs="微软雅黑" w:hint="eastAsia"/>
                  <w:sz w:val="18"/>
                  <w:szCs w:val="18"/>
                </w:rPr>
                <w:delText>6</w:delText>
              </w:r>
            </w:del>
            <w:ins w:id="3221" w:author="haha" w:date="2019-07-23T15:44:00Z">
              <w:r w:rsidR="0089139D">
                <w:rPr>
                  <w:rFonts w:ascii="微软雅黑" w:eastAsia="微软雅黑" w:hAnsi="微软雅黑" w:cs="微软雅黑"/>
                  <w:sz w:val="18"/>
                  <w:szCs w:val="18"/>
                </w:rPr>
                <w:t>9</w:t>
              </w:r>
            </w:ins>
          </w:p>
        </w:tc>
        <w:tc>
          <w:tcPr>
            <w:tcW w:w="1309" w:type="dxa"/>
            <w:gridSpan w:val="2"/>
          </w:tcPr>
          <w:p w14:paraId="768ABC8F"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4370BE46"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展示当前的产品名称</w:t>
            </w:r>
          </w:p>
        </w:tc>
        <w:tc>
          <w:tcPr>
            <w:tcW w:w="3209" w:type="dxa"/>
          </w:tcPr>
          <w:p w14:paraId="57406BCE" w14:textId="77777777" w:rsidR="00112F4E" w:rsidRDefault="00112F4E" w:rsidP="0018635D">
            <w:pPr>
              <w:pStyle w:val="Axure"/>
              <w:rPr>
                <w:rFonts w:ascii="微软雅黑" w:eastAsia="微软雅黑" w:hAnsi="微软雅黑" w:cs="微软雅黑"/>
                <w:sz w:val="18"/>
                <w:szCs w:val="18"/>
              </w:rPr>
            </w:pPr>
          </w:p>
        </w:tc>
        <w:tc>
          <w:tcPr>
            <w:tcW w:w="1712" w:type="dxa"/>
          </w:tcPr>
          <w:p w14:paraId="5D7498A6" w14:textId="77777777" w:rsidR="00112F4E" w:rsidRDefault="00112F4E" w:rsidP="0018635D">
            <w:pPr>
              <w:widowControl/>
              <w:jc w:val="left"/>
              <w:rPr>
                <w:rFonts w:ascii="微软雅黑" w:eastAsia="微软雅黑" w:hAnsi="微软雅黑" w:cs="微软雅黑"/>
                <w:sz w:val="18"/>
                <w:szCs w:val="18"/>
              </w:rPr>
            </w:pPr>
          </w:p>
        </w:tc>
      </w:tr>
      <w:tr w:rsidR="00112F4E" w14:paraId="5DE719C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00BD48" w14:textId="3BF433A2" w:rsidR="00112F4E" w:rsidRDefault="00112F4E" w:rsidP="0018635D">
            <w:pPr>
              <w:widowControl/>
              <w:jc w:val="center"/>
              <w:rPr>
                <w:rFonts w:ascii="微软雅黑" w:eastAsia="微软雅黑" w:hAnsi="微软雅黑" w:cs="微软雅黑"/>
                <w:sz w:val="18"/>
                <w:szCs w:val="18"/>
              </w:rPr>
            </w:pPr>
            <w:del w:id="3222" w:author="haha" w:date="2019-07-23T15:44:00Z">
              <w:r w:rsidDel="0089139D">
                <w:rPr>
                  <w:rFonts w:ascii="微软雅黑" w:eastAsia="微软雅黑" w:hAnsi="微软雅黑" w:cs="微软雅黑" w:hint="eastAsia"/>
                  <w:sz w:val="18"/>
                  <w:szCs w:val="18"/>
                </w:rPr>
                <w:delText>7</w:delText>
              </w:r>
            </w:del>
            <w:ins w:id="3223" w:author="haha" w:date="2019-07-23T15:44:00Z">
              <w:r w:rsidR="0089139D">
                <w:rPr>
                  <w:rFonts w:ascii="微软雅黑" w:eastAsia="微软雅黑" w:hAnsi="微软雅黑" w:cs="微软雅黑"/>
                  <w:sz w:val="18"/>
                  <w:szCs w:val="18"/>
                </w:rPr>
                <w:t>10</w:t>
              </w:r>
            </w:ins>
          </w:p>
        </w:tc>
        <w:tc>
          <w:tcPr>
            <w:tcW w:w="1309" w:type="dxa"/>
            <w:gridSpan w:val="2"/>
          </w:tcPr>
          <w:p w14:paraId="0A6A6C9E"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申请期数</w:t>
            </w:r>
          </w:p>
        </w:tc>
        <w:tc>
          <w:tcPr>
            <w:tcW w:w="3000" w:type="dxa"/>
          </w:tcPr>
          <w:p w14:paraId="2FD5ADCF"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展示客户的期数</w:t>
            </w:r>
          </w:p>
        </w:tc>
        <w:tc>
          <w:tcPr>
            <w:tcW w:w="3209" w:type="dxa"/>
          </w:tcPr>
          <w:p w14:paraId="3379B1D2" w14:textId="77777777" w:rsidR="00112F4E" w:rsidRDefault="00112F4E" w:rsidP="0018635D">
            <w:pPr>
              <w:pStyle w:val="Axure"/>
              <w:rPr>
                <w:rFonts w:ascii="微软雅黑" w:eastAsia="微软雅黑" w:hAnsi="微软雅黑" w:cs="微软雅黑"/>
                <w:sz w:val="18"/>
                <w:szCs w:val="18"/>
              </w:rPr>
            </w:pPr>
          </w:p>
        </w:tc>
        <w:tc>
          <w:tcPr>
            <w:tcW w:w="1712" w:type="dxa"/>
          </w:tcPr>
          <w:p w14:paraId="5EA7940A" w14:textId="77777777" w:rsidR="00112F4E" w:rsidRDefault="00112F4E" w:rsidP="0018635D">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112F4E" w14:paraId="3A81DB6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5D5A2F8" w14:textId="2D7B64D3" w:rsidR="00112F4E" w:rsidRDefault="00112F4E" w:rsidP="0018635D">
            <w:pPr>
              <w:widowControl/>
              <w:jc w:val="center"/>
              <w:rPr>
                <w:rFonts w:ascii="微软雅黑" w:eastAsia="微软雅黑" w:hAnsi="微软雅黑" w:cs="微软雅黑"/>
                <w:sz w:val="18"/>
                <w:szCs w:val="18"/>
              </w:rPr>
            </w:pPr>
            <w:del w:id="3224" w:author="haha" w:date="2019-07-23T15:44:00Z">
              <w:r w:rsidDel="0089139D">
                <w:rPr>
                  <w:rFonts w:ascii="微软雅黑" w:eastAsia="微软雅黑" w:hAnsi="微软雅黑" w:cs="微软雅黑" w:hint="eastAsia"/>
                  <w:sz w:val="18"/>
                  <w:szCs w:val="18"/>
                </w:rPr>
                <w:delText>8</w:delText>
              </w:r>
            </w:del>
            <w:ins w:id="3225" w:author="haha" w:date="2019-07-23T15:44:00Z">
              <w:r w:rsidR="0089139D">
                <w:rPr>
                  <w:rFonts w:ascii="微软雅黑" w:eastAsia="微软雅黑" w:hAnsi="微软雅黑" w:cs="微软雅黑"/>
                  <w:sz w:val="18"/>
                  <w:szCs w:val="18"/>
                </w:rPr>
                <w:t>11</w:t>
              </w:r>
            </w:ins>
          </w:p>
        </w:tc>
        <w:tc>
          <w:tcPr>
            <w:tcW w:w="1309" w:type="dxa"/>
            <w:gridSpan w:val="2"/>
          </w:tcPr>
          <w:p w14:paraId="6FD9C13C"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放款日期</w:t>
            </w:r>
          </w:p>
        </w:tc>
        <w:tc>
          <w:tcPr>
            <w:tcW w:w="3000" w:type="dxa"/>
          </w:tcPr>
          <w:p w14:paraId="0FD6FD08"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展示当前客户的放款日期</w:t>
            </w:r>
          </w:p>
        </w:tc>
        <w:tc>
          <w:tcPr>
            <w:tcW w:w="3209" w:type="dxa"/>
          </w:tcPr>
          <w:p w14:paraId="45B5D47A" w14:textId="77777777" w:rsidR="00112F4E" w:rsidRDefault="00112F4E" w:rsidP="0018635D">
            <w:pPr>
              <w:pStyle w:val="Axure"/>
              <w:rPr>
                <w:rFonts w:ascii="微软雅黑" w:eastAsia="微软雅黑" w:hAnsi="微软雅黑" w:cs="微软雅黑"/>
                <w:sz w:val="18"/>
                <w:szCs w:val="18"/>
              </w:rPr>
            </w:pPr>
          </w:p>
        </w:tc>
        <w:tc>
          <w:tcPr>
            <w:tcW w:w="1712" w:type="dxa"/>
          </w:tcPr>
          <w:p w14:paraId="6BA52B7A" w14:textId="77777777" w:rsidR="00112F4E" w:rsidRDefault="00112F4E" w:rsidP="0018635D">
            <w:pPr>
              <w:widowControl/>
              <w:jc w:val="left"/>
              <w:rPr>
                <w:rFonts w:ascii="微软雅黑" w:eastAsia="微软雅黑" w:hAnsi="微软雅黑" w:cs="微软雅黑"/>
                <w:sz w:val="18"/>
                <w:szCs w:val="18"/>
              </w:rPr>
            </w:pPr>
          </w:p>
        </w:tc>
      </w:tr>
      <w:tr w:rsidR="00112F4E" w:rsidRPr="00112F4E" w14:paraId="6487EDF5"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2CA2661" w14:textId="767A529F" w:rsidR="00112F4E" w:rsidRDefault="00112F4E" w:rsidP="0018635D">
            <w:pPr>
              <w:widowControl/>
              <w:jc w:val="center"/>
              <w:rPr>
                <w:rFonts w:ascii="微软雅黑" w:eastAsia="微软雅黑" w:hAnsi="微软雅黑" w:cs="微软雅黑"/>
                <w:sz w:val="18"/>
                <w:szCs w:val="18"/>
              </w:rPr>
            </w:pPr>
            <w:del w:id="3226" w:author="haha" w:date="2019-07-23T15:44:00Z">
              <w:r w:rsidDel="0089139D">
                <w:rPr>
                  <w:rFonts w:ascii="微软雅黑" w:eastAsia="微软雅黑" w:hAnsi="微软雅黑" w:cs="微软雅黑" w:hint="eastAsia"/>
                  <w:sz w:val="18"/>
                  <w:szCs w:val="18"/>
                </w:rPr>
                <w:delText>9</w:delText>
              </w:r>
            </w:del>
            <w:ins w:id="3227" w:author="haha" w:date="2019-07-23T15:44:00Z">
              <w:r w:rsidR="0089139D">
                <w:rPr>
                  <w:rFonts w:ascii="微软雅黑" w:eastAsia="微软雅黑" w:hAnsi="微软雅黑" w:cs="微软雅黑"/>
                  <w:sz w:val="18"/>
                  <w:szCs w:val="18"/>
                </w:rPr>
                <w:t>12</w:t>
              </w:r>
            </w:ins>
          </w:p>
        </w:tc>
        <w:tc>
          <w:tcPr>
            <w:tcW w:w="1309" w:type="dxa"/>
            <w:gridSpan w:val="2"/>
          </w:tcPr>
          <w:p w14:paraId="402F20AB"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放款金额</w:t>
            </w:r>
          </w:p>
        </w:tc>
        <w:tc>
          <w:tcPr>
            <w:tcW w:w="3000" w:type="dxa"/>
          </w:tcPr>
          <w:p w14:paraId="6B051A42"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展示当前客户的放款金额</w:t>
            </w:r>
          </w:p>
        </w:tc>
        <w:tc>
          <w:tcPr>
            <w:tcW w:w="3209" w:type="dxa"/>
          </w:tcPr>
          <w:p w14:paraId="3DCD4386" w14:textId="77777777" w:rsidR="00112F4E" w:rsidRDefault="00112F4E" w:rsidP="0018635D">
            <w:pPr>
              <w:pStyle w:val="Axure"/>
              <w:rPr>
                <w:rFonts w:ascii="微软雅黑" w:eastAsia="微软雅黑" w:hAnsi="微软雅黑" w:cs="微软雅黑"/>
                <w:sz w:val="18"/>
                <w:szCs w:val="18"/>
              </w:rPr>
            </w:pPr>
          </w:p>
        </w:tc>
        <w:tc>
          <w:tcPr>
            <w:tcW w:w="1712" w:type="dxa"/>
          </w:tcPr>
          <w:p w14:paraId="06A434BD"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66ED076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C0ABCA" w14:textId="6CAAF92D" w:rsidR="00112F4E" w:rsidRDefault="00112F4E" w:rsidP="0018635D">
            <w:pPr>
              <w:widowControl/>
              <w:jc w:val="center"/>
              <w:rPr>
                <w:rFonts w:ascii="微软雅黑" w:eastAsia="微软雅黑" w:hAnsi="微软雅黑" w:cs="微软雅黑"/>
                <w:sz w:val="18"/>
                <w:szCs w:val="18"/>
              </w:rPr>
            </w:pPr>
            <w:del w:id="3228" w:author="haha" w:date="2019-07-23T15:44: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0</w:delText>
              </w:r>
            </w:del>
            <w:ins w:id="3229" w:author="haha" w:date="2019-07-23T15:44:00Z">
              <w:r w:rsidR="0089139D">
                <w:rPr>
                  <w:rFonts w:ascii="微软雅黑" w:eastAsia="微软雅黑" w:hAnsi="微软雅黑" w:cs="微软雅黑"/>
                  <w:sz w:val="18"/>
                  <w:szCs w:val="18"/>
                </w:rPr>
                <w:t>13</w:t>
              </w:r>
            </w:ins>
          </w:p>
        </w:tc>
        <w:tc>
          <w:tcPr>
            <w:tcW w:w="1309" w:type="dxa"/>
            <w:gridSpan w:val="2"/>
          </w:tcPr>
          <w:p w14:paraId="738B51C6"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复借次数</w:t>
            </w:r>
          </w:p>
        </w:tc>
        <w:tc>
          <w:tcPr>
            <w:tcW w:w="3000" w:type="dxa"/>
          </w:tcPr>
          <w:p w14:paraId="42CD20A0"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展示当前客户的复借次数</w:t>
            </w:r>
          </w:p>
        </w:tc>
        <w:tc>
          <w:tcPr>
            <w:tcW w:w="3209" w:type="dxa"/>
          </w:tcPr>
          <w:p w14:paraId="5269722A" w14:textId="77777777" w:rsidR="00112F4E" w:rsidRDefault="00112F4E" w:rsidP="0018635D">
            <w:pPr>
              <w:pStyle w:val="Axure"/>
              <w:rPr>
                <w:rFonts w:ascii="微软雅黑" w:eastAsia="微软雅黑" w:hAnsi="微软雅黑" w:cs="微软雅黑"/>
                <w:sz w:val="18"/>
                <w:szCs w:val="18"/>
              </w:rPr>
            </w:pPr>
          </w:p>
        </w:tc>
        <w:tc>
          <w:tcPr>
            <w:tcW w:w="1712" w:type="dxa"/>
          </w:tcPr>
          <w:p w14:paraId="324D9F82"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2D5E8F9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E42F28F" w14:textId="5B1A77B0" w:rsidR="00112F4E" w:rsidRDefault="00112F4E" w:rsidP="0018635D">
            <w:pPr>
              <w:widowControl/>
              <w:jc w:val="center"/>
              <w:rPr>
                <w:rFonts w:ascii="微软雅黑" w:eastAsia="微软雅黑" w:hAnsi="微软雅黑" w:cs="微软雅黑"/>
                <w:sz w:val="18"/>
                <w:szCs w:val="18"/>
              </w:rPr>
            </w:pPr>
            <w:del w:id="3230" w:author="haha" w:date="2019-07-23T15:44: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1</w:delText>
              </w:r>
            </w:del>
            <w:ins w:id="3231" w:author="haha" w:date="2019-07-23T15:44:00Z">
              <w:r w:rsidR="0089139D">
                <w:rPr>
                  <w:rFonts w:ascii="微软雅黑" w:eastAsia="微软雅黑" w:hAnsi="微软雅黑" w:cs="微软雅黑"/>
                  <w:sz w:val="18"/>
                  <w:szCs w:val="18"/>
                </w:rPr>
                <w:t>14</w:t>
              </w:r>
            </w:ins>
          </w:p>
        </w:tc>
        <w:tc>
          <w:tcPr>
            <w:tcW w:w="1309" w:type="dxa"/>
            <w:gridSpan w:val="2"/>
          </w:tcPr>
          <w:p w14:paraId="59602B7E"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本次借款展期次数</w:t>
            </w:r>
          </w:p>
        </w:tc>
        <w:tc>
          <w:tcPr>
            <w:tcW w:w="3000" w:type="dxa"/>
          </w:tcPr>
          <w:p w14:paraId="59716EEB"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展示当前客户的展期次数</w:t>
            </w:r>
          </w:p>
        </w:tc>
        <w:tc>
          <w:tcPr>
            <w:tcW w:w="3209" w:type="dxa"/>
          </w:tcPr>
          <w:p w14:paraId="6FB907A8" w14:textId="77777777" w:rsidR="00112F4E" w:rsidRDefault="00112F4E" w:rsidP="0018635D">
            <w:pPr>
              <w:pStyle w:val="Axure"/>
              <w:rPr>
                <w:rFonts w:ascii="微软雅黑" w:eastAsia="微软雅黑" w:hAnsi="微软雅黑" w:cs="微软雅黑"/>
                <w:sz w:val="18"/>
                <w:szCs w:val="18"/>
              </w:rPr>
            </w:pPr>
          </w:p>
        </w:tc>
        <w:tc>
          <w:tcPr>
            <w:tcW w:w="1712" w:type="dxa"/>
          </w:tcPr>
          <w:p w14:paraId="2867B384"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70E3B87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B870E0" w14:textId="18049D26" w:rsidR="00112F4E" w:rsidRDefault="00112F4E" w:rsidP="0018635D">
            <w:pPr>
              <w:widowControl/>
              <w:jc w:val="center"/>
              <w:rPr>
                <w:rFonts w:ascii="微软雅黑" w:eastAsia="微软雅黑" w:hAnsi="微软雅黑" w:cs="微软雅黑"/>
                <w:sz w:val="18"/>
                <w:szCs w:val="18"/>
              </w:rPr>
            </w:pPr>
            <w:del w:id="3232" w:author="haha" w:date="2019-07-23T15:44: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2</w:delText>
              </w:r>
            </w:del>
            <w:ins w:id="3233" w:author="haha" w:date="2019-07-23T15:44:00Z">
              <w:r w:rsidR="0089139D">
                <w:rPr>
                  <w:rFonts w:ascii="微软雅黑" w:eastAsia="微软雅黑" w:hAnsi="微软雅黑" w:cs="微软雅黑"/>
                  <w:sz w:val="18"/>
                  <w:szCs w:val="18"/>
                </w:rPr>
                <w:t>15</w:t>
              </w:r>
            </w:ins>
          </w:p>
        </w:tc>
        <w:tc>
          <w:tcPr>
            <w:tcW w:w="1309" w:type="dxa"/>
            <w:gridSpan w:val="2"/>
          </w:tcPr>
          <w:p w14:paraId="01CEF800"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还款计划</w:t>
            </w:r>
          </w:p>
        </w:tc>
        <w:tc>
          <w:tcPr>
            <w:tcW w:w="3000" w:type="dxa"/>
          </w:tcPr>
          <w:p w14:paraId="7C0CDB6F"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展示客户本次的还款计划，单期只有第一期，多期有2期可滑动滚动条局部滑动</w:t>
            </w:r>
          </w:p>
        </w:tc>
        <w:tc>
          <w:tcPr>
            <w:tcW w:w="3209" w:type="dxa"/>
          </w:tcPr>
          <w:p w14:paraId="144B1D73" w14:textId="77777777" w:rsidR="00112F4E" w:rsidRDefault="00112F4E" w:rsidP="0018635D">
            <w:pPr>
              <w:pStyle w:val="Axure"/>
              <w:rPr>
                <w:rFonts w:ascii="微软雅黑" w:eastAsia="微软雅黑" w:hAnsi="微软雅黑" w:cs="微软雅黑"/>
                <w:sz w:val="18"/>
                <w:szCs w:val="18"/>
              </w:rPr>
            </w:pPr>
          </w:p>
        </w:tc>
        <w:tc>
          <w:tcPr>
            <w:tcW w:w="1712" w:type="dxa"/>
          </w:tcPr>
          <w:p w14:paraId="20B59361"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408C874A"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28B154" w14:textId="0B247EA1" w:rsidR="00112F4E" w:rsidRDefault="00112F4E" w:rsidP="0018635D">
            <w:pPr>
              <w:widowControl/>
              <w:ind w:firstLineChars="100" w:firstLine="180"/>
              <w:rPr>
                <w:rFonts w:ascii="微软雅黑" w:eastAsia="微软雅黑" w:hAnsi="微软雅黑" w:cs="微软雅黑"/>
                <w:sz w:val="18"/>
                <w:szCs w:val="18"/>
              </w:rPr>
            </w:pPr>
            <w:del w:id="3234" w:author="haha" w:date="2019-07-23T15:45:00Z">
              <w:r w:rsidDel="0089139D">
                <w:rPr>
                  <w:rFonts w:ascii="微软雅黑" w:eastAsia="微软雅黑" w:hAnsi="微软雅黑" w:cs="微软雅黑" w:hint="eastAsia"/>
                  <w:sz w:val="18"/>
                  <w:szCs w:val="18"/>
                </w:rPr>
                <w:lastRenderedPageBreak/>
                <w:delText>1</w:delText>
              </w:r>
              <w:r w:rsidDel="0089139D">
                <w:rPr>
                  <w:rFonts w:ascii="微软雅黑" w:eastAsia="微软雅黑" w:hAnsi="微软雅黑" w:cs="微软雅黑"/>
                  <w:sz w:val="18"/>
                  <w:szCs w:val="18"/>
                </w:rPr>
                <w:delText>3</w:delText>
              </w:r>
            </w:del>
            <w:ins w:id="3235" w:author="haha" w:date="2019-07-23T15:45:00Z">
              <w:r w:rsidR="0089139D">
                <w:rPr>
                  <w:rFonts w:ascii="微软雅黑" w:eastAsia="微软雅黑" w:hAnsi="微软雅黑" w:cs="微软雅黑"/>
                  <w:sz w:val="18"/>
                  <w:szCs w:val="18"/>
                </w:rPr>
                <w:t>16</w:t>
              </w:r>
            </w:ins>
          </w:p>
        </w:tc>
        <w:tc>
          <w:tcPr>
            <w:tcW w:w="1309" w:type="dxa"/>
            <w:gridSpan w:val="2"/>
          </w:tcPr>
          <w:p w14:paraId="1327C659"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当期待回款金额</w:t>
            </w:r>
          </w:p>
        </w:tc>
        <w:tc>
          <w:tcPr>
            <w:tcW w:w="3000" w:type="dxa"/>
          </w:tcPr>
          <w:p w14:paraId="77F10E48"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展示客户当前待回款金额，客户目前应该还多少钱</w:t>
            </w:r>
          </w:p>
        </w:tc>
        <w:tc>
          <w:tcPr>
            <w:tcW w:w="3209" w:type="dxa"/>
          </w:tcPr>
          <w:p w14:paraId="75BDEB12" w14:textId="77777777" w:rsidR="00112F4E" w:rsidRDefault="00112F4E" w:rsidP="0018635D">
            <w:pPr>
              <w:pStyle w:val="Axure"/>
              <w:rPr>
                <w:rFonts w:ascii="微软雅黑" w:eastAsia="微软雅黑" w:hAnsi="微软雅黑" w:cs="微软雅黑"/>
                <w:sz w:val="18"/>
                <w:szCs w:val="18"/>
              </w:rPr>
            </w:pPr>
          </w:p>
        </w:tc>
        <w:tc>
          <w:tcPr>
            <w:tcW w:w="1712" w:type="dxa"/>
          </w:tcPr>
          <w:p w14:paraId="11F008C1"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00D6F561"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A2EFE0B" w14:textId="60A2A90A" w:rsidR="00112F4E" w:rsidRDefault="00112F4E" w:rsidP="0018635D">
            <w:pPr>
              <w:widowControl/>
              <w:ind w:firstLineChars="100" w:firstLine="180"/>
              <w:rPr>
                <w:rFonts w:ascii="微软雅黑" w:eastAsia="微软雅黑" w:hAnsi="微软雅黑" w:cs="微软雅黑"/>
                <w:sz w:val="18"/>
                <w:szCs w:val="18"/>
              </w:rPr>
            </w:pPr>
            <w:del w:id="3236" w:author="haha" w:date="2019-07-23T15:45: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4</w:delText>
              </w:r>
            </w:del>
            <w:ins w:id="3237" w:author="haha" w:date="2019-07-23T15:45:00Z">
              <w:r w:rsidR="0089139D">
                <w:rPr>
                  <w:rFonts w:ascii="微软雅黑" w:eastAsia="微软雅黑" w:hAnsi="微软雅黑" w:cs="微软雅黑"/>
                  <w:sz w:val="18"/>
                  <w:szCs w:val="18"/>
                </w:rPr>
                <w:t>17</w:t>
              </w:r>
            </w:ins>
          </w:p>
        </w:tc>
        <w:tc>
          <w:tcPr>
            <w:tcW w:w="1309" w:type="dxa"/>
            <w:gridSpan w:val="2"/>
          </w:tcPr>
          <w:p w14:paraId="27D4D5DF"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当期应偿金额</w:t>
            </w:r>
          </w:p>
        </w:tc>
        <w:tc>
          <w:tcPr>
            <w:tcW w:w="3000" w:type="dxa"/>
          </w:tcPr>
          <w:p w14:paraId="2B1D98BD"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当前客户当期应偿金额，客户本应还多少不加逾期费</w:t>
            </w:r>
          </w:p>
        </w:tc>
        <w:tc>
          <w:tcPr>
            <w:tcW w:w="3209" w:type="dxa"/>
          </w:tcPr>
          <w:p w14:paraId="29796480" w14:textId="77777777" w:rsidR="00112F4E" w:rsidRDefault="00112F4E" w:rsidP="0018635D">
            <w:pPr>
              <w:pStyle w:val="Axure"/>
              <w:rPr>
                <w:rFonts w:ascii="微软雅黑" w:eastAsia="微软雅黑" w:hAnsi="微软雅黑" w:cs="微软雅黑"/>
                <w:sz w:val="18"/>
                <w:szCs w:val="18"/>
              </w:rPr>
            </w:pPr>
          </w:p>
        </w:tc>
        <w:tc>
          <w:tcPr>
            <w:tcW w:w="1712" w:type="dxa"/>
          </w:tcPr>
          <w:p w14:paraId="3111542C"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594AE7F2"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903219" w14:textId="0DCB16AC" w:rsidR="00112F4E" w:rsidRDefault="00112F4E" w:rsidP="0018635D">
            <w:pPr>
              <w:widowControl/>
              <w:ind w:firstLineChars="100" w:firstLine="180"/>
              <w:rPr>
                <w:rFonts w:ascii="微软雅黑" w:eastAsia="微软雅黑" w:hAnsi="微软雅黑" w:cs="微软雅黑"/>
                <w:sz w:val="18"/>
                <w:szCs w:val="18"/>
              </w:rPr>
            </w:pPr>
            <w:del w:id="3238" w:author="haha" w:date="2019-07-23T15:45: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5</w:delText>
              </w:r>
            </w:del>
            <w:ins w:id="3239" w:author="haha" w:date="2019-07-23T15:45:00Z">
              <w:r w:rsidR="0089139D">
                <w:rPr>
                  <w:rFonts w:ascii="微软雅黑" w:eastAsia="微软雅黑" w:hAnsi="微软雅黑" w:cs="微软雅黑"/>
                  <w:sz w:val="18"/>
                  <w:szCs w:val="18"/>
                </w:rPr>
                <w:t>18</w:t>
              </w:r>
            </w:ins>
          </w:p>
        </w:tc>
        <w:tc>
          <w:tcPr>
            <w:tcW w:w="1309" w:type="dxa"/>
            <w:gridSpan w:val="2"/>
          </w:tcPr>
          <w:p w14:paraId="23DEDB33"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当期已偿金额</w:t>
            </w:r>
          </w:p>
        </w:tc>
        <w:tc>
          <w:tcPr>
            <w:tcW w:w="3000" w:type="dxa"/>
          </w:tcPr>
          <w:p w14:paraId="378C0AF8"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当前客户已经偿还多少</w:t>
            </w:r>
          </w:p>
        </w:tc>
        <w:tc>
          <w:tcPr>
            <w:tcW w:w="3209" w:type="dxa"/>
          </w:tcPr>
          <w:p w14:paraId="128DA4F6" w14:textId="77777777" w:rsidR="00112F4E" w:rsidRDefault="00112F4E" w:rsidP="0018635D">
            <w:pPr>
              <w:pStyle w:val="Axure"/>
              <w:rPr>
                <w:rFonts w:ascii="微软雅黑" w:eastAsia="微软雅黑" w:hAnsi="微软雅黑" w:cs="微软雅黑"/>
                <w:sz w:val="18"/>
                <w:szCs w:val="18"/>
              </w:rPr>
            </w:pPr>
          </w:p>
        </w:tc>
        <w:tc>
          <w:tcPr>
            <w:tcW w:w="1712" w:type="dxa"/>
          </w:tcPr>
          <w:p w14:paraId="5EFE352D"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01811C71"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B11EA2" w14:textId="01D5B29B" w:rsidR="00112F4E" w:rsidRDefault="00112F4E" w:rsidP="0018635D">
            <w:pPr>
              <w:widowControl/>
              <w:ind w:firstLineChars="100" w:firstLine="180"/>
              <w:rPr>
                <w:rFonts w:ascii="微软雅黑" w:eastAsia="微软雅黑" w:hAnsi="微软雅黑" w:cs="微软雅黑"/>
                <w:sz w:val="18"/>
                <w:szCs w:val="18"/>
              </w:rPr>
            </w:pPr>
            <w:del w:id="3240" w:author="haha" w:date="2019-07-23T15:45: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6</w:delText>
              </w:r>
            </w:del>
            <w:ins w:id="3241" w:author="haha" w:date="2019-07-23T15:45:00Z">
              <w:r w:rsidR="0089139D">
                <w:rPr>
                  <w:rFonts w:ascii="微软雅黑" w:eastAsia="微软雅黑" w:hAnsi="微软雅黑" w:cs="微软雅黑"/>
                  <w:sz w:val="18"/>
                  <w:szCs w:val="18"/>
                </w:rPr>
                <w:t>19</w:t>
              </w:r>
            </w:ins>
          </w:p>
        </w:tc>
        <w:tc>
          <w:tcPr>
            <w:tcW w:w="1309" w:type="dxa"/>
            <w:gridSpan w:val="2"/>
          </w:tcPr>
          <w:p w14:paraId="0AF10007"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逾期天数</w:t>
            </w:r>
          </w:p>
        </w:tc>
        <w:tc>
          <w:tcPr>
            <w:tcW w:w="3000" w:type="dxa"/>
          </w:tcPr>
          <w:p w14:paraId="5A9AB17B"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展示当前客户的逾期天数</w:t>
            </w:r>
          </w:p>
        </w:tc>
        <w:tc>
          <w:tcPr>
            <w:tcW w:w="3209" w:type="dxa"/>
          </w:tcPr>
          <w:p w14:paraId="7B97AA93" w14:textId="77777777" w:rsidR="00112F4E" w:rsidRDefault="00112F4E" w:rsidP="0018635D">
            <w:pPr>
              <w:pStyle w:val="Axure"/>
              <w:rPr>
                <w:rFonts w:ascii="微软雅黑" w:eastAsia="微软雅黑" w:hAnsi="微软雅黑" w:cs="微软雅黑"/>
                <w:sz w:val="18"/>
                <w:szCs w:val="18"/>
              </w:rPr>
            </w:pPr>
          </w:p>
        </w:tc>
        <w:tc>
          <w:tcPr>
            <w:tcW w:w="1712" w:type="dxa"/>
          </w:tcPr>
          <w:p w14:paraId="0477C304"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75C7CA2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2CC011" w14:textId="0F0A2097" w:rsidR="00112F4E" w:rsidRDefault="00112F4E" w:rsidP="0018635D">
            <w:pPr>
              <w:widowControl/>
              <w:ind w:firstLineChars="100" w:firstLine="180"/>
              <w:rPr>
                <w:rFonts w:ascii="微软雅黑" w:eastAsia="微软雅黑" w:hAnsi="微软雅黑" w:cs="微软雅黑"/>
                <w:sz w:val="18"/>
                <w:szCs w:val="18"/>
              </w:rPr>
            </w:pPr>
            <w:del w:id="3242" w:author="haha" w:date="2019-07-23T15:45: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7</w:delText>
              </w:r>
            </w:del>
            <w:ins w:id="3243" w:author="haha" w:date="2019-07-23T15:45:00Z">
              <w:r w:rsidR="0089139D">
                <w:rPr>
                  <w:rFonts w:ascii="微软雅黑" w:eastAsia="微软雅黑" w:hAnsi="微软雅黑" w:cs="微软雅黑"/>
                  <w:sz w:val="18"/>
                  <w:szCs w:val="18"/>
                </w:rPr>
                <w:t>20</w:t>
              </w:r>
            </w:ins>
          </w:p>
        </w:tc>
        <w:tc>
          <w:tcPr>
            <w:tcW w:w="1309" w:type="dxa"/>
            <w:gridSpan w:val="2"/>
          </w:tcPr>
          <w:p w14:paraId="3CD11BAD"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应回款日期</w:t>
            </w:r>
          </w:p>
        </w:tc>
        <w:tc>
          <w:tcPr>
            <w:tcW w:w="3000" w:type="dxa"/>
          </w:tcPr>
          <w:p w14:paraId="3D1F9670"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展示客户应回款日期</w:t>
            </w:r>
          </w:p>
        </w:tc>
        <w:tc>
          <w:tcPr>
            <w:tcW w:w="3209" w:type="dxa"/>
          </w:tcPr>
          <w:p w14:paraId="7FDB1150" w14:textId="77777777" w:rsidR="00112F4E" w:rsidRDefault="00112F4E" w:rsidP="0018635D">
            <w:pPr>
              <w:pStyle w:val="Axure"/>
              <w:rPr>
                <w:rFonts w:ascii="微软雅黑" w:eastAsia="微软雅黑" w:hAnsi="微软雅黑" w:cs="微软雅黑"/>
                <w:sz w:val="18"/>
                <w:szCs w:val="18"/>
              </w:rPr>
            </w:pPr>
          </w:p>
        </w:tc>
        <w:tc>
          <w:tcPr>
            <w:tcW w:w="1712" w:type="dxa"/>
          </w:tcPr>
          <w:p w14:paraId="123426F9" w14:textId="77777777" w:rsidR="00112F4E" w:rsidRDefault="00112F4E" w:rsidP="0018635D">
            <w:pPr>
              <w:widowControl/>
              <w:jc w:val="left"/>
              <w:rPr>
                <w:rFonts w:ascii="微软雅黑" w:eastAsia="微软雅黑" w:hAnsi="微软雅黑" w:cs="微软雅黑"/>
                <w:color w:val="000000"/>
                <w:sz w:val="18"/>
                <w:szCs w:val="18"/>
              </w:rPr>
            </w:pPr>
          </w:p>
        </w:tc>
      </w:tr>
      <w:tr w:rsidR="00112F4E" w:rsidRPr="00112F4E" w14:paraId="18E7574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CA29CF3" w14:textId="561B75C8" w:rsidR="00112F4E" w:rsidRDefault="00112F4E" w:rsidP="0018635D">
            <w:pPr>
              <w:widowControl/>
              <w:ind w:firstLineChars="100" w:firstLine="180"/>
              <w:rPr>
                <w:rFonts w:ascii="微软雅黑" w:eastAsia="微软雅黑" w:hAnsi="微软雅黑" w:cs="微软雅黑"/>
                <w:sz w:val="18"/>
                <w:szCs w:val="18"/>
              </w:rPr>
            </w:pPr>
            <w:del w:id="3244" w:author="haha" w:date="2019-07-23T15:45: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8</w:delText>
              </w:r>
            </w:del>
            <w:ins w:id="3245" w:author="haha" w:date="2019-07-23T15:45:00Z">
              <w:r w:rsidR="0089139D">
                <w:rPr>
                  <w:rFonts w:ascii="微软雅黑" w:eastAsia="微软雅黑" w:hAnsi="微软雅黑" w:cs="微软雅黑"/>
                  <w:sz w:val="18"/>
                  <w:szCs w:val="18"/>
                </w:rPr>
                <w:t>21</w:t>
              </w:r>
            </w:ins>
          </w:p>
        </w:tc>
        <w:tc>
          <w:tcPr>
            <w:tcW w:w="1309" w:type="dxa"/>
            <w:gridSpan w:val="2"/>
          </w:tcPr>
          <w:p w14:paraId="556BD00C"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实际回款时间</w:t>
            </w:r>
          </w:p>
        </w:tc>
        <w:tc>
          <w:tcPr>
            <w:tcW w:w="3000" w:type="dxa"/>
          </w:tcPr>
          <w:p w14:paraId="241937EC" w14:textId="77777777" w:rsidR="00112F4E"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展示客户实际回款时间，若未还显示空</w:t>
            </w:r>
          </w:p>
        </w:tc>
        <w:tc>
          <w:tcPr>
            <w:tcW w:w="3209" w:type="dxa"/>
          </w:tcPr>
          <w:p w14:paraId="76833139" w14:textId="77777777" w:rsidR="00112F4E" w:rsidRDefault="00112F4E" w:rsidP="0018635D">
            <w:pPr>
              <w:pStyle w:val="Axure"/>
              <w:rPr>
                <w:rFonts w:ascii="微软雅黑" w:eastAsia="微软雅黑" w:hAnsi="微软雅黑" w:cs="微软雅黑"/>
                <w:sz w:val="18"/>
                <w:szCs w:val="18"/>
              </w:rPr>
            </w:pPr>
          </w:p>
        </w:tc>
        <w:tc>
          <w:tcPr>
            <w:tcW w:w="1712" w:type="dxa"/>
          </w:tcPr>
          <w:p w14:paraId="22044567" w14:textId="77777777" w:rsidR="00112F4E" w:rsidRDefault="00112F4E" w:rsidP="0018635D">
            <w:pPr>
              <w:widowControl/>
              <w:jc w:val="left"/>
              <w:rPr>
                <w:rFonts w:ascii="微软雅黑" w:eastAsia="微软雅黑" w:hAnsi="微软雅黑" w:cs="微软雅黑"/>
                <w:color w:val="000000"/>
                <w:sz w:val="18"/>
                <w:szCs w:val="18"/>
              </w:rPr>
            </w:pPr>
          </w:p>
        </w:tc>
      </w:tr>
      <w:tr w:rsidR="00D50F10" w:rsidRPr="00112F4E" w14:paraId="5818C2B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E0B6CD1" w14:textId="2401682C" w:rsidR="00D50F10" w:rsidRDefault="00D50F10" w:rsidP="0018635D">
            <w:pPr>
              <w:widowControl/>
              <w:ind w:firstLineChars="100" w:firstLine="180"/>
              <w:rPr>
                <w:rFonts w:ascii="微软雅黑" w:eastAsia="微软雅黑" w:hAnsi="微软雅黑" w:cs="微软雅黑"/>
                <w:sz w:val="18"/>
                <w:szCs w:val="18"/>
              </w:rPr>
            </w:pPr>
            <w:del w:id="3246" w:author="haha" w:date="2019-07-23T15:45:00Z">
              <w:r w:rsidDel="0089139D">
                <w:rPr>
                  <w:rFonts w:ascii="微软雅黑" w:eastAsia="微软雅黑" w:hAnsi="微软雅黑" w:cs="微软雅黑" w:hint="eastAsia"/>
                  <w:sz w:val="18"/>
                  <w:szCs w:val="18"/>
                </w:rPr>
                <w:delText>1</w:delText>
              </w:r>
              <w:r w:rsidDel="0089139D">
                <w:rPr>
                  <w:rFonts w:ascii="微软雅黑" w:eastAsia="微软雅黑" w:hAnsi="微软雅黑" w:cs="微软雅黑"/>
                  <w:sz w:val="18"/>
                  <w:szCs w:val="18"/>
                </w:rPr>
                <w:delText>9</w:delText>
              </w:r>
            </w:del>
            <w:ins w:id="3247" w:author="haha" w:date="2019-07-23T15:45:00Z">
              <w:r w:rsidR="0089139D">
                <w:rPr>
                  <w:rFonts w:ascii="微软雅黑" w:eastAsia="微软雅黑" w:hAnsi="微软雅黑" w:cs="微软雅黑"/>
                  <w:sz w:val="18"/>
                  <w:szCs w:val="18"/>
                </w:rPr>
                <w:t>22</w:t>
              </w:r>
            </w:ins>
          </w:p>
        </w:tc>
        <w:tc>
          <w:tcPr>
            <w:tcW w:w="1309" w:type="dxa"/>
            <w:gridSpan w:val="2"/>
          </w:tcPr>
          <w:p w14:paraId="175A9912" w14:textId="77777777" w:rsidR="00D50F10"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当期状态</w:t>
            </w:r>
          </w:p>
        </w:tc>
        <w:tc>
          <w:tcPr>
            <w:tcW w:w="3000" w:type="dxa"/>
          </w:tcPr>
          <w:p w14:paraId="09AF06DB" w14:textId="77777777" w:rsidR="00D50F10"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展示当期客户的账务状态</w:t>
            </w:r>
          </w:p>
        </w:tc>
        <w:tc>
          <w:tcPr>
            <w:tcW w:w="3209" w:type="dxa"/>
          </w:tcPr>
          <w:p w14:paraId="1AA6C5B2" w14:textId="77777777" w:rsidR="00D50F10" w:rsidRDefault="00D50F10" w:rsidP="0018635D">
            <w:pPr>
              <w:pStyle w:val="Axure"/>
              <w:rPr>
                <w:rFonts w:ascii="微软雅黑" w:eastAsia="微软雅黑" w:hAnsi="微软雅黑" w:cs="微软雅黑"/>
                <w:sz w:val="18"/>
                <w:szCs w:val="18"/>
              </w:rPr>
            </w:pPr>
          </w:p>
        </w:tc>
        <w:tc>
          <w:tcPr>
            <w:tcW w:w="1712" w:type="dxa"/>
          </w:tcPr>
          <w:p w14:paraId="0AFAF1BE" w14:textId="77777777" w:rsidR="00D50F10" w:rsidRDefault="00D50F10" w:rsidP="0018635D">
            <w:pPr>
              <w:widowControl/>
              <w:jc w:val="left"/>
              <w:rPr>
                <w:rFonts w:ascii="微软雅黑" w:eastAsia="微软雅黑" w:hAnsi="微软雅黑" w:cs="微软雅黑"/>
                <w:color w:val="000000"/>
                <w:sz w:val="18"/>
                <w:szCs w:val="18"/>
              </w:rPr>
            </w:pPr>
          </w:p>
        </w:tc>
      </w:tr>
      <w:tr w:rsidR="00D50F10" w:rsidRPr="00112F4E" w14:paraId="5F6D78B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8F2C544" w14:textId="0E534D1A" w:rsidR="00D50F10" w:rsidRDefault="00D50F10" w:rsidP="0018635D">
            <w:pPr>
              <w:widowControl/>
              <w:ind w:firstLineChars="100" w:firstLine="180"/>
              <w:rPr>
                <w:rFonts w:ascii="微软雅黑" w:eastAsia="微软雅黑" w:hAnsi="微软雅黑" w:cs="微软雅黑"/>
                <w:sz w:val="18"/>
                <w:szCs w:val="18"/>
              </w:rPr>
            </w:pPr>
            <w:del w:id="3248" w:author="haha" w:date="2019-07-23T15:45:00Z">
              <w:r w:rsidDel="0089139D">
                <w:rPr>
                  <w:rFonts w:ascii="微软雅黑" w:eastAsia="微软雅黑" w:hAnsi="微软雅黑" w:cs="微软雅黑" w:hint="eastAsia"/>
                  <w:sz w:val="18"/>
                  <w:szCs w:val="18"/>
                </w:rPr>
                <w:delText>2</w:delText>
              </w:r>
              <w:r w:rsidDel="0089139D">
                <w:rPr>
                  <w:rFonts w:ascii="微软雅黑" w:eastAsia="微软雅黑" w:hAnsi="微软雅黑" w:cs="微软雅黑"/>
                  <w:sz w:val="18"/>
                  <w:szCs w:val="18"/>
                </w:rPr>
                <w:delText>0</w:delText>
              </w:r>
            </w:del>
            <w:ins w:id="3249" w:author="haha" w:date="2019-07-23T15:45:00Z">
              <w:r w:rsidR="0089139D">
                <w:rPr>
                  <w:rFonts w:ascii="微软雅黑" w:eastAsia="微软雅黑" w:hAnsi="微软雅黑" w:cs="微软雅黑"/>
                  <w:sz w:val="18"/>
                  <w:szCs w:val="18"/>
                </w:rPr>
                <w:t>23</w:t>
              </w:r>
            </w:ins>
          </w:p>
        </w:tc>
        <w:tc>
          <w:tcPr>
            <w:tcW w:w="1309" w:type="dxa"/>
            <w:gridSpan w:val="2"/>
          </w:tcPr>
          <w:p w14:paraId="248692ED" w14:textId="77777777" w:rsidR="00D50F10"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明细账单流水</w:t>
            </w:r>
          </w:p>
        </w:tc>
        <w:tc>
          <w:tcPr>
            <w:tcW w:w="3000" w:type="dxa"/>
          </w:tcPr>
          <w:p w14:paraId="59BF640A" w14:textId="49973D55" w:rsidR="00D50F10" w:rsidRDefault="00D50F10"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展示当前客户的账单流水</w:t>
            </w:r>
            <w:r w:rsidR="0018635D">
              <w:rPr>
                <w:rFonts w:ascii="微软雅黑" w:eastAsia="微软雅黑" w:hAnsi="微软雅黑" w:cs="微软雅黑" w:hint="eastAsia"/>
                <w:color w:val="000000"/>
                <w:sz w:val="18"/>
                <w:szCs w:val="18"/>
              </w:rPr>
              <w:t>，流水号、</w:t>
            </w:r>
            <w:ins w:id="3250" w:author="haha" w:date="2019-07-23T17:21:00Z">
              <w:r w:rsidR="00414DA8">
                <w:rPr>
                  <w:rFonts w:ascii="微软雅黑" w:eastAsia="微软雅黑" w:hAnsi="微软雅黑" w:cs="微软雅黑" w:hint="eastAsia"/>
                  <w:color w:val="000000"/>
                  <w:sz w:val="18"/>
                  <w:szCs w:val="18"/>
                </w:rPr>
                <w:t>应还款时间、实际</w:t>
              </w:r>
            </w:ins>
            <w:del w:id="3251" w:author="haha" w:date="2019-07-23T17:21:00Z">
              <w:r w:rsidR="0018635D" w:rsidDel="00414DA8">
                <w:rPr>
                  <w:rFonts w:ascii="微软雅黑" w:eastAsia="微软雅黑" w:hAnsi="微软雅黑" w:cs="微软雅黑" w:hint="eastAsia"/>
                  <w:color w:val="000000"/>
                  <w:sz w:val="18"/>
                  <w:szCs w:val="18"/>
                </w:rPr>
                <w:delText>更新时间</w:delText>
              </w:r>
            </w:del>
            <w:ins w:id="3252" w:author="haha" w:date="2019-07-23T17:21:00Z">
              <w:r w:rsidR="00414DA8">
                <w:rPr>
                  <w:rFonts w:ascii="微软雅黑" w:eastAsia="微软雅黑" w:hAnsi="微软雅黑" w:cs="微软雅黑" w:hint="eastAsia"/>
                  <w:color w:val="000000"/>
                  <w:sz w:val="18"/>
                  <w:szCs w:val="18"/>
                </w:rPr>
                <w:t>还款时间</w:t>
              </w:r>
            </w:ins>
            <w:del w:id="3253" w:author="haha" w:date="2019-07-23T17:21:00Z">
              <w:r w:rsidR="0018635D" w:rsidDel="00414DA8">
                <w:rPr>
                  <w:rFonts w:ascii="微软雅黑" w:eastAsia="微软雅黑" w:hAnsi="微软雅黑" w:cs="微软雅黑" w:hint="eastAsia"/>
                  <w:color w:val="000000"/>
                  <w:sz w:val="18"/>
                  <w:szCs w:val="18"/>
                </w:rPr>
                <w:delText>（还款时间）</w:delText>
              </w:r>
            </w:del>
            <w:r w:rsidR="0018635D">
              <w:rPr>
                <w:rFonts w:ascii="微软雅黑" w:eastAsia="微软雅黑" w:hAnsi="微软雅黑" w:cs="微软雅黑" w:hint="eastAsia"/>
                <w:color w:val="000000"/>
                <w:sz w:val="18"/>
                <w:szCs w:val="18"/>
              </w:rPr>
              <w:t>、金额、类型（系统操作、系统代扣、线下还款）</w:t>
            </w:r>
            <w:ins w:id="3254" w:author="haha" w:date="2019-07-23T17:21:00Z">
              <w:r w:rsidR="00414DA8">
                <w:rPr>
                  <w:rFonts w:ascii="微软雅黑" w:eastAsia="微软雅黑" w:hAnsi="微软雅黑" w:cs="微软雅黑" w:hint="eastAsia"/>
                  <w:color w:val="000000"/>
                  <w:sz w:val="18"/>
                  <w:szCs w:val="18"/>
                </w:rPr>
                <w:t>，每次还款生成一条记录</w:t>
              </w:r>
            </w:ins>
            <w:ins w:id="3255" w:author="haha" w:date="2019-07-23T17:22:00Z">
              <w:r w:rsidR="00414DA8">
                <w:rPr>
                  <w:rFonts w:ascii="微软雅黑" w:eastAsia="微软雅黑" w:hAnsi="微软雅黑" w:cs="微软雅黑" w:hint="eastAsia"/>
                  <w:color w:val="000000"/>
                  <w:sz w:val="18"/>
                  <w:szCs w:val="18"/>
                </w:rPr>
                <w:t>倒叙展示</w:t>
              </w:r>
            </w:ins>
            <w:del w:id="3256" w:author="haha" w:date="2019-07-23T17:21:00Z">
              <w:r w:rsidR="0018635D" w:rsidDel="00414DA8">
                <w:rPr>
                  <w:rFonts w:ascii="微软雅黑" w:eastAsia="微软雅黑" w:hAnsi="微软雅黑" w:cs="微软雅黑" w:hint="eastAsia"/>
                  <w:color w:val="000000"/>
                  <w:sz w:val="18"/>
                  <w:szCs w:val="18"/>
                </w:rPr>
                <w:delText>、</w:delText>
              </w:r>
            </w:del>
          </w:p>
        </w:tc>
        <w:tc>
          <w:tcPr>
            <w:tcW w:w="3209" w:type="dxa"/>
          </w:tcPr>
          <w:p w14:paraId="1E6DBA96" w14:textId="77777777" w:rsidR="00D50F10" w:rsidRDefault="00A02CA2" w:rsidP="0018635D">
            <w:pPr>
              <w:pStyle w:val="Axure"/>
              <w:rPr>
                <w:rFonts w:ascii="微软雅黑" w:eastAsia="微软雅黑" w:hAnsi="微软雅黑" w:cs="微软雅黑"/>
                <w:sz w:val="18"/>
                <w:szCs w:val="18"/>
              </w:rPr>
            </w:pPr>
            <w:ins w:id="3257" w:author="张达闻" w:date="2019-07-22T18:03:00Z">
              <w:r>
                <w:rPr>
                  <w:rFonts w:ascii="微软雅黑" w:eastAsia="微软雅黑" w:hAnsi="微软雅黑" w:cs="微软雅黑" w:hint="eastAsia"/>
                  <w:sz w:val="18"/>
                  <w:szCs w:val="18"/>
                </w:rPr>
                <w:t>需要增加每次还款对应的还款日期，</w:t>
              </w:r>
            </w:ins>
            <w:ins w:id="3258" w:author="张达闻" w:date="2019-07-22T18:04:00Z">
              <w:r>
                <w:rPr>
                  <w:rFonts w:ascii="微软雅黑" w:eastAsia="微软雅黑" w:hAnsi="微软雅黑" w:cs="微软雅黑" w:hint="eastAsia"/>
                  <w:sz w:val="18"/>
                  <w:szCs w:val="18"/>
                </w:rPr>
                <w:t>这样报表上好展示复借和展期信息</w:t>
              </w:r>
            </w:ins>
          </w:p>
        </w:tc>
        <w:tc>
          <w:tcPr>
            <w:tcW w:w="1712" w:type="dxa"/>
          </w:tcPr>
          <w:p w14:paraId="729BD5FE" w14:textId="77777777" w:rsidR="00D50F10" w:rsidRDefault="00D50F10" w:rsidP="0018635D">
            <w:pPr>
              <w:widowControl/>
              <w:jc w:val="left"/>
              <w:rPr>
                <w:rFonts w:ascii="微软雅黑" w:eastAsia="微软雅黑" w:hAnsi="微软雅黑" w:cs="微软雅黑"/>
                <w:color w:val="000000"/>
                <w:sz w:val="18"/>
                <w:szCs w:val="18"/>
              </w:rPr>
            </w:pPr>
          </w:p>
        </w:tc>
      </w:tr>
      <w:tr w:rsidR="0018635D" w:rsidRPr="00112F4E" w14:paraId="38F50C38"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5BDFA74" w14:textId="4EBC4984" w:rsidR="0018635D" w:rsidRDefault="0018635D" w:rsidP="0018635D">
            <w:pPr>
              <w:widowControl/>
              <w:ind w:firstLineChars="100" w:firstLine="180"/>
              <w:rPr>
                <w:rFonts w:ascii="微软雅黑" w:eastAsia="微软雅黑" w:hAnsi="微软雅黑" w:cs="微软雅黑"/>
                <w:sz w:val="18"/>
                <w:szCs w:val="18"/>
              </w:rPr>
            </w:pPr>
            <w:del w:id="3259" w:author="haha" w:date="2019-07-23T15:45:00Z">
              <w:r w:rsidDel="0089139D">
                <w:rPr>
                  <w:rFonts w:ascii="微软雅黑" w:eastAsia="微软雅黑" w:hAnsi="微软雅黑" w:cs="微软雅黑" w:hint="eastAsia"/>
                  <w:sz w:val="18"/>
                  <w:szCs w:val="18"/>
                </w:rPr>
                <w:delText>2</w:delText>
              </w:r>
              <w:r w:rsidDel="0089139D">
                <w:rPr>
                  <w:rFonts w:ascii="微软雅黑" w:eastAsia="微软雅黑" w:hAnsi="微软雅黑" w:cs="微软雅黑"/>
                  <w:sz w:val="18"/>
                  <w:szCs w:val="18"/>
                </w:rPr>
                <w:delText>1</w:delText>
              </w:r>
            </w:del>
            <w:ins w:id="3260" w:author="haha" w:date="2019-07-23T15:45:00Z">
              <w:r w:rsidR="0089139D">
                <w:rPr>
                  <w:rFonts w:ascii="微软雅黑" w:eastAsia="微软雅黑" w:hAnsi="微软雅黑" w:cs="微软雅黑" w:hint="eastAsia"/>
                  <w:sz w:val="18"/>
                  <w:szCs w:val="18"/>
                </w:rPr>
                <w:t>2</w:t>
              </w:r>
              <w:r w:rsidR="0089139D">
                <w:rPr>
                  <w:rFonts w:ascii="微软雅黑" w:eastAsia="微软雅黑" w:hAnsi="微软雅黑" w:cs="微软雅黑"/>
                  <w:sz w:val="18"/>
                  <w:szCs w:val="18"/>
                </w:rPr>
                <w:t>4</w:t>
              </w:r>
            </w:ins>
          </w:p>
        </w:tc>
        <w:tc>
          <w:tcPr>
            <w:tcW w:w="1309" w:type="dxa"/>
            <w:gridSpan w:val="2"/>
          </w:tcPr>
          <w:p w14:paraId="643DD70E"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关闭按钮</w:t>
            </w:r>
          </w:p>
        </w:tc>
        <w:tc>
          <w:tcPr>
            <w:tcW w:w="3000" w:type="dxa"/>
          </w:tcPr>
          <w:p w14:paraId="337026A7"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关闭当前页面展示借款人财务信息页面</w:t>
            </w:r>
          </w:p>
        </w:tc>
        <w:tc>
          <w:tcPr>
            <w:tcW w:w="3209" w:type="dxa"/>
          </w:tcPr>
          <w:p w14:paraId="7087A417" w14:textId="77777777" w:rsidR="0018635D" w:rsidRDefault="0018635D" w:rsidP="0018635D">
            <w:pPr>
              <w:pStyle w:val="Axure"/>
              <w:rPr>
                <w:rFonts w:ascii="微软雅黑" w:eastAsia="微软雅黑" w:hAnsi="微软雅黑" w:cs="微软雅黑"/>
                <w:sz w:val="18"/>
                <w:szCs w:val="18"/>
              </w:rPr>
            </w:pPr>
          </w:p>
        </w:tc>
        <w:tc>
          <w:tcPr>
            <w:tcW w:w="1712" w:type="dxa"/>
          </w:tcPr>
          <w:p w14:paraId="1EAEF4E1" w14:textId="77777777" w:rsidR="0018635D" w:rsidRDefault="0018635D" w:rsidP="0018635D">
            <w:pPr>
              <w:widowControl/>
              <w:jc w:val="left"/>
              <w:rPr>
                <w:rFonts w:ascii="微软雅黑" w:eastAsia="微软雅黑" w:hAnsi="微软雅黑" w:cs="微软雅黑"/>
                <w:color w:val="000000"/>
                <w:sz w:val="18"/>
                <w:szCs w:val="18"/>
              </w:rPr>
            </w:pPr>
          </w:p>
        </w:tc>
      </w:tr>
    </w:tbl>
    <w:p w14:paraId="2BE287D4" w14:textId="43CA9B35" w:rsidR="005E0930" w:rsidRPr="00112F4E" w:rsidRDefault="00225374" w:rsidP="0018635D">
      <w:pPr>
        <w:pStyle w:val="2"/>
      </w:pPr>
      <w:bookmarkStart w:id="3261" w:name="_Toc14795477"/>
      <w:ins w:id="3262" w:author="haha" w:date="2019-07-23T16:23:00Z">
        <w:r>
          <w:rPr>
            <w:rFonts w:hint="eastAsia"/>
          </w:rPr>
          <w:t>3</w:t>
        </w:r>
        <w:r>
          <w:t>.2</w:t>
        </w:r>
      </w:ins>
      <w:r w:rsidR="0018635D">
        <w:rPr>
          <w:rFonts w:hint="eastAsia"/>
        </w:rPr>
        <w:t>入账审核</w:t>
      </w:r>
      <w:bookmarkEnd w:id="3261"/>
    </w:p>
    <w:p w14:paraId="2C818E6F" w14:textId="77777777" w:rsidR="005E0930" w:rsidRDefault="0018635D" w:rsidP="005E0930">
      <w:r>
        <w:rPr>
          <w:noProof/>
        </w:rPr>
        <w:drawing>
          <wp:inline distT="0" distB="0" distL="0" distR="0" wp14:anchorId="495292A0" wp14:editId="7FCFD57F">
            <wp:extent cx="4962525" cy="1555124"/>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3604" cy="1558596"/>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18635D" w14:paraId="0DCEFAAB" w14:textId="77777777" w:rsidTr="0018635D">
        <w:trPr>
          <w:trHeight w:val="90"/>
        </w:trPr>
        <w:tc>
          <w:tcPr>
            <w:tcW w:w="1245" w:type="dxa"/>
            <w:gridSpan w:val="2"/>
            <w:tcBorders>
              <w:top w:val="nil"/>
              <w:left w:val="single" w:sz="4" w:space="0" w:color="auto"/>
              <w:bottom w:val="single" w:sz="4" w:space="0" w:color="auto"/>
              <w:right w:val="single" w:sz="4" w:space="0" w:color="auto"/>
            </w:tcBorders>
          </w:tcPr>
          <w:p w14:paraId="0141F791" w14:textId="77777777" w:rsidR="0018635D" w:rsidRDefault="0018635D" w:rsidP="0018635D">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AC334D7" w14:textId="77777777" w:rsidR="0018635D" w:rsidRDefault="0018635D" w:rsidP="0018635D">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借款人账务信息</w:t>
            </w:r>
          </w:p>
        </w:tc>
      </w:tr>
      <w:tr w:rsidR="0018635D" w14:paraId="11B01F60" w14:textId="77777777" w:rsidTr="0018635D">
        <w:trPr>
          <w:trHeight w:val="408"/>
        </w:trPr>
        <w:tc>
          <w:tcPr>
            <w:tcW w:w="1245" w:type="dxa"/>
            <w:gridSpan w:val="2"/>
            <w:tcBorders>
              <w:top w:val="nil"/>
              <w:left w:val="single" w:sz="4" w:space="0" w:color="auto"/>
              <w:bottom w:val="single" w:sz="4" w:space="0" w:color="auto"/>
              <w:right w:val="single" w:sz="4" w:space="0" w:color="auto"/>
            </w:tcBorders>
          </w:tcPr>
          <w:p w14:paraId="587339E7" w14:textId="77777777" w:rsidR="0018635D" w:rsidRDefault="0018635D"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7812D35" w14:textId="77777777" w:rsidR="0018635D" w:rsidRDefault="0018635D"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借款人账务信息按钮/账务系统按钮</w:t>
            </w:r>
          </w:p>
        </w:tc>
      </w:tr>
      <w:tr w:rsidR="0018635D" w14:paraId="5AD0F34B" w14:textId="77777777" w:rsidTr="0018635D">
        <w:trPr>
          <w:trHeight w:val="423"/>
        </w:trPr>
        <w:tc>
          <w:tcPr>
            <w:tcW w:w="1245" w:type="dxa"/>
            <w:gridSpan w:val="2"/>
            <w:tcBorders>
              <w:top w:val="nil"/>
              <w:left w:val="single" w:sz="4" w:space="0" w:color="auto"/>
              <w:bottom w:val="single" w:sz="4" w:space="0" w:color="auto"/>
              <w:right w:val="single" w:sz="4" w:space="0" w:color="auto"/>
            </w:tcBorders>
          </w:tcPr>
          <w:p w14:paraId="2CB0668A" w14:textId="77777777" w:rsidR="0018635D" w:rsidRDefault="0018635D"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065A8C9C" w14:textId="77777777" w:rsidR="0018635D" w:rsidRDefault="0018635D" w:rsidP="0018635D">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18635D" w14:paraId="6714881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D126E0C" w14:textId="77777777" w:rsidR="0018635D" w:rsidRDefault="0018635D"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18635D" w14:paraId="6C858FD4"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9B6C4DC" w14:textId="77777777" w:rsidR="0018635D" w:rsidRDefault="0018635D"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3AAFD39" w14:textId="77777777" w:rsidR="0018635D" w:rsidRDefault="0018635D"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1C12A42" w14:textId="77777777" w:rsidR="0018635D" w:rsidRDefault="0018635D" w:rsidP="0018635D">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A7EE273" w14:textId="77777777" w:rsidR="0018635D" w:rsidRDefault="0018635D"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0C1F94B" w14:textId="77777777" w:rsidR="0018635D" w:rsidRDefault="0018635D" w:rsidP="0018635D">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18635D" w14:paraId="202DFDF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AEBB332" w14:textId="77777777" w:rsidR="0018635D" w:rsidRDefault="0018635D" w:rsidP="0018635D">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F4676AF"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关键字搜索</w:t>
            </w:r>
          </w:p>
        </w:tc>
        <w:tc>
          <w:tcPr>
            <w:tcW w:w="3000" w:type="dxa"/>
          </w:tcPr>
          <w:p w14:paraId="6D43D22A"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默认显示“案件号/手机号/姓名”可搜索这3列的数据右模糊搜索</w:t>
            </w:r>
          </w:p>
        </w:tc>
        <w:tc>
          <w:tcPr>
            <w:tcW w:w="3209" w:type="dxa"/>
          </w:tcPr>
          <w:p w14:paraId="5DE2971B" w14:textId="77777777" w:rsidR="0018635D" w:rsidRDefault="0018635D" w:rsidP="0018635D">
            <w:pPr>
              <w:pStyle w:val="Axure"/>
              <w:rPr>
                <w:rFonts w:ascii="微软雅黑" w:eastAsia="微软雅黑" w:hAnsi="微软雅黑" w:cs="微软雅黑"/>
                <w:sz w:val="18"/>
                <w:szCs w:val="18"/>
              </w:rPr>
            </w:pPr>
          </w:p>
        </w:tc>
        <w:tc>
          <w:tcPr>
            <w:tcW w:w="1712" w:type="dxa"/>
          </w:tcPr>
          <w:p w14:paraId="58CBDEC5" w14:textId="77777777" w:rsidR="0018635D" w:rsidRDefault="0018635D" w:rsidP="0018635D">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若无数据则提示无数据即可</w:t>
            </w:r>
          </w:p>
        </w:tc>
      </w:tr>
      <w:tr w:rsidR="0018635D" w14:paraId="390109F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75A542" w14:textId="77777777" w:rsidR="0018635D" w:rsidRDefault="0018635D"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F51A05A"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账务状态</w:t>
            </w:r>
          </w:p>
        </w:tc>
        <w:tc>
          <w:tcPr>
            <w:tcW w:w="3000" w:type="dxa"/>
          </w:tcPr>
          <w:p w14:paraId="7981928E"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默认显示“请选择”字段为“正常、逾期、已结清、一次结清、展期、部分还款”</w:t>
            </w:r>
          </w:p>
        </w:tc>
        <w:tc>
          <w:tcPr>
            <w:tcW w:w="3209" w:type="dxa"/>
          </w:tcPr>
          <w:p w14:paraId="7AE04725" w14:textId="77777777" w:rsidR="0018635D" w:rsidRDefault="0018635D" w:rsidP="0018635D">
            <w:pPr>
              <w:pStyle w:val="Axure"/>
              <w:rPr>
                <w:rFonts w:ascii="微软雅黑" w:eastAsia="微软雅黑" w:hAnsi="微软雅黑" w:cs="微软雅黑"/>
                <w:sz w:val="18"/>
                <w:szCs w:val="18"/>
              </w:rPr>
            </w:pPr>
          </w:p>
        </w:tc>
        <w:tc>
          <w:tcPr>
            <w:tcW w:w="1712" w:type="dxa"/>
          </w:tcPr>
          <w:p w14:paraId="0916567F"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若无数据则提示无数据即可</w:t>
            </w:r>
          </w:p>
        </w:tc>
      </w:tr>
      <w:tr w:rsidR="0018635D" w14:paraId="2543EA8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7E77183" w14:textId="77777777" w:rsidR="0018635D" w:rsidRDefault="0018635D"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3</w:t>
            </w:r>
          </w:p>
        </w:tc>
        <w:tc>
          <w:tcPr>
            <w:tcW w:w="1309" w:type="dxa"/>
            <w:gridSpan w:val="2"/>
          </w:tcPr>
          <w:p w14:paraId="04FA9E50"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放款类型</w:t>
            </w:r>
          </w:p>
        </w:tc>
        <w:tc>
          <w:tcPr>
            <w:tcW w:w="3000" w:type="dxa"/>
          </w:tcPr>
          <w:p w14:paraId="1D980FF2"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默认显示“请选择”字段为”展期还款、全额还款、部分还款”</w:t>
            </w:r>
          </w:p>
        </w:tc>
        <w:tc>
          <w:tcPr>
            <w:tcW w:w="3209" w:type="dxa"/>
          </w:tcPr>
          <w:p w14:paraId="6DA8892F" w14:textId="77777777" w:rsidR="0018635D" w:rsidRDefault="0018635D" w:rsidP="0018635D">
            <w:pPr>
              <w:pStyle w:val="Axure"/>
              <w:rPr>
                <w:rFonts w:ascii="微软雅黑" w:eastAsia="微软雅黑" w:hAnsi="微软雅黑" w:cs="微软雅黑"/>
                <w:sz w:val="18"/>
                <w:szCs w:val="18"/>
              </w:rPr>
            </w:pPr>
          </w:p>
        </w:tc>
        <w:tc>
          <w:tcPr>
            <w:tcW w:w="1712" w:type="dxa"/>
          </w:tcPr>
          <w:p w14:paraId="75A3BAD8"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8635D" w14:paraId="7823BF06"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98912D6" w14:textId="77777777" w:rsidR="0018635D" w:rsidRDefault="0018635D" w:rsidP="0018635D">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5AA474C1"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受理状态</w:t>
            </w:r>
          </w:p>
        </w:tc>
        <w:tc>
          <w:tcPr>
            <w:tcW w:w="3000" w:type="dxa"/>
          </w:tcPr>
          <w:p w14:paraId="72200838"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默认显示“请选择”字段为“未受理、已通过、已拒绝”</w:t>
            </w:r>
          </w:p>
        </w:tc>
        <w:tc>
          <w:tcPr>
            <w:tcW w:w="3209" w:type="dxa"/>
          </w:tcPr>
          <w:p w14:paraId="51E85310" w14:textId="77777777" w:rsidR="0018635D" w:rsidRDefault="0018635D" w:rsidP="0018635D">
            <w:pPr>
              <w:pStyle w:val="Axure"/>
              <w:rPr>
                <w:rFonts w:ascii="微软雅黑" w:eastAsia="微软雅黑" w:hAnsi="微软雅黑" w:cs="微软雅黑"/>
                <w:sz w:val="18"/>
                <w:szCs w:val="18"/>
              </w:rPr>
            </w:pPr>
          </w:p>
        </w:tc>
        <w:tc>
          <w:tcPr>
            <w:tcW w:w="1712" w:type="dxa"/>
          </w:tcPr>
          <w:p w14:paraId="58C77D6E"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8635D" w14:paraId="66B75218"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E642FC3" w14:textId="0D80B070" w:rsidR="0018635D" w:rsidRDefault="0018635D" w:rsidP="0018635D">
            <w:pPr>
              <w:widowControl/>
              <w:jc w:val="center"/>
              <w:rPr>
                <w:rFonts w:ascii="微软雅黑" w:eastAsia="微软雅黑" w:hAnsi="微软雅黑" w:cs="微软雅黑"/>
                <w:sz w:val="18"/>
                <w:szCs w:val="18"/>
              </w:rPr>
            </w:pPr>
            <w:del w:id="3263" w:author="haha" w:date="2019-07-23T15:43:00Z">
              <w:r w:rsidDel="0089139D">
                <w:rPr>
                  <w:rFonts w:ascii="微软雅黑" w:eastAsia="微软雅黑" w:hAnsi="微软雅黑" w:cs="微软雅黑" w:hint="eastAsia"/>
                  <w:sz w:val="18"/>
                  <w:szCs w:val="18"/>
                </w:rPr>
                <w:delText>4</w:delText>
              </w:r>
            </w:del>
            <w:ins w:id="3264" w:author="haha" w:date="2019-07-23T15:43:00Z">
              <w:r w:rsidR="0089139D">
                <w:rPr>
                  <w:rFonts w:ascii="微软雅黑" w:eastAsia="微软雅黑" w:hAnsi="微软雅黑" w:cs="微软雅黑"/>
                  <w:sz w:val="18"/>
                  <w:szCs w:val="18"/>
                </w:rPr>
                <w:t>5</w:t>
              </w:r>
            </w:ins>
          </w:p>
        </w:tc>
        <w:tc>
          <w:tcPr>
            <w:tcW w:w="1309" w:type="dxa"/>
            <w:gridSpan w:val="2"/>
          </w:tcPr>
          <w:p w14:paraId="3488F294"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应还款日期</w:t>
            </w:r>
          </w:p>
        </w:tc>
        <w:tc>
          <w:tcPr>
            <w:tcW w:w="3000" w:type="dxa"/>
          </w:tcPr>
          <w:p w14:paraId="04CEEE16"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筛选应还款日期，可查询一天也可查询范围内的，查询范围内的则右边大于左边的</w:t>
            </w:r>
          </w:p>
        </w:tc>
        <w:tc>
          <w:tcPr>
            <w:tcW w:w="3209" w:type="dxa"/>
          </w:tcPr>
          <w:p w14:paraId="11907F10" w14:textId="77777777" w:rsidR="0018635D" w:rsidRDefault="0018635D" w:rsidP="0018635D">
            <w:pPr>
              <w:pStyle w:val="Axure"/>
              <w:rPr>
                <w:rFonts w:ascii="微软雅黑" w:eastAsia="微软雅黑" w:hAnsi="微软雅黑" w:cs="微软雅黑"/>
                <w:sz w:val="18"/>
                <w:szCs w:val="18"/>
              </w:rPr>
            </w:pPr>
          </w:p>
        </w:tc>
        <w:tc>
          <w:tcPr>
            <w:tcW w:w="1712" w:type="dxa"/>
          </w:tcPr>
          <w:p w14:paraId="6F673DB6"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8635D" w14:paraId="32930DFF"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1D560FA" w14:textId="388A8DDE" w:rsidR="0018635D" w:rsidRDefault="0018635D" w:rsidP="0018635D">
            <w:pPr>
              <w:widowControl/>
              <w:jc w:val="center"/>
              <w:rPr>
                <w:rFonts w:ascii="微软雅黑" w:eastAsia="微软雅黑" w:hAnsi="微软雅黑" w:cs="微软雅黑"/>
                <w:sz w:val="18"/>
                <w:szCs w:val="18"/>
              </w:rPr>
            </w:pPr>
            <w:del w:id="3265" w:author="haha" w:date="2019-07-23T15:43:00Z">
              <w:r w:rsidDel="0089139D">
                <w:rPr>
                  <w:rFonts w:ascii="微软雅黑" w:eastAsia="微软雅黑" w:hAnsi="微软雅黑" w:cs="微软雅黑" w:hint="eastAsia"/>
                  <w:sz w:val="18"/>
                  <w:szCs w:val="18"/>
                </w:rPr>
                <w:delText>5</w:delText>
              </w:r>
            </w:del>
            <w:ins w:id="3266" w:author="haha" w:date="2019-07-23T15:43:00Z">
              <w:r w:rsidR="0089139D">
                <w:rPr>
                  <w:rFonts w:ascii="微软雅黑" w:eastAsia="微软雅黑" w:hAnsi="微软雅黑" w:cs="微软雅黑"/>
                  <w:sz w:val="18"/>
                  <w:szCs w:val="18"/>
                </w:rPr>
                <w:t>6</w:t>
              </w:r>
            </w:ins>
          </w:p>
        </w:tc>
        <w:tc>
          <w:tcPr>
            <w:tcW w:w="1309" w:type="dxa"/>
            <w:gridSpan w:val="2"/>
          </w:tcPr>
          <w:p w14:paraId="11F60CC6"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提交日期</w:t>
            </w:r>
          </w:p>
        </w:tc>
        <w:tc>
          <w:tcPr>
            <w:tcW w:w="3000" w:type="dxa"/>
          </w:tcPr>
          <w:p w14:paraId="2754B304"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筛选提交款日期，可查询一天也可查询范围内的，查询范围内的则右边大于左边的</w:t>
            </w:r>
          </w:p>
        </w:tc>
        <w:tc>
          <w:tcPr>
            <w:tcW w:w="3209" w:type="dxa"/>
          </w:tcPr>
          <w:p w14:paraId="776464EF" w14:textId="77777777" w:rsidR="0018635D" w:rsidRDefault="0018635D" w:rsidP="0018635D">
            <w:pPr>
              <w:pStyle w:val="Axure"/>
              <w:rPr>
                <w:rFonts w:ascii="微软雅黑" w:eastAsia="微软雅黑" w:hAnsi="微软雅黑" w:cs="微软雅黑"/>
                <w:sz w:val="18"/>
                <w:szCs w:val="18"/>
              </w:rPr>
            </w:pPr>
          </w:p>
        </w:tc>
        <w:tc>
          <w:tcPr>
            <w:tcW w:w="1712" w:type="dxa"/>
          </w:tcPr>
          <w:p w14:paraId="618125C6"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18635D" w14:paraId="4026E15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E8CCD26" w14:textId="2FF1DA5F" w:rsidR="0018635D" w:rsidRDefault="0018635D" w:rsidP="0018635D">
            <w:pPr>
              <w:widowControl/>
              <w:jc w:val="center"/>
              <w:rPr>
                <w:rFonts w:ascii="微软雅黑" w:eastAsia="微软雅黑" w:hAnsi="微软雅黑" w:cs="微软雅黑"/>
                <w:sz w:val="18"/>
                <w:szCs w:val="18"/>
              </w:rPr>
            </w:pPr>
            <w:del w:id="3267" w:author="haha" w:date="2019-07-23T15:43:00Z">
              <w:r w:rsidDel="0089139D">
                <w:rPr>
                  <w:rFonts w:ascii="微软雅黑" w:eastAsia="微软雅黑" w:hAnsi="微软雅黑" w:cs="微软雅黑" w:hint="eastAsia"/>
                  <w:sz w:val="18"/>
                  <w:szCs w:val="18"/>
                </w:rPr>
                <w:delText>5</w:delText>
              </w:r>
            </w:del>
            <w:ins w:id="3268" w:author="haha" w:date="2019-07-23T15:43:00Z">
              <w:r w:rsidR="0089139D">
                <w:rPr>
                  <w:rFonts w:ascii="微软雅黑" w:eastAsia="微软雅黑" w:hAnsi="微软雅黑" w:cs="微软雅黑"/>
                  <w:sz w:val="18"/>
                  <w:szCs w:val="18"/>
                </w:rPr>
                <w:t>7</w:t>
              </w:r>
            </w:ins>
          </w:p>
        </w:tc>
        <w:tc>
          <w:tcPr>
            <w:tcW w:w="1309" w:type="dxa"/>
            <w:gridSpan w:val="2"/>
          </w:tcPr>
          <w:p w14:paraId="0AA6F8A9"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429E144E"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可点击，点击后筛选内容回到默认状态</w:t>
            </w:r>
          </w:p>
        </w:tc>
        <w:tc>
          <w:tcPr>
            <w:tcW w:w="3209" w:type="dxa"/>
          </w:tcPr>
          <w:p w14:paraId="457DD4EB" w14:textId="77777777" w:rsidR="0018635D" w:rsidRDefault="0018635D" w:rsidP="0018635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075E1A62"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18635D" w14:paraId="796D30A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EA09CBB" w14:textId="22E8F6CA" w:rsidR="0018635D" w:rsidRDefault="0018635D" w:rsidP="0018635D">
            <w:pPr>
              <w:widowControl/>
              <w:jc w:val="center"/>
              <w:rPr>
                <w:rFonts w:ascii="微软雅黑" w:eastAsia="微软雅黑" w:hAnsi="微软雅黑" w:cs="微软雅黑"/>
                <w:sz w:val="18"/>
                <w:szCs w:val="18"/>
              </w:rPr>
            </w:pPr>
            <w:del w:id="3269" w:author="haha" w:date="2019-07-23T15:43:00Z">
              <w:r w:rsidDel="0089139D">
                <w:rPr>
                  <w:rFonts w:ascii="微软雅黑" w:eastAsia="微软雅黑" w:hAnsi="微软雅黑" w:cs="微软雅黑" w:hint="eastAsia"/>
                  <w:sz w:val="18"/>
                  <w:szCs w:val="18"/>
                </w:rPr>
                <w:delText>5</w:delText>
              </w:r>
            </w:del>
            <w:ins w:id="3270" w:author="haha" w:date="2019-07-23T15:43:00Z">
              <w:r w:rsidR="0089139D">
                <w:rPr>
                  <w:rFonts w:ascii="微软雅黑" w:eastAsia="微软雅黑" w:hAnsi="微软雅黑" w:cs="微软雅黑"/>
                  <w:sz w:val="18"/>
                  <w:szCs w:val="18"/>
                </w:rPr>
                <w:t>8</w:t>
              </w:r>
            </w:ins>
          </w:p>
        </w:tc>
        <w:tc>
          <w:tcPr>
            <w:tcW w:w="1309" w:type="dxa"/>
            <w:gridSpan w:val="2"/>
          </w:tcPr>
          <w:p w14:paraId="62A973A5"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19C6663F" w14:textId="7DAA0EB0" w:rsidR="0018635D" w:rsidRPr="0089139D" w:rsidRDefault="0018635D" w:rsidP="0018635D">
            <w:pPr>
              <w:widowControl/>
              <w:jc w:val="left"/>
              <w:rPr>
                <w:rFonts w:ascii="微软雅黑" w:eastAsia="微软雅黑" w:hAnsi="微软雅黑" w:cs="微软雅黑"/>
                <w:color w:val="000000"/>
                <w:sz w:val="18"/>
                <w:szCs w:val="18"/>
              </w:rPr>
            </w:pPr>
            <w:commentRangeStart w:id="3271"/>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天的，有条件导出条件内的，导出为excel大小在2</w:t>
            </w:r>
            <w:r>
              <w:rPr>
                <w:rFonts w:ascii="微软雅黑" w:eastAsia="微软雅黑" w:hAnsi="微软雅黑" w:cs="微软雅黑"/>
                <w:color w:val="000000"/>
                <w:sz w:val="18"/>
                <w:szCs w:val="18"/>
              </w:rPr>
              <w:t>MB</w:t>
            </w:r>
            <w:r>
              <w:rPr>
                <w:rFonts w:ascii="微软雅黑" w:eastAsia="微软雅黑" w:hAnsi="微软雅黑" w:cs="微软雅黑" w:hint="eastAsia"/>
                <w:color w:val="000000"/>
                <w:sz w:val="18"/>
                <w:szCs w:val="18"/>
              </w:rPr>
              <w:t>以内，</w:t>
            </w:r>
            <w:ins w:id="3272" w:author="haha" w:date="2019-07-23T15:43:00Z">
              <w:r w:rsidR="0089139D">
                <w:rPr>
                  <w:rFonts w:ascii="微软雅黑" w:eastAsia="微软雅黑" w:hAnsi="微软雅黑" w:cs="微软雅黑" w:hint="eastAsia"/>
                  <w:color w:val="000000"/>
                  <w:sz w:val="18"/>
                  <w:szCs w:val="18"/>
                </w:rPr>
                <w:t>导出文件名为“</w:t>
              </w:r>
            </w:ins>
            <w:ins w:id="3273" w:author="haha" w:date="2019-07-23T15:46:00Z">
              <w:r w:rsidR="0089139D">
                <w:rPr>
                  <w:rFonts w:ascii="微软雅黑" w:eastAsia="微软雅黑" w:hAnsi="微软雅黑" w:cs="微软雅黑" w:hint="eastAsia"/>
                  <w:color w:val="000000"/>
                  <w:sz w:val="18"/>
                  <w:szCs w:val="18"/>
                </w:rPr>
                <w:t>入账审核</w:t>
              </w:r>
            </w:ins>
            <w:ins w:id="3274" w:author="haha" w:date="2019-07-23T15:43:00Z">
              <w:r w:rsidR="0089139D">
                <w:rPr>
                  <w:rFonts w:ascii="微软雅黑" w:eastAsia="微软雅黑" w:hAnsi="微软雅黑" w:cs="微软雅黑" w:hint="eastAsia"/>
                  <w:color w:val="000000"/>
                  <w:sz w:val="18"/>
                  <w:szCs w:val="18"/>
                </w:rPr>
                <w:t>+年月日，例如</w:t>
              </w:r>
            </w:ins>
            <w:ins w:id="3275" w:author="haha" w:date="2019-07-23T15:46:00Z">
              <w:r w:rsidR="0089139D">
                <w:rPr>
                  <w:rFonts w:ascii="微软雅黑" w:eastAsia="微软雅黑" w:hAnsi="微软雅黑" w:cs="微软雅黑" w:hint="eastAsia"/>
                  <w:color w:val="000000"/>
                  <w:sz w:val="18"/>
                  <w:szCs w:val="18"/>
                </w:rPr>
                <w:t>入账审核</w:t>
              </w:r>
            </w:ins>
            <w:ins w:id="3276" w:author="haha" w:date="2019-07-23T15:43:00Z">
              <w:r w:rsidR="0089139D">
                <w:rPr>
                  <w:rFonts w:ascii="微软雅黑" w:eastAsia="微软雅黑" w:hAnsi="微软雅黑" w:cs="微软雅黑" w:hint="eastAsia"/>
                  <w:color w:val="000000"/>
                  <w:sz w:val="18"/>
                  <w:szCs w:val="18"/>
                </w:rPr>
                <w:t>2</w:t>
              </w:r>
              <w:r w:rsidR="0089139D">
                <w:rPr>
                  <w:rFonts w:ascii="微软雅黑" w:eastAsia="微软雅黑" w:hAnsi="微软雅黑" w:cs="微软雅黑"/>
                  <w:color w:val="000000"/>
                  <w:sz w:val="18"/>
                  <w:szCs w:val="18"/>
                </w:rPr>
                <w:t>0190823</w:t>
              </w:r>
              <w:r w:rsidR="0089139D">
                <w:rPr>
                  <w:rFonts w:ascii="微软雅黑" w:eastAsia="微软雅黑" w:hAnsi="微软雅黑" w:cs="微软雅黑" w:hint="eastAsia"/>
                  <w:color w:val="000000"/>
                  <w:sz w:val="18"/>
                  <w:szCs w:val="18"/>
                </w:rPr>
                <w:t>”</w:t>
              </w:r>
            </w:ins>
            <w:del w:id="3277" w:author="haha" w:date="2019-07-23T15:43:00Z">
              <w:r w:rsidDel="0089139D">
                <w:rPr>
                  <w:rFonts w:ascii="微软雅黑" w:eastAsia="微软雅黑" w:hAnsi="微软雅黑" w:cs="微软雅黑" w:hint="eastAsia"/>
                  <w:color w:val="000000"/>
                  <w:sz w:val="18"/>
                  <w:szCs w:val="18"/>
                </w:rPr>
                <w:delText>导出文件名为：Z</w:delText>
              </w:r>
              <w:r w:rsidDel="0089139D">
                <w:rPr>
                  <w:rFonts w:ascii="微软雅黑" w:eastAsia="微软雅黑" w:hAnsi="微软雅黑" w:cs="微软雅黑"/>
                  <w:color w:val="000000"/>
                  <w:sz w:val="18"/>
                  <w:szCs w:val="18"/>
                </w:rPr>
                <w:delText>W</w:delText>
              </w:r>
              <w:r w:rsidDel="0089139D">
                <w:rPr>
                  <w:rFonts w:ascii="微软雅黑" w:eastAsia="微软雅黑" w:hAnsi="微软雅黑" w:cs="微软雅黑" w:hint="eastAsia"/>
                  <w:color w:val="000000"/>
                  <w:sz w:val="18"/>
                  <w:szCs w:val="18"/>
                </w:rPr>
                <w:delText>+年份和月日</w:delText>
              </w:r>
              <w:commentRangeEnd w:id="3271"/>
              <w:r w:rsidR="00A02CA2" w:rsidDel="0089139D">
                <w:rPr>
                  <w:rStyle w:val="aa"/>
                </w:rPr>
                <w:commentReference w:id="3271"/>
              </w:r>
            </w:del>
          </w:p>
        </w:tc>
        <w:tc>
          <w:tcPr>
            <w:tcW w:w="3209" w:type="dxa"/>
          </w:tcPr>
          <w:p w14:paraId="6B4D488A" w14:textId="77777777" w:rsidR="0018635D" w:rsidRDefault="0018635D" w:rsidP="0018635D">
            <w:pPr>
              <w:pStyle w:val="Axure"/>
              <w:rPr>
                <w:rFonts w:ascii="微软雅黑" w:eastAsia="微软雅黑" w:hAnsi="微软雅黑" w:cs="微软雅黑"/>
                <w:sz w:val="18"/>
                <w:szCs w:val="18"/>
              </w:rPr>
            </w:pPr>
          </w:p>
        </w:tc>
        <w:tc>
          <w:tcPr>
            <w:tcW w:w="1712" w:type="dxa"/>
          </w:tcPr>
          <w:p w14:paraId="0EE4C52E"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默认导出一个月的，若导出数据大于2</w:t>
            </w:r>
            <w:r>
              <w:rPr>
                <w:rFonts w:ascii="微软雅黑" w:eastAsia="微软雅黑" w:hAnsi="微软雅黑" w:cs="微软雅黑"/>
                <w:color w:val="000000"/>
                <w:sz w:val="18"/>
                <w:szCs w:val="18"/>
              </w:rPr>
              <w:t>MB</w:t>
            </w:r>
            <w:r>
              <w:rPr>
                <w:rFonts w:ascii="微软雅黑" w:eastAsia="微软雅黑" w:hAnsi="微软雅黑" w:cs="微软雅黑" w:hint="eastAsia"/>
                <w:color w:val="000000"/>
                <w:sz w:val="18"/>
                <w:szCs w:val="18"/>
              </w:rPr>
              <w:t>则提示“数据太多请分开导出”若导出数据为空则提示“无数据”</w:t>
            </w:r>
          </w:p>
        </w:tc>
      </w:tr>
      <w:tr w:rsidR="0018635D" w14:paraId="0701747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CF15B2D" w14:textId="40693D87" w:rsidR="0018635D" w:rsidRDefault="0018635D" w:rsidP="0018635D">
            <w:pPr>
              <w:widowControl/>
              <w:jc w:val="center"/>
              <w:rPr>
                <w:rFonts w:ascii="微软雅黑" w:eastAsia="微软雅黑" w:hAnsi="微软雅黑" w:cs="微软雅黑"/>
                <w:sz w:val="18"/>
                <w:szCs w:val="18"/>
              </w:rPr>
            </w:pPr>
            <w:del w:id="3278" w:author="haha" w:date="2019-07-23T15:43:00Z">
              <w:r w:rsidDel="0089139D">
                <w:rPr>
                  <w:rFonts w:ascii="微软雅黑" w:eastAsia="微软雅黑" w:hAnsi="微软雅黑" w:cs="微软雅黑" w:hint="eastAsia"/>
                  <w:sz w:val="18"/>
                  <w:szCs w:val="18"/>
                </w:rPr>
                <w:delText>6</w:delText>
              </w:r>
            </w:del>
            <w:ins w:id="3279" w:author="haha" w:date="2019-07-23T15:43:00Z">
              <w:r w:rsidR="0089139D">
                <w:rPr>
                  <w:rFonts w:ascii="微软雅黑" w:eastAsia="微软雅黑" w:hAnsi="微软雅黑" w:cs="微软雅黑"/>
                  <w:sz w:val="18"/>
                  <w:szCs w:val="18"/>
                </w:rPr>
                <w:t>9</w:t>
              </w:r>
            </w:ins>
          </w:p>
        </w:tc>
        <w:tc>
          <w:tcPr>
            <w:tcW w:w="1309" w:type="dxa"/>
            <w:gridSpan w:val="2"/>
          </w:tcPr>
          <w:p w14:paraId="0243B0C8"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w:t>
            </w:r>
          </w:p>
        </w:tc>
        <w:tc>
          <w:tcPr>
            <w:tcW w:w="3000" w:type="dxa"/>
          </w:tcPr>
          <w:p w14:paraId="79E19DA1"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数据以提交时间</w:t>
            </w:r>
            <w:del w:id="3280" w:author="张达闻" w:date="2019-07-22T11:52:00Z">
              <w:r w:rsidDel="006F3514">
                <w:rPr>
                  <w:rFonts w:ascii="微软雅黑" w:eastAsia="微软雅黑" w:hAnsi="微软雅黑" w:cs="微软雅黑" w:hint="eastAsia"/>
                  <w:color w:val="000000"/>
                  <w:sz w:val="18"/>
                  <w:szCs w:val="18"/>
                </w:rPr>
                <w:delText>倒叙</w:delText>
              </w:r>
            </w:del>
            <w:ins w:id="3281"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5F691370" w14:textId="77777777" w:rsidR="0018635D" w:rsidRDefault="0018635D" w:rsidP="0018635D">
            <w:pPr>
              <w:pStyle w:val="Axure"/>
              <w:rPr>
                <w:rFonts w:ascii="微软雅黑" w:eastAsia="微软雅黑" w:hAnsi="微软雅黑" w:cs="微软雅黑"/>
                <w:sz w:val="18"/>
                <w:szCs w:val="18"/>
              </w:rPr>
            </w:pPr>
          </w:p>
        </w:tc>
        <w:tc>
          <w:tcPr>
            <w:tcW w:w="1712" w:type="dxa"/>
          </w:tcPr>
          <w:p w14:paraId="5D1B9A75" w14:textId="77777777" w:rsidR="0018635D" w:rsidRDefault="0018635D" w:rsidP="0018635D">
            <w:pPr>
              <w:widowControl/>
              <w:jc w:val="left"/>
              <w:rPr>
                <w:rFonts w:ascii="微软雅黑" w:eastAsia="微软雅黑" w:hAnsi="微软雅黑" w:cs="微软雅黑"/>
                <w:sz w:val="18"/>
                <w:szCs w:val="18"/>
              </w:rPr>
            </w:pPr>
          </w:p>
        </w:tc>
      </w:tr>
      <w:tr w:rsidR="0018635D" w14:paraId="22F9C72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DEAE29" w14:textId="56D7A9BC" w:rsidR="0018635D" w:rsidRDefault="0018635D" w:rsidP="0018635D">
            <w:pPr>
              <w:widowControl/>
              <w:jc w:val="center"/>
              <w:rPr>
                <w:rFonts w:ascii="微软雅黑" w:eastAsia="微软雅黑" w:hAnsi="微软雅黑" w:cs="微软雅黑"/>
                <w:sz w:val="18"/>
                <w:szCs w:val="18"/>
              </w:rPr>
            </w:pPr>
            <w:del w:id="3282" w:author="haha" w:date="2019-07-23T15:43:00Z">
              <w:r w:rsidDel="0089139D">
                <w:rPr>
                  <w:rFonts w:ascii="微软雅黑" w:eastAsia="微软雅黑" w:hAnsi="微软雅黑" w:cs="微软雅黑" w:hint="eastAsia"/>
                  <w:sz w:val="18"/>
                  <w:szCs w:val="18"/>
                </w:rPr>
                <w:delText>7</w:delText>
              </w:r>
            </w:del>
            <w:ins w:id="3283" w:author="haha" w:date="2019-07-23T15:43:00Z">
              <w:r w:rsidR="0089139D">
                <w:rPr>
                  <w:rFonts w:ascii="微软雅黑" w:eastAsia="微软雅黑" w:hAnsi="微软雅黑" w:cs="微软雅黑"/>
                  <w:sz w:val="18"/>
                  <w:szCs w:val="18"/>
                </w:rPr>
                <w:t>10</w:t>
              </w:r>
            </w:ins>
          </w:p>
        </w:tc>
        <w:tc>
          <w:tcPr>
            <w:tcW w:w="1309" w:type="dxa"/>
            <w:gridSpan w:val="2"/>
          </w:tcPr>
          <w:p w14:paraId="42CC3110"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2E83084F"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-10展示</w:t>
            </w:r>
          </w:p>
        </w:tc>
        <w:tc>
          <w:tcPr>
            <w:tcW w:w="3209" w:type="dxa"/>
          </w:tcPr>
          <w:p w14:paraId="73E27BD6" w14:textId="77777777" w:rsidR="0018635D" w:rsidRDefault="0018635D" w:rsidP="0018635D">
            <w:pPr>
              <w:pStyle w:val="Axure"/>
              <w:rPr>
                <w:rFonts w:ascii="微软雅黑" w:eastAsia="微软雅黑" w:hAnsi="微软雅黑" w:cs="微软雅黑"/>
                <w:sz w:val="18"/>
                <w:szCs w:val="18"/>
              </w:rPr>
            </w:pPr>
          </w:p>
        </w:tc>
        <w:tc>
          <w:tcPr>
            <w:tcW w:w="1712" w:type="dxa"/>
          </w:tcPr>
          <w:p w14:paraId="52B5C956" w14:textId="77777777" w:rsidR="0018635D" w:rsidRDefault="0018635D" w:rsidP="0018635D">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18635D" w14:paraId="4656F6AC"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5AE881" w14:textId="3F5A5857" w:rsidR="0018635D" w:rsidRDefault="0018635D" w:rsidP="0018635D">
            <w:pPr>
              <w:widowControl/>
              <w:jc w:val="center"/>
              <w:rPr>
                <w:rFonts w:ascii="微软雅黑" w:eastAsia="微软雅黑" w:hAnsi="微软雅黑" w:cs="微软雅黑"/>
                <w:sz w:val="18"/>
                <w:szCs w:val="18"/>
              </w:rPr>
            </w:pPr>
            <w:del w:id="3284" w:author="haha" w:date="2019-07-23T15:43:00Z">
              <w:r w:rsidDel="0089139D">
                <w:rPr>
                  <w:rFonts w:ascii="微软雅黑" w:eastAsia="微软雅黑" w:hAnsi="微软雅黑" w:cs="微软雅黑" w:hint="eastAsia"/>
                  <w:sz w:val="18"/>
                  <w:szCs w:val="18"/>
                </w:rPr>
                <w:delText>8</w:delText>
              </w:r>
            </w:del>
            <w:ins w:id="3285" w:author="haha" w:date="2019-07-23T15:43:00Z">
              <w:r w:rsidR="0089139D">
                <w:rPr>
                  <w:rFonts w:ascii="微软雅黑" w:eastAsia="微软雅黑" w:hAnsi="微软雅黑" w:cs="微软雅黑"/>
                  <w:sz w:val="18"/>
                  <w:szCs w:val="18"/>
                </w:rPr>
                <w:t>11</w:t>
              </w:r>
            </w:ins>
          </w:p>
        </w:tc>
        <w:tc>
          <w:tcPr>
            <w:tcW w:w="1309" w:type="dxa"/>
            <w:gridSpan w:val="2"/>
          </w:tcPr>
          <w:p w14:paraId="319690EE"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案件号</w:t>
            </w:r>
          </w:p>
        </w:tc>
        <w:tc>
          <w:tcPr>
            <w:tcW w:w="3000" w:type="dxa"/>
          </w:tcPr>
          <w:p w14:paraId="7842BBCC"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展示当前用户案件号</w:t>
            </w:r>
          </w:p>
        </w:tc>
        <w:tc>
          <w:tcPr>
            <w:tcW w:w="3209" w:type="dxa"/>
          </w:tcPr>
          <w:p w14:paraId="332B69EF" w14:textId="77777777" w:rsidR="0018635D" w:rsidRDefault="0018635D" w:rsidP="0018635D">
            <w:pPr>
              <w:pStyle w:val="Axure"/>
              <w:rPr>
                <w:rFonts w:ascii="微软雅黑" w:eastAsia="微软雅黑" w:hAnsi="微软雅黑" w:cs="微软雅黑"/>
                <w:sz w:val="18"/>
                <w:szCs w:val="18"/>
              </w:rPr>
            </w:pPr>
          </w:p>
        </w:tc>
        <w:tc>
          <w:tcPr>
            <w:tcW w:w="1712" w:type="dxa"/>
          </w:tcPr>
          <w:p w14:paraId="238BD429" w14:textId="77777777" w:rsidR="0018635D" w:rsidRDefault="0018635D" w:rsidP="0018635D">
            <w:pPr>
              <w:widowControl/>
              <w:jc w:val="left"/>
              <w:rPr>
                <w:rFonts w:ascii="微软雅黑" w:eastAsia="微软雅黑" w:hAnsi="微软雅黑" w:cs="微软雅黑"/>
                <w:sz w:val="18"/>
                <w:szCs w:val="18"/>
              </w:rPr>
            </w:pPr>
          </w:p>
        </w:tc>
      </w:tr>
      <w:tr w:rsidR="0018635D" w:rsidRPr="00112F4E" w14:paraId="102A33B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141ECCB" w14:textId="070AF28A" w:rsidR="0018635D" w:rsidRDefault="0018635D" w:rsidP="0018635D">
            <w:pPr>
              <w:widowControl/>
              <w:jc w:val="center"/>
              <w:rPr>
                <w:rFonts w:ascii="微软雅黑" w:eastAsia="微软雅黑" w:hAnsi="微软雅黑" w:cs="微软雅黑"/>
                <w:sz w:val="18"/>
                <w:szCs w:val="18"/>
              </w:rPr>
            </w:pPr>
            <w:del w:id="3286" w:author="haha" w:date="2019-07-23T15:43:00Z">
              <w:r w:rsidDel="0089139D">
                <w:rPr>
                  <w:rFonts w:ascii="微软雅黑" w:eastAsia="微软雅黑" w:hAnsi="微软雅黑" w:cs="微软雅黑" w:hint="eastAsia"/>
                  <w:sz w:val="18"/>
                  <w:szCs w:val="18"/>
                </w:rPr>
                <w:delText>9</w:delText>
              </w:r>
            </w:del>
            <w:ins w:id="3287" w:author="haha" w:date="2019-07-23T15:43:00Z">
              <w:r w:rsidR="0089139D">
                <w:rPr>
                  <w:rFonts w:ascii="微软雅黑" w:eastAsia="微软雅黑" w:hAnsi="微软雅黑" w:cs="微软雅黑"/>
                  <w:sz w:val="18"/>
                  <w:szCs w:val="18"/>
                </w:rPr>
                <w:t>12</w:t>
              </w:r>
            </w:ins>
          </w:p>
        </w:tc>
        <w:tc>
          <w:tcPr>
            <w:tcW w:w="1309" w:type="dxa"/>
            <w:gridSpan w:val="2"/>
          </w:tcPr>
          <w:p w14:paraId="2925E617"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2DF8B8A1"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展示当前产品名称（一个系统只有一个产品）</w:t>
            </w:r>
          </w:p>
        </w:tc>
        <w:tc>
          <w:tcPr>
            <w:tcW w:w="3209" w:type="dxa"/>
          </w:tcPr>
          <w:p w14:paraId="39CFBBC6" w14:textId="77777777" w:rsidR="0018635D" w:rsidRDefault="0018635D" w:rsidP="0018635D">
            <w:pPr>
              <w:pStyle w:val="Axure"/>
              <w:rPr>
                <w:rFonts w:ascii="微软雅黑" w:eastAsia="微软雅黑" w:hAnsi="微软雅黑" w:cs="微软雅黑"/>
                <w:sz w:val="18"/>
                <w:szCs w:val="18"/>
              </w:rPr>
            </w:pPr>
          </w:p>
        </w:tc>
        <w:tc>
          <w:tcPr>
            <w:tcW w:w="1712" w:type="dxa"/>
          </w:tcPr>
          <w:p w14:paraId="7163791D"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377523FF"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E0FAA35"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3</w:t>
            </w:r>
          </w:p>
        </w:tc>
        <w:tc>
          <w:tcPr>
            <w:tcW w:w="1309" w:type="dxa"/>
            <w:gridSpan w:val="2"/>
          </w:tcPr>
          <w:p w14:paraId="7A019734"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客户姓名</w:t>
            </w:r>
          </w:p>
        </w:tc>
        <w:tc>
          <w:tcPr>
            <w:tcW w:w="3000" w:type="dxa"/>
          </w:tcPr>
          <w:p w14:paraId="2A12B1EF"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展示客户姓名</w:t>
            </w:r>
          </w:p>
        </w:tc>
        <w:tc>
          <w:tcPr>
            <w:tcW w:w="3209" w:type="dxa"/>
          </w:tcPr>
          <w:p w14:paraId="2A40E409" w14:textId="77777777" w:rsidR="0018635D" w:rsidRDefault="0018635D" w:rsidP="0018635D">
            <w:pPr>
              <w:pStyle w:val="Axure"/>
              <w:rPr>
                <w:rFonts w:ascii="微软雅黑" w:eastAsia="微软雅黑" w:hAnsi="微软雅黑" w:cs="微软雅黑"/>
                <w:sz w:val="18"/>
                <w:szCs w:val="18"/>
              </w:rPr>
            </w:pPr>
          </w:p>
        </w:tc>
        <w:tc>
          <w:tcPr>
            <w:tcW w:w="1712" w:type="dxa"/>
          </w:tcPr>
          <w:p w14:paraId="1678E851"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12E4C74F"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3F2CCCC"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tcPr>
          <w:p w14:paraId="34A77BD0"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还款金额</w:t>
            </w:r>
          </w:p>
        </w:tc>
        <w:tc>
          <w:tcPr>
            <w:tcW w:w="3000" w:type="dxa"/>
          </w:tcPr>
          <w:p w14:paraId="18459BE7"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展示本次提交的还款金额</w:t>
            </w:r>
          </w:p>
        </w:tc>
        <w:tc>
          <w:tcPr>
            <w:tcW w:w="3209" w:type="dxa"/>
          </w:tcPr>
          <w:p w14:paraId="417AAF61" w14:textId="77777777" w:rsidR="0018635D" w:rsidRDefault="0018635D" w:rsidP="0018635D">
            <w:pPr>
              <w:pStyle w:val="Axure"/>
              <w:rPr>
                <w:rFonts w:ascii="微软雅黑" w:eastAsia="微软雅黑" w:hAnsi="微软雅黑" w:cs="微软雅黑"/>
                <w:sz w:val="18"/>
                <w:szCs w:val="18"/>
              </w:rPr>
            </w:pPr>
          </w:p>
        </w:tc>
        <w:tc>
          <w:tcPr>
            <w:tcW w:w="1712" w:type="dxa"/>
          </w:tcPr>
          <w:p w14:paraId="1AA6FA80"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1D7BB3B7"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DBEEE20"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50C225F4"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应还款日期</w:t>
            </w:r>
          </w:p>
        </w:tc>
        <w:tc>
          <w:tcPr>
            <w:tcW w:w="3000" w:type="dxa"/>
          </w:tcPr>
          <w:p w14:paraId="4336E3DF"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展示客户应还日期，精确到日</w:t>
            </w:r>
          </w:p>
        </w:tc>
        <w:tc>
          <w:tcPr>
            <w:tcW w:w="3209" w:type="dxa"/>
          </w:tcPr>
          <w:p w14:paraId="2BD0C0DF" w14:textId="77777777" w:rsidR="0018635D" w:rsidRDefault="0018635D" w:rsidP="0018635D">
            <w:pPr>
              <w:pStyle w:val="Axure"/>
              <w:rPr>
                <w:rFonts w:ascii="微软雅黑" w:eastAsia="微软雅黑" w:hAnsi="微软雅黑" w:cs="微软雅黑"/>
                <w:sz w:val="18"/>
                <w:szCs w:val="18"/>
              </w:rPr>
            </w:pPr>
          </w:p>
        </w:tc>
        <w:tc>
          <w:tcPr>
            <w:tcW w:w="1712" w:type="dxa"/>
          </w:tcPr>
          <w:p w14:paraId="02840335"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22CD4344"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DAA3472"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6</w:t>
            </w:r>
          </w:p>
        </w:tc>
        <w:tc>
          <w:tcPr>
            <w:tcW w:w="1309" w:type="dxa"/>
            <w:gridSpan w:val="2"/>
          </w:tcPr>
          <w:p w14:paraId="75AAD666"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还款状态</w:t>
            </w:r>
          </w:p>
        </w:tc>
        <w:tc>
          <w:tcPr>
            <w:tcW w:w="3000" w:type="dxa"/>
          </w:tcPr>
          <w:p w14:paraId="35EFF0DB"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展示客户的还款状态</w:t>
            </w:r>
          </w:p>
        </w:tc>
        <w:tc>
          <w:tcPr>
            <w:tcW w:w="3209" w:type="dxa"/>
          </w:tcPr>
          <w:p w14:paraId="50F7C751" w14:textId="77777777" w:rsidR="0018635D" w:rsidRDefault="0018635D" w:rsidP="0018635D">
            <w:pPr>
              <w:pStyle w:val="Axure"/>
              <w:rPr>
                <w:rFonts w:ascii="微软雅黑" w:eastAsia="微软雅黑" w:hAnsi="微软雅黑" w:cs="微软雅黑"/>
                <w:sz w:val="18"/>
                <w:szCs w:val="18"/>
              </w:rPr>
            </w:pPr>
          </w:p>
        </w:tc>
        <w:tc>
          <w:tcPr>
            <w:tcW w:w="1712" w:type="dxa"/>
          </w:tcPr>
          <w:p w14:paraId="4CA64C63"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1A3F3DC2"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9A3E40"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7</w:t>
            </w:r>
          </w:p>
        </w:tc>
        <w:tc>
          <w:tcPr>
            <w:tcW w:w="1309" w:type="dxa"/>
            <w:gridSpan w:val="2"/>
          </w:tcPr>
          <w:p w14:paraId="33530015"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放款方式</w:t>
            </w:r>
          </w:p>
        </w:tc>
        <w:tc>
          <w:tcPr>
            <w:tcW w:w="3000" w:type="dxa"/>
          </w:tcPr>
          <w:p w14:paraId="1236EF83"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展示客户的还款方式</w:t>
            </w:r>
          </w:p>
        </w:tc>
        <w:tc>
          <w:tcPr>
            <w:tcW w:w="3209" w:type="dxa"/>
          </w:tcPr>
          <w:p w14:paraId="608F2BCF" w14:textId="77777777" w:rsidR="0018635D" w:rsidRDefault="0018635D" w:rsidP="0018635D">
            <w:pPr>
              <w:pStyle w:val="Axure"/>
              <w:rPr>
                <w:rFonts w:ascii="微软雅黑" w:eastAsia="微软雅黑" w:hAnsi="微软雅黑" w:cs="微软雅黑"/>
                <w:sz w:val="18"/>
                <w:szCs w:val="18"/>
              </w:rPr>
            </w:pPr>
          </w:p>
        </w:tc>
        <w:tc>
          <w:tcPr>
            <w:tcW w:w="1712" w:type="dxa"/>
          </w:tcPr>
          <w:p w14:paraId="6F909F61"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679BF4CE"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730F626"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8</w:t>
            </w:r>
          </w:p>
        </w:tc>
        <w:tc>
          <w:tcPr>
            <w:tcW w:w="1309" w:type="dxa"/>
            <w:gridSpan w:val="2"/>
          </w:tcPr>
          <w:p w14:paraId="7C5FCBE5"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下次还款日期</w:t>
            </w:r>
          </w:p>
        </w:tc>
        <w:tc>
          <w:tcPr>
            <w:tcW w:w="3000" w:type="dxa"/>
          </w:tcPr>
          <w:p w14:paraId="021E03F6"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展示当前提交内的下次还款，精确到日</w:t>
            </w:r>
          </w:p>
        </w:tc>
        <w:tc>
          <w:tcPr>
            <w:tcW w:w="3209" w:type="dxa"/>
          </w:tcPr>
          <w:p w14:paraId="548A99E8" w14:textId="77777777" w:rsidR="0018635D" w:rsidRDefault="0018635D" w:rsidP="0018635D">
            <w:pPr>
              <w:pStyle w:val="Axure"/>
              <w:rPr>
                <w:rFonts w:ascii="微软雅黑" w:eastAsia="微软雅黑" w:hAnsi="微软雅黑" w:cs="微软雅黑"/>
                <w:sz w:val="18"/>
                <w:szCs w:val="18"/>
              </w:rPr>
            </w:pPr>
          </w:p>
        </w:tc>
        <w:tc>
          <w:tcPr>
            <w:tcW w:w="1712" w:type="dxa"/>
          </w:tcPr>
          <w:p w14:paraId="643F3332"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7F580C5D"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50B7566"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9</w:t>
            </w:r>
          </w:p>
        </w:tc>
        <w:tc>
          <w:tcPr>
            <w:tcW w:w="1309" w:type="dxa"/>
            <w:gridSpan w:val="2"/>
          </w:tcPr>
          <w:p w14:paraId="03A3BFD9"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提交时间</w:t>
            </w:r>
          </w:p>
        </w:tc>
        <w:tc>
          <w:tcPr>
            <w:tcW w:w="3000" w:type="dxa"/>
          </w:tcPr>
          <w:p w14:paraId="3C0389A0"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展示当前提交的时间，精确到秒</w:t>
            </w:r>
          </w:p>
        </w:tc>
        <w:tc>
          <w:tcPr>
            <w:tcW w:w="3209" w:type="dxa"/>
          </w:tcPr>
          <w:p w14:paraId="6EC395E4" w14:textId="77777777" w:rsidR="0018635D" w:rsidRDefault="0018635D" w:rsidP="0018635D">
            <w:pPr>
              <w:pStyle w:val="Axure"/>
              <w:rPr>
                <w:rFonts w:ascii="微软雅黑" w:eastAsia="微软雅黑" w:hAnsi="微软雅黑" w:cs="微软雅黑"/>
                <w:sz w:val="18"/>
                <w:szCs w:val="18"/>
              </w:rPr>
            </w:pPr>
          </w:p>
        </w:tc>
        <w:tc>
          <w:tcPr>
            <w:tcW w:w="1712" w:type="dxa"/>
          </w:tcPr>
          <w:p w14:paraId="605A32B4"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4E7DA269"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DF37FB"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0</w:t>
            </w:r>
          </w:p>
        </w:tc>
        <w:tc>
          <w:tcPr>
            <w:tcW w:w="1309" w:type="dxa"/>
            <w:gridSpan w:val="2"/>
          </w:tcPr>
          <w:p w14:paraId="61737D1C"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提交人</w:t>
            </w:r>
          </w:p>
        </w:tc>
        <w:tc>
          <w:tcPr>
            <w:tcW w:w="3000" w:type="dxa"/>
          </w:tcPr>
          <w:p w14:paraId="26938ECA"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展示当前记录的提交人姓名</w:t>
            </w:r>
          </w:p>
        </w:tc>
        <w:tc>
          <w:tcPr>
            <w:tcW w:w="3209" w:type="dxa"/>
          </w:tcPr>
          <w:p w14:paraId="05D99947" w14:textId="77777777" w:rsidR="0018635D" w:rsidRDefault="0018635D" w:rsidP="0018635D">
            <w:pPr>
              <w:pStyle w:val="Axure"/>
              <w:rPr>
                <w:rFonts w:ascii="微软雅黑" w:eastAsia="微软雅黑" w:hAnsi="微软雅黑" w:cs="微软雅黑"/>
                <w:sz w:val="18"/>
                <w:szCs w:val="18"/>
              </w:rPr>
            </w:pPr>
          </w:p>
        </w:tc>
        <w:tc>
          <w:tcPr>
            <w:tcW w:w="1712" w:type="dxa"/>
          </w:tcPr>
          <w:p w14:paraId="07D9ED9F" w14:textId="77777777" w:rsidR="0018635D" w:rsidRDefault="0018635D" w:rsidP="0018635D">
            <w:pPr>
              <w:widowControl/>
              <w:jc w:val="left"/>
              <w:rPr>
                <w:rFonts w:ascii="微软雅黑" w:eastAsia="微软雅黑" w:hAnsi="微软雅黑" w:cs="微软雅黑"/>
                <w:color w:val="000000"/>
                <w:sz w:val="18"/>
                <w:szCs w:val="18"/>
              </w:rPr>
            </w:pPr>
          </w:p>
        </w:tc>
      </w:tr>
      <w:tr w:rsidR="0018635D" w:rsidRPr="00112F4E" w14:paraId="239A6C93" w14:textId="77777777" w:rsidTr="0018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4CC7215" w14:textId="77777777" w:rsidR="0018635D" w:rsidRDefault="0018635D" w:rsidP="0018635D">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1</w:t>
            </w:r>
          </w:p>
        </w:tc>
        <w:tc>
          <w:tcPr>
            <w:tcW w:w="1309" w:type="dxa"/>
            <w:gridSpan w:val="2"/>
          </w:tcPr>
          <w:p w14:paraId="72416498"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w:t>
            </w:r>
          </w:p>
        </w:tc>
        <w:tc>
          <w:tcPr>
            <w:tcW w:w="3000" w:type="dxa"/>
          </w:tcPr>
          <w:p w14:paraId="51BD1AAC" w14:textId="77777777" w:rsidR="0018635D" w:rsidRDefault="0018635D" w:rsidP="0018635D">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若未受理按钮为受理，若受理完按钮为查看，点击进入相关页面</w:t>
            </w:r>
          </w:p>
        </w:tc>
        <w:tc>
          <w:tcPr>
            <w:tcW w:w="3209" w:type="dxa"/>
          </w:tcPr>
          <w:p w14:paraId="5EB51146" w14:textId="77777777" w:rsidR="0018635D" w:rsidRDefault="0018635D" w:rsidP="0018635D">
            <w:pPr>
              <w:pStyle w:val="Axure"/>
              <w:rPr>
                <w:rFonts w:ascii="微软雅黑" w:eastAsia="微软雅黑" w:hAnsi="微软雅黑" w:cs="微软雅黑"/>
                <w:sz w:val="18"/>
                <w:szCs w:val="18"/>
              </w:rPr>
            </w:pPr>
          </w:p>
        </w:tc>
        <w:tc>
          <w:tcPr>
            <w:tcW w:w="1712" w:type="dxa"/>
          </w:tcPr>
          <w:p w14:paraId="63648DA2" w14:textId="77777777" w:rsidR="0018635D" w:rsidRDefault="0018635D" w:rsidP="0018635D">
            <w:pPr>
              <w:widowControl/>
              <w:jc w:val="left"/>
              <w:rPr>
                <w:rFonts w:ascii="微软雅黑" w:eastAsia="微软雅黑" w:hAnsi="微软雅黑" w:cs="微软雅黑"/>
                <w:color w:val="000000"/>
                <w:sz w:val="18"/>
                <w:szCs w:val="18"/>
              </w:rPr>
            </w:pPr>
          </w:p>
        </w:tc>
      </w:tr>
    </w:tbl>
    <w:p w14:paraId="76440C61" w14:textId="0C82E1D8" w:rsidR="0018635D" w:rsidRDefault="00225374" w:rsidP="002F6BCD">
      <w:pPr>
        <w:pStyle w:val="3"/>
      </w:pPr>
      <w:bookmarkStart w:id="3288" w:name="_Toc14795478"/>
      <w:ins w:id="3289" w:author="haha" w:date="2019-07-23T16:24:00Z">
        <w:r>
          <w:rPr>
            <w:rFonts w:hint="eastAsia"/>
          </w:rPr>
          <w:lastRenderedPageBreak/>
          <w:t>3</w:t>
        </w:r>
        <w:r>
          <w:t>.2.1</w:t>
        </w:r>
      </w:ins>
      <w:r w:rsidR="002F6BCD">
        <w:rPr>
          <w:rFonts w:hint="eastAsia"/>
        </w:rPr>
        <w:t>详细信息</w:t>
      </w:r>
      <w:bookmarkEnd w:id="3288"/>
    </w:p>
    <w:p w14:paraId="2B9BE24C" w14:textId="77777777" w:rsidR="002F6BCD" w:rsidRDefault="002F6BCD" w:rsidP="002F6BCD">
      <w:r>
        <w:rPr>
          <w:noProof/>
        </w:rPr>
        <w:drawing>
          <wp:inline distT="0" distB="0" distL="0" distR="0" wp14:anchorId="633E5B67" wp14:editId="6A455868">
            <wp:extent cx="4791075" cy="230144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7275" cy="230923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F6BCD" w14:paraId="475D402E" w14:textId="77777777" w:rsidTr="0025411E">
        <w:trPr>
          <w:trHeight w:val="90"/>
        </w:trPr>
        <w:tc>
          <w:tcPr>
            <w:tcW w:w="1245" w:type="dxa"/>
            <w:gridSpan w:val="2"/>
            <w:tcBorders>
              <w:top w:val="nil"/>
              <w:left w:val="single" w:sz="4" w:space="0" w:color="auto"/>
              <w:bottom w:val="single" w:sz="4" w:space="0" w:color="auto"/>
              <w:right w:val="single" w:sz="4" w:space="0" w:color="auto"/>
            </w:tcBorders>
          </w:tcPr>
          <w:p w14:paraId="1645373B" w14:textId="77777777" w:rsidR="002F6BCD" w:rsidRDefault="002F6BCD" w:rsidP="0025411E">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864A00E" w14:textId="77777777" w:rsidR="002F6BCD" w:rsidRDefault="002F6BCD" w:rsidP="0025411E">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入账审核</w:t>
            </w:r>
          </w:p>
        </w:tc>
      </w:tr>
      <w:tr w:rsidR="002F6BCD" w14:paraId="5D726697" w14:textId="77777777" w:rsidTr="0025411E">
        <w:trPr>
          <w:trHeight w:val="408"/>
        </w:trPr>
        <w:tc>
          <w:tcPr>
            <w:tcW w:w="1245" w:type="dxa"/>
            <w:gridSpan w:val="2"/>
            <w:tcBorders>
              <w:top w:val="nil"/>
              <w:left w:val="single" w:sz="4" w:space="0" w:color="auto"/>
              <w:bottom w:val="single" w:sz="4" w:space="0" w:color="auto"/>
              <w:right w:val="single" w:sz="4" w:space="0" w:color="auto"/>
            </w:tcBorders>
          </w:tcPr>
          <w:p w14:paraId="5F7411BB" w14:textId="77777777" w:rsidR="002F6BCD" w:rsidRDefault="002F6BCD"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02D917CB" w14:textId="77777777" w:rsidR="002F6BCD" w:rsidRDefault="002F6BCD"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入账审核操作下的按钮</w:t>
            </w:r>
          </w:p>
        </w:tc>
      </w:tr>
      <w:tr w:rsidR="002F6BCD" w14:paraId="253989E3" w14:textId="77777777" w:rsidTr="0025411E">
        <w:trPr>
          <w:trHeight w:val="423"/>
        </w:trPr>
        <w:tc>
          <w:tcPr>
            <w:tcW w:w="1245" w:type="dxa"/>
            <w:gridSpan w:val="2"/>
            <w:tcBorders>
              <w:top w:val="nil"/>
              <w:left w:val="single" w:sz="4" w:space="0" w:color="auto"/>
              <w:bottom w:val="single" w:sz="4" w:space="0" w:color="auto"/>
              <w:right w:val="single" w:sz="4" w:space="0" w:color="auto"/>
            </w:tcBorders>
          </w:tcPr>
          <w:p w14:paraId="08D69045" w14:textId="77777777" w:rsidR="002F6BCD" w:rsidRDefault="002F6BCD"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A695047" w14:textId="77777777" w:rsidR="002F6BCD" w:rsidRDefault="002F6BCD"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底部关闭/通过/拒绝按钮</w:t>
            </w:r>
          </w:p>
        </w:tc>
      </w:tr>
      <w:tr w:rsidR="002F6BCD" w14:paraId="59B2AC89"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B6B97FE" w14:textId="77777777" w:rsidR="002F6BCD" w:rsidRDefault="002F6BCD"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2F6BCD" w14:paraId="7FEAA569"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691E5A0" w14:textId="77777777" w:rsidR="002F6BCD" w:rsidRDefault="002F6BCD"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6230D82" w14:textId="77777777" w:rsidR="002F6BCD" w:rsidRDefault="002F6BCD"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59C9FAA8" w14:textId="77777777" w:rsidR="002F6BCD" w:rsidRDefault="002F6BCD"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4A1F558" w14:textId="77777777" w:rsidR="002F6BCD" w:rsidRDefault="002F6BCD"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44E038A" w14:textId="77777777" w:rsidR="002F6BCD" w:rsidRDefault="002F6BCD"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2F6BCD" w14:paraId="28F9F7CD"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7D8BD01" w14:textId="77777777" w:rsidR="002F6BCD" w:rsidRDefault="002F6BCD" w:rsidP="0025411E">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00D7C5FB"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基本信息</w:t>
            </w:r>
          </w:p>
        </w:tc>
        <w:tc>
          <w:tcPr>
            <w:tcW w:w="3000" w:type="dxa"/>
          </w:tcPr>
          <w:p w14:paraId="70D2CFE6"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展示当前客户的基本信息</w:t>
            </w:r>
          </w:p>
        </w:tc>
        <w:tc>
          <w:tcPr>
            <w:tcW w:w="3209" w:type="dxa"/>
          </w:tcPr>
          <w:p w14:paraId="627EA0B7" w14:textId="77777777" w:rsidR="002F6BCD" w:rsidRDefault="002F6BCD" w:rsidP="0025411E">
            <w:pPr>
              <w:pStyle w:val="Axure"/>
              <w:rPr>
                <w:rFonts w:ascii="微软雅黑" w:eastAsia="微软雅黑" w:hAnsi="微软雅黑" w:cs="微软雅黑"/>
                <w:sz w:val="18"/>
                <w:szCs w:val="18"/>
              </w:rPr>
            </w:pPr>
          </w:p>
        </w:tc>
        <w:tc>
          <w:tcPr>
            <w:tcW w:w="1712" w:type="dxa"/>
          </w:tcPr>
          <w:p w14:paraId="2EE88318" w14:textId="77777777" w:rsidR="002F6BCD" w:rsidRDefault="002F6BCD" w:rsidP="0025411E">
            <w:pPr>
              <w:widowControl/>
              <w:jc w:val="left"/>
              <w:rPr>
                <w:rFonts w:ascii="微软雅黑" w:eastAsia="微软雅黑" w:hAnsi="微软雅黑" w:cs="宋体"/>
                <w:bCs/>
                <w:kern w:val="0"/>
                <w:sz w:val="18"/>
                <w:szCs w:val="18"/>
              </w:rPr>
            </w:pPr>
          </w:p>
        </w:tc>
      </w:tr>
      <w:tr w:rsidR="002F6BCD" w14:paraId="3B5DC393"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8A44346" w14:textId="77777777" w:rsidR="002F6BCD" w:rsidRDefault="002F6BCD" w:rsidP="0025411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0B59910"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案件号</w:t>
            </w:r>
          </w:p>
        </w:tc>
        <w:tc>
          <w:tcPr>
            <w:tcW w:w="3000" w:type="dxa"/>
          </w:tcPr>
          <w:p w14:paraId="01BDE357"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展示当前客户案件号</w:t>
            </w:r>
          </w:p>
        </w:tc>
        <w:tc>
          <w:tcPr>
            <w:tcW w:w="3209" w:type="dxa"/>
          </w:tcPr>
          <w:p w14:paraId="6CC74311" w14:textId="77777777" w:rsidR="002F6BCD" w:rsidRDefault="002F6BCD" w:rsidP="0025411E">
            <w:pPr>
              <w:pStyle w:val="Axure"/>
              <w:rPr>
                <w:rFonts w:ascii="微软雅黑" w:eastAsia="微软雅黑" w:hAnsi="微软雅黑" w:cs="微软雅黑"/>
                <w:sz w:val="18"/>
                <w:szCs w:val="18"/>
              </w:rPr>
            </w:pPr>
          </w:p>
        </w:tc>
        <w:tc>
          <w:tcPr>
            <w:tcW w:w="1712" w:type="dxa"/>
          </w:tcPr>
          <w:p w14:paraId="3364C170" w14:textId="77777777" w:rsidR="002F6BCD" w:rsidRDefault="002F6BCD" w:rsidP="0025411E">
            <w:pPr>
              <w:widowControl/>
              <w:jc w:val="left"/>
              <w:rPr>
                <w:rFonts w:ascii="微软雅黑" w:eastAsia="微软雅黑" w:hAnsi="微软雅黑" w:cs="微软雅黑"/>
                <w:sz w:val="18"/>
                <w:szCs w:val="18"/>
              </w:rPr>
            </w:pPr>
          </w:p>
        </w:tc>
      </w:tr>
      <w:tr w:rsidR="002F6BCD" w14:paraId="0BA8C88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724A8BC" w14:textId="77777777" w:rsidR="002F6BCD" w:rsidRDefault="002F6BCD" w:rsidP="0025411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7469EEF6"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提交时间</w:t>
            </w:r>
          </w:p>
        </w:tc>
        <w:tc>
          <w:tcPr>
            <w:tcW w:w="3000" w:type="dxa"/>
          </w:tcPr>
          <w:p w14:paraId="1F015C30"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展示当前记录的提交时间</w:t>
            </w:r>
          </w:p>
        </w:tc>
        <w:tc>
          <w:tcPr>
            <w:tcW w:w="3209" w:type="dxa"/>
          </w:tcPr>
          <w:p w14:paraId="123A6AFE" w14:textId="77777777" w:rsidR="002F6BCD" w:rsidRDefault="002F6BCD" w:rsidP="0025411E">
            <w:pPr>
              <w:pStyle w:val="Axure"/>
              <w:rPr>
                <w:rFonts w:ascii="微软雅黑" w:eastAsia="微软雅黑" w:hAnsi="微软雅黑" w:cs="微软雅黑"/>
                <w:sz w:val="18"/>
                <w:szCs w:val="18"/>
              </w:rPr>
            </w:pPr>
          </w:p>
        </w:tc>
        <w:tc>
          <w:tcPr>
            <w:tcW w:w="1712" w:type="dxa"/>
          </w:tcPr>
          <w:p w14:paraId="662745AC" w14:textId="77777777" w:rsidR="002F6BCD" w:rsidRDefault="002F6BCD" w:rsidP="0025411E">
            <w:pPr>
              <w:widowControl/>
              <w:jc w:val="left"/>
              <w:rPr>
                <w:rFonts w:ascii="微软雅黑" w:eastAsia="微软雅黑" w:hAnsi="微软雅黑" w:cs="宋体"/>
                <w:bCs/>
                <w:kern w:val="0"/>
                <w:sz w:val="18"/>
                <w:szCs w:val="18"/>
              </w:rPr>
            </w:pPr>
          </w:p>
        </w:tc>
      </w:tr>
      <w:tr w:rsidR="002F6BCD" w14:paraId="0B2C4D05"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522A6BB" w14:textId="44E42F74" w:rsidR="002F6BCD" w:rsidRDefault="002F6BCD" w:rsidP="0025411E">
            <w:pPr>
              <w:widowControl/>
              <w:jc w:val="center"/>
              <w:rPr>
                <w:rFonts w:ascii="微软雅黑" w:eastAsia="微软雅黑" w:hAnsi="微软雅黑" w:cs="微软雅黑"/>
                <w:sz w:val="18"/>
                <w:szCs w:val="18"/>
              </w:rPr>
            </w:pPr>
            <w:del w:id="3290" w:author="haha" w:date="2019-07-23T15:41:00Z">
              <w:r w:rsidDel="00144814">
                <w:rPr>
                  <w:rFonts w:ascii="微软雅黑" w:eastAsia="微软雅黑" w:hAnsi="微软雅黑" w:cs="微软雅黑" w:hint="eastAsia"/>
                  <w:sz w:val="18"/>
                  <w:szCs w:val="18"/>
                </w:rPr>
                <w:delText>3</w:delText>
              </w:r>
            </w:del>
            <w:ins w:id="3291" w:author="haha" w:date="2019-07-23T15:41:00Z">
              <w:r w:rsidR="00144814">
                <w:rPr>
                  <w:rFonts w:ascii="微软雅黑" w:eastAsia="微软雅黑" w:hAnsi="微软雅黑" w:cs="微软雅黑"/>
                  <w:sz w:val="18"/>
                  <w:szCs w:val="18"/>
                </w:rPr>
                <w:t>4</w:t>
              </w:r>
            </w:ins>
          </w:p>
        </w:tc>
        <w:tc>
          <w:tcPr>
            <w:tcW w:w="1309" w:type="dxa"/>
            <w:gridSpan w:val="2"/>
          </w:tcPr>
          <w:p w14:paraId="7D634825"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w:t>
            </w:r>
          </w:p>
        </w:tc>
        <w:tc>
          <w:tcPr>
            <w:tcW w:w="3000" w:type="dxa"/>
          </w:tcPr>
          <w:p w14:paraId="64D3A914"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展示当前客户姓名”</w:t>
            </w:r>
          </w:p>
        </w:tc>
        <w:tc>
          <w:tcPr>
            <w:tcW w:w="3209" w:type="dxa"/>
          </w:tcPr>
          <w:p w14:paraId="270A4500" w14:textId="77777777" w:rsidR="002F6BCD" w:rsidRDefault="002F6BCD" w:rsidP="0025411E">
            <w:pPr>
              <w:pStyle w:val="Axure"/>
              <w:rPr>
                <w:rFonts w:ascii="微软雅黑" w:eastAsia="微软雅黑" w:hAnsi="微软雅黑" w:cs="微软雅黑"/>
                <w:sz w:val="18"/>
                <w:szCs w:val="18"/>
              </w:rPr>
            </w:pPr>
          </w:p>
        </w:tc>
        <w:tc>
          <w:tcPr>
            <w:tcW w:w="1712" w:type="dxa"/>
          </w:tcPr>
          <w:p w14:paraId="5005D795" w14:textId="77777777" w:rsidR="002F6BCD" w:rsidRDefault="002F6BCD" w:rsidP="0025411E">
            <w:pPr>
              <w:widowControl/>
              <w:jc w:val="left"/>
              <w:rPr>
                <w:rFonts w:ascii="微软雅黑" w:eastAsia="微软雅黑" w:hAnsi="微软雅黑" w:cs="微软雅黑"/>
                <w:sz w:val="18"/>
                <w:szCs w:val="18"/>
              </w:rPr>
            </w:pPr>
          </w:p>
        </w:tc>
      </w:tr>
      <w:tr w:rsidR="002F6BCD" w14:paraId="3DA830C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935CC8" w14:textId="01650917" w:rsidR="002F6BCD" w:rsidRDefault="002F6BCD" w:rsidP="0025411E">
            <w:pPr>
              <w:widowControl/>
              <w:jc w:val="center"/>
              <w:rPr>
                <w:rFonts w:ascii="微软雅黑" w:eastAsia="微软雅黑" w:hAnsi="微软雅黑" w:cs="微软雅黑"/>
                <w:sz w:val="18"/>
                <w:szCs w:val="18"/>
              </w:rPr>
            </w:pPr>
            <w:del w:id="3292" w:author="haha" w:date="2019-07-23T15:41:00Z">
              <w:r w:rsidDel="00144814">
                <w:rPr>
                  <w:rFonts w:ascii="微软雅黑" w:eastAsia="微软雅黑" w:hAnsi="微软雅黑" w:cs="微软雅黑" w:hint="eastAsia"/>
                  <w:sz w:val="18"/>
                  <w:szCs w:val="18"/>
                </w:rPr>
                <w:delText>4</w:delText>
              </w:r>
            </w:del>
            <w:ins w:id="3293" w:author="haha" w:date="2019-07-23T15:41:00Z">
              <w:r w:rsidR="00144814">
                <w:rPr>
                  <w:rFonts w:ascii="微软雅黑" w:eastAsia="微软雅黑" w:hAnsi="微软雅黑" w:cs="微软雅黑"/>
                  <w:sz w:val="18"/>
                  <w:szCs w:val="18"/>
                </w:rPr>
                <w:t>5</w:t>
              </w:r>
            </w:ins>
          </w:p>
        </w:tc>
        <w:tc>
          <w:tcPr>
            <w:tcW w:w="1309" w:type="dxa"/>
            <w:gridSpan w:val="2"/>
          </w:tcPr>
          <w:p w14:paraId="595B45B0"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应还款日期</w:t>
            </w:r>
          </w:p>
        </w:tc>
        <w:tc>
          <w:tcPr>
            <w:tcW w:w="3000" w:type="dxa"/>
          </w:tcPr>
          <w:p w14:paraId="1D8D5365"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展示当前客户的应还款日期</w:t>
            </w:r>
          </w:p>
        </w:tc>
        <w:tc>
          <w:tcPr>
            <w:tcW w:w="3209" w:type="dxa"/>
          </w:tcPr>
          <w:p w14:paraId="51C51717" w14:textId="77777777" w:rsidR="002F6BCD" w:rsidRDefault="002F6BCD" w:rsidP="0025411E">
            <w:pPr>
              <w:pStyle w:val="Axure"/>
              <w:rPr>
                <w:rFonts w:ascii="微软雅黑" w:eastAsia="微软雅黑" w:hAnsi="微软雅黑" w:cs="微软雅黑"/>
                <w:sz w:val="18"/>
                <w:szCs w:val="18"/>
              </w:rPr>
            </w:pPr>
          </w:p>
        </w:tc>
        <w:tc>
          <w:tcPr>
            <w:tcW w:w="1712" w:type="dxa"/>
          </w:tcPr>
          <w:p w14:paraId="1113BF8D" w14:textId="77777777" w:rsidR="002F6BCD" w:rsidRDefault="002F6BCD" w:rsidP="0025411E">
            <w:pPr>
              <w:widowControl/>
              <w:jc w:val="left"/>
              <w:rPr>
                <w:rFonts w:ascii="微软雅黑" w:eastAsia="微软雅黑" w:hAnsi="微软雅黑" w:cs="微软雅黑"/>
                <w:sz w:val="18"/>
                <w:szCs w:val="18"/>
              </w:rPr>
            </w:pPr>
          </w:p>
        </w:tc>
      </w:tr>
      <w:tr w:rsidR="002F6BCD" w14:paraId="3A582AB8"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652B98" w14:textId="58D44E2D" w:rsidR="002F6BCD" w:rsidRDefault="002F6BCD" w:rsidP="0025411E">
            <w:pPr>
              <w:widowControl/>
              <w:jc w:val="center"/>
              <w:rPr>
                <w:rFonts w:ascii="微软雅黑" w:eastAsia="微软雅黑" w:hAnsi="微软雅黑" w:cs="微软雅黑"/>
                <w:sz w:val="18"/>
                <w:szCs w:val="18"/>
              </w:rPr>
            </w:pPr>
            <w:del w:id="3294" w:author="haha" w:date="2019-07-23T15:41:00Z">
              <w:r w:rsidDel="00144814">
                <w:rPr>
                  <w:rFonts w:ascii="微软雅黑" w:eastAsia="微软雅黑" w:hAnsi="微软雅黑" w:cs="微软雅黑" w:hint="eastAsia"/>
                  <w:sz w:val="18"/>
                  <w:szCs w:val="18"/>
                </w:rPr>
                <w:delText>5</w:delText>
              </w:r>
            </w:del>
            <w:ins w:id="3295" w:author="haha" w:date="2019-07-23T15:41:00Z">
              <w:r w:rsidR="00144814">
                <w:rPr>
                  <w:rFonts w:ascii="微软雅黑" w:eastAsia="微软雅黑" w:hAnsi="微软雅黑" w:cs="微软雅黑"/>
                  <w:sz w:val="18"/>
                  <w:szCs w:val="18"/>
                </w:rPr>
                <w:t>6</w:t>
              </w:r>
            </w:ins>
          </w:p>
        </w:tc>
        <w:tc>
          <w:tcPr>
            <w:tcW w:w="1309" w:type="dxa"/>
            <w:gridSpan w:val="2"/>
          </w:tcPr>
          <w:p w14:paraId="5C466179"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手机号码</w:t>
            </w:r>
          </w:p>
        </w:tc>
        <w:tc>
          <w:tcPr>
            <w:tcW w:w="3000" w:type="dxa"/>
          </w:tcPr>
          <w:p w14:paraId="13165785"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展示当前客户的手机号码</w:t>
            </w:r>
          </w:p>
        </w:tc>
        <w:tc>
          <w:tcPr>
            <w:tcW w:w="3209" w:type="dxa"/>
          </w:tcPr>
          <w:p w14:paraId="5B2846C2" w14:textId="77777777" w:rsidR="002F6BCD" w:rsidRDefault="002F6BCD" w:rsidP="0025411E">
            <w:pPr>
              <w:pStyle w:val="Axure"/>
              <w:rPr>
                <w:rFonts w:ascii="微软雅黑" w:eastAsia="微软雅黑" w:hAnsi="微软雅黑" w:cs="微软雅黑"/>
                <w:sz w:val="18"/>
                <w:szCs w:val="18"/>
              </w:rPr>
            </w:pPr>
          </w:p>
        </w:tc>
        <w:tc>
          <w:tcPr>
            <w:tcW w:w="1712" w:type="dxa"/>
          </w:tcPr>
          <w:p w14:paraId="332F5838" w14:textId="77777777" w:rsidR="002F6BCD" w:rsidRDefault="002F6BCD" w:rsidP="0025411E">
            <w:pPr>
              <w:widowControl/>
              <w:jc w:val="left"/>
              <w:rPr>
                <w:rFonts w:ascii="微软雅黑" w:eastAsia="微软雅黑" w:hAnsi="微软雅黑" w:cs="微软雅黑"/>
                <w:sz w:val="18"/>
                <w:szCs w:val="18"/>
              </w:rPr>
            </w:pPr>
          </w:p>
        </w:tc>
      </w:tr>
      <w:tr w:rsidR="002F6BCD" w14:paraId="157AAB35"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6BAE88" w14:textId="44F15CDE" w:rsidR="002F6BCD" w:rsidRDefault="002F6BCD" w:rsidP="0025411E">
            <w:pPr>
              <w:widowControl/>
              <w:jc w:val="center"/>
              <w:rPr>
                <w:rFonts w:ascii="微软雅黑" w:eastAsia="微软雅黑" w:hAnsi="微软雅黑" w:cs="微软雅黑"/>
                <w:sz w:val="18"/>
                <w:szCs w:val="18"/>
              </w:rPr>
            </w:pPr>
            <w:del w:id="3296" w:author="haha" w:date="2019-07-23T15:41:00Z">
              <w:r w:rsidDel="00144814">
                <w:rPr>
                  <w:rFonts w:ascii="微软雅黑" w:eastAsia="微软雅黑" w:hAnsi="微软雅黑" w:cs="微软雅黑" w:hint="eastAsia"/>
                  <w:sz w:val="18"/>
                  <w:szCs w:val="18"/>
                </w:rPr>
                <w:delText>5</w:delText>
              </w:r>
            </w:del>
            <w:ins w:id="3297" w:author="haha" w:date="2019-07-23T15:41:00Z">
              <w:r w:rsidR="00144814">
                <w:rPr>
                  <w:rFonts w:ascii="微软雅黑" w:eastAsia="微软雅黑" w:hAnsi="微软雅黑" w:cs="微软雅黑"/>
                  <w:sz w:val="18"/>
                  <w:szCs w:val="18"/>
                </w:rPr>
                <w:t>7</w:t>
              </w:r>
            </w:ins>
          </w:p>
        </w:tc>
        <w:tc>
          <w:tcPr>
            <w:tcW w:w="1309" w:type="dxa"/>
            <w:gridSpan w:val="2"/>
          </w:tcPr>
          <w:p w14:paraId="35138181"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下次还款时间</w:t>
            </w:r>
          </w:p>
        </w:tc>
        <w:tc>
          <w:tcPr>
            <w:tcW w:w="3000" w:type="dxa"/>
          </w:tcPr>
          <w:p w14:paraId="485C137F"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展示当前客户下次还款日期，若没有则不显示</w:t>
            </w:r>
          </w:p>
        </w:tc>
        <w:tc>
          <w:tcPr>
            <w:tcW w:w="3209" w:type="dxa"/>
          </w:tcPr>
          <w:p w14:paraId="0F64BC9E" w14:textId="77777777" w:rsidR="002F6BCD" w:rsidRDefault="002F6BCD" w:rsidP="0025411E">
            <w:pPr>
              <w:pStyle w:val="Axure"/>
              <w:rPr>
                <w:rFonts w:ascii="微软雅黑" w:eastAsia="微软雅黑" w:hAnsi="微软雅黑" w:cs="微软雅黑"/>
                <w:sz w:val="18"/>
                <w:szCs w:val="18"/>
              </w:rPr>
            </w:pPr>
          </w:p>
        </w:tc>
        <w:tc>
          <w:tcPr>
            <w:tcW w:w="1712" w:type="dxa"/>
          </w:tcPr>
          <w:p w14:paraId="26A4A5D5" w14:textId="77777777" w:rsidR="002F6BCD" w:rsidRDefault="002F6BCD" w:rsidP="0025411E">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若没有则不显示</w:t>
            </w:r>
          </w:p>
        </w:tc>
      </w:tr>
      <w:tr w:rsidR="002F6BCD" w14:paraId="1709FD03"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E06C707" w14:textId="61298A5E" w:rsidR="002F6BCD" w:rsidRDefault="002F6BCD" w:rsidP="0025411E">
            <w:pPr>
              <w:widowControl/>
              <w:jc w:val="center"/>
              <w:rPr>
                <w:rFonts w:ascii="微软雅黑" w:eastAsia="微软雅黑" w:hAnsi="微软雅黑" w:cs="微软雅黑"/>
                <w:sz w:val="18"/>
                <w:szCs w:val="18"/>
              </w:rPr>
            </w:pPr>
            <w:del w:id="3298" w:author="haha" w:date="2019-07-23T15:41:00Z">
              <w:r w:rsidDel="00144814">
                <w:rPr>
                  <w:rFonts w:ascii="微软雅黑" w:eastAsia="微软雅黑" w:hAnsi="微软雅黑" w:cs="微软雅黑" w:hint="eastAsia"/>
                  <w:sz w:val="18"/>
                  <w:szCs w:val="18"/>
                </w:rPr>
                <w:delText>5</w:delText>
              </w:r>
            </w:del>
            <w:ins w:id="3299" w:author="haha" w:date="2019-07-23T15:41:00Z">
              <w:r w:rsidR="00144814">
                <w:rPr>
                  <w:rFonts w:ascii="微软雅黑" w:eastAsia="微软雅黑" w:hAnsi="微软雅黑" w:cs="微软雅黑"/>
                  <w:sz w:val="18"/>
                  <w:szCs w:val="18"/>
                </w:rPr>
                <w:t>8</w:t>
              </w:r>
            </w:ins>
          </w:p>
        </w:tc>
        <w:tc>
          <w:tcPr>
            <w:tcW w:w="1309" w:type="dxa"/>
            <w:gridSpan w:val="2"/>
          </w:tcPr>
          <w:p w14:paraId="050E28EB"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应还款金额</w:t>
            </w:r>
          </w:p>
        </w:tc>
        <w:tc>
          <w:tcPr>
            <w:tcW w:w="3000" w:type="dxa"/>
          </w:tcPr>
          <w:p w14:paraId="0B447CE4"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展示当前借款人应还款金额</w:t>
            </w:r>
          </w:p>
        </w:tc>
        <w:tc>
          <w:tcPr>
            <w:tcW w:w="3209" w:type="dxa"/>
          </w:tcPr>
          <w:p w14:paraId="5D77EF2C" w14:textId="77777777" w:rsidR="002F6BCD" w:rsidRDefault="002F6BCD" w:rsidP="0025411E">
            <w:pPr>
              <w:pStyle w:val="Axure"/>
              <w:rPr>
                <w:rFonts w:ascii="微软雅黑" w:eastAsia="微软雅黑" w:hAnsi="微软雅黑" w:cs="微软雅黑"/>
                <w:sz w:val="18"/>
                <w:szCs w:val="18"/>
              </w:rPr>
            </w:pPr>
          </w:p>
        </w:tc>
        <w:tc>
          <w:tcPr>
            <w:tcW w:w="1712" w:type="dxa"/>
          </w:tcPr>
          <w:p w14:paraId="5D1F5B9A" w14:textId="77777777" w:rsidR="002F6BCD" w:rsidRDefault="002F6BCD" w:rsidP="0025411E">
            <w:pPr>
              <w:widowControl/>
              <w:jc w:val="left"/>
              <w:rPr>
                <w:rFonts w:ascii="微软雅黑" w:eastAsia="微软雅黑" w:hAnsi="微软雅黑" w:cs="微软雅黑"/>
                <w:color w:val="000000"/>
                <w:sz w:val="18"/>
                <w:szCs w:val="18"/>
              </w:rPr>
            </w:pPr>
          </w:p>
        </w:tc>
      </w:tr>
      <w:tr w:rsidR="002F6BCD" w14:paraId="7ADB4856"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53C1C4D" w14:textId="0FE5AF34" w:rsidR="002F6BCD" w:rsidRDefault="002F6BCD" w:rsidP="0025411E">
            <w:pPr>
              <w:widowControl/>
              <w:jc w:val="center"/>
              <w:rPr>
                <w:rFonts w:ascii="微软雅黑" w:eastAsia="微软雅黑" w:hAnsi="微软雅黑" w:cs="微软雅黑"/>
                <w:sz w:val="18"/>
                <w:szCs w:val="18"/>
              </w:rPr>
            </w:pPr>
            <w:del w:id="3300" w:author="haha" w:date="2019-07-23T15:41:00Z">
              <w:r w:rsidDel="00144814">
                <w:rPr>
                  <w:rFonts w:ascii="微软雅黑" w:eastAsia="微软雅黑" w:hAnsi="微软雅黑" w:cs="微软雅黑" w:hint="eastAsia"/>
                  <w:sz w:val="18"/>
                  <w:szCs w:val="18"/>
                </w:rPr>
                <w:delText>6</w:delText>
              </w:r>
            </w:del>
            <w:ins w:id="3301" w:author="haha" w:date="2019-07-23T15:41:00Z">
              <w:r w:rsidR="00144814">
                <w:rPr>
                  <w:rFonts w:ascii="微软雅黑" w:eastAsia="微软雅黑" w:hAnsi="微软雅黑" w:cs="微软雅黑"/>
                  <w:sz w:val="18"/>
                  <w:szCs w:val="18"/>
                </w:rPr>
                <w:t>9</w:t>
              </w:r>
            </w:ins>
          </w:p>
        </w:tc>
        <w:tc>
          <w:tcPr>
            <w:tcW w:w="1309" w:type="dxa"/>
            <w:gridSpan w:val="2"/>
          </w:tcPr>
          <w:p w14:paraId="1E16A95D"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还款金额</w:t>
            </w:r>
          </w:p>
        </w:tc>
        <w:tc>
          <w:tcPr>
            <w:tcW w:w="3000" w:type="dxa"/>
          </w:tcPr>
          <w:p w14:paraId="666C2422"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展示当前记录的还款金额</w:t>
            </w:r>
          </w:p>
        </w:tc>
        <w:tc>
          <w:tcPr>
            <w:tcW w:w="3209" w:type="dxa"/>
          </w:tcPr>
          <w:p w14:paraId="5DB313E7" w14:textId="77777777" w:rsidR="002F6BCD" w:rsidRDefault="002F6BCD" w:rsidP="0025411E">
            <w:pPr>
              <w:pStyle w:val="Axure"/>
              <w:rPr>
                <w:rFonts w:ascii="微软雅黑" w:eastAsia="微软雅黑" w:hAnsi="微软雅黑" w:cs="微软雅黑"/>
                <w:sz w:val="18"/>
                <w:szCs w:val="18"/>
              </w:rPr>
            </w:pPr>
          </w:p>
        </w:tc>
        <w:tc>
          <w:tcPr>
            <w:tcW w:w="1712" w:type="dxa"/>
          </w:tcPr>
          <w:p w14:paraId="3A0F5FCF" w14:textId="77777777" w:rsidR="002F6BCD" w:rsidRDefault="002F6BCD" w:rsidP="0025411E">
            <w:pPr>
              <w:widowControl/>
              <w:jc w:val="left"/>
              <w:rPr>
                <w:rFonts w:ascii="微软雅黑" w:eastAsia="微软雅黑" w:hAnsi="微软雅黑" w:cs="微软雅黑"/>
                <w:sz w:val="18"/>
                <w:szCs w:val="18"/>
              </w:rPr>
            </w:pPr>
          </w:p>
        </w:tc>
      </w:tr>
      <w:tr w:rsidR="002F6BCD" w14:paraId="6FEFFD8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972F7AA" w14:textId="5C8FFF6E" w:rsidR="002F6BCD" w:rsidRDefault="002F6BCD" w:rsidP="0025411E">
            <w:pPr>
              <w:widowControl/>
              <w:jc w:val="center"/>
              <w:rPr>
                <w:rFonts w:ascii="微软雅黑" w:eastAsia="微软雅黑" w:hAnsi="微软雅黑" w:cs="微软雅黑"/>
                <w:sz w:val="18"/>
                <w:szCs w:val="18"/>
              </w:rPr>
            </w:pPr>
            <w:del w:id="3302" w:author="haha" w:date="2019-07-23T15:41:00Z">
              <w:r w:rsidDel="00144814">
                <w:rPr>
                  <w:rFonts w:ascii="微软雅黑" w:eastAsia="微软雅黑" w:hAnsi="微软雅黑" w:cs="微软雅黑" w:hint="eastAsia"/>
                  <w:sz w:val="18"/>
                  <w:szCs w:val="18"/>
                </w:rPr>
                <w:delText>7</w:delText>
              </w:r>
            </w:del>
            <w:ins w:id="3303" w:author="haha" w:date="2019-07-23T15:41:00Z">
              <w:r w:rsidR="00144814">
                <w:rPr>
                  <w:rFonts w:ascii="微软雅黑" w:eastAsia="微软雅黑" w:hAnsi="微软雅黑" w:cs="微软雅黑"/>
                  <w:sz w:val="18"/>
                  <w:szCs w:val="18"/>
                </w:rPr>
                <w:t>10</w:t>
              </w:r>
            </w:ins>
          </w:p>
        </w:tc>
        <w:tc>
          <w:tcPr>
            <w:tcW w:w="1309" w:type="dxa"/>
            <w:gridSpan w:val="2"/>
          </w:tcPr>
          <w:p w14:paraId="5A94084D"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还款类型</w:t>
            </w:r>
          </w:p>
        </w:tc>
        <w:tc>
          <w:tcPr>
            <w:tcW w:w="3000" w:type="dxa"/>
          </w:tcPr>
          <w:p w14:paraId="7C0F601D"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展示提交时的还款类型</w:t>
            </w:r>
          </w:p>
        </w:tc>
        <w:tc>
          <w:tcPr>
            <w:tcW w:w="3209" w:type="dxa"/>
          </w:tcPr>
          <w:p w14:paraId="74E7392F" w14:textId="77777777" w:rsidR="002F6BCD" w:rsidRDefault="002F6BCD" w:rsidP="0025411E">
            <w:pPr>
              <w:pStyle w:val="Axure"/>
              <w:rPr>
                <w:rFonts w:ascii="微软雅黑" w:eastAsia="微软雅黑" w:hAnsi="微软雅黑" w:cs="微软雅黑"/>
                <w:sz w:val="18"/>
                <w:szCs w:val="18"/>
              </w:rPr>
            </w:pPr>
          </w:p>
        </w:tc>
        <w:tc>
          <w:tcPr>
            <w:tcW w:w="1712" w:type="dxa"/>
          </w:tcPr>
          <w:p w14:paraId="6589BBA1" w14:textId="77777777" w:rsidR="002F6BCD" w:rsidRDefault="002F6BCD" w:rsidP="0025411E">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2F6BCD" w14:paraId="005BBB28"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4DF2A44" w14:textId="4FEBEEEB" w:rsidR="002F6BCD" w:rsidRDefault="002F6BCD" w:rsidP="0025411E">
            <w:pPr>
              <w:widowControl/>
              <w:jc w:val="center"/>
              <w:rPr>
                <w:rFonts w:ascii="微软雅黑" w:eastAsia="微软雅黑" w:hAnsi="微软雅黑" w:cs="微软雅黑"/>
                <w:sz w:val="18"/>
                <w:szCs w:val="18"/>
              </w:rPr>
            </w:pPr>
            <w:del w:id="3304" w:author="haha" w:date="2019-07-23T15:41:00Z">
              <w:r w:rsidDel="00144814">
                <w:rPr>
                  <w:rFonts w:ascii="微软雅黑" w:eastAsia="微软雅黑" w:hAnsi="微软雅黑" w:cs="微软雅黑" w:hint="eastAsia"/>
                  <w:sz w:val="18"/>
                  <w:szCs w:val="18"/>
                </w:rPr>
                <w:delText>8</w:delText>
              </w:r>
            </w:del>
            <w:ins w:id="3305" w:author="haha" w:date="2019-07-23T15:41:00Z">
              <w:r w:rsidR="00144814">
                <w:rPr>
                  <w:rFonts w:ascii="微软雅黑" w:eastAsia="微软雅黑" w:hAnsi="微软雅黑" w:cs="微软雅黑" w:hint="eastAsia"/>
                  <w:sz w:val="18"/>
                  <w:szCs w:val="18"/>
                </w:rPr>
                <w:t>1</w:t>
              </w:r>
              <w:r w:rsidR="00144814">
                <w:rPr>
                  <w:rFonts w:ascii="微软雅黑" w:eastAsia="微软雅黑" w:hAnsi="微软雅黑" w:cs="微软雅黑"/>
                  <w:sz w:val="18"/>
                  <w:szCs w:val="18"/>
                </w:rPr>
                <w:t>1</w:t>
              </w:r>
            </w:ins>
          </w:p>
        </w:tc>
        <w:tc>
          <w:tcPr>
            <w:tcW w:w="1309" w:type="dxa"/>
            <w:gridSpan w:val="2"/>
          </w:tcPr>
          <w:p w14:paraId="6065724E"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放款日期</w:t>
            </w:r>
          </w:p>
        </w:tc>
        <w:tc>
          <w:tcPr>
            <w:tcW w:w="3000" w:type="dxa"/>
          </w:tcPr>
          <w:p w14:paraId="2EDF00FD"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展示当前客户的放款日期</w:t>
            </w:r>
          </w:p>
        </w:tc>
        <w:tc>
          <w:tcPr>
            <w:tcW w:w="3209" w:type="dxa"/>
          </w:tcPr>
          <w:p w14:paraId="3C35BDE8" w14:textId="77777777" w:rsidR="002F6BCD" w:rsidRDefault="002F6BCD" w:rsidP="0025411E">
            <w:pPr>
              <w:pStyle w:val="Axure"/>
              <w:rPr>
                <w:rFonts w:ascii="微软雅黑" w:eastAsia="微软雅黑" w:hAnsi="微软雅黑" w:cs="微软雅黑"/>
                <w:sz w:val="18"/>
                <w:szCs w:val="18"/>
              </w:rPr>
            </w:pPr>
          </w:p>
        </w:tc>
        <w:tc>
          <w:tcPr>
            <w:tcW w:w="1712" w:type="dxa"/>
          </w:tcPr>
          <w:p w14:paraId="74C33882" w14:textId="77777777" w:rsidR="002F6BCD" w:rsidRDefault="002F6BCD" w:rsidP="0025411E">
            <w:pPr>
              <w:widowControl/>
              <w:jc w:val="left"/>
              <w:rPr>
                <w:rFonts w:ascii="微软雅黑" w:eastAsia="微软雅黑" w:hAnsi="微软雅黑" w:cs="微软雅黑"/>
                <w:sz w:val="18"/>
                <w:szCs w:val="18"/>
              </w:rPr>
            </w:pPr>
          </w:p>
        </w:tc>
      </w:tr>
      <w:tr w:rsidR="002F6BCD" w:rsidRPr="00112F4E" w14:paraId="4C1945DB"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279E9C" w14:textId="3052015F" w:rsidR="002F6BCD" w:rsidRDefault="002F6BCD" w:rsidP="0025411E">
            <w:pPr>
              <w:widowControl/>
              <w:jc w:val="center"/>
              <w:rPr>
                <w:rFonts w:ascii="微软雅黑" w:eastAsia="微软雅黑" w:hAnsi="微软雅黑" w:cs="微软雅黑"/>
                <w:sz w:val="18"/>
                <w:szCs w:val="18"/>
              </w:rPr>
            </w:pPr>
            <w:del w:id="3306" w:author="haha" w:date="2019-07-23T15:41:00Z">
              <w:r w:rsidDel="00144814">
                <w:rPr>
                  <w:rFonts w:ascii="微软雅黑" w:eastAsia="微软雅黑" w:hAnsi="微软雅黑" w:cs="微软雅黑" w:hint="eastAsia"/>
                  <w:sz w:val="18"/>
                  <w:szCs w:val="18"/>
                </w:rPr>
                <w:delText>9</w:delText>
              </w:r>
            </w:del>
            <w:ins w:id="3307" w:author="haha" w:date="2019-07-23T15:41:00Z">
              <w:r w:rsidR="00144814">
                <w:rPr>
                  <w:rFonts w:ascii="微软雅黑" w:eastAsia="微软雅黑" w:hAnsi="微软雅黑" w:cs="微软雅黑"/>
                  <w:sz w:val="18"/>
                  <w:szCs w:val="18"/>
                </w:rPr>
                <w:t>12</w:t>
              </w:r>
            </w:ins>
          </w:p>
        </w:tc>
        <w:tc>
          <w:tcPr>
            <w:tcW w:w="1309" w:type="dxa"/>
            <w:gridSpan w:val="2"/>
          </w:tcPr>
          <w:p w14:paraId="3CFC9F8A"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提交人</w:t>
            </w:r>
          </w:p>
        </w:tc>
        <w:tc>
          <w:tcPr>
            <w:tcW w:w="3000" w:type="dxa"/>
          </w:tcPr>
          <w:p w14:paraId="42814354"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展示提交此条记录的贷后人员</w:t>
            </w:r>
          </w:p>
        </w:tc>
        <w:tc>
          <w:tcPr>
            <w:tcW w:w="3209" w:type="dxa"/>
          </w:tcPr>
          <w:p w14:paraId="7400D151" w14:textId="77777777" w:rsidR="002F6BCD" w:rsidRDefault="002F6BCD" w:rsidP="0025411E">
            <w:pPr>
              <w:pStyle w:val="Axure"/>
              <w:rPr>
                <w:rFonts w:ascii="微软雅黑" w:eastAsia="微软雅黑" w:hAnsi="微软雅黑" w:cs="微软雅黑"/>
                <w:sz w:val="18"/>
                <w:szCs w:val="18"/>
              </w:rPr>
            </w:pPr>
          </w:p>
        </w:tc>
        <w:tc>
          <w:tcPr>
            <w:tcW w:w="1712" w:type="dxa"/>
          </w:tcPr>
          <w:p w14:paraId="5E6B0E87"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20F08E24"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99C338" w14:textId="37A4E1F7" w:rsidR="002F6BCD" w:rsidRDefault="002F6BCD" w:rsidP="0025411E">
            <w:pPr>
              <w:widowControl/>
              <w:jc w:val="center"/>
              <w:rPr>
                <w:rFonts w:ascii="微软雅黑" w:eastAsia="微软雅黑" w:hAnsi="微软雅黑" w:cs="微软雅黑"/>
                <w:sz w:val="18"/>
                <w:szCs w:val="18"/>
              </w:rPr>
            </w:pPr>
            <w:del w:id="3308"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0</w:delText>
              </w:r>
            </w:del>
            <w:ins w:id="3309" w:author="haha" w:date="2019-07-23T15:41:00Z">
              <w:r w:rsidR="00144814">
                <w:rPr>
                  <w:rFonts w:ascii="微软雅黑" w:eastAsia="微软雅黑" w:hAnsi="微软雅黑" w:cs="微软雅黑"/>
                  <w:sz w:val="18"/>
                  <w:szCs w:val="18"/>
                </w:rPr>
                <w:t>13</w:t>
              </w:r>
            </w:ins>
          </w:p>
        </w:tc>
        <w:tc>
          <w:tcPr>
            <w:tcW w:w="1309" w:type="dxa"/>
            <w:gridSpan w:val="2"/>
          </w:tcPr>
          <w:p w14:paraId="25E2FAF6"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还款方式</w:t>
            </w:r>
          </w:p>
        </w:tc>
        <w:tc>
          <w:tcPr>
            <w:tcW w:w="3000" w:type="dxa"/>
          </w:tcPr>
          <w:p w14:paraId="0FC26B04"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展示当条记录的还款方式</w:t>
            </w:r>
          </w:p>
        </w:tc>
        <w:tc>
          <w:tcPr>
            <w:tcW w:w="3209" w:type="dxa"/>
          </w:tcPr>
          <w:p w14:paraId="3090278C" w14:textId="77777777" w:rsidR="002F6BCD" w:rsidRDefault="002F6BCD" w:rsidP="0025411E">
            <w:pPr>
              <w:pStyle w:val="Axure"/>
              <w:rPr>
                <w:rFonts w:ascii="微软雅黑" w:eastAsia="微软雅黑" w:hAnsi="微软雅黑" w:cs="微软雅黑"/>
                <w:sz w:val="18"/>
                <w:szCs w:val="18"/>
              </w:rPr>
            </w:pPr>
          </w:p>
        </w:tc>
        <w:tc>
          <w:tcPr>
            <w:tcW w:w="1712" w:type="dxa"/>
          </w:tcPr>
          <w:p w14:paraId="2549F2B3"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65F3B9E7"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789B363" w14:textId="7820EBA2" w:rsidR="002F6BCD" w:rsidRDefault="002F6BCD" w:rsidP="0025411E">
            <w:pPr>
              <w:widowControl/>
              <w:jc w:val="center"/>
              <w:rPr>
                <w:rFonts w:ascii="微软雅黑" w:eastAsia="微软雅黑" w:hAnsi="微软雅黑" w:cs="微软雅黑"/>
                <w:sz w:val="18"/>
                <w:szCs w:val="18"/>
              </w:rPr>
            </w:pPr>
            <w:del w:id="3310"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1</w:delText>
              </w:r>
            </w:del>
            <w:ins w:id="3311" w:author="haha" w:date="2019-07-23T15:41:00Z">
              <w:r w:rsidR="00144814">
                <w:rPr>
                  <w:rFonts w:ascii="微软雅黑" w:eastAsia="微软雅黑" w:hAnsi="微软雅黑" w:cs="微软雅黑"/>
                  <w:sz w:val="18"/>
                  <w:szCs w:val="18"/>
                </w:rPr>
                <w:t>14</w:t>
              </w:r>
            </w:ins>
          </w:p>
        </w:tc>
        <w:tc>
          <w:tcPr>
            <w:tcW w:w="1309" w:type="dxa"/>
            <w:gridSpan w:val="2"/>
          </w:tcPr>
          <w:p w14:paraId="08B3B6EC"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受理状态</w:t>
            </w:r>
          </w:p>
        </w:tc>
        <w:tc>
          <w:tcPr>
            <w:tcW w:w="3000" w:type="dxa"/>
          </w:tcPr>
          <w:p w14:paraId="717D1E59"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展示当条记录的受理状态</w:t>
            </w:r>
          </w:p>
        </w:tc>
        <w:tc>
          <w:tcPr>
            <w:tcW w:w="3209" w:type="dxa"/>
          </w:tcPr>
          <w:p w14:paraId="68023963" w14:textId="77777777" w:rsidR="002F6BCD" w:rsidRDefault="002F6BCD" w:rsidP="0025411E">
            <w:pPr>
              <w:pStyle w:val="Axure"/>
              <w:rPr>
                <w:rFonts w:ascii="微软雅黑" w:eastAsia="微软雅黑" w:hAnsi="微软雅黑" w:cs="微软雅黑"/>
                <w:sz w:val="18"/>
                <w:szCs w:val="18"/>
              </w:rPr>
            </w:pPr>
          </w:p>
        </w:tc>
        <w:tc>
          <w:tcPr>
            <w:tcW w:w="1712" w:type="dxa"/>
          </w:tcPr>
          <w:p w14:paraId="38606AF3"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28F96800"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2FB3A6" w14:textId="7FFA5721" w:rsidR="002F6BCD" w:rsidRDefault="002F6BCD" w:rsidP="0025411E">
            <w:pPr>
              <w:widowControl/>
              <w:jc w:val="center"/>
              <w:rPr>
                <w:rFonts w:ascii="微软雅黑" w:eastAsia="微软雅黑" w:hAnsi="微软雅黑" w:cs="微软雅黑"/>
                <w:sz w:val="18"/>
                <w:szCs w:val="18"/>
              </w:rPr>
            </w:pPr>
            <w:del w:id="3312" w:author="haha" w:date="2019-07-23T15:41:00Z">
              <w:r w:rsidDel="00144814">
                <w:rPr>
                  <w:rFonts w:ascii="微软雅黑" w:eastAsia="微软雅黑" w:hAnsi="微软雅黑" w:cs="微软雅黑" w:hint="eastAsia"/>
                  <w:sz w:val="18"/>
                  <w:szCs w:val="18"/>
                </w:rPr>
                <w:lastRenderedPageBreak/>
                <w:delText>1</w:delText>
              </w:r>
              <w:r w:rsidDel="00144814">
                <w:rPr>
                  <w:rFonts w:ascii="微软雅黑" w:eastAsia="微软雅黑" w:hAnsi="微软雅黑" w:cs="微软雅黑"/>
                  <w:sz w:val="18"/>
                  <w:szCs w:val="18"/>
                </w:rPr>
                <w:delText>2</w:delText>
              </w:r>
            </w:del>
            <w:ins w:id="3313" w:author="haha" w:date="2019-07-23T15:41:00Z">
              <w:r w:rsidR="00144814">
                <w:rPr>
                  <w:rFonts w:ascii="微软雅黑" w:eastAsia="微软雅黑" w:hAnsi="微软雅黑" w:cs="微软雅黑"/>
                  <w:sz w:val="18"/>
                  <w:szCs w:val="18"/>
                </w:rPr>
                <w:t>15</w:t>
              </w:r>
            </w:ins>
          </w:p>
        </w:tc>
        <w:tc>
          <w:tcPr>
            <w:tcW w:w="1309" w:type="dxa"/>
            <w:gridSpan w:val="2"/>
          </w:tcPr>
          <w:p w14:paraId="0B0BD441"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期数</w:t>
            </w:r>
          </w:p>
        </w:tc>
        <w:tc>
          <w:tcPr>
            <w:tcW w:w="3000" w:type="dxa"/>
          </w:tcPr>
          <w:p w14:paraId="5FDA7922"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展示客户当前的还款期数和总期数</w:t>
            </w:r>
          </w:p>
        </w:tc>
        <w:tc>
          <w:tcPr>
            <w:tcW w:w="3209" w:type="dxa"/>
          </w:tcPr>
          <w:p w14:paraId="5B65FE0B" w14:textId="77777777" w:rsidR="002F6BCD" w:rsidRDefault="002F6BCD" w:rsidP="0025411E">
            <w:pPr>
              <w:pStyle w:val="Axure"/>
              <w:rPr>
                <w:rFonts w:ascii="微软雅黑" w:eastAsia="微软雅黑" w:hAnsi="微软雅黑" w:cs="微软雅黑"/>
                <w:sz w:val="18"/>
                <w:szCs w:val="18"/>
              </w:rPr>
            </w:pPr>
          </w:p>
        </w:tc>
        <w:tc>
          <w:tcPr>
            <w:tcW w:w="1712" w:type="dxa"/>
          </w:tcPr>
          <w:p w14:paraId="72CFCD07"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0926E3D5"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317958E" w14:textId="57697B1B" w:rsidR="002F6BCD" w:rsidRDefault="002F6BCD" w:rsidP="0025411E">
            <w:pPr>
              <w:widowControl/>
              <w:ind w:firstLineChars="100" w:firstLine="180"/>
              <w:rPr>
                <w:rFonts w:ascii="微软雅黑" w:eastAsia="微软雅黑" w:hAnsi="微软雅黑" w:cs="微软雅黑"/>
                <w:sz w:val="18"/>
                <w:szCs w:val="18"/>
              </w:rPr>
            </w:pPr>
            <w:del w:id="3314"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3</w:delText>
              </w:r>
            </w:del>
            <w:ins w:id="3315" w:author="haha" w:date="2019-07-23T15:41:00Z">
              <w:r w:rsidR="00144814">
                <w:rPr>
                  <w:rFonts w:ascii="微软雅黑" w:eastAsia="微软雅黑" w:hAnsi="微软雅黑" w:cs="微软雅黑"/>
                  <w:sz w:val="18"/>
                  <w:szCs w:val="18"/>
                </w:rPr>
                <w:t>16</w:t>
              </w:r>
            </w:ins>
          </w:p>
        </w:tc>
        <w:tc>
          <w:tcPr>
            <w:tcW w:w="1309" w:type="dxa"/>
            <w:gridSpan w:val="2"/>
          </w:tcPr>
          <w:p w14:paraId="3AD11BFD"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当期待回款金额</w:t>
            </w:r>
          </w:p>
        </w:tc>
        <w:tc>
          <w:tcPr>
            <w:tcW w:w="3000" w:type="dxa"/>
          </w:tcPr>
          <w:p w14:paraId="032B839F" w14:textId="77777777" w:rsidR="002F6BCD" w:rsidRDefault="002F6BCD"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展示客户当前待回款金额，客户目前应该还多少钱</w:t>
            </w:r>
          </w:p>
        </w:tc>
        <w:tc>
          <w:tcPr>
            <w:tcW w:w="3209" w:type="dxa"/>
          </w:tcPr>
          <w:p w14:paraId="3765128D" w14:textId="77777777" w:rsidR="002F6BCD" w:rsidRDefault="002F6BCD" w:rsidP="0025411E">
            <w:pPr>
              <w:pStyle w:val="Axure"/>
              <w:rPr>
                <w:rFonts w:ascii="微软雅黑" w:eastAsia="微软雅黑" w:hAnsi="微软雅黑" w:cs="微软雅黑"/>
                <w:sz w:val="18"/>
                <w:szCs w:val="18"/>
              </w:rPr>
            </w:pPr>
          </w:p>
        </w:tc>
        <w:tc>
          <w:tcPr>
            <w:tcW w:w="1712" w:type="dxa"/>
          </w:tcPr>
          <w:p w14:paraId="3B857003"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3DA1A7BF"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3FF1375" w14:textId="205F5AB8" w:rsidR="002F6BCD" w:rsidRDefault="002F6BCD" w:rsidP="0025411E">
            <w:pPr>
              <w:widowControl/>
              <w:ind w:firstLineChars="100" w:firstLine="180"/>
              <w:rPr>
                <w:rFonts w:ascii="微软雅黑" w:eastAsia="微软雅黑" w:hAnsi="微软雅黑" w:cs="微软雅黑"/>
                <w:sz w:val="18"/>
                <w:szCs w:val="18"/>
              </w:rPr>
            </w:pPr>
            <w:del w:id="3316"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4</w:delText>
              </w:r>
            </w:del>
            <w:ins w:id="3317" w:author="haha" w:date="2019-07-23T15:41:00Z">
              <w:r w:rsidR="00144814">
                <w:rPr>
                  <w:rFonts w:ascii="微软雅黑" w:eastAsia="微软雅黑" w:hAnsi="微软雅黑" w:cs="微软雅黑"/>
                  <w:sz w:val="18"/>
                  <w:szCs w:val="18"/>
                </w:rPr>
                <w:t>17</w:t>
              </w:r>
            </w:ins>
          </w:p>
        </w:tc>
        <w:tc>
          <w:tcPr>
            <w:tcW w:w="1309" w:type="dxa"/>
            <w:gridSpan w:val="2"/>
          </w:tcPr>
          <w:p w14:paraId="5B9A485E"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驳回原因</w:t>
            </w:r>
          </w:p>
        </w:tc>
        <w:tc>
          <w:tcPr>
            <w:tcW w:w="3000" w:type="dxa"/>
          </w:tcPr>
          <w:p w14:paraId="48D72852"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点击弹出驳回原因，点击弹出相同案件号相同还款日期内的驳回原因</w:t>
            </w:r>
            <w:del w:id="3318" w:author="张达闻" w:date="2019-07-22T11:52:00Z">
              <w:r w:rsidDel="006F3514">
                <w:rPr>
                  <w:rFonts w:ascii="微软雅黑" w:eastAsia="微软雅黑" w:hAnsi="微软雅黑" w:cs="微软雅黑" w:hint="eastAsia"/>
                  <w:color w:val="000000"/>
                  <w:sz w:val="18"/>
                  <w:szCs w:val="18"/>
                </w:rPr>
                <w:delText>倒叙</w:delText>
              </w:r>
            </w:del>
            <w:ins w:id="3319"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展示换行展示</w:t>
            </w:r>
          </w:p>
        </w:tc>
        <w:tc>
          <w:tcPr>
            <w:tcW w:w="3209" w:type="dxa"/>
          </w:tcPr>
          <w:p w14:paraId="0132BA65" w14:textId="77777777" w:rsidR="002F6BCD" w:rsidRDefault="002F6BCD" w:rsidP="0025411E">
            <w:pPr>
              <w:pStyle w:val="Axure"/>
              <w:rPr>
                <w:rFonts w:ascii="微软雅黑" w:eastAsia="微软雅黑" w:hAnsi="微软雅黑" w:cs="微软雅黑"/>
                <w:sz w:val="18"/>
                <w:szCs w:val="18"/>
              </w:rPr>
            </w:pPr>
          </w:p>
        </w:tc>
        <w:tc>
          <w:tcPr>
            <w:tcW w:w="1712" w:type="dxa"/>
          </w:tcPr>
          <w:p w14:paraId="122557B0"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34165691"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DAD2130" w14:textId="506D2E2F" w:rsidR="002F6BCD" w:rsidRDefault="002F6BCD" w:rsidP="0025411E">
            <w:pPr>
              <w:widowControl/>
              <w:ind w:firstLineChars="100" w:firstLine="180"/>
              <w:rPr>
                <w:rFonts w:ascii="微软雅黑" w:eastAsia="微软雅黑" w:hAnsi="微软雅黑" w:cs="微软雅黑"/>
                <w:sz w:val="18"/>
                <w:szCs w:val="18"/>
              </w:rPr>
            </w:pPr>
            <w:del w:id="3320"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5</w:delText>
              </w:r>
            </w:del>
            <w:ins w:id="3321" w:author="haha" w:date="2019-07-23T15:41:00Z">
              <w:r w:rsidR="00144814">
                <w:rPr>
                  <w:rFonts w:ascii="微软雅黑" w:eastAsia="微软雅黑" w:hAnsi="微软雅黑" w:cs="微软雅黑"/>
                  <w:sz w:val="18"/>
                  <w:szCs w:val="18"/>
                </w:rPr>
                <w:t>18</w:t>
              </w:r>
            </w:ins>
          </w:p>
        </w:tc>
        <w:tc>
          <w:tcPr>
            <w:tcW w:w="1309" w:type="dxa"/>
            <w:gridSpan w:val="2"/>
          </w:tcPr>
          <w:p w14:paraId="75DF2C04"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查看附件</w:t>
            </w:r>
          </w:p>
        </w:tc>
        <w:tc>
          <w:tcPr>
            <w:tcW w:w="3000" w:type="dxa"/>
          </w:tcPr>
          <w:p w14:paraId="0DA87FC8"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点击弹出当前记录内上传的附件</w:t>
            </w:r>
          </w:p>
        </w:tc>
        <w:tc>
          <w:tcPr>
            <w:tcW w:w="3209" w:type="dxa"/>
          </w:tcPr>
          <w:p w14:paraId="143AC58B" w14:textId="77777777" w:rsidR="002F6BCD" w:rsidRDefault="002F6BCD" w:rsidP="0025411E">
            <w:pPr>
              <w:pStyle w:val="Axure"/>
              <w:rPr>
                <w:rFonts w:ascii="微软雅黑" w:eastAsia="微软雅黑" w:hAnsi="微软雅黑" w:cs="微软雅黑"/>
                <w:sz w:val="18"/>
                <w:szCs w:val="18"/>
              </w:rPr>
            </w:pPr>
          </w:p>
        </w:tc>
        <w:tc>
          <w:tcPr>
            <w:tcW w:w="1712" w:type="dxa"/>
          </w:tcPr>
          <w:p w14:paraId="2DB92D94"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382DB28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803BD4F" w14:textId="1C98DB33" w:rsidR="002F6BCD" w:rsidRDefault="002F6BCD" w:rsidP="0025411E">
            <w:pPr>
              <w:widowControl/>
              <w:ind w:firstLineChars="100" w:firstLine="180"/>
              <w:rPr>
                <w:rFonts w:ascii="微软雅黑" w:eastAsia="微软雅黑" w:hAnsi="微软雅黑" w:cs="微软雅黑"/>
                <w:sz w:val="18"/>
                <w:szCs w:val="18"/>
              </w:rPr>
            </w:pPr>
            <w:del w:id="3322"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6</w:delText>
              </w:r>
            </w:del>
            <w:ins w:id="3323" w:author="haha" w:date="2019-07-23T15:41:00Z">
              <w:r w:rsidR="00144814">
                <w:rPr>
                  <w:rFonts w:ascii="微软雅黑" w:eastAsia="微软雅黑" w:hAnsi="微软雅黑" w:cs="微软雅黑"/>
                  <w:sz w:val="18"/>
                  <w:szCs w:val="18"/>
                </w:rPr>
                <w:t>19</w:t>
              </w:r>
            </w:ins>
          </w:p>
        </w:tc>
        <w:tc>
          <w:tcPr>
            <w:tcW w:w="1309" w:type="dxa"/>
            <w:gridSpan w:val="2"/>
          </w:tcPr>
          <w:p w14:paraId="2282683A"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下方记录展示</w:t>
            </w:r>
          </w:p>
        </w:tc>
        <w:tc>
          <w:tcPr>
            <w:tcW w:w="3000" w:type="dxa"/>
          </w:tcPr>
          <w:p w14:paraId="7FE53B74"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按提交时间的</w:t>
            </w:r>
            <w:del w:id="3324" w:author="张达闻" w:date="2019-07-22T11:52:00Z">
              <w:r w:rsidDel="006F3514">
                <w:rPr>
                  <w:rFonts w:ascii="微软雅黑" w:eastAsia="微软雅黑" w:hAnsi="微软雅黑" w:cs="微软雅黑" w:hint="eastAsia"/>
                  <w:color w:val="000000"/>
                  <w:sz w:val="18"/>
                  <w:szCs w:val="18"/>
                </w:rPr>
                <w:delText>倒叙</w:delText>
              </w:r>
            </w:del>
            <w:ins w:id="3325"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展示记录，内容为相同案件号且应还款日期一致的记录，可查看附件以及驳回</w:t>
            </w:r>
          </w:p>
        </w:tc>
        <w:tc>
          <w:tcPr>
            <w:tcW w:w="3209" w:type="dxa"/>
          </w:tcPr>
          <w:p w14:paraId="1826CECC" w14:textId="77777777" w:rsidR="002F6BCD" w:rsidRDefault="002F6BCD" w:rsidP="0025411E">
            <w:pPr>
              <w:pStyle w:val="Axure"/>
              <w:rPr>
                <w:rFonts w:ascii="微软雅黑" w:eastAsia="微软雅黑" w:hAnsi="微软雅黑" w:cs="微软雅黑"/>
                <w:sz w:val="18"/>
                <w:szCs w:val="18"/>
              </w:rPr>
            </w:pPr>
          </w:p>
        </w:tc>
        <w:tc>
          <w:tcPr>
            <w:tcW w:w="1712" w:type="dxa"/>
          </w:tcPr>
          <w:p w14:paraId="23D8331D"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5D67D490"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C27D551" w14:textId="6B6B95C9" w:rsidR="002F6BCD" w:rsidRDefault="002F6BCD" w:rsidP="0025411E">
            <w:pPr>
              <w:widowControl/>
              <w:ind w:firstLineChars="100" w:firstLine="180"/>
              <w:rPr>
                <w:rFonts w:ascii="微软雅黑" w:eastAsia="微软雅黑" w:hAnsi="微软雅黑" w:cs="微软雅黑"/>
                <w:sz w:val="18"/>
                <w:szCs w:val="18"/>
              </w:rPr>
            </w:pPr>
            <w:del w:id="3326"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7</w:delText>
              </w:r>
            </w:del>
            <w:ins w:id="3327" w:author="haha" w:date="2019-07-23T15:41:00Z">
              <w:r w:rsidR="00144814">
                <w:rPr>
                  <w:rFonts w:ascii="微软雅黑" w:eastAsia="微软雅黑" w:hAnsi="微软雅黑" w:cs="微软雅黑"/>
                  <w:sz w:val="18"/>
                  <w:szCs w:val="18"/>
                </w:rPr>
                <w:t>20</w:t>
              </w:r>
            </w:ins>
          </w:p>
        </w:tc>
        <w:tc>
          <w:tcPr>
            <w:tcW w:w="1309" w:type="dxa"/>
            <w:gridSpan w:val="2"/>
          </w:tcPr>
          <w:p w14:paraId="2F2F5533"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45E45806"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展示提交的备注，以提交的</w:t>
            </w:r>
            <w:del w:id="3328" w:author="张达闻" w:date="2019-07-22T11:52:00Z">
              <w:r w:rsidDel="006F3514">
                <w:rPr>
                  <w:rFonts w:ascii="微软雅黑" w:eastAsia="微软雅黑" w:hAnsi="微软雅黑" w:cs="微软雅黑" w:hint="eastAsia"/>
                  <w:color w:val="000000"/>
                  <w:sz w:val="18"/>
                  <w:szCs w:val="18"/>
                </w:rPr>
                <w:delText>倒叙</w:delText>
              </w:r>
            </w:del>
            <w:ins w:id="3329"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展示中间用“&amp;”符号分开</w:t>
            </w:r>
          </w:p>
        </w:tc>
        <w:tc>
          <w:tcPr>
            <w:tcW w:w="3209" w:type="dxa"/>
          </w:tcPr>
          <w:p w14:paraId="6411B77E" w14:textId="77777777" w:rsidR="002F6BCD" w:rsidRDefault="002F6BCD" w:rsidP="0025411E">
            <w:pPr>
              <w:pStyle w:val="Axure"/>
              <w:rPr>
                <w:rFonts w:ascii="微软雅黑" w:eastAsia="微软雅黑" w:hAnsi="微软雅黑" w:cs="微软雅黑"/>
                <w:sz w:val="18"/>
                <w:szCs w:val="18"/>
              </w:rPr>
            </w:pPr>
          </w:p>
        </w:tc>
        <w:tc>
          <w:tcPr>
            <w:tcW w:w="1712" w:type="dxa"/>
          </w:tcPr>
          <w:p w14:paraId="16B94A65"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3AA66EFC"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3528A47" w14:textId="2CC178AD" w:rsidR="002F6BCD" w:rsidRDefault="002F6BCD" w:rsidP="0025411E">
            <w:pPr>
              <w:widowControl/>
              <w:ind w:firstLineChars="100" w:firstLine="180"/>
              <w:rPr>
                <w:rFonts w:ascii="微软雅黑" w:eastAsia="微软雅黑" w:hAnsi="微软雅黑" w:cs="微软雅黑"/>
                <w:sz w:val="18"/>
                <w:szCs w:val="18"/>
              </w:rPr>
            </w:pPr>
            <w:del w:id="3330"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8</w:delText>
              </w:r>
            </w:del>
            <w:ins w:id="3331" w:author="haha" w:date="2019-07-23T15:41:00Z">
              <w:r w:rsidR="00144814">
                <w:rPr>
                  <w:rFonts w:ascii="微软雅黑" w:eastAsia="微软雅黑" w:hAnsi="微软雅黑" w:cs="微软雅黑"/>
                  <w:sz w:val="18"/>
                  <w:szCs w:val="18"/>
                </w:rPr>
                <w:t>21</w:t>
              </w:r>
            </w:ins>
          </w:p>
        </w:tc>
        <w:tc>
          <w:tcPr>
            <w:tcW w:w="1309" w:type="dxa"/>
            <w:gridSpan w:val="2"/>
          </w:tcPr>
          <w:p w14:paraId="408FAA32"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w:t>
            </w:r>
          </w:p>
        </w:tc>
        <w:tc>
          <w:tcPr>
            <w:tcW w:w="3000" w:type="dxa"/>
          </w:tcPr>
          <w:p w14:paraId="62812949"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可点击，关闭当前页面回到入账审核页面</w:t>
            </w:r>
          </w:p>
        </w:tc>
        <w:tc>
          <w:tcPr>
            <w:tcW w:w="3209" w:type="dxa"/>
          </w:tcPr>
          <w:p w14:paraId="1019CFA8" w14:textId="77777777" w:rsidR="002F6BCD" w:rsidRDefault="002F6BCD" w:rsidP="0025411E">
            <w:pPr>
              <w:pStyle w:val="Axure"/>
              <w:rPr>
                <w:rFonts w:ascii="微软雅黑" w:eastAsia="微软雅黑" w:hAnsi="微软雅黑" w:cs="微软雅黑"/>
                <w:sz w:val="18"/>
                <w:szCs w:val="18"/>
              </w:rPr>
            </w:pPr>
          </w:p>
        </w:tc>
        <w:tc>
          <w:tcPr>
            <w:tcW w:w="1712" w:type="dxa"/>
          </w:tcPr>
          <w:p w14:paraId="4940165B" w14:textId="77777777" w:rsidR="002F6BCD" w:rsidRDefault="002F6BCD" w:rsidP="0025411E">
            <w:pPr>
              <w:widowControl/>
              <w:jc w:val="left"/>
              <w:rPr>
                <w:rFonts w:ascii="微软雅黑" w:eastAsia="微软雅黑" w:hAnsi="微软雅黑" w:cs="微软雅黑"/>
                <w:color w:val="000000"/>
                <w:sz w:val="18"/>
                <w:szCs w:val="18"/>
              </w:rPr>
            </w:pPr>
          </w:p>
        </w:tc>
      </w:tr>
      <w:tr w:rsidR="002F6BCD" w:rsidRPr="00112F4E" w14:paraId="47D0FA0A"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DFC8FCB" w14:textId="3AD99177" w:rsidR="002F6BCD" w:rsidRDefault="002F6BCD" w:rsidP="0025411E">
            <w:pPr>
              <w:widowControl/>
              <w:ind w:firstLineChars="100" w:firstLine="180"/>
              <w:rPr>
                <w:rFonts w:ascii="微软雅黑" w:eastAsia="微软雅黑" w:hAnsi="微软雅黑" w:cs="微软雅黑"/>
                <w:sz w:val="18"/>
                <w:szCs w:val="18"/>
              </w:rPr>
            </w:pPr>
            <w:del w:id="3332" w:author="haha" w:date="2019-07-23T15:41:00Z">
              <w:r w:rsidDel="00144814">
                <w:rPr>
                  <w:rFonts w:ascii="微软雅黑" w:eastAsia="微软雅黑" w:hAnsi="微软雅黑" w:cs="微软雅黑" w:hint="eastAsia"/>
                  <w:sz w:val="18"/>
                  <w:szCs w:val="18"/>
                </w:rPr>
                <w:delText>1</w:delText>
              </w:r>
              <w:r w:rsidDel="00144814">
                <w:rPr>
                  <w:rFonts w:ascii="微软雅黑" w:eastAsia="微软雅黑" w:hAnsi="微软雅黑" w:cs="微软雅黑"/>
                  <w:sz w:val="18"/>
                  <w:szCs w:val="18"/>
                </w:rPr>
                <w:delText>9</w:delText>
              </w:r>
            </w:del>
            <w:ins w:id="3333" w:author="haha" w:date="2019-07-23T15:41:00Z">
              <w:r w:rsidR="00144814">
                <w:rPr>
                  <w:rFonts w:ascii="微软雅黑" w:eastAsia="微软雅黑" w:hAnsi="微软雅黑" w:cs="微软雅黑"/>
                  <w:sz w:val="18"/>
                  <w:szCs w:val="18"/>
                </w:rPr>
                <w:t>22</w:t>
              </w:r>
            </w:ins>
          </w:p>
        </w:tc>
        <w:tc>
          <w:tcPr>
            <w:tcW w:w="1309" w:type="dxa"/>
            <w:gridSpan w:val="2"/>
          </w:tcPr>
          <w:p w14:paraId="7D2514D7"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通过</w:t>
            </w:r>
          </w:p>
        </w:tc>
        <w:tc>
          <w:tcPr>
            <w:tcW w:w="3000" w:type="dxa"/>
          </w:tcPr>
          <w:p w14:paraId="129D81DB"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通过当前提交记录，通过后的状态为最新一次提交的状态为主，金额已未驳回的还款记录相加展示，通过后本次案件号和相同应还款日期的案件不可在进行操作，部分还款状态的记录不可点击通过按钮置灰显示</w:t>
            </w:r>
          </w:p>
        </w:tc>
        <w:tc>
          <w:tcPr>
            <w:tcW w:w="3209" w:type="dxa"/>
          </w:tcPr>
          <w:p w14:paraId="3F8B6AE0" w14:textId="77777777" w:rsidR="002F6BCD" w:rsidRDefault="008B1E8F" w:rsidP="0025411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部分还款状态的案件 通过按钮置灰展示</w:t>
            </w:r>
          </w:p>
        </w:tc>
        <w:tc>
          <w:tcPr>
            <w:tcW w:w="1712" w:type="dxa"/>
          </w:tcPr>
          <w:p w14:paraId="628FF5AE" w14:textId="77777777" w:rsidR="002F6BCD"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提示“确定通过当前还款申请？确定 执行 取消关闭提示”</w:t>
            </w:r>
          </w:p>
        </w:tc>
      </w:tr>
      <w:tr w:rsidR="008B1E8F" w:rsidRPr="00112F4E" w14:paraId="665DF060"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1525B4" w14:textId="07486DA1" w:rsidR="008B1E8F" w:rsidRDefault="00144814" w:rsidP="0025411E">
            <w:pPr>
              <w:widowControl/>
              <w:ind w:firstLineChars="100" w:firstLine="180"/>
              <w:rPr>
                <w:rFonts w:ascii="微软雅黑" w:eastAsia="微软雅黑" w:hAnsi="微软雅黑" w:cs="微软雅黑"/>
                <w:sz w:val="18"/>
                <w:szCs w:val="18"/>
              </w:rPr>
            </w:pPr>
            <w:ins w:id="3334" w:author="haha" w:date="2019-07-23T15:41:00Z">
              <w:r>
                <w:rPr>
                  <w:rFonts w:ascii="微软雅黑" w:eastAsia="微软雅黑" w:hAnsi="微软雅黑" w:cs="微软雅黑" w:hint="eastAsia"/>
                  <w:sz w:val="18"/>
                  <w:szCs w:val="18"/>
                </w:rPr>
                <w:t>2</w:t>
              </w:r>
              <w:r>
                <w:rPr>
                  <w:rFonts w:ascii="微软雅黑" w:eastAsia="微软雅黑" w:hAnsi="微软雅黑" w:cs="微软雅黑"/>
                  <w:sz w:val="18"/>
                  <w:szCs w:val="18"/>
                </w:rPr>
                <w:t>3</w:t>
              </w:r>
            </w:ins>
          </w:p>
        </w:tc>
        <w:tc>
          <w:tcPr>
            <w:tcW w:w="1309" w:type="dxa"/>
            <w:gridSpan w:val="2"/>
          </w:tcPr>
          <w:p w14:paraId="41543C96" w14:textId="77777777" w:rsidR="008B1E8F"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驳回</w:t>
            </w:r>
          </w:p>
        </w:tc>
        <w:tc>
          <w:tcPr>
            <w:tcW w:w="3000" w:type="dxa"/>
          </w:tcPr>
          <w:p w14:paraId="57A52A4C" w14:textId="77777777" w:rsidR="008B1E8F"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驳回最新一条的提交记录，不影响历史提交未受理的记录</w:t>
            </w:r>
          </w:p>
        </w:tc>
        <w:tc>
          <w:tcPr>
            <w:tcW w:w="3209" w:type="dxa"/>
          </w:tcPr>
          <w:p w14:paraId="76547D59" w14:textId="77777777" w:rsidR="008B1E8F" w:rsidRDefault="008B1E8F" w:rsidP="0025411E">
            <w:pPr>
              <w:pStyle w:val="Axure"/>
              <w:rPr>
                <w:rFonts w:ascii="微软雅黑" w:eastAsia="微软雅黑" w:hAnsi="微软雅黑" w:cs="微软雅黑"/>
                <w:sz w:val="18"/>
                <w:szCs w:val="18"/>
              </w:rPr>
            </w:pPr>
          </w:p>
        </w:tc>
        <w:tc>
          <w:tcPr>
            <w:tcW w:w="1712" w:type="dxa"/>
          </w:tcPr>
          <w:p w14:paraId="2259B413" w14:textId="77777777" w:rsidR="008B1E8F" w:rsidRDefault="008B1E8F"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提示“确定通过当前还款申请？确定 执行 取消关闭提示”</w:t>
            </w:r>
          </w:p>
        </w:tc>
      </w:tr>
    </w:tbl>
    <w:p w14:paraId="30708BB7" w14:textId="68ACA852" w:rsidR="00F018F8" w:rsidRDefault="00F018F8" w:rsidP="00F018F8">
      <w:pPr>
        <w:rPr>
          <w:ins w:id="3335" w:author="haha" w:date="2019-07-23T16:37:00Z"/>
        </w:rPr>
      </w:pPr>
    </w:p>
    <w:p w14:paraId="42C23E83" w14:textId="30E4F092" w:rsidR="00F018F8" w:rsidRDefault="00F018F8" w:rsidP="00F018F8">
      <w:pPr>
        <w:rPr>
          <w:ins w:id="3336" w:author="haha" w:date="2019-07-23T16:37:00Z"/>
        </w:rPr>
      </w:pPr>
    </w:p>
    <w:p w14:paraId="59EDE7BB" w14:textId="16DFD0D8" w:rsidR="00F018F8" w:rsidRDefault="00F018F8" w:rsidP="00F018F8">
      <w:pPr>
        <w:rPr>
          <w:ins w:id="3337" w:author="haha" w:date="2019-07-23T16:37:00Z"/>
        </w:rPr>
      </w:pPr>
    </w:p>
    <w:p w14:paraId="235BB521" w14:textId="1040717B" w:rsidR="00F018F8" w:rsidRDefault="00F018F8" w:rsidP="00F018F8">
      <w:pPr>
        <w:rPr>
          <w:ins w:id="3338" w:author="haha" w:date="2019-07-23T16:37:00Z"/>
        </w:rPr>
      </w:pPr>
    </w:p>
    <w:p w14:paraId="134E41E5" w14:textId="3C42A93C" w:rsidR="00F018F8" w:rsidRDefault="00F018F8" w:rsidP="00F018F8">
      <w:pPr>
        <w:rPr>
          <w:ins w:id="3339" w:author="haha" w:date="2019-07-23T16:37:00Z"/>
        </w:rPr>
      </w:pPr>
    </w:p>
    <w:p w14:paraId="646341BB" w14:textId="77777777" w:rsidR="00F018F8" w:rsidRDefault="00F018F8">
      <w:pPr>
        <w:rPr>
          <w:ins w:id="3340" w:author="haha" w:date="2019-07-23T16:37:00Z"/>
        </w:rPr>
        <w:pPrChange w:id="3341" w:author="haha" w:date="2019-07-23T16:37:00Z">
          <w:pPr>
            <w:pStyle w:val="1"/>
          </w:pPr>
        </w:pPrChange>
      </w:pPr>
    </w:p>
    <w:p w14:paraId="3CDB8AE9" w14:textId="4F4BF7DC" w:rsidR="002F6BCD" w:rsidRDefault="00225374" w:rsidP="00881F69">
      <w:pPr>
        <w:pStyle w:val="1"/>
      </w:pPr>
      <w:bookmarkStart w:id="3342" w:name="_Toc14795479"/>
      <w:ins w:id="3343" w:author="haha" w:date="2019-07-23T16:24:00Z">
        <w:r>
          <w:rPr>
            <w:rFonts w:hint="eastAsia"/>
          </w:rPr>
          <w:lastRenderedPageBreak/>
          <w:t>4</w:t>
        </w:r>
        <w:r>
          <w:t xml:space="preserve"> </w:t>
        </w:r>
      </w:ins>
      <w:r w:rsidR="00881F69">
        <w:rPr>
          <w:rFonts w:hint="eastAsia"/>
        </w:rPr>
        <w:t>贷后系统</w:t>
      </w:r>
      <w:bookmarkEnd w:id="3342"/>
    </w:p>
    <w:p w14:paraId="4D6CE609" w14:textId="18A4E598" w:rsidR="00881F69" w:rsidRDefault="00225374" w:rsidP="00881F69">
      <w:pPr>
        <w:pStyle w:val="2"/>
      </w:pPr>
      <w:bookmarkStart w:id="3344" w:name="_Toc14795480"/>
      <w:ins w:id="3345" w:author="haha" w:date="2019-07-23T16:24:00Z">
        <w:r>
          <w:rPr>
            <w:rFonts w:hint="eastAsia"/>
          </w:rPr>
          <w:t>4</w:t>
        </w:r>
        <w:r>
          <w:t>.1</w:t>
        </w:r>
      </w:ins>
      <w:r w:rsidR="00881F69">
        <w:rPr>
          <w:rFonts w:hint="eastAsia"/>
        </w:rPr>
        <w:t>全部案件</w:t>
      </w:r>
      <w:bookmarkEnd w:id="3344"/>
    </w:p>
    <w:p w14:paraId="65C1B57E" w14:textId="77777777" w:rsidR="00881F69" w:rsidRDefault="00881F69" w:rsidP="00881F69">
      <w:r>
        <w:rPr>
          <w:noProof/>
        </w:rPr>
        <w:drawing>
          <wp:inline distT="0" distB="0" distL="0" distR="0" wp14:anchorId="015D6D65" wp14:editId="783A6679">
            <wp:extent cx="5100484" cy="14859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1844" cy="1486296"/>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881F69" w14:paraId="2CB351B8" w14:textId="77777777" w:rsidTr="0025411E">
        <w:trPr>
          <w:trHeight w:val="90"/>
        </w:trPr>
        <w:tc>
          <w:tcPr>
            <w:tcW w:w="1245" w:type="dxa"/>
            <w:gridSpan w:val="2"/>
            <w:tcBorders>
              <w:top w:val="nil"/>
              <w:left w:val="single" w:sz="4" w:space="0" w:color="auto"/>
              <w:bottom w:val="single" w:sz="4" w:space="0" w:color="auto"/>
              <w:right w:val="single" w:sz="4" w:space="0" w:color="auto"/>
            </w:tcBorders>
          </w:tcPr>
          <w:p w14:paraId="535C94E3" w14:textId="77777777" w:rsidR="00881F69" w:rsidRDefault="00881F69" w:rsidP="0025411E">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1C8BACF" w14:textId="77777777" w:rsidR="00881F69" w:rsidRDefault="00981E75" w:rsidP="0025411E">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全部案件</w:t>
            </w:r>
          </w:p>
        </w:tc>
      </w:tr>
      <w:tr w:rsidR="00881F69" w14:paraId="26A14C1E" w14:textId="77777777" w:rsidTr="0025411E">
        <w:trPr>
          <w:trHeight w:val="408"/>
        </w:trPr>
        <w:tc>
          <w:tcPr>
            <w:tcW w:w="1245" w:type="dxa"/>
            <w:gridSpan w:val="2"/>
            <w:tcBorders>
              <w:top w:val="nil"/>
              <w:left w:val="single" w:sz="4" w:space="0" w:color="auto"/>
              <w:bottom w:val="single" w:sz="4" w:space="0" w:color="auto"/>
              <w:right w:val="single" w:sz="4" w:space="0" w:color="auto"/>
            </w:tcBorders>
          </w:tcPr>
          <w:p w14:paraId="7652D45C" w14:textId="77777777" w:rsidR="00881F69" w:rsidRDefault="00881F69"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62A9C96D" w14:textId="77777777" w:rsidR="00881F69" w:rsidRDefault="00981E75"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全部案件按钮/贷后系统按钮</w:t>
            </w:r>
          </w:p>
        </w:tc>
      </w:tr>
      <w:tr w:rsidR="00881F69" w14:paraId="12CDC1DD" w14:textId="77777777" w:rsidTr="0025411E">
        <w:trPr>
          <w:trHeight w:val="423"/>
        </w:trPr>
        <w:tc>
          <w:tcPr>
            <w:tcW w:w="1245" w:type="dxa"/>
            <w:gridSpan w:val="2"/>
            <w:tcBorders>
              <w:top w:val="nil"/>
              <w:left w:val="single" w:sz="4" w:space="0" w:color="auto"/>
              <w:bottom w:val="single" w:sz="4" w:space="0" w:color="auto"/>
              <w:right w:val="single" w:sz="4" w:space="0" w:color="auto"/>
            </w:tcBorders>
          </w:tcPr>
          <w:p w14:paraId="14F1D57F" w14:textId="77777777" w:rsidR="00881F69" w:rsidRDefault="00881F69"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C981E43" w14:textId="77777777" w:rsidR="00881F69" w:rsidRDefault="00881F69" w:rsidP="0025411E">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881F69" w14:paraId="75765720"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A9306BC" w14:textId="77777777" w:rsidR="00881F69" w:rsidRDefault="00881F69"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881F69" w14:paraId="473454EC"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7F95824" w14:textId="77777777" w:rsidR="00881F69" w:rsidRDefault="00881F69"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3B73E1D" w14:textId="77777777" w:rsidR="00881F69" w:rsidRDefault="00881F69"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7D69AA0" w14:textId="77777777" w:rsidR="00881F69" w:rsidRDefault="00881F69" w:rsidP="0025411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EF6DFE3" w14:textId="77777777" w:rsidR="00881F69" w:rsidRDefault="00881F69"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FF7F9BB" w14:textId="77777777" w:rsidR="00881F69" w:rsidRDefault="00881F69" w:rsidP="0025411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881F69" w14:paraId="6DD7AFE3"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DAAC158" w14:textId="77777777" w:rsidR="00881F69" w:rsidRDefault="00881F69" w:rsidP="0025411E">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AC81E1D"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关键字搜索</w:t>
            </w:r>
          </w:p>
        </w:tc>
        <w:tc>
          <w:tcPr>
            <w:tcW w:w="3000" w:type="dxa"/>
          </w:tcPr>
          <w:p w14:paraId="4A3833DF"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默认显示“案件号/手机号/姓名”可搜索这3列的数据右模糊搜索</w:t>
            </w:r>
          </w:p>
        </w:tc>
        <w:tc>
          <w:tcPr>
            <w:tcW w:w="3209" w:type="dxa"/>
          </w:tcPr>
          <w:p w14:paraId="692ADD15" w14:textId="77777777" w:rsidR="00881F69" w:rsidRDefault="00881F69" w:rsidP="0025411E">
            <w:pPr>
              <w:pStyle w:val="Axure"/>
              <w:rPr>
                <w:rFonts w:ascii="微软雅黑" w:eastAsia="微软雅黑" w:hAnsi="微软雅黑" w:cs="微软雅黑"/>
                <w:sz w:val="18"/>
                <w:szCs w:val="18"/>
              </w:rPr>
            </w:pPr>
          </w:p>
        </w:tc>
        <w:tc>
          <w:tcPr>
            <w:tcW w:w="1712" w:type="dxa"/>
          </w:tcPr>
          <w:p w14:paraId="2C705E20" w14:textId="77777777" w:rsidR="00881F69" w:rsidRDefault="00881F69" w:rsidP="0025411E">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若无数据则提示无数据即可</w:t>
            </w:r>
          </w:p>
        </w:tc>
      </w:tr>
      <w:tr w:rsidR="00881F69" w14:paraId="653048E0"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6839580" w14:textId="77777777" w:rsidR="00881F69" w:rsidRDefault="00881F69" w:rsidP="0025411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010AF0B3" w14:textId="77777777" w:rsidR="00881F69" w:rsidRDefault="00981E75"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电话状态</w:t>
            </w:r>
          </w:p>
        </w:tc>
        <w:tc>
          <w:tcPr>
            <w:tcW w:w="3000" w:type="dxa"/>
          </w:tcPr>
          <w:p w14:paraId="1BC0A20D"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w:t>
            </w:r>
            <w:r w:rsidR="00981E75">
              <w:rPr>
                <w:rFonts w:ascii="微软雅黑" w:eastAsia="微软雅黑" w:hAnsi="微软雅黑" w:cs="微软雅黑" w:hint="eastAsia"/>
                <w:color w:val="000000"/>
                <w:sz w:val="18"/>
                <w:szCs w:val="18"/>
              </w:rPr>
              <w:t>关机、停机、空号、呼叫转移、来电提醒、正常接听、无人接听、设置拉黑</w:t>
            </w:r>
            <w:r>
              <w:rPr>
                <w:rFonts w:ascii="微软雅黑" w:eastAsia="微软雅黑" w:hAnsi="微软雅黑" w:cs="微软雅黑" w:hint="eastAsia"/>
                <w:color w:val="000000"/>
                <w:sz w:val="18"/>
                <w:szCs w:val="18"/>
              </w:rPr>
              <w:t>”</w:t>
            </w:r>
          </w:p>
        </w:tc>
        <w:tc>
          <w:tcPr>
            <w:tcW w:w="3209" w:type="dxa"/>
          </w:tcPr>
          <w:p w14:paraId="481587D8" w14:textId="77777777" w:rsidR="00881F69" w:rsidRDefault="00881F69" w:rsidP="0025411E">
            <w:pPr>
              <w:pStyle w:val="Axure"/>
              <w:rPr>
                <w:rFonts w:ascii="微软雅黑" w:eastAsia="微软雅黑" w:hAnsi="微软雅黑" w:cs="微软雅黑"/>
                <w:sz w:val="18"/>
                <w:szCs w:val="18"/>
              </w:rPr>
            </w:pPr>
          </w:p>
        </w:tc>
        <w:tc>
          <w:tcPr>
            <w:tcW w:w="1712" w:type="dxa"/>
          </w:tcPr>
          <w:p w14:paraId="7D093482" w14:textId="77777777" w:rsidR="00881F69" w:rsidRDefault="00881F69" w:rsidP="0025411E">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若无数据则提示无数据即可</w:t>
            </w:r>
          </w:p>
        </w:tc>
      </w:tr>
      <w:tr w:rsidR="00881F69" w14:paraId="70A2514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86897B7" w14:textId="77777777" w:rsidR="00881F69" w:rsidRDefault="00881F69" w:rsidP="0025411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F90EEE5" w14:textId="77777777" w:rsidR="00881F69" w:rsidRDefault="00981E75"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跟进状态</w:t>
            </w:r>
          </w:p>
        </w:tc>
        <w:tc>
          <w:tcPr>
            <w:tcW w:w="3000" w:type="dxa"/>
          </w:tcPr>
          <w:p w14:paraId="66298F7F"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w:t>
            </w:r>
            <w:r w:rsidR="00981E75">
              <w:rPr>
                <w:rFonts w:ascii="微软雅黑" w:eastAsia="微软雅黑" w:hAnsi="微软雅黑" w:cs="微软雅黑" w:hint="eastAsia"/>
                <w:color w:val="000000"/>
                <w:sz w:val="18"/>
                <w:szCs w:val="18"/>
              </w:rPr>
              <w:t>承诺还款、协商、拒绝还款、老赖、失联、三方跟进中、已提醒未回复、已提醒已回复</w:t>
            </w:r>
            <w:r>
              <w:rPr>
                <w:rFonts w:ascii="微软雅黑" w:eastAsia="微软雅黑" w:hAnsi="微软雅黑" w:cs="微软雅黑" w:hint="eastAsia"/>
                <w:color w:val="000000"/>
                <w:sz w:val="18"/>
                <w:szCs w:val="18"/>
              </w:rPr>
              <w:t>”</w:t>
            </w:r>
          </w:p>
        </w:tc>
        <w:tc>
          <w:tcPr>
            <w:tcW w:w="3209" w:type="dxa"/>
          </w:tcPr>
          <w:p w14:paraId="6372DFD7" w14:textId="77777777" w:rsidR="00881F69" w:rsidRDefault="00881F69" w:rsidP="0025411E">
            <w:pPr>
              <w:pStyle w:val="Axure"/>
              <w:rPr>
                <w:rFonts w:ascii="微软雅黑" w:eastAsia="微软雅黑" w:hAnsi="微软雅黑" w:cs="微软雅黑"/>
                <w:sz w:val="18"/>
                <w:szCs w:val="18"/>
              </w:rPr>
            </w:pPr>
          </w:p>
        </w:tc>
        <w:tc>
          <w:tcPr>
            <w:tcW w:w="1712" w:type="dxa"/>
          </w:tcPr>
          <w:p w14:paraId="490219BD" w14:textId="77777777" w:rsidR="00881F69" w:rsidRDefault="00881F69" w:rsidP="0025411E">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881F69" w14:paraId="011EB136"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E1621E3" w14:textId="77777777" w:rsidR="00881F69" w:rsidRDefault="00881F69" w:rsidP="0025411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521EC161"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应还款日期</w:t>
            </w:r>
          </w:p>
        </w:tc>
        <w:tc>
          <w:tcPr>
            <w:tcW w:w="3000" w:type="dxa"/>
          </w:tcPr>
          <w:p w14:paraId="00ED7DC2"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筛选应还款日期，可查询一天也可查询范围内的，查询范围内的则右边大于左边的</w:t>
            </w:r>
          </w:p>
        </w:tc>
        <w:tc>
          <w:tcPr>
            <w:tcW w:w="3209" w:type="dxa"/>
          </w:tcPr>
          <w:p w14:paraId="31FE34F3" w14:textId="77777777" w:rsidR="00881F69" w:rsidRDefault="00881F69" w:rsidP="0025411E">
            <w:pPr>
              <w:pStyle w:val="Axure"/>
              <w:rPr>
                <w:rFonts w:ascii="微软雅黑" w:eastAsia="微软雅黑" w:hAnsi="微软雅黑" w:cs="微软雅黑"/>
                <w:sz w:val="18"/>
                <w:szCs w:val="18"/>
              </w:rPr>
            </w:pPr>
          </w:p>
        </w:tc>
        <w:tc>
          <w:tcPr>
            <w:tcW w:w="1712" w:type="dxa"/>
          </w:tcPr>
          <w:p w14:paraId="00420DF9" w14:textId="77777777" w:rsidR="00881F69" w:rsidRDefault="00881F69" w:rsidP="0025411E">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881F69" w14:paraId="58C1E407"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18112BD" w14:textId="77777777" w:rsidR="00881F69" w:rsidRDefault="00881F69" w:rsidP="0025411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1FB8AA03"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处理时间</w:t>
            </w:r>
          </w:p>
        </w:tc>
        <w:tc>
          <w:tcPr>
            <w:tcW w:w="3000" w:type="dxa"/>
          </w:tcPr>
          <w:p w14:paraId="0A5F053B"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筛选处理时间，可查询时间范围的，查询范围内的则右边大于左边的</w:t>
            </w:r>
          </w:p>
        </w:tc>
        <w:tc>
          <w:tcPr>
            <w:tcW w:w="3209" w:type="dxa"/>
          </w:tcPr>
          <w:p w14:paraId="7A5852E1" w14:textId="77777777" w:rsidR="00881F69" w:rsidRDefault="00881F69" w:rsidP="0025411E">
            <w:pPr>
              <w:pStyle w:val="Axure"/>
              <w:rPr>
                <w:rFonts w:ascii="微软雅黑" w:eastAsia="微软雅黑" w:hAnsi="微软雅黑" w:cs="微软雅黑"/>
                <w:sz w:val="18"/>
                <w:szCs w:val="18"/>
              </w:rPr>
            </w:pPr>
          </w:p>
        </w:tc>
        <w:tc>
          <w:tcPr>
            <w:tcW w:w="1712" w:type="dxa"/>
          </w:tcPr>
          <w:p w14:paraId="29706AE7" w14:textId="77777777" w:rsidR="00881F69" w:rsidRDefault="00881F69" w:rsidP="0025411E">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881F69" w14:paraId="3A87332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155BEA8" w14:textId="7CDCB568" w:rsidR="00881F69" w:rsidRDefault="00881F69" w:rsidP="0025411E">
            <w:pPr>
              <w:widowControl/>
              <w:jc w:val="center"/>
              <w:rPr>
                <w:rFonts w:ascii="微软雅黑" w:eastAsia="微软雅黑" w:hAnsi="微软雅黑" w:cs="微软雅黑"/>
                <w:sz w:val="18"/>
                <w:szCs w:val="18"/>
              </w:rPr>
            </w:pPr>
            <w:del w:id="3346" w:author="haha" w:date="2019-07-23T15:40:00Z">
              <w:r w:rsidDel="00144814">
                <w:rPr>
                  <w:rFonts w:ascii="微软雅黑" w:eastAsia="微软雅黑" w:hAnsi="微软雅黑" w:cs="微软雅黑" w:hint="eastAsia"/>
                  <w:sz w:val="18"/>
                  <w:szCs w:val="18"/>
                </w:rPr>
                <w:delText>5</w:delText>
              </w:r>
            </w:del>
            <w:ins w:id="3347" w:author="haha" w:date="2019-07-23T15:40:00Z">
              <w:r w:rsidR="00144814">
                <w:rPr>
                  <w:rFonts w:ascii="微软雅黑" w:eastAsia="微软雅黑" w:hAnsi="微软雅黑" w:cs="微软雅黑"/>
                  <w:sz w:val="18"/>
                  <w:szCs w:val="18"/>
                </w:rPr>
                <w:t>6</w:t>
              </w:r>
            </w:ins>
          </w:p>
        </w:tc>
        <w:tc>
          <w:tcPr>
            <w:tcW w:w="1309" w:type="dxa"/>
            <w:gridSpan w:val="2"/>
          </w:tcPr>
          <w:p w14:paraId="717FEBE6"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5389D196"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可点击，点击后筛选内容回到默认状态</w:t>
            </w:r>
          </w:p>
        </w:tc>
        <w:tc>
          <w:tcPr>
            <w:tcW w:w="3209" w:type="dxa"/>
          </w:tcPr>
          <w:p w14:paraId="693A4B38" w14:textId="77777777" w:rsidR="00881F69" w:rsidRDefault="00881F69" w:rsidP="0025411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筛选部分回归默认状态</w:t>
            </w:r>
          </w:p>
        </w:tc>
        <w:tc>
          <w:tcPr>
            <w:tcW w:w="1712" w:type="dxa"/>
          </w:tcPr>
          <w:p w14:paraId="7C649A7A" w14:textId="77777777" w:rsidR="00881F69" w:rsidRDefault="00881F69" w:rsidP="0025411E">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页面数据回到默认状态</w:t>
            </w:r>
          </w:p>
        </w:tc>
      </w:tr>
      <w:tr w:rsidR="00881F69" w14:paraId="1CA7532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C34519" w14:textId="490FC2CA" w:rsidR="00881F69" w:rsidRDefault="00881F69" w:rsidP="0025411E">
            <w:pPr>
              <w:widowControl/>
              <w:jc w:val="center"/>
              <w:rPr>
                <w:rFonts w:ascii="微软雅黑" w:eastAsia="微软雅黑" w:hAnsi="微软雅黑" w:cs="微软雅黑"/>
                <w:sz w:val="18"/>
                <w:szCs w:val="18"/>
              </w:rPr>
            </w:pPr>
            <w:del w:id="3348" w:author="haha" w:date="2019-07-23T15:40:00Z">
              <w:r w:rsidDel="00144814">
                <w:rPr>
                  <w:rFonts w:ascii="微软雅黑" w:eastAsia="微软雅黑" w:hAnsi="微软雅黑" w:cs="微软雅黑" w:hint="eastAsia"/>
                  <w:sz w:val="18"/>
                  <w:szCs w:val="18"/>
                </w:rPr>
                <w:delText>6</w:delText>
              </w:r>
            </w:del>
            <w:ins w:id="3349" w:author="haha" w:date="2019-07-23T15:40:00Z">
              <w:r w:rsidR="00144814">
                <w:rPr>
                  <w:rFonts w:ascii="微软雅黑" w:eastAsia="微软雅黑" w:hAnsi="微软雅黑" w:cs="微软雅黑"/>
                  <w:sz w:val="18"/>
                  <w:szCs w:val="18"/>
                </w:rPr>
                <w:t>7</w:t>
              </w:r>
            </w:ins>
          </w:p>
        </w:tc>
        <w:tc>
          <w:tcPr>
            <w:tcW w:w="1309" w:type="dxa"/>
            <w:gridSpan w:val="2"/>
          </w:tcPr>
          <w:p w14:paraId="313EC4AC"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w:t>
            </w:r>
          </w:p>
        </w:tc>
        <w:tc>
          <w:tcPr>
            <w:tcW w:w="3000" w:type="dxa"/>
          </w:tcPr>
          <w:p w14:paraId="500BC63C"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数据以提交时间</w:t>
            </w:r>
            <w:del w:id="3350" w:author="张达闻" w:date="2019-07-22T11:52:00Z">
              <w:r w:rsidDel="006F3514">
                <w:rPr>
                  <w:rFonts w:ascii="微软雅黑" w:eastAsia="微软雅黑" w:hAnsi="微软雅黑" w:cs="微软雅黑" w:hint="eastAsia"/>
                  <w:color w:val="000000"/>
                  <w:sz w:val="18"/>
                  <w:szCs w:val="18"/>
                </w:rPr>
                <w:delText>倒叙</w:delText>
              </w:r>
            </w:del>
            <w:ins w:id="3351"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6EC0DE23" w14:textId="77777777" w:rsidR="00881F69" w:rsidRDefault="00881F69" w:rsidP="0025411E">
            <w:pPr>
              <w:pStyle w:val="Axure"/>
              <w:rPr>
                <w:rFonts w:ascii="微软雅黑" w:eastAsia="微软雅黑" w:hAnsi="微软雅黑" w:cs="微软雅黑"/>
                <w:sz w:val="18"/>
                <w:szCs w:val="18"/>
              </w:rPr>
            </w:pPr>
          </w:p>
        </w:tc>
        <w:tc>
          <w:tcPr>
            <w:tcW w:w="1712" w:type="dxa"/>
          </w:tcPr>
          <w:p w14:paraId="7816C598" w14:textId="77777777" w:rsidR="00881F69" w:rsidRDefault="00881F69" w:rsidP="0025411E">
            <w:pPr>
              <w:widowControl/>
              <w:jc w:val="left"/>
              <w:rPr>
                <w:rFonts w:ascii="微软雅黑" w:eastAsia="微软雅黑" w:hAnsi="微软雅黑" w:cs="微软雅黑"/>
                <w:sz w:val="18"/>
                <w:szCs w:val="18"/>
              </w:rPr>
            </w:pPr>
          </w:p>
        </w:tc>
      </w:tr>
      <w:tr w:rsidR="00881F69" w14:paraId="10D822F7"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2EC208" w14:textId="0DC8D008" w:rsidR="00881F69" w:rsidRDefault="00881F69" w:rsidP="0025411E">
            <w:pPr>
              <w:widowControl/>
              <w:jc w:val="center"/>
              <w:rPr>
                <w:rFonts w:ascii="微软雅黑" w:eastAsia="微软雅黑" w:hAnsi="微软雅黑" w:cs="微软雅黑"/>
                <w:sz w:val="18"/>
                <w:szCs w:val="18"/>
              </w:rPr>
            </w:pPr>
            <w:del w:id="3352" w:author="haha" w:date="2019-07-23T15:40:00Z">
              <w:r w:rsidDel="00144814">
                <w:rPr>
                  <w:rFonts w:ascii="微软雅黑" w:eastAsia="微软雅黑" w:hAnsi="微软雅黑" w:cs="微软雅黑" w:hint="eastAsia"/>
                  <w:sz w:val="18"/>
                  <w:szCs w:val="18"/>
                </w:rPr>
                <w:delText>7</w:delText>
              </w:r>
            </w:del>
            <w:ins w:id="3353" w:author="haha" w:date="2019-07-23T15:40:00Z">
              <w:r w:rsidR="00144814">
                <w:rPr>
                  <w:rFonts w:ascii="微软雅黑" w:eastAsia="微软雅黑" w:hAnsi="微软雅黑" w:cs="微软雅黑"/>
                  <w:sz w:val="18"/>
                  <w:szCs w:val="18"/>
                </w:rPr>
                <w:t>8</w:t>
              </w:r>
            </w:ins>
          </w:p>
        </w:tc>
        <w:tc>
          <w:tcPr>
            <w:tcW w:w="1309" w:type="dxa"/>
            <w:gridSpan w:val="2"/>
          </w:tcPr>
          <w:p w14:paraId="4ED6A132"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排序</w:t>
            </w:r>
          </w:p>
        </w:tc>
        <w:tc>
          <w:tcPr>
            <w:tcW w:w="3000" w:type="dxa"/>
          </w:tcPr>
          <w:p w14:paraId="1AF2D169"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-10展示</w:t>
            </w:r>
          </w:p>
        </w:tc>
        <w:tc>
          <w:tcPr>
            <w:tcW w:w="3209" w:type="dxa"/>
          </w:tcPr>
          <w:p w14:paraId="70585F3D" w14:textId="77777777" w:rsidR="00881F69" w:rsidRDefault="00881F69" w:rsidP="0025411E">
            <w:pPr>
              <w:pStyle w:val="Axure"/>
              <w:rPr>
                <w:rFonts w:ascii="微软雅黑" w:eastAsia="微软雅黑" w:hAnsi="微软雅黑" w:cs="微软雅黑"/>
                <w:sz w:val="18"/>
                <w:szCs w:val="18"/>
              </w:rPr>
            </w:pPr>
          </w:p>
        </w:tc>
        <w:tc>
          <w:tcPr>
            <w:tcW w:w="1712" w:type="dxa"/>
          </w:tcPr>
          <w:p w14:paraId="094AACE9" w14:textId="77777777" w:rsidR="00881F69" w:rsidRDefault="00881F69" w:rsidP="0025411E">
            <w:pPr>
              <w:widowControl/>
              <w:jc w:val="left"/>
              <w:rPr>
                <w:rFonts w:ascii="微软雅黑" w:eastAsia="微软雅黑" w:hAnsi="微软雅黑" w:cs="微软雅黑"/>
                <w:sz w:val="18"/>
                <w:szCs w:val="18"/>
              </w:rPr>
            </w:pPr>
            <w:r>
              <w:rPr>
                <w:rFonts w:ascii="微软雅黑" w:eastAsia="微软雅黑" w:hAnsi="微软雅黑" w:cs="微软雅黑" w:hint="eastAsia"/>
                <w:color w:val="000000"/>
                <w:sz w:val="18"/>
                <w:szCs w:val="18"/>
              </w:rPr>
              <w:t>每页1</w:t>
            </w:r>
            <w:r>
              <w:rPr>
                <w:rFonts w:ascii="微软雅黑" w:eastAsia="微软雅黑" w:hAnsi="微软雅黑" w:cs="微软雅黑"/>
                <w:color w:val="000000"/>
                <w:sz w:val="18"/>
                <w:szCs w:val="18"/>
              </w:rPr>
              <w:t>-10示</w:t>
            </w:r>
          </w:p>
        </w:tc>
      </w:tr>
      <w:tr w:rsidR="00881F69" w14:paraId="67D5375E"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EC219AC" w14:textId="6391A4C0" w:rsidR="00881F69" w:rsidRDefault="00881F69" w:rsidP="0025411E">
            <w:pPr>
              <w:widowControl/>
              <w:jc w:val="center"/>
              <w:rPr>
                <w:rFonts w:ascii="微软雅黑" w:eastAsia="微软雅黑" w:hAnsi="微软雅黑" w:cs="微软雅黑"/>
                <w:sz w:val="18"/>
                <w:szCs w:val="18"/>
              </w:rPr>
            </w:pPr>
            <w:del w:id="3354" w:author="haha" w:date="2019-07-23T15:40:00Z">
              <w:r w:rsidDel="00144814">
                <w:rPr>
                  <w:rFonts w:ascii="微软雅黑" w:eastAsia="微软雅黑" w:hAnsi="微软雅黑" w:cs="微软雅黑" w:hint="eastAsia"/>
                  <w:sz w:val="18"/>
                  <w:szCs w:val="18"/>
                </w:rPr>
                <w:lastRenderedPageBreak/>
                <w:delText>8</w:delText>
              </w:r>
            </w:del>
            <w:ins w:id="3355" w:author="haha" w:date="2019-07-23T15:40:00Z">
              <w:r w:rsidR="00144814">
                <w:rPr>
                  <w:rFonts w:ascii="微软雅黑" w:eastAsia="微软雅黑" w:hAnsi="微软雅黑" w:cs="微软雅黑"/>
                  <w:sz w:val="18"/>
                  <w:szCs w:val="18"/>
                </w:rPr>
                <w:t>9</w:t>
              </w:r>
            </w:ins>
          </w:p>
        </w:tc>
        <w:tc>
          <w:tcPr>
            <w:tcW w:w="1309" w:type="dxa"/>
            <w:gridSpan w:val="2"/>
          </w:tcPr>
          <w:p w14:paraId="075FC151"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案件号</w:t>
            </w:r>
          </w:p>
        </w:tc>
        <w:tc>
          <w:tcPr>
            <w:tcW w:w="3000" w:type="dxa"/>
          </w:tcPr>
          <w:p w14:paraId="7F87EE21"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展示当前用户案件号</w:t>
            </w:r>
          </w:p>
        </w:tc>
        <w:tc>
          <w:tcPr>
            <w:tcW w:w="3209" w:type="dxa"/>
          </w:tcPr>
          <w:p w14:paraId="1CC7608D" w14:textId="77777777" w:rsidR="00881F69" w:rsidRDefault="00881F69" w:rsidP="0025411E">
            <w:pPr>
              <w:pStyle w:val="Axure"/>
              <w:rPr>
                <w:rFonts w:ascii="微软雅黑" w:eastAsia="微软雅黑" w:hAnsi="微软雅黑" w:cs="微软雅黑"/>
                <w:sz w:val="18"/>
                <w:szCs w:val="18"/>
              </w:rPr>
            </w:pPr>
          </w:p>
        </w:tc>
        <w:tc>
          <w:tcPr>
            <w:tcW w:w="1712" w:type="dxa"/>
          </w:tcPr>
          <w:p w14:paraId="27CFBEBE" w14:textId="77777777" w:rsidR="00881F69" w:rsidRDefault="00881F69" w:rsidP="0025411E">
            <w:pPr>
              <w:widowControl/>
              <w:jc w:val="left"/>
              <w:rPr>
                <w:rFonts w:ascii="微软雅黑" w:eastAsia="微软雅黑" w:hAnsi="微软雅黑" w:cs="微软雅黑"/>
                <w:sz w:val="18"/>
                <w:szCs w:val="18"/>
              </w:rPr>
            </w:pPr>
          </w:p>
        </w:tc>
      </w:tr>
      <w:tr w:rsidR="00881F69" w:rsidRPr="00112F4E" w14:paraId="7A50CB3A"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9BA01C3" w14:textId="5E3BBFDD" w:rsidR="00881F69" w:rsidRDefault="00881F69" w:rsidP="0025411E">
            <w:pPr>
              <w:widowControl/>
              <w:jc w:val="center"/>
              <w:rPr>
                <w:rFonts w:ascii="微软雅黑" w:eastAsia="微软雅黑" w:hAnsi="微软雅黑" w:cs="微软雅黑"/>
                <w:sz w:val="18"/>
                <w:szCs w:val="18"/>
              </w:rPr>
            </w:pPr>
            <w:del w:id="3356" w:author="haha" w:date="2019-07-23T15:40:00Z">
              <w:r w:rsidDel="00144814">
                <w:rPr>
                  <w:rFonts w:ascii="微软雅黑" w:eastAsia="微软雅黑" w:hAnsi="微软雅黑" w:cs="微软雅黑" w:hint="eastAsia"/>
                  <w:sz w:val="18"/>
                  <w:szCs w:val="18"/>
                </w:rPr>
                <w:delText>9</w:delText>
              </w:r>
            </w:del>
            <w:ins w:id="3357" w:author="haha" w:date="2019-07-23T15:40:00Z">
              <w:r w:rsidR="00144814">
                <w:rPr>
                  <w:rFonts w:ascii="微软雅黑" w:eastAsia="微软雅黑" w:hAnsi="微软雅黑" w:cs="微软雅黑"/>
                  <w:sz w:val="18"/>
                  <w:szCs w:val="18"/>
                </w:rPr>
                <w:t>10</w:t>
              </w:r>
            </w:ins>
          </w:p>
        </w:tc>
        <w:tc>
          <w:tcPr>
            <w:tcW w:w="1309" w:type="dxa"/>
            <w:gridSpan w:val="2"/>
          </w:tcPr>
          <w:p w14:paraId="6FE29644"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62AB956E"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展示当前产品名称（一个系统只有一个产品）</w:t>
            </w:r>
          </w:p>
        </w:tc>
        <w:tc>
          <w:tcPr>
            <w:tcW w:w="3209" w:type="dxa"/>
          </w:tcPr>
          <w:p w14:paraId="6B9077FF" w14:textId="77777777" w:rsidR="00881F69" w:rsidRDefault="00881F69" w:rsidP="0025411E">
            <w:pPr>
              <w:pStyle w:val="Axure"/>
              <w:rPr>
                <w:rFonts w:ascii="微软雅黑" w:eastAsia="微软雅黑" w:hAnsi="微软雅黑" w:cs="微软雅黑"/>
                <w:sz w:val="18"/>
                <w:szCs w:val="18"/>
              </w:rPr>
            </w:pPr>
          </w:p>
        </w:tc>
        <w:tc>
          <w:tcPr>
            <w:tcW w:w="1712" w:type="dxa"/>
          </w:tcPr>
          <w:p w14:paraId="20586614" w14:textId="77777777" w:rsidR="00881F69" w:rsidRDefault="00881F69" w:rsidP="0025411E">
            <w:pPr>
              <w:widowControl/>
              <w:jc w:val="left"/>
              <w:rPr>
                <w:rFonts w:ascii="微软雅黑" w:eastAsia="微软雅黑" w:hAnsi="微软雅黑" w:cs="微软雅黑"/>
                <w:color w:val="000000"/>
                <w:sz w:val="18"/>
                <w:szCs w:val="18"/>
              </w:rPr>
            </w:pPr>
          </w:p>
        </w:tc>
      </w:tr>
      <w:tr w:rsidR="00881F69" w:rsidRPr="00112F4E" w14:paraId="21A0FF2A"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8917898" w14:textId="353C6EE8"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ins w:id="3358" w:author="haha" w:date="2019-07-23T15:40:00Z">
              <w:r w:rsidR="00144814">
                <w:rPr>
                  <w:rFonts w:ascii="微软雅黑" w:eastAsia="微软雅黑" w:hAnsi="微软雅黑" w:cs="微软雅黑"/>
                  <w:sz w:val="18"/>
                  <w:szCs w:val="18"/>
                </w:rPr>
                <w:t>1</w:t>
              </w:r>
            </w:ins>
            <w:del w:id="3359" w:author="haha" w:date="2019-07-23T15:40:00Z">
              <w:r w:rsidDel="00144814">
                <w:rPr>
                  <w:rFonts w:ascii="微软雅黑" w:eastAsia="微软雅黑" w:hAnsi="微软雅黑" w:cs="微软雅黑"/>
                  <w:sz w:val="18"/>
                  <w:szCs w:val="18"/>
                </w:rPr>
                <w:delText>3</w:delText>
              </w:r>
            </w:del>
          </w:p>
        </w:tc>
        <w:tc>
          <w:tcPr>
            <w:tcW w:w="1309" w:type="dxa"/>
            <w:gridSpan w:val="2"/>
          </w:tcPr>
          <w:p w14:paraId="4FCC10E5" w14:textId="77777777" w:rsidR="002037DA"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客户姓名</w:t>
            </w:r>
          </w:p>
        </w:tc>
        <w:tc>
          <w:tcPr>
            <w:tcW w:w="3000" w:type="dxa"/>
          </w:tcPr>
          <w:p w14:paraId="62B10B70"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展示客户姓名</w:t>
            </w:r>
          </w:p>
        </w:tc>
        <w:tc>
          <w:tcPr>
            <w:tcW w:w="3209" w:type="dxa"/>
          </w:tcPr>
          <w:p w14:paraId="3D10B742" w14:textId="77777777" w:rsidR="00881F69" w:rsidRDefault="00881F69" w:rsidP="0025411E">
            <w:pPr>
              <w:pStyle w:val="Axure"/>
              <w:rPr>
                <w:rFonts w:ascii="微软雅黑" w:eastAsia="微软雅黑" w:hAnsi="微软雅黑" w:cs="微软雅黑"/>
                <w:sz w:val="18"/>
                <w:szCs w:val="18"/>
              </w:rPr>
            </w:pPr>
          </w:p>
        </w:tc>
        <w:tc>
          <w:tcPr>
            <w:tcW w:w="1712" w:type="dxa"/>
          </w:tcPr>
          <w:p w14:paraId="45532436" w14:textId="77777777" w:rsidR="00881F69" w:rsidRDefault="00881F69" w:rsidP="0025411E">
            <w:pPr>
              <w:widowControl/>
              <w:jc w:val="left"/>
              <w:rPr>
                <w:rFonts w:ascii="微软雅黑" w:eastAsia="微软雅黑" w:hAnsi="微软雅黑" w:cs="微软雅黑"/>
                <w:color w:val="000000"/>
                <w:sz w:val="18"/>
                <w:szCs w:val="18"/>
              </w:rPr>
            </w:pPr>
          </w:p>
        </w:tc>
      </w:tr>
      <w:tr w:rsidR="002037DA" w:rsidRPr="00112F4E" w14:paraId="77F593B2"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69B60A" w14:textId="06FBEC23" w:rsidR="002037DA" w:rsidRDefault="00144814" w:rsidP="0025411E">
            <w:pPr>
              <w:widowControl/>
              <w:ind w:firstLineChars="100" w:firstLine="180"/>
              <w:rPr>
                <w:rFonts w:ascii="微软雅黑" w:eastAsia="微软雅黑" w:hAnsi="微软雅黑" w:cs="微软雅黑"/>
                <w:sz w:val="18"/>
                <w:szCs w:val="18"/>
              </w:rPr>
            </w:pPr>
            <w:ins w:id="3360" w:author="haha" w:date="2019-07-23T15:40:00Z">
              <w:r>
                <w:rPr>
                  <w:rFonts w:ascii="微软雅黑" w:eastAsia="微软雅黑" w:hAnsi="微软雅黑" w:cs="微软雅黑" w:hint="eastAsia"/>
                  <w:sz w:val="18"/>
                  <w:szCs w:val="18"/>
                </w:rPr>
                <w:t>1</w:t>
              </w:r>
              <w:r>
                <w:rPr>
                  <w:rFonts w:ascii="微软雅黑" w:eastAsia="微软雅黑" w:hAnsi="微软雅黑" w:cs="微软雅黑"/>
                  <w:sz w:val="18"/>
                  <w:szCs w:val="18"/>
                </w:rPr>
                <w:t>2</w:t>
              </w:r>
            </w:ins>
          </w:p>
        </w:tc>
        <w:tc>
          <w:tcPr>
            <w:tcW w:w="1309" w:type="dxa"/>
            <w:gridSpan w:val="2"/>
          </w:tcPr>
          <w:p w14:paraId="4A7977EC"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期数</w:t>
            </w:r>
          </w:p>
        </w:tc>
        <w:tc>
          <w:tcPr>
            <w:tcW w:w="3000" w:type="dxa"/>
          </w:tcPr>
          <w:p w14:paraId="30FA6DDB"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展示客户户借款期数</w:t>
            </w:r>
          </w:p>
        </w:tc>
        <w:tc>
          <w:tcPr>
            <w:tcW w:w="3209" w:type="dxa"/>
          </w:tcPr>
          <w:p w14:paraId="12552B3A" w14:textId="77777777" w:rsidR="002037DA" w:rsidRDefault="002037DA" w:rsidP="0025411E">
            <w:pPr>
              <w:pStyle w:val="Axure"/>
              <w:rPr>
                <w:rFonts w:ascii="微软雅黑" w:eastAsia="微软雅黑" w:hAnsi="微软雅黑" w:cs="微软雅黑"/>
                <w:sz w:val="18"/>
                <w:szCs w:val="18"/>
              </w:rPr>
            </w:pPr>
          </w:p>
        </w:tc>
        <w:tc>
          <w:tcPr>
            <w:tcW w:w="1712" w:type="dxa"/>
          </w:tcPr>
          <w:p w14:paraId="6867FA2E" w14:textId="77777777" w:rsidR="002037DA" w:rsidRDefault="002037DA" w:rsidP="0025411E">
            <w:pPr>
              <w:widowControl/>
              <w:jc w:val="left"/>
              <w:rPr>
                <w:rFonts w:ascii="微软雅黑" w:eastAsia="微软雅黑" w:hAnsi="微软雅黑" w:cs="微软雅黑"/>
                <w:color w:val="000000"/>
                <w:sz w:val="18"/>
                <w:szCs w:val="18"/>
              </w:rPr>
            </w:pPr>
          </w:p>
        </w:tc>
      </w:tr>
      <w:tr w:rsidR="00881F69" w:rsidRPr="00112F4E" w14:paraId="125BB4CD"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32FFD77" w14:textId="099EB8C2"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ins w:id="3361" w:author="haha" w:date="2019-07-23T15:40:00Z">
              <w:r w:rsidR="00144814">
                <w:rPr>
                  <w:rFonts w:ascii="微软雅黑" w:eastAsia="微软雅黑" w:hAnsi="微软雅黑" w:cs="微软雅黑"/>
                  <w:sz w:val="18"/>
                  <w:szCs w:val="18"/>
                </w:rPr>
                <w:t>3</w:t>
              </w:r>
            </w:ins>
            <w:del w:id="3362" w:author="haha" w:date="2019-07-23T15:40:00Z">
              <w:r w:rsidDel="00144814">
                <w:rPr>
                  <w:rFonts w:ascii="微软雅黑" w:eastAsia="微软雅黑" w:hAnsi="微软雅黑" w:cs="微软雅黑"/>
                  <w:sz w:val="18"/>
                  <w:szCs w:val="18"/>
                </w:rPr>
                <w:delText>4</w:delText>
              </w:r>
            </w:del>
          </w:p>
        </w:tc>
        <w:tc>
          <w:tcPr>
            <w:tcW w:w="1309" w:type="dxa"/>
            <w:gridSpan w:val="2"/>
          </w:tcPr>
          <w:p w14:paraId="031B83FE"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w:t>
            </w:r>
          </w:p>
        </w:tc>
        <w:tc>
          <w:tcPr>
            <w:tcW w:w="3000" w:type="dxa"/>
          </w:tcPr>
          <w:p w14:paraId="51A35EDF"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展示借款人手机号</w:t>
            </w:r>
          </w:p>
        </w:tc>
        <w:tc>
          <w:tcPr>
            <w:tcW w:w="3209" w:type="dxa"/>
          </w:tcPr>
          <w:p w14:paraId="037B6251" w14:textId="77777777" w:rsidR="00881F69" w:rsidRDefault="00881F69" w:rsidP="0025411E">
            <w:pPr>
              <w:pStyle w:val="Axure"/>
              <w:rPr>
                <w:rFonts w:ascii="微软雅黑" w:eastAsia="微软雅黑" w:hAnsi="微软雅黑" w:cs="微软雅黑"/>
                <w:sz w:val="18"/>
                <w:szCs w:val="18"/>
              </w:rPr>
            </w:pPr>
          </w:p>
        </w:tc>
        <w:tc>
          <w:tcPr>
            <w:tcW w:w="1712" w:type="dxa"/>
          </w:tcPr>
          <w:p w14:paraId="2F77649D" w14:textId="77777777" w:rsidR="00881F69" w:rsidRDefault="00881F69" w:rsidP="0025411E">
            <w:pPr>
              <w:widowControl/>
              <w:jc w:val="left"/>
              <w:rPr>
                <w:rFonts w:ascii="微软雅黑" w:eastAsia="微软雅黑" w:hAnsi="微软雅黑" w:cs="微软雅黑"/>
                <w:color w:val="000000"/>
                <w:sz w:val="18"/>
                <w:szCs w:val="18"/>
              </w:rPr>
            </w:pPr>
          </w:p>
        </w:tc>
      </w:tr>
      <w:tr w:rsidR="00881F69" w:rsidRPr="00112F4E" w14:paraId="7708F1F7"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33E72D" w14:textId="2922AD3D"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ins w:id="3363" w:author="haha" w:date="2019-07-23T15:40:00Z">
              <w:r w:rsidR="00144814">
                <w:rPr>
                  <w:rFonts w:ascii="微软雅黑" w:eastAsia="微软雅黑" w:hAnsi="微软雅黑" w:cs="微软雅黑"/>
                  <w:sz w:val="18"/>
                  <w:szCs w:val="18"/>
                </w:rPr>
                <w:t>4</w:t>
              </w:r>
            </w:ins>
            <w:del w:id="3364" w:author="haha" w:date="2019-07-23T15:40:00Z">
              <w:r w:rsidDel="00144814">
                <w:rPr>
                  <w:rFonts w:ascii="微软雅黑" w:eastAsia="微软雅黑" w:hAnsi="微软雅黑" w:cs="微软雅黑"/>
                  <w:sz w:val="18"/>
                  <w:szCs w:val="18"/>
                </w:rPr>
                <w:delText>5</w:delText>
              </w:r>
            </w:del>
          </w:p>
        </w:tc>
        <w:tc>
          <w:tcPr>
            <w:tcW w:w="1309" w:type="dxa"/>
            <w:gridSpan w:val="2"/>
          </w:tcPr>
          <w:p w14:paraId="593886DB"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应还款日期</w:t>
            </w:r>
          </w:p>
        </w:tc>
        <w:tc>
          <w:tcPr>
            <w:tcW w:w="3000" w:type="dxa"/>
          </w:tcPr>
          <w:p w14:paraId="689A73C5"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展示客户应还日期，精确到日</w:t>
            </w:r>
          </w:p>
        </w:tc>
        <w:tc>
          <w:tcPr>
            <w:tcW w:w="3209" w:type="dxa"/>
          </w:tcPr>
          <w:p w14:paraId="08584235" w14:textId="77777777" w:rsidR="00881F69" w:rsidRDefault="00881F69" w:rsidP="0025411E">
            <w:pPr>
              <w:pStyle w:val="Axure"/>
              <w:rPr>
                <w:rFonts w:ascii="微软雅黑" w:eastAsia="微软雅黑" w:hAnsi="微软雅黑" w:cs="微软雅黑"/>
                <w:sz w:val="18"/>
                <w:szCs w:val="18"/>
              </w:rPr>
            </w:pPr>
          </w:p>
        </w:tc>
        <w:tc>
          <w:tcPr>
            <w:tcW w:w="1712" w:type="dxa"/>
          </w:tcPr>
          <w:p w14:paraId="3CF0A579" w14:textId="77777777" w:rsidR="00881F69" w:rsidRDefault="00881F69" w:rsidP="0025411E">
            <w:pPr>
              <w:widowControl/>
              <w:jc w:val="left"/>
              <w:rPr>
                <w:rFonts w:ascii="微软雅黑" w:eastAsia="微软雅黑" w:hAnsi="微软雅黑" w:cs="微软雅黑"/>
                <w:color w:val="000000"/>
                <w:sz w:val="18"/>
                <w:szCs w:val="18"/>
              </w:rPr>
            </w:pPr>
          </w:p>
        </w:tc>
      </w:tr>
      <w:tr w:rsidR="00881F69" w:rsidRPr="00112F4E" w14:paraId="554C8A31"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D3776DC" w14:textId="325CD0EE"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ins w:id="3365" w:author="haha" w:date="2019-07-23T15:40:00Z">
              <w:r w:rsidR="00144814">
                <w:rPr>
                  <w:rFonts w:ascii="微软雅黑" w:eastAsia="微软雅黑" w:hAnsi="微软雅黑" w:cs="微软雅黑"/>
                  <w:sz w:val="18"/>
                  <w:szCs w:val="18"/>
                </w:rPr>
                <w:t>5</w:t>
              </w:r>
            </w:ins>
            <w:del w:id="3366" w:author="haha" w:date="2019-07-23T15:40:00Z">
              <w:r w:rsidDel="00144814">
                <w:rPr>
                  <w:rFonts w:ascii="微软雅黑" w:eastAsia="微软雅黑" w:hAnsi="微软雅黑" w:cs="微软雅黑"/>
                  <w:sz w:val="18"/>
                  <w:szCs w:val="18"/>
                </w:rPr>
                <w:delText>6</w:delText>
              </w:r>
            </w:del>
          </w:p>
        </w:tc>
        <w:tc>
          <w:tcPr>
            <w:tcW w:w="1309" w:type="dxa"/>
            <w:gridSpan w:val="2"/>
          </w:tcPr>
          <w:p w14:paraId="43D79F94"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还款状态</w:t>
            </w:r>
          </w:p>
        </w:tc>
        <w:tc>
          <w:tcPr>
            <w:tcW w:w="3000" w:type="dxa"/>
          </w:tcPr>
          <w:p w14:paraId="4211B972"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展示客户的还款状态</w:t>
            </w:r>
          </w:p>
        </w:tc>
        <w:tc>
          <w:tcPr>
            <w:tcW w:w="3209" w:type="dxa"/>
          </w:tcPr>
          <w:p w14:paraId="3D042B99" w14:textId="77777777" w:rsidR="00881F69" w:rsidRDefault="00881F69" w:rsidP="0025411E">
            <w:pPr>
              <w:pStyle w:val="Axure"/>
              <w:rPr>
                <w:rFonts w:ascii="微软雅黑" w:eastAsia="微软雅黑" w:hAnsi="微软雅黑" w:cs="微软雅黑"/>
                <w:sz w:val="18"/>
                <w:szCs w:val="18"/>
              </w:rPr>
            </w:pPr>
          </w:p>
        </w:tc>
        <w:tc>
          <w:tcPr>
            <w:tcW w:w="1712" w:type="dxa"/>
          </w:tcPr>
          <w:p w14:paraId="6409569C" w14:textId="77777777" w:rsidR="00881F69" w:rsidRDefault="00881F69" w:rsidP="0025411E">
            <w:pPr>
              <w:widowControl/>
              <w:jc w:val="left"/>
              <w:rPr>
                <w:rFonts w:ascii="微软雅黑" w:eastAsia="微软雅黑" w:hAnsi="微软雅黑" w:cs="微软雅黑"/>
                <w:color w:val="000000"/>
                <w:sz w:val="18"/>
                <w:szCs w:val="18"/>
              </w:rPr>
            </w:pPr>
          </w:p>
        </w:tc>
      </w:tr>
      <w:tr w:rsidR="00881F69" w:rsidRPr="00112F4E" w14:paraId="1CB1B1B2"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45E6CBD" w14:textId="2DC81726"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ins w:id="3367" w:author="haha" w:date="2019-07-23T15:40:00Z">
              <w:r w:rsidR="00144814">
                <w:rPr>
                  <w:rFonts w:ascii="微软雅黑" w:eastAsia="微软雅黑" w:hAnsi="微软雅黑" w:cs="微软雅黑"/>
                  <w:sz w:val="18"/>
                  <w:szCs w:val="18"/>
                </w:rPr>
                <w:t>6</w:t>
              </w:r>
            </w:ins>
            <w:del w:id="3368" w:author="haha" w:date="2019-07-23T15:40:00Z">
              <w:r w:rsidDel="00144814">
                <w:rPr>
                  <w:rFonts w:ascii="微软雅黑" w:eastAsia="微软雅黑" w:hAnsi="微软雅黑" w:cs="微软雅黑"/>
                  <w:sz w:val="18"/>
                  <w:szCs w:val="18"/>
                </w:rPr>
                <w:delText>7</w:delText>
              </w:r>
            </w:del>
          </w:p>
        </w:tc>
        <w:tc>
          <w:tcPr>
            <w:tcW w:w="1309" w:type="dxa"/>
            <w:gridSpan w:val="2"/>
          </w:tcPr>
          <w:p w14:paraId="657E80ED"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放款方式</w:t>
            </w:r>
          </w:p>
        </w:tc>
        <w:tc>
          <w:tcPr>
            <w:tcW w:w="3000" w:type="dxa"/>
          </w:tcPr>
          <w:p w14:paraId="4124DE16" w14:textId="77777777" w:rsidR="00881F69" w:rsidRDefault="00881F69"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展示客户的还款方式</w:t>
            </w:r>
          </w:p>
        </w:tc>
        <w:tc>
          <w:tcPr>
            <w:tcW w:w="3209" w:type="dxa"/>
          </w:tcPr>
          <w:p w14:paraId="3E68D19A" w14:textId="77777777" w:rsidR="00881F69" w:rsidRDefault="00881F69" w:rsidP="0025411E">
            <w:pPr>
              <w:pStyle w:val="Axure"/>
              <w:rPr>
                <w:rFonts w:ascii="微软雅黑" w:eastAsia="微软雅黑" w:hAnsi="微软雅黑" w:cs="微软雅黑"/>
                <w:sz w:val="18"/>
                <w:szCs w:val="18"/>
              </w:rPr>
            </w:pPr>
          </w:p>
        </w:tc>
        <w:tc>
          <w:tcPr>
            <w:tcW w:w="1712" w:type="dxa"/>
          </w:tcPr>
          <w:p w14:paraId="563DD217" w14:textId="77777777" w:rsidR="00881F69" w:rsidRDefault="00881F69" w:rsidP="0025411E">
            <w:pPr>
              <w:widowControl/>
              <w:jc w:val="left"/>
              <w:rPr>
                <w:rFonts w:ascii="微软雅黑" w:eastAsia="微软雅黑" w:hAnsi="微软雅黑" w:cs="微软雅黑"/>
                <w:color w:val="000000"/>
                <w:sz w:val="18"/>
                <w:szCs w:val="18"/>
              </w:rPr>
            </w:pPr>
          </w:p>
        </w:tc>
      </w:tr>
      <w:tr w:rsidR="002037DA" w:rsidRPr="00112F4E" w14:paraId="15ECD752"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7FABE5F" w14:textId="03D00E2E" w:rsidR="002037DA" w:rsidRDefault="00144814">
            <w:pPr>
              <w:widowControl/>
              <w:ind w:firstLineChars="100" w:firstLine="180"/>
              <w:rPr>
                <w:rFonts w:ascii="微软雅黑" w:eastAsia="微软雅黑" w:hAnsi="微软雅黑" w:cs="微软雅黑"/>
                <w:sz w:val="18"/>
                <w:szCs w:val="18"/>
              </w:rPr>
              <w:pPrChange w:id="3369" w:author="haha" w:date="2019-07-23T15:40:00Z">
                <w:pPr>
                  <w:framePr w:hSpace="180" w:wrap="around" w:vAnchor="text" w:hAnchor="margin" w:xAlign="center" w:y="773"/>
                  <w:widowControl/>
                  <w:ind w:firstLineChars="100" w:firstLine="180"/>
                  <w:suppressOverlap/>
                </w:pPr>
              </w:pPrChange>
            </w:pPr>
            <w:ins w:id="3370" w:author="haha" w:date="2019-07-23T15:40:00Z">
              <w:r>
                <w:rPr>
                  <w:rFonts w:ascii="微软雅黑" w:eastAsia="微软雅黑" w:hAnsi="微软雅黑" w:cs="微软雅黑" w:hint="eastAsia"/>
                  <w:sz w:val="18"/>
                  <w:szCs w:val="18"/>
                </w:rPr>
                <w:t>1</w:t>
              </w:r>
              <w:r>
                <w:rPr>
                  <w:rFonts w:ascii="微软雅黑" w:eastAsia="微软雅黑" w:hAnsi="微软雅黑" w:cs="微软雅黑"/>
                  <w:sz w:val="18"/>
                  <w:szCs w:val="18"/>
                </w:rPr>
                <w:t>7</w:t>
              </w:r>
            </w:ins>
          </w:p>
        </w:tc>
        <w:tc>
          <w:tcPr>
            <w:tcW w:w="1309" w:type="dxa"/>
            <w:gridSpan w:val="2"/>
          </w:tcPr>
          <w:p w14:paraId="19663202"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复借次数</w:t>
            </w:r>
          </w:p>
        </w:tc>
        <w:tc>
          <w:tcPr>
            <w:tcW w:w="3000" w:type="dxa"/>
          </w:tcPr>
          <w:p w14:paraId="009934FF"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展示当前客户的复借次数</w:t>
            </w:r>
          </w:p>
        </w:tc>
        <w:tc>
          <w:tcPr>
            <w:tcW w:w="3209" w:type="dxa"/>
          </w:tcPr>
          <w:p w14:paraId="1092CBF1" w14:textId="77777777" w:rsidR="002037DA" w:rsidRDefault="002037DA" w:rsidP="0025411E">
            <w:pPr>
              <w:pStyle w:val="Axure"/>
              <w:rPr>
                <w:rFonts w:ascii="微软雅黑" w:eastAsia="微软雅黑" w:hAnsi="微软雅黑" w:cs="微软雅黑"/>
                <w:sz w:val="18"/>
                <w:szCs w:val="18"/>
              </w:rPr>
            </w:pPr>
          </w:p>
        </w:tc>
        <w:tc>
          <w:tcPr>
            <w:tcW w:w="1712" w:type="dxa"/>
          </w:tcPr>
          <w:p w14:paraId="6AA6A3F5" w14:textId="77777777" w:rsidR="002037DA" w:rsidRDefault="002037DA" w:rsidP="0025411E">
            <w:pPr>
              <w:widowControl/>
              <w:jc w:val="left"/>
              <w:rPr>
                <w:rFonts w:ascii="微软雅黑" w:eastAsia="微软雅黑" w:hAnsi="微软雅黑" w:cs="微软雅黑"/>
                <w:color w:val="000000"/>
                <w:sz w:val="18"/>
                <w:szCs w:val="18"/>
              </w:rPr>
            </w:pPr>
          </w:p>
        </w:tc>
      </w:tr>
      <w:tr w:rsidR="00881F69" w:rsidRPr="00112F4E" w14:paraId="4993EAC8"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0D1066" w14:textId="77777777"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8</w:t>
            </w:r>
          </w:p>
        </w:tc>
        <w:tc>
          <w:tcPr>
            <w:tcW w:w="1309" w:type="dxa"/>
            <w:gridSpan w:val="2"/>
          </w:tcPr>
          <w:p w14:paraId="223AE7F5"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电话状态</w:t>
            </w:r>
          </w:p>
        </w:tc>
        <w:tc>
          <w:tcPr>
            <w:tcW w:w="3000" w:type="dxa"/>
          </w:tcPr>
          <w:p w14:paraId="48E15FBF"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展示最新一次跟进时选择的电话状态</w:t>
            </w:r>
          </w:p>
        </w:tc>
        <w:tc>
          <w:tcPr>
            <w:tcW w:w="3209" w:type="dxa"/>
          </w:tcPr>
          <w:p w14:paraId="0922EFA4" w14:textId="77777777" w:rsidR="00881F69" w:rsidRDefault="00881F69" w:rsidP="0025411E">
            <w:pPr>
              <w:pStyle w:val="Axure"/>
              <w:rPr>
                <w:rFonts w:ascii="微软雅黑" w:eastAsia="微软雅黑" w:hAnsi="微软雅黑" w:cs="微软雅黑"/>
                <w:sz w:val="18"/>
                <w:szCs w:val="18"/>
              </w:rPr>
            </w:pPr>
          </w:p>
        </w:tc>
        <w:tc>
          <w:tcPr>
            <w:tcW w:w="1712" w:type="dxa"/>
          </w:tcPr>
          <w:p w14:paraId="1C502479" w14:textId="77777777" w:rsidR="00881F69" w:rsidRDefault="00881F69" w:rsidP="0025411E">
            <w:pPr>
              <w:widowControl/>
              <w:jc w:val="left"/>
              <w:rPr>
                <w:rFonts w:ascii="微软雅黑" w:eastAsia="微软雅黑" w:hAnsi="微软雅黑" w:cs="微软雅黑"/>
                <w:color w:val="000000"/>
                <w:sz w:val="18"/>
                <w:szCs w:val="18"/>
              </w:rPr>
            </w:pPr>
          </w:p>
        </w:tc>
      </w:tr>
      <w:tr w:rsidR="002037DA" w:rsidRPr="00112F4E" w14:paraId="6B0F86DD"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AA2D6AB" w14:textId="64DAB474" w:rsidR="002037DA" w:rsidRDefault="00144814" w:rsidP="0025411E">
            <w:pPr>
              <w:widowControl/>
              <w:ind w:firstLineChars="100" w:firstLine="180"/>
              <w:rPr>
                <w:rFonts w:ascii="微软雅黑" w:eastAsia="微软雅黑" w:hAnsi="微软雅黑" w:cs="微软雅黑"/>
                <w:sz w:val="18"/>
                <w:szCs w:val="18"/>
              </w:rPr>
            </w:pPr>
            <w:ins w:id="3371" w:author="haha" w:date="2019-07-23T15:40:00Z">
              <w:r>
                <w:rPr>
                  <w:rFonts w:ascii="微软雅黑" w:eastAsia="微软雅黑" w:hAnsi="微软雅黑" w:cs="微软雅黑" w:hint="eastAsia"/>
                  <w:sz w:val="18"/>
                  <w:szCs w:val="18"/>
                </w:rPr>
                <w:t>1</w:t>
              </w:r>
              <w:r>
                <w:rPr>
                  <w:rFonts w:ascii="微软雅黑" w:eastAsia="微软雅黑" w:hAnsi="微软雅黑" w:cs="微软雅黑"/>
                  <w:sz w:val="18"/>
                  <w:szCs w:val="18"/>
                </w:rPr>
                <w:t>9</w:t>
              </w:r>
            </w:ins>
          </w:p>
        </w:tc>
        <w:tc>
          <w:tcPr>
            <w:tcW w:w="1309" w:type="dxa"/>
            <w:gridSpan w:val="2"/>
          </w:tcPr>
          <w:p w14:paraId="64123A0E"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电话状态i</w:t>
            </w:r>
            <w:r>
              <w:rPr>
                <w:rFonts w:ascii="微软雅黑" w:eastAsia="微软雅黑" w:hAnsi="微软雅黑" w:cs="微软雅黑"/>
                <w:color w:val="000000"/>
                <w:sz w:val="18"/>
                <w:szCs w:val="18"/>
              </w:rPr>
              <w:t>con</w:t>
            </w:r>
          </w:p>
        </w:tc>
        <w:tc>
          <w:tcPr>
            <w:tcW w:w="3000" w:type="dxa"/>
          </w:tcPr>
          <w:p w14:paraId="2A4A266B"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可点击，点击弹出跟进电话状态弹框</w:t>
            </w:r>
          </w:p>
        </w:tc>
        <w:tc>
          <w:tcPr>
            <w:tcW w:w="3209" w:type="dxa"/>
          </w:tcPr>
          <w:p w14:paraId="79B0AFF5" w14:textId="77777777" w:rsidR="002037DA" w:rsidRDefault="002037DA" w:rsidP="0025411E">
            <w:pPr>
              <w:pStyle w:val="Axure"/>
              <w:rPr>
                <w:rFonts w:ascii="微软雅黑" w:eastAsia="微软雅黑" w:hAnsi="微软雅黑" w:cs="微软雅黑"/>
                <w:sz w:val="18"/>
                <w:szCs w:val="18"/>
              </w:rPr>
            </w:pPr>
          </w:p>
        </w:tc>
        <w:tc>
          <w:tcPr>
            <w:tcW w:w="1712" w:type="dxa"/>
          </w:tcPr>
          <w:p w14:paraId="0A5B4916" w14:textId="77777777" w:rsidR="002037DA" w:rsidRDefault="002037DA" w:rsidP="0025411E">
            <w:pPr>
              <w:widowControl/>
              <w:jc w:val="left"/>
              <w:rPr>
                <w:rFonts w:ascii="微软雅黑" w:eastAsia="微软雅黑" w:hAnsi="微软雅黑" w:cs="微软雅黑"/>
                <w:color w:val="000000"/>
                <w:sz w:val="18"/>
                <w:szCs w:val="18"/>
              </w:rPr>
            </w:pPr>
          </w:p>
        </w:tc>
      </w:tr>
      <w:tr w:rsidR="00881F69" w:rsidRPr="00112F4E" w14:paraId="1E2A2BA6"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B5BD20" w14:textId="653D69D6" w:rsidR="00881F69" w:rsidRDefault="00144814" w:rsidP="0025411E">
            <w:pPr>
              <w:widowControl/>
              <w:ind w:firstLineChars="100" w:firstLine="180"/>
              <w:rPr>
                <w:rFonts w:ascii="微软雅黑" w:eastAsia="微软雅黑" w:hAnsi="微软雅黑" w:cs="微软雅黑"/>
                <w:sz w:val="18"/>
                <w:szCs w:val="18"/>
              </w:rPr>
            </w:pPr>
            <w:ins w:id="3372" w:author="haha" w:date="2019-07-23T15:40:00Z">
              <w:r>
                <w:rPr>
                  <w:rFonts w:ascii="微软雅黑" w:eastAsia="微软雅黑" w:hAnsi="微软雅黑" w:cs="微软雅黑"/>
                  <w:sz w:val="18"/>
                  <w:szCs w:val="18"/>
                </w:rPr>
                <w:t>20</w:t>
              </w:r>
            </w:ins>
            <w:del w:id="3373" w:author="haha" w:date="2019-07-23T15:40:00Z">
              <w:r w:rsidR="00881F69" w:rsidDel="00144814">
                <w:rPr>
                  <w:rFonts w:ascii="微软雅黑" w:eastAsia="微软雅黑" w:hAnsi="微软雅黑" w:cs="微软雅黑" w:hint="eastAsia"/>
                  <w:sz w:val="18"/>
                  <w:szCs w:val="18"/>
                </w:rPr>
                <w:delText>1</w:delText>
              </w:r>
              <w:r w:rsidR="00881F69" w:rsidDel="00144814">
                <w:rPr>
                  <w:rFonts w:ascii="微软雅黑" w:eastAsia="微软雅黑" w:hAnsi="微软雅黑" w:cs="微软雅黑"/>
                  <w:sz w:val="18"/>
                  <w:szCs w:val="18"/>
                </w:rPr>
                <w:delText>9</w:delText>
              </w:r>
            </w:del>
          </w:p>
        </w:tc>
        <w:tc>
          <w:tcPr>
            <w:tcW w:w="1309" w:type="dxa"/>
            <w:gridSpan w:val="2"/>
          </w:tcPr>
          <w:p w14:paraId="502563BE"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跟进状态</w:t>
            </w:r>
          </w:p>
        </w:tc>
        <w:tc>
          <w:tcPr>
            <w:tcW w:w="3000" w:type="dxa"/>
          </w:tcPr>
          <w:p w14:paraId="4570582C"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展示最新一次跟进时选择的跟进状态</w:t>
            </w:r>
          </w:p>
        </w:tc>
        <w:tc>
          <w:tcPr>
            <w:tcW w:w="3209" w:type="dxa"/>
          </w:tcPr>
          <w:p w14:paraId="01F37C43" w14:textId="77777777" w:rsidR="00881F69" w:rsidRDefault="00881F69" w:rsidP="0025411E">
            <w:pPr>
              <w:pStyle w:val="Axure"/>
              <w:rPr>
                <w:rFonts w:ascii="微软雅黑" w:eastAsia="微软雅黑" w:hAnsi="微软雅黑" w:cs="微软雅黑"/>
                <w:sz w:val="18"/>
                <w:szCs w:val="18"/>
              </w:rPr>
            </w:pPr>
          </w:p>
        </w:tc>
        <w:tc>
          <w:tcPr>
            <w:tcW w:w="1712" w:type="dxa"/>
          </w:tcPr>
          <w:p w14:paraId="74F2B582" w14:textId="77777777" w:rsidR="00881F69" w:rsidRDefault="00881F69" w:rsidP="0025411E">
            <w:pPr>
              <w:widowControl/>
              <w:jc w:val="left"/>
              <w:rPr>
                <w:rFonts w:ascii="微软雅黑" w:eastAsia="微软雅黑" w:hAnsi="微软雅黑" w:cs="微软雅黑"/>
                <w:color w:val="000000"/>
                <w:sz w:val="18"/>
                <w:szCs w:val="18"/>
              </w:rPr>
            </w:pPr>
          </w:p>
        </w:tc>
      </w:tr>
      <w:tr w:rsidR="00881F69" w:rsidRPr="00112F4E" w14:paraId="0AF2D2B6"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D94D9B" w14:textId="00121D2C"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ins w:id="3374" w:author="haha" w:date="2019-07-23T15:40:00Z">
              <w:r w:rsidR="00144814">
                <w:rPr>
                  <w:rFonts w:ascii="微软雅黑" w:eastAsia="微软雅黑" w:hAnsi="微软雅黑" w:cs="微软雅黑"/>
                  <w:sz w:val="18"/>
                  <w:szCs w:val="18"/>
                </w:rPr>
                <w:t>1</w:t>
              </w:r>
            </w:ins>
            <w:del w:id="3375" w:author="haha" w:date="2019-07-23T15:40:00Z">
              <w:r w:rsidDel="00144814">
                <w:rPr>
                  <w:rFonts w:ascii="微软雅黑" w:eastAsia="微软雅黑" w:hAnsi="微软雅黑" w:cs="微软雅黑"/>
                  <w:sz w:val="18"/>
                  <w:szCs w:val="18"/>
                </w:rPr>
                <w:delText>0</w:delText>
              </w:r>
            </w:del>
          </w:p>
        </w:tc>
        <w:tc>
          <w:tcPr>
            <w:tcW w:w="1309" w:type="dxa"/>
            <w:gridSpan w:val="2"/>
          </w:tcPr>
          <w:p w14:paraId="75830607"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跟进状态i</w:t>
            </w:r>
            <w:r>
              <w:rPr>
                <w:rFonts w:ascii="微软雅黑" w:eastAsia="微软雅黑" w:hAnsi="微软雅黑" w:cs="微软雅黑"/>
                <w:color w:val="000000"/>
                <w:sz w:val="18"/>
                <w:szCs w:val="18"/>
              </w:rPr>
              <w:t>con</w:t>
            </w:r>
          </w:p>
        </w:tc>
        <w:tc>
          <w:tcPr>
            <w:tcW w:w="3000" w:type="dxa"/>
          </w:tcPr>
          <w:p w14:paraId="3E8B28C3"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可点击，点击弹出跟进状态弹框</w:t>
            </w:r>
          </w:p>
        </w:tc>
        <w:tc>
          <w:tcPr>
            <w:tcW w:w="3209" w:type="dxa"/>
          </w:tcPr>
          <w:p w14:paraId="7BA7A22B" w14:textId="77777777" w:rsidR="00881F69" w:rsidRDefault="00881F69" w:rsidP="0025411E">
            <w:pPr>
              <w:pStyle w:val="Axure"/>
              <w:rPr>
                <w:rFonts w:ascii="微软雅黑" w:eastAsia="微软雅黑" w:hAnsi="微软雅黑" w:cs="微软雅黑"/>
                <w:sz w:val="18"/>
                <w:szCs w:val="18"/>
              </w:rPr>
            </w:pPr>
          </w:p>
        </w:tc>
        <w:tc>
          <w:tcPr>
            <w:tcW w:w="1712" w:type="dxa"/>
          </w:tcPr>
          <w:p w14:paraId="690549F3" w14:textId="77777777" w:rsidR="00881F69" w:rsidRDefault="00881F69" w:rsidP="0025411E">
            <w:pPr>
              <w:widowControl/>
              <w:jc w:val="left"/>
              <w:rPr>
                <w:rFonts w:ascii="微软雅黑" w:eastAsia="微软雅黑" w:hAnsi="微软雅黑" w:cs="微软雅黑"/>
                <w:color w:val="000000"/>
                <w:sz w:val="18"/>
                <w:szCs w:val="18"/>
              </w:rPr>
            </w:pPr>
          </w:p>
        </w:tc>
      </w:tr>
      <w:tr w:rsidR="00881F69" w:rsidRPr="00112F4E" w14:paraId="6FE71FF1"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08A4505" w14:textId="51F5E013" w:rsidR="00881F69" w:rsidRDefault="00881F69" w:rsidP="0025411E">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ins w:id="3376" w:author="haha" w:date="2019-07-23T15:40:00Z">
              <w:r w:rsidR="00144814">
                <w:rPr>
                  <w:rFonts w:ascii="微软雅黑" w:eastAsia="微软雅黑" w:hAnsi="微软雅黑" w:cs="微软雅黑"/>
                  <w:sz w:val="18"/>
                  <w:szCs w:val="18"/>
                </w:rPr>
                <w:t>2</w:t>
              </w:r>
            </w:ins>
            <w:del w:id="3377" w:author="haha" w:date="2019-07-23T15:40:00Z">
              <w:r w:rsidDel="00144814">
                <w:rPr>
                  <w:rFonts w:ascii="微软雅黑" w:eastAsia="微软雅黑" w:hAnsi="微软雅黑" w:cs="微软雅黑"/>
                  <w:sz w:val="18"/>
                  <w:szCs w:val="18"/>
                </w:rPr>
                <w:delText>1</w:delText>
              </w:r>
            </w:del>
          </w:p>
        </w:tc>
        <w:tc>
          <w:tcPr>
            <w:tcW w:w="1309" w:type="dxa"/>
            <w:gridSpan w:val="2"/>
          </w:tcPr>
          <w:p w14:paraId="73868D6E"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处理时间</w:t>
            </w:r>
          </w:p>
        </w:tc>
        <w:tc>
          <w:tcPr>
            <w:tcW w:w="3000" w:type="dxa"/>
          </w:tcPr>
          <w:p w14:paraId="0BECB325" w14:textId="77777777" w:rsidR="00881F69"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展示用户最新一次处理时间处理包括：编辑电话状态，编辑跟进状态，编辑催记且保存为一次处理状态</w:t>
            </w:r>
          </w:p>
        </w:tc>
        <w:tc>
          <w:tcPr>
            <w:tcW w:w="3209" w:type="dxa"/>
          </w:tcPr>
          <w:p w14:paraId="12A1416D" w14:textId="77777777" w:rsidR="00881F69" w:rsidRDefault="00881F69" w:rsidP="0025411E">
            <w:pPr>
              <w:pStyle w:val="Axure"/>
              <w:rPr>
                <w:rFonts w:ascii="微软雅黑" w:eastAsia="微软雅黑" w:hAnsi="微软雅黑" w:cs="微软雅黑"/>
                <w:sz w:val="18"/>
                <w:szCs w:val="18"/>
              </w:rPr>
            </w:pPr>
          </w:p>
        </w:tc>
        <w:tc>
          <w:tcPr>
            <w:tcW w:w="1712" w:type="dxa"/>
          </w:tcPr>
          <w:p w14:paraId="4F57A1CD" w14:textId="77777777" w:rsidR="00881F69" w:rsidRDefault="00881F69" w:rsidP="0025411E">
            <w:pPr>
              <w:widowControl/>
              <w:jc w:val="left"/>
              <w:rPr>
                <w:rFonts w:ascii="微软雅黑" w:eastAsia="微软雅黑" w:hAnsi="微软雅黑" w:cs="微软雅黑"/>
                <w:color w:val="000000"/>
                <w:sz w:val="18"/>
                <w:szCs w:val="18"/>
              </w:rPr>
            </w:pPr>
          </w:p>
        </w:tc>
      </w:tr>
      <w:tr w:rsidR="002037DA" w:rsidRPr="00112F4E" w14:paraId="46632959"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0C16507" w14:textId="445FA636" w:rsidR="002037DA" w:rsidRDefault="00144814">
            <w:pPr>
              <w:widowControl/>
              <w:ind w:firstLineChars="100" w:firstLine="180"/>
              <w:rPr>
                <w:rFonts w:ascii="微软雅黑" w:eastAsia="微软雅黑" w:hAnsi="微软雅黑" w:cs="微软雅黑"/>
                <w:sz w:val="18"/>
                <w:szCs w:val="18"/>
              </w:rPr>
              <w:pPrChange w:id="3378" w:author="haha" w:date="2019-07-23T15:40:00Z">
                <w:pPr>
                  <w:framePr w:hSpace="180" w:wrap="around" w:vAnchor="text" w:hAnchor="margin" w:xAlign="center" w:y="773"/>
                  <w:widowControl/>
                  <w:suppressOverlap/>
                </w:pPr>
              </w:pPrChange>
            </w:pPr>
            <w:ins w:id="3379" w:author="haha" w:date="2019-07-23T15:40:00Z">
              <w:r>
                <w:rPr>
                  <w:rFonts w:ascii="微软雅黑" w:eastAsia="微软雅黑" w:hAnsi="微软雅黑" w:cs="微软雅黑" w:hint="eastAsia"/>
                  <w:sz w:val="18"/>
                  <w:szCs w:val="18"/>
                </w:rPr>
                <w:t>2</w:t>
              </w:r>
              <w:r>
                <w:rPr>
                  <w:rFonts w:ascii="微软雅黑" w:eastAsia="微软雅黑" w:hAnsi="微软雅黑" w:cs="微软雅黑"/>
                  <w:sz w:val="18"/>
                  <w:szCs w:val="18"/>
                </w:rPr>
                <w:t>3</w:t>
              </w:r>
            </w:ins>
          </w:p>
        </w:tc>
        <w:tc>
          <w:tcPr>
            <w:tcW w:w="1309" w:type="dxa"/>
            <w:gridSpan w:val="2"/>
          </w:tcPr>
          <w:p w14:paraId="664D7669"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处理时间的i</w:t>
            </w:r>
            <w:r>
              <w:rPr>
                <w:rFonts w:ascii="微软雅黑" w:eastAsia="微软雅黑" w:hAnsi="微软雅黑" w:cs="微软雅黑"/>
                <w:color w:val="000000"/>
                <w:sz w:val="18"/>
                <w:szCs w:val="18"/>
              </w:rPr>
              <w:t>con</w:t>
            </w:r>
          </w:p>
        </w:tc>
        <w:tc>
          <w:tcPr>
            <w:tcW w:w="3000" w:type="dxa"/>
          </w:tcPr>
          <w:p w14:paraId="44C4952D"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可点击进行处理时间</w:t>
            </w:r>
            <w:del w:id="3380" w:author="张达闻" w:date="2019-07-22T11:52:00Z">
              <w:r w:rsidDel="006F3514">
                <w:rPr>
                  <w:rFonts w:ascii="微软雅黑" w:eastAsia="微软雅黑" w:hAnsi="微软雅黑" w:cs="微软雅黑" w:hint="eastAsia"/>
                  <w:color w:val="000000"/>
                  <w:sz w:val="18"/>
                  <w:szCs w:val="18"/>
                </w:rPr>
                <w:delText>倒叙</w:delText>
              </w:r>
            </w:del>
            <w:ins w:id="3381"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-正序反复展示数据</w:t>
            </w:r>
          </w:p>
        </w:tc>
        <w:tc>
          <w:tcPr>
            <w:tcW w:w="3209" w:type="dxa"/>
          </w:tcPr>
          <w:p w14:paraId="449BC2ED" w14:textId="77777777" w:rsidR="002037DA" w:rsidRDefault="002037DA" w:rsidP="0025411E">
            <w:pPr>
              <w:pStyle w:val="Axure"/>
              <w:rPr>
                <w:rFonts w:ascii="微软雅黑" w:eastAsia="微软雅黑" w:hAnsi="微软雅黑" w:cs="微软雅黑"/>
                <w:sz w:val="18"/>
                <w:szCs w:val="18"/>
              </w:rPr>
            </w:pPr>
          </w:p>
        </w:tc>
        <w:tc>
          <w:tcPr>
            <w:tcW w:w="1712" w:type="dxa"/>
          </w:tcPr>
          <w:p w14:paraId="2691E74D"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可与筛选一起操作使用</w:t>
            </w:r>
          </w:p>
        </w:tc>
      </w:tr>
      <w:tr w:rsidR="002037DA" w:rsidRPr="00112F4E" w14:paraId="09176D55" w14:textId="77777777" w:rsidTr="002541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53613E5" w14:textId="35B3EB54" w:rsidR="002037DA" w:rsidRDefault="00144814">
            <w:pPr>
              <w:widowControl/>
              <w:ind w:firstLineChars="100" w:firstLine="180"/>
              <w:rPr>
                <w:rFonts w:ascii="微软雅黑" w:eastAsia="微软雅黑" w:hAnsi="微软雅黑" w:cs="微软雅黑"/>
                <w:sz w:val="18"/>
                <w:szCs w:val="18"/>
              </w:rPr>
              <w:pPrChange w:id="3382" w:author="haha" w:date="2019-07-23T15:41:00Z">
                <w:pPr>
                  <w:framePr w:hSpace="180" w:wrap="around" w:vAnchor="text" w:hAnchor="margin" w:xAlign="center" w:y="773"/>
                  <w:widowControl/>
                  <w:suppressOverlap/>
                </w:pPr>
              </w:pPrChange>
            </w:pPr>
            <w:ins w:id="3383" w:author="haha" w:date="2019-07-23T15:40:00Z">
              <w:r>
                <w:rPr>
                  <w:rFonts w:ascii="微软雅黑" w:eastAsia="微软雅黑" w:hAnsi="微软雅黑" w:cs="微软雅黑" w:hint="eastAsia"/>
                  <w:sz w:val="18"/>
                  <w:szCs w:val="18"/>
                </w:rPr>
                <w:t>2</w:t>
              </w:r>
              <w:r>
                <w:rPr>
                  <w:rFonts w:ascii="微软雅黑" w:eastAsia="微软雅黑" w:hAnsi="微软雅黑" w:cs="微软雅黑"/>
                  <w:sz w:val="18"/>
                  <w:szCs w:val="18"/>
                </w:rPr>
                <w:t>4</w:t>
              </w:r>
            </w:ins>
          </w:p>
        </w:tc>
        <w:tc>
          <w:tcPr>
            <w:tcW w:w="1309" w:type="dxa"/>
            <w:gridSpan w:val="2"/>
          </w:tcPr>
          <w:p w14:paraId="66A62CDA"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操作-编辑</w:t>
            </w:r>
          </w:p>
        </w:tc>
        <w:tc>
          <w:tcPr>
            <w:tcW w:w="3000" w:type="dxa"/>
          </w:tcPr>
          <w:p w14:paraId="1013A048" w14:textId="77777777" w:rsidR="002037DA" w:rsidRDefault="002037DA" w:rsidP="0025411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可点击，进入客户详情页面</w:t>
            </w:r>
          </w:p>
        </w:tc>
        <w:tc>
          <w:tcPr>
            <w:tcW w:w="3209" w:type="dxa"/>
          </w:tcPr>
          <w:p w14:paraId="5BF8B203" w14:textId="77777777" w:rsidR="002037DA" w:rsidRDefault="002037DA" w:rsidP="0025411E">
            <w:pPr>
              <w:pStyle w:val="Axure"/>
              <w:rPr>
                <w:rFonts w:ascii="微软雅黑" w:eastAsia="微软雅黑" w:hAnsi="微软雅黑" w:cs="微软雅黑"/>
                <w:sz w:val="18"/>
                <w:szCs w:val="18"/>
              </w:rPr>
            </w:pPr>
          </w:p>
        </w:tc>
        <w:tc>
          <w:tcPr>
            <w:tcW w:w="1712" w:type="dxa"/>
          </w:tcPr>
          <w:p w14:paraId="6ED1FE58" w14:textId="77777777" w:rsidR="002037DA" w:rsidRDefault="002037DA" w:rsidP="0025411E">
            <w:pPr>
              <w:widowControl/>
              <w:jc w:val="left"/>
              <w:rPr>
                <w:rFonts w:ascii="微软雅黑" w:eastAsia="微软雅黑" w:hAnsi="微软雅黑" w:cs="微软雅黑"/>
                <w:color w:val="000000"/>
                <w:sz w:val="18"/>
                <w:szCs w:val="18"/>
              </w:rPr>
            </w:pPr>
          </w:p>
        </w:tc>
      </w:tr>
    </w:tbl>
    <w:p w14:paraId="62CA16FD" w14:textId="7FD2A8D4" w:rsidR="00DF4AD2" w:rsidRDefault="00225374" w:rsidP="00DF4AD2">
      <w:pPr>
        <w:pStyle w:val="3"/>
      </w:pPr>
      <w:bookmarkStart w:id="3384" w:name="_Toc14795481"/>
      <w:ins w:id="3385" w:author="haha" w:date="2019-07-23T16:24:00Z">
        <w:r>
          <w:rPr>
            <w:rFonts w:hint="eastAsia"/>
          </w:rPr>
          <w:t>4</w:t>
        </w:r>
        <w:r>
          <w:t>.1.1</w:t>
        </w:r>
      </w:ins>
      <w:r w:rsidR="00DF4AD2">
        <w:rPr>
          <w:rFonts w:hint="eastAsia"/>
        </w:rPr>
        <w:t>编辑电话状态</w:t>
      </w:r>
      <w:bookmarkEnd w:id="3384"/>
    </w:p>
    <w:p w14:paraId="7DE0E231" w14:textId="77777777" w:rsidR="00DF4AD2" w:rsidRDefault="00DF4AD2" w:rsidP="00DF4AD2">
      <w:pPr>
        <w:jc w:val="center"/>
      </w:pPr>
      <w:r>
        <w:rPr>
          <w:noProof/>
        </w:rPr>
        <w:drawing>
          <wp:inline distT="0" distB="0" distL="0" distR="0" wp14:anchorId="737A254B" wp14:editId="2FF5A4DC">
            <wp:extent cx="2514600" cy="168121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3629" cy="1687253"/>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F4AD2" w14:paraId="28458C05" w14:textId="77777777" w:rsidTr="006F3514">
        <w:trPr>
          <w:trHeight w:val="90"/>
        </w:trPr>
        <w:tc>
          <w:tcPr>
            <w:tcW w:w="1245" w:type="dxa"/>
            <w:gridSpan w:val="2"/>
            <w:tcBorders>
              <w:top w:val="nil"/>
              <w:left w:val="single" w:sz="4" w:space="0" w:color="auto"/>
              <w:bottom w:val="single" w:sz="4" w:space="0" w:color="auto"/>
              <w:right w:val="single" w:sz="4" w:space="0" w:color="auto"/>
            </w:tcBorders>
          </w:tcPr>
          <w:p w14:paraId="37525C6D" w14:textId="77777777" w:rsidR="00DF4AD2" w:rsidRDefault="00DF4AD2" w:rsidP="006F35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6DB0875A" w14:textId="77777777" w:rsidR="00DF4AD2" w:rsidRDefault="00DF4AD2" w:rsidP="006F35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全部案件</w:t>
            </w:r>
          </w:p>
        </w:tc>
      </w:tr>
      <w:tr w:rsidR="00DF4AD2" w14:paraId="4E38A206" w14:textId="77777777" w:rsidTr="006F3514">
        <w:trPr>
          <w:trHeight w:val="408"/>
        </w:trPr>
        <w:tc>
          <w:tcPr>
            <w:tcW w:w="1245" w:type="dxa"/>
            <w:gridSpan w:val="2"/>
            <w:tcBorders>
              <w:top w:val="nil"/>
              <w:left w:val="single" w:sz="4" w:space="0" w:color="auto"/>
              <w:bottom w:val="single" w:sz="4" w:space="0" w:color="auto"/>
              <w:right w:val="single" w:sz="4" w:space="0" w:color="auto"/>
            </w:tcBorders>
          </w:tcPr>
          <w:p w14:paraId="0F196D44"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D818E30"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电话状态旁的按钮</w:t>
            </w:r>
          </w:p>
        </w:tc>
      </w:tr>
      <w:tr w:rsidR="00DF4AD2" w14:paraId="7DC7FC16" w14:textId="77777777" w:rsidTr="006F3514">
        <w:trPr>
          <w:trHeight w:val="423"/>
        </w:trPr>
        <w:tc>
          <w:tcPr>
            <w:tcW w:w="1245" w:type="dxa"/>
            <w:gridSpan w:val="2"/>
            <w:tcBorders>
              <w:top w:val="nil"/>
              <w:left w:val="single" w:sz="4" w:space="0" w:color="auto"/>
              <w:bottom w:val="single" w:sz="4" w:space="0" w:color="auto"/>
              <w:right w:val="single" w:sz="4" w:space="0" w:color="auto"/>
            </w:tcBorders>
          </w:tcPr>
          <w:p w14:paraId="6DACB12B"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515BB88"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底部完成，右上角关闭</w:t>
            </w:r>
          </w:p>
        </w:tc>
      </w:tr>
      <w:tr w:rsidR="00DF4AD2" w14:paraId="45C06ED7"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C1ED438"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F4AD2" w14:paraId="1AF14A3C"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26909BF"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2A79D7C"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3516143"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40D0F33"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40CD26C"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F4AD2" w14:paraId="723202DF"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5B9A0D6" w14:textId="77777777" w:rsidR="00DF4AD2" w:rsidRDefault="00DF4AD2" w:rsidP="006F35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2D5BFEB2"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右上角关闭</w:t>
            </w:r>
          </w:p>
        </w:tc>
        <w:tc>
          <w:tcPr>
            <w:tcW w:w="3000" w:type="dxa"/>
          </w:tcPr>
          <w:p w14:paraId="3D46BB0C"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关闭当前弹框，不回显数据（放弃操作）</w:t>
            </w:r>
          </w:p>
        </w:tc>
        <w:tc>
          <w:tcPr>
            <w:tcW w:w="3209" w:type="dxa"/>
          </w:tcPr>
          <w:p w14:paraId="5D8280AB" w14:textId="77777777" w:rsidR="00DF4AD2" w:rsidRDefault="00DF4AD2" w:rsidP="006F3514">
            <w:pPr>
              <w:pStyle w:val="Axure"/>
              <w:rPr>
                <w:rFonts w:ascii="微软雅黑" w:eastAsia="微软雅黑" w:hAnsi="微软雅黑" w:cs="微软雅黑"/>
                <w:sz w:val="18"/>
                <w:szCs w:val="18"/>
              </w:rPr>
            </w:pPr>
          </w:p>
        </w:tc>
        <w:tc>
          <w:tcPr>
            <w:tcW w:w="1712" w:type="dxa"/>
          </w:tcPr>
          <w:p w14:paraId="728EFAA2" w14:textId="77777777" w:rsidR="00DF4AD2" w:rsidRDefault="00DF4AD2" w:rsidP="006F3514">
            <w:pPr>
              <w:widowControl/>
              <w:jc w:val="left"/>
              <w:rPr>
                <w:rFonts w:ascii="微软雅黑" w:eastAsia="微软雅黑" w:hAnsi="微软雅黑" w:cs="宋体"/>
                <w:bCs/>
                <w:kern w:val="0"/>
                <w:sz w:val="18"/>
                <w:szCs w:val="18"/>
              </w:rPr>
            </w:pPr>
          </w:p>
        </w:tc>
      </w:tr>
      <w:tr w:rsidR="00DF4AD2" w14:paraId="0EEE9AF4"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3A5261E" w14:textId="77777777" w:rsidR="00DF4AD2" w:rsidRDefault="00DF4AD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1B3FF2C"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电话状态</w:t>
            </w:r>
          </w:p>
        </w:tc>
        <w:tc>
          <w:tcPr>
            <w:tcW w:w="3000" w:type="dxa"/>
          </w:tcPr>
          <w:p w14:paraId="2151369E"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默认显示“请选择”字段为“关机、停机、空号、呼叫转移、来电提醒、正常接听、无人接听、设置拉黑”不可在选择请选择状态</w:t>
            </w:r>
          </w:p>
        </w:tc>
        <w:tc>
          <w:tcPr>
            <w:tcW w:w="3209" w:type="dxa"/>
          </w:tcPr>
          <w:p w14:paraId="43A91A26" w14:textId="77777777" w:rsidR="00DF4AD2" w:rsidRDefault="00DF4AD2" w:rsidP="006F35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回显上次保存的状态</w:t>
            </w:r>
          </w:p>
        </w:tc>
        <w:tc>
          <w:tcPr>
            <w:tcW w:w="1712" w:type="dxa"/>
          </w:tcPr>
          <w:p w14:paraId="495CF9F9" w14:textId="77777777" w:rsidR="00DF4AD2" w:rsidRDefault="00DF4AD2" w:rsidP="006F3514">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若无数据则提示无数据即可</w:t>
            </w:r>
          </w:p>
        </w:tc>
      </w:tr>
      <w:tr w:rsidR="00DF4AD2" w14:paraId="75A31DE9"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BB3FC8" w14:textId="0ECD494E" w:rsidR="00DF4AD2" w:rsidRDefault="00DF4AD2" w:rsidP="006F3514">
            <w:pPr>
              <w:widowControl/>
              <w:jc w:val="center"/>
              <w:rPr>
                <w:rFonts w:ascii="微软雅黑" w:eastAsia="微软雅黑" w:hAnsi="微软雅黑" w:cs="微软雅黑"/>
                <w:sz w:val="18"/>
                <w:szCs w:val="18"/>
              </w:rPr>
            </w:pPr>
            <w:del w:id="3386" w:author="haha" w:date="2019-07-23T15:40:00Z">
              <w:r w:rsidDel="00144814">
                <w:rPr>
                  <w:rFonts w:ascii="微软雅黑" w:eastAsia="微软雅黑" w:hAnsi="微软雅黑" w:cs="微软雅黑" w:hint="eastAsia"/>
                  <w:sz w:val="18"/>
                  <w:szCs w:val="18"/>
                </w:rPr>
                <w:delText>4</w:delText>
              </w:r>
            </w:del>
            <w:ins w:id="3387" w:author="haha" w:date="2019-07-23T15:40:00Z">
              <w:r w:rsidR="00144814">
                <w:rPr>
                  <w:rFonts w:ascii="微软雅黑" w:eastAsia="微软雅黑" w:hAnsi="微软雅黑" w:cs="微软雅黑"/>
                  <w:sz w:val="18"/>
                  <w:szCs w:val="18"/>
                </w:rPr>
                <w:t>3</w:t>
              </w:r>
            </w:ins>
          </w:p>
        </w:tc>
        <w:tc>
          <w:tcPr>
            <w:tcW w:w="1309" w:type="dxa"/>
            <w:gridSpan w:val="2"/>
          </w:tcPr>
          <w:p w14:paraId="148ABDE4"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完成</w:t>
            </w:r>
          </w:p>
        </w:tc>
        <w:tc>
          <w:tcPr>
            <w:tcW w:w="3000" w:type="dxa"/>
          </w:tcPr>
          <w:p w14:paraId="29A38C67"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点击后更新电话状态为当前编辑状态</w:t>
            </w:r>
          </w:p>
        </w:tc>
        <w:tc>
          <w:tcPr>
            <w:tcW w:w="3209" w:type="dxa"/>
          </w:tcPr>
          <w:p w14:paraId="024E0438" w14:textId="77777777" w:rsidR="00DF4AD2" w:rsidRDefault="00DF4AD2" w:rsidP="006F35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提示成功，关闭弹框回到上一级页面</w:t>
            </w:r>
          </w:p>
        </w:tc>
        <w:tc>
          <w:tcPr>
            <w:tcW w:w="1712" w:type="dxa"/>
          </w:tcPr>
          <w:p w14:paraId="06047FAF" w14:textId="77777777" w:rsidR="00DF4AD2" w:rsidRDefault="00DF4AD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点击后提示成功</w:t>
            </w:r>
          </w:p>
        </w:tc>
      </w:tr>
    </w:tbl>
    <w:p w14:paraId="0DBF7377" w14:textId="77777777" w:rsidR="00DF4AD2" w:rsidRPr="00DF4AD2" w:rsidRDefault="00DF4AD2" w:rsidP="00DF4AD2"/>
    <w:p w14:paraId="04BD624B" w14:textId="7CE730E3" w:rsidR="00DF4AD2" w:rsidRDefault="00225374" w:rsidP="00DF4AD2">
      <w:pPr>
        <w:pStyle w:val="3"/>
      </w:pPr>
      <w:bookmarkStart w:id="3388" w:name="_Toc14795482"/>
      <w:ins w:id="3389" w:author="haha" w:date="2019-07-23T16:24:00Z">
        <w:r>
          <w:rPr>
            <w:rFonts w:hint="eastAsia"/>
          </w:rPr>
          <w:t>4</w:t>
        </w:r>
        <w:r>
          <w:t>.1.2</w:t>
        </w:r>
      </w:ins>
      <w:r w:rsidR="00DF4AD2">
        <w:rPr>
          <w:rFonts w:hint="eastAsia"/>
        </w:rPr>
        <w:t>编辑跟进状态</w:t>
      </w:r>
      <w:bookmarkEnd w:id="3388"/>
    </w:p>
    <w:p w14:paraId="7070845A" w14:textId="77777777" w:rsidR="00DF4AD2" w:rsidRPr="00DF4AD2" w:rsidRDefault="00DF4AD2" w:rsidP="00DF4AD2">
      <w:r>
        <w:rPr>
          <w:noProof/>
        </w:rPr>
        <w:drawing>
          <wp:inline distT="0" distB="0" distL="0" distR="0" wp14:anchorId="7DC25413" wp14:editId="23205A09">
            <wp:extent cx="2771775" cy="1825037"/>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7167" cy="1828587"/>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F4AD2" w14:paraId="5EE7B7D9" w14:textId="77777777" w:rsidTr="006F3514">
        <w:trPr>
          <w:trHeight w:val="90"/>
        </w:trPr>
        <w:tc>
          <w:tcPr>
            <w:tcW w:w="1245" w:type="dxa"/>
            <w:gridSpan w:val="2"/>
            <w:tcBorders>
              <w:top w:val="nil"/>
              <w:left w:val="single" w:sz="4" w:space="0" w:color="auto"/>
              <w:bottom w:val="single" w:sz="4" w:space="0" w:color="auto"/>
              <w:right w:val="single" w:sz="4" w:space="0" w:color="auto"/>
            </w:tcBorders>
          </w:tcPr>
          <w:p w14:paraId="279257E0" w14:textId="77777777" w:rsidR="00DF4AD2" w:rsidRDefault="00DF4AD2" w:rsidP="006F35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3441E47F" w14:textId="77777777" w:rsidR="00DF4AD2" w:rsidRDefault="00DF4AD2" w:rsidP="006F35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全部案件</w:t>
            </w:r>
          </w:p>
        </w:tc>
      </w:tr>
      <w:tr w:rsidR="00DF4AD2" w14:paraId="3E60EEB4" w14:textId="77777777" w:rsidTr="006F3514">
        <w:trPr>
          <w:trHeight w:val="408"/>
        </w:trPr>
        <w:tc>
          <w:tcPr>
            <w:tcW w:w="1245" w:type="dxa"/>
            <w:gridSpan w:val="2"/>
            <w:tcBorders>
              <w:top w:val="nil"/>
              <w:left w:val="single" w:sz="4" w:space="0" w:color="auto"/>
              <w:bottom w:val="single" w:sz="4" w:space="0" w:color="auto"/>
              <w:right w:val="single" w:sz="4" w:space="0" w:color="auto"/>
            </w:tcBorders>
          </w:tcPr>
          <w:p w14:paraId="7A84E641"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782576E"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电话状态旁的按钮</w:t>
            </w:r>
          </w:p>
        </w:tc>
      </w:tr>
      <w:tr w:rsidR="00DF4AD2" w14:paraId="02D051EE" w14:textId="77777777" w:rsidTr="006F3514">
        <w:trPr>
          <w:trHeight w:val="423"/>
        </w:trPr>
        <w:tc>
          <w:tcPr>
            <w:tcW w:w="1245" w:type="dxa"/>
            <w:gridSpan w:val="2"/>
            <w:tcBorders>
              <w:top w:val="nil"/>
              <w:left w:val="single" w:sz="4" w:space="0" w:color="auto"/>
              <w:bottom w:val="single" w:sz="4" w:space="0" w:color="auto"/>
              <w:right w:val="single" w:sz="4" w:space="0" w:color="auto"/>
            </w:tcBorders>
          </w:tcPr>
          <w:p w14:paraId="27B23DC4"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BF861E4"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底部完成，右上角关闭</w:t>
            </w:r>
          </w:p>
        </w:tc>
      </w:tr>
      <w:tr w:rsidR="00DF4AD2" w14:paraId="1B181D6A"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CE3D2BC"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F4AD2" w14:paraId="4A7150C4"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72D2EF0"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6B6E63B2"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4F39632"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FD5B50A"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148EEEF1"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F4AD2" w14:paraId="79118C35"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8345866" w14:textId="77777777" w:rsidR="00DF4AD2" w:rsidRDefault="00DF4AD2" w:rsidP="006F35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0B304229"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右上角关闭</w:t>
            </w:r>
          </w:p>
        </w:tc>
        <w:tc>
          <w:tcPr>
            <w:tcW w:w="3000" w:type="dxa"/>
          </w:tcPr>
          <w:p w14:paraId="5566D12C"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关闭当前弹框，不回显数据（放弃操作）</w:t>
            </w:r>
          </w:p>
        </w:tc>
        <w:tc>
          <w:tcPr>
            <w:tcW w:w="3209" w:type="dxa"/>
          </w:tcPr>
          <w:p w14:paraId="64735A40" w14:textId="77777777" w:rsidR="00DF4AD2" w:rsidRDefault="00DF4AD2" w:rsidP="006F3514">
            <w:pPr>
              <w:pStyle w:val="Axure"/>
              <w:rPr>
                <w:rFonts w:ascii="微软雅黑" w:eastAsia="微软雅黑" w:hAnsi="微软雅黑" w:cs="微软雅黑"/>
                <w:sz w:val="18"/>
                <w:szCs w:val="18"/>
              </w:rPr>
            </w:pPr>
          </w:p>
        </w:tc>
        <w:tc>
          <w:tcPr>
            <w:tcW w:w="1712" w:type="dxa"/>
          </w:tcPr>
          <w:p w14:paraId="385A3E37" w14:textId="77777777" w:rsidR="00DF4AD2" w:rsidRDefault="00DF4AD2" w:rsidP="006F3514">
            <w:pPr>
              <w:widowControl/>
              <w:jc w:val="left"/>
              <w:rPr>
                <w:rFonts w:ascii="微软雅黑" w:eastAsia="微软雅黑" w:hAnsi="微软雅黑" w:cs="宋体"/>
                <w:bCs/>
                <w:kern w:val="0"/>
                <w:sz w:val="18"/>
                <w:szCs w:val="18"/>
              </w:rPr>
            </w:pPr>
          </w:p>
        </w:tc>
      </w:tr>
      <w:tr w:rsidR="00DF4AD2" w14:paraId="2F7484D4"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3CD15B" w14:textId="26BC83C3" w:rsidR="00DF4AD2" w:rsidRDefault="00DF4AD2" w:rsidP="006F3514">
            <w:pPr>
              <w:widowControl/>
              <w:jc w:val="center"/>
              <w:rPr>
                <w:rFonts w:ascii="微软雅黑" w:eastAsia="微软雅黑" w:hAnsi="微软雅黑" w:cs="微软雅黑"/>
                <w:sz w:val="18"/>
                <w:szCs w:val="18"/>
              </w:rPr>
            </w:pPr>
            <w:del w:id="3390" w:author="haha" w:date="2019-07-23T15:40:00Z">
              <w:r w:rsidDel="00144814">
                <w:rPr>
                  <w:rFonts w:ascii="微软雅黑" w:eastAsia="微软雅黑" w:hAnsi="微软雅黑" w:cs="微软雅黑" w:hint="eastAsia"/>
                  <w:sz w:val="18"/>
                  <w:szCs w:val="18"/>
                </w:rPr>
                <w:delText>3</w:delText>
              </w:r>
            </w:del>
            <w:ins w:id="3391" w:author="haha" w:date="2019-07-23T15:40:00Z">
              <w:r w:rsidR="00144814">
                <w:rPr>
                  <w:rFonts w:ascii="微软雅黑" w:eastAsia="微软雅黑" w:hAnsi="微软雅黑" w:cs="微软雅黑"/>
                  <w:sz w:val="18"/>
                  <w:szCs w:val="18"/>
                </w:rPr>
                <w:t>2</w:t>
              </w:r>
            </w:ins>
          </w:p>
        </w:tc>
        <w:tc>
          <w:tcPr>
            <w:tcW w:w="1309" w:type="dxa"/>
            <w:gridSpan w:val="2"/>
          </w:tcPr>
          <w:p w14:paraId="05384C88"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跟进状态</w:t>
            </w:r>
          </w:p>
        </w:tc>
        <w:tc>
          <w:tcPr>
            <w:tcW w:w="3000" w:type="dxa"/>
          </w:tcPr>
          <w:p w14:paraId="5BDCA0EC"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默认显示“请选择”字段为”承诺还款、协商、拒绝还款、老赖、失联、三方跟进中、已提醒未回复、</w:t>
            </w:r>
            <w:r>
              <w:rPr>
                <w:rFonts w:ascii="微软雅黑" w:eastAsia="微软雅黑" w:hAnsi="微软雅黑" w:cs="微软雅黑" w:hint="eastAsia"/>
                <w:color w:val="000000"/>
                <w:sz w:val="18"/>
                <w:szCs w:val="18"/>
              </w:rPr>
              <w:lastRenderedPageBreak/>
              <w:t>已提醒已回复”，不可在选择请选择状态</w:t>
            </w:r>
          </w:p>
        </w:tc>
        <w:tc>
          <w:tcPr>
            <w:tcW w:w="3209" w:type="dxa"/>
          </w:tcPr>
          <w:p w14:paraId="3A165B52" w14:textId="77777777" w:rsidR="00DF4AD2" w:rsidRDefault="00DF4AD2" w:rsidP="006F3514">
            <w:pPr>
              <w:pStyle w:val="Axure"/>
              <w:rPr>
                <w:rFonts w:ascii="微软雅黑" w:eastAsia="微软雅黑" w:hAnsi="微软雅黑" w:cs="微软雅黑"/>
                <w:sz w:val="18"/>
                <w:szCs w:val="18"/>
              </w:rPr>
            </w:pPr>
          </w:p>
        </w:tc>
        <w:tc>
          <w:tcPr>
            <w:tcW w:w="1712" w:type="dxa"/>
          </w:tcPr>
          <w:p w14:paraId="06BA2D9D" w14:textId="77777777" w:rsidR="00DF4AD2" w:rsidRDefault="00DF4AD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若无数据则提示无数据即可</w:t>
            </w:r>
          </w:p>
        </w:tc>
      </w:tr>
      <w:tr w:rsidR="00DF4AD2" w14:paraId="513BC1C4"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18739D" w14:textId="78A42C6B" w:rsidR="00DF4AD2" w:rsidRDefault="00DF4AD2" w:rsidP="006F3514">
            <w:pPr>
              <w:widowControl/>
              <w:jc w:val="center"/>
              <w:rPr>
                <w:rFonts w:ascii="微软雅黑" w:eastAsia="微软雅黑" w:hAnsi="微软雅黑" w:cs="微软雅黑"/>
                <w:sz w:val="18"/>
                <w:szCs w:val="18"/>
              </w:rPr>
            </w:pPr>
            <w:del w:id="3392" w:author="haha" w:date="2019-07-23T15:40:00Z">
              <w:r w:rsidDel="00144814">
                <w:rPr>
                  <w:rFonts w:ascii="微软雅黑" w:eastAsia="微软雅黑" w:hAnsi="微软雅黑" w:cs="微软雅黑" w:hint="eastAsia"/>
                  <w:sz w:val="18"/>
                  <w:szCs w:val="18"/>
                </w:rPr>
                <w:delText>4</w:delText>
              </w:r>
            </w:del>
            <w:ins w:id="3393" w:author="haha" w:date="2019-07-23T15:40:00Z">
              <w:r w:rsidR="00144814">
                <w:rPr>
                  <w:rFonts w:ascii="微软雅黑" w:eastAsia="微软雅黑" w:hAnsi="微软雅黑" w:cs="微软雅黑"/>
                  <w:sz w:val="18"/>
                  <w:szCs w:val="18"/>
                </w:rPr>
                <w:t>3</w:t>
              </w:r>
            </w:ins>
          </w:p>
        </w:tc>
        <w:tc>
          <w:tcPr>
            <w:tcW w:w="1309" w:type="dxa"/>
            <w:gridSpan w:val="2"/>
          </w:tcPr>
          <w:p w14:paraId="59180328"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完成</w:t>
            </w:r>
          </w:p>
        </w:tc>
        <w:tc>
          <w:tcPr>
            <w:tcW w:w="3000" w:type="dxa"/>
          </w:tcPr>
          <w:p w14:paraId="093E0D6C"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点击后更新电话状态为当前编辑状态</w:t>
            </w:r>
          </w:p>
        </w:tc>
        <w:tc>
          <w:tcPr>
            <w:tcW w:w="3209" w:type="dxa"/>
          </w:tcPr>
          <w:p w14:paraId="2C958D53" w14:textId="77777777" w:rsidR="00DF4AD2" w:rsidRDefault="00DF4AD2" w:rsidP="006F35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提示成功，关闭弹框回到上一级页面</w:t>
            </w:r>
          </w:p>
        </w:tc>
        <w:tc>
          <w:tcPr>
            <w:tcW w:w="1712" w:type="dxa"/>
          </w:tcPr>
          <w:p w14:paraId="005B7FA0" w14:textId="77777777" w:rsidR="00DF4AD2" w:rsidRDefault="00DF4AD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点击后提示成功</w:t>
            </w:r>
          </w:p>
        </w:tc>
      </w:tr>
    </w:tbl>
    <w:p w14:paraId="7C854F39" w14:textId="00403B2C" w:rsidR="00DF4AD2" w:rsidRDefault="00225374" w:rsidP="00DF4AD2">
      <w:pPr>
        <w:pStyle w:val="3"/>
      </w:pPr>
      <w:bookmarkStart w:id="3394" w:name="_Toc14795483"/>
      <w:ins w:id="3395" w:author="haha" w:date="2019-07-23T16:24:00Z">
        <w:r>
          <w:rPr>
            <w:rFonts w:hint="eastAsia"/>
          </w:rPr>
          <w:t>4</w:t>
        </w:r>
        <w:r>
          <w:t>.1.3</w:t>
        </w:r>
      </w:ins>
      <w:r w:rsidR="00DF4AD2">
        <w:rPr>
          <w:rFonts w:hint="eastAsia"/>
        </w:rPr>
        <w:t>客户详情页面</w:t>
      </w:r>
      <w:bookmarkEnd w:id="3394"/>
    </w:p>
    <w:p w14:paraId="213D2FD3" w14:textId="77777777" w:rsidR="00DF4AD2" w:rsidRPr="00DF4AD2" w:rsidRDefault="00DF4AD2" w:rsidP="00DF4AD2">
      <w:r>
        <w:rPr>
          <w:noProof/>
        </w:rPr>
        <w:drawing>
          <wp:inline distT="0" distB="0" distL="0" distR="0" wp14:anchorId="2B2ACBEF" wp14:editId="23DE604D">
            <wp:extent cx="2626528" cy="44862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9483" cy="4508402"/>
                    </a:xfrm>
                    <a:prstGeom prst="rect">
                      <a:avLst/>
                    </a:prstGeom>
                    <a:noFill/>
                    <a:ln>
                      <a:noFill/>
                    </a:ln>
                  </pic:spPr>
                </pic:pic>
              </a:graphicData>
            </a:graphic>
          </wp:inline>
        </w:drawing>
      </w:r>
    </w:p>
    <w:p w14:paraId="43607DB4" w14:textId="77777777" w:rsidR="00DF4AD2" w:rsidRDefault="00DF4AD2" w:rsidP="00DF4AD2">
      <w:pPr>
        <w:rPr>
          <w:kern w:val="44"/>
          <w:sz w:val="44"/>
          <w:szCs w:val="44"/>
        </w:rPr>
      </w:pPr>
      <w:r>
        <w:br w:type="page"/>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F4AD2" w14:paraId="160ABFC1" w14:textId="77777777" w:rsidTr="006F3514">
        <w:trPr>
          <w:trHeight w:val="90"/>
        </w:trPr>
        <w:tc>
          <w:tcPr>
            <w:tcW w:w="1245" w:type="dxa"/>
            <w:gridSpan w:val="2"/>
            <w:tcBorders>
              <w:top w:val="nil"/>
              <w:left w:val="single" w:sz="4" w:space="0" w:color="auto"/>
              <w:bottom w:val="single" w:sz="4" w:space="0" w:color="auto"/>
              <w:right w:val="single" w:sz="4" w:space="0" w:color="auto"/>
            </w:tcBorders>
          </w:tcPr>
          <w:p w14:paraId="67C34A3D" w14:textId="77777777" w:rsidR="00DF4AD2" w:rsidRDefault="00DF4AD2" w:rsidP="006F35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4A03FCEC" w14:textId="77777777" w:rsidR="00DF4AD2" w:rsidRDefault="00DF4AD2" w:rsidP="006F35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全部案件</w:t>
            </w:r>
          </w:p>
        </w:tc>
      </w:tr>
      <w:tr w:rsidR="00DF4AD2" w14:paraId="1B22EB22" w14:textId="77777777" w:rsidTr="006F3514">
        <w:trPr>
          <w:trHeight w:val="408"/>
        </w:trPr>
        <w:tc>
          <w:tcPr>
            <w:tcW w:w="1245" w:type="dxa"/>
            <w:gridSpan w:val="2"/>
            <w:tcBorders>
              <w:top w:val="nil"/>
              <w:left w:val="single" w:sz="4" w:space="0" w:color="auto"/>
              <w:bottom w:val="single" w:sz="4" w:space="0" w:color="auto"/>
              <w:right w:val="single" w:sz="4" w:space="0" w:color="auto"/>
            </w:tcBorders>
          </w:tcPr>
          <w:p w14:paraId="356B16AC"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685189DE"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全部案件按钮/贷后系统按钮</w:t>
            </w:r>
          </w:p>
        </w:tc>
      </w:tr>
      <w:tr w:rsidR="00DF4AD2" w14:paraId="4C0449B9" w14:textId="77777777" w:rsidTr="006F3514">
        <w:trPr>
          <w:trHeight w:val="423"/>
        </w:trPr>
        <w:tc>
          <w:tcPr>
            <w:tcW w:w="1245" w:type="dxa"/>
            <w:gridSpan w:val="2"/>
            <w:tcBorders>
              <w:top w:val="nil"/>
              <w:left w:val="single" w:sz="4" w:space="0" w:color="auto"/>
              <w:bottom w:val="single" w:sz="4" w:space="0" w:color="auto"/>
              <w:right w:val="single" w:sz="4" w:space="0" w:color="auto"/>
            </w:tcBorders>
          </w:tcPr>
          <w:p w14:paraId="25A336E5"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017DA3DF"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DF4AD2" w14:paraId="506D0FA6"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B8D2263"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F4AD2" w14:paraId="0B804FBD"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2FE2B6D"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6BD49916"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5601CC71" w14:textId="77777777" w:rsidR="00DF4AD2" w:rsidRDefault="00DF4AD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E0CE7BD"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70230B95" w14:textId="77777777" w:rsidR="00DF4AD2" w:rsidRDefault="00DF4AD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F4AD2" w14:paraId="4ABB771D"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47FBBD5" w14:textId="77777777" w:rsidR="00DF4AD2" w:rsidRDefault="00DF4AD2" w:rsidP="006F35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4355C0BB"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基本资料</w:t>
            </w:r>
          </w:p>
        </w:tc>
        <w:tc>
          <w:tcPr>
            <w:tcW w:w="3000" w:type="dxa"/>
          </w:tcPr>
          <w:p w14:paraId="4BCFA46B"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展示客户进件时相关证件及填写的基本信息</w:t>
            </w:r>
            <w:r w:rsidR="007F5512">
              <w:rPr>
                <w:rFonts w:ascii="微软雅黑" w:eastAsia="微软雅黑" w:hAnsi="微软雅黑" w:cs="微软雅黑" w:hint="eastAsia"/>
                <w:color w:val="000000"/>
                <w:sz w:val="18"/>
                <w:szCs w:val="18"/>
              </w:rPr>
              <w:t>和账务信息</w:t>
            </w:r>
            <w:r>
              <w:rPr>
                <w:rFonts w:ascii="微软雅黑" w:eastAsia="微软雅黑" w:hAnsi="微软雅黑" w:cs="微软雅黑" w:hint="eastAsia"/>
                <w:color w:val="000000"/>
                <w:sz w:val="18"/>
                <w:szCs w:val="18"/>
              </w:rPr>
              <w:t>，字段为：姓名、户籍地址、</w:t>
            </w:r>
            <w:r w:rsidR="007F5512">
              <w:rPr>
                <w:rFonts w:ascii="微软雅黑" w:eastAsia="微软雅黑" w:hAnsi="微软雅黑" w:cs="微软雅黑" w:hint="eastAsia"/>
                <w:color w:val="000000"/>
                <w:sz w:val="18"/>
                <w:szCs w:val="18"/>
              </w:rPr>
              <w:t>手机号、现居住地址、身份证号、到账银行及银行卡、微信号、Q</w:t>
            </w:r>
            <w:r w:rsidR="007F5512">
              <w:rPr>
                <w:rFonts w:ascii="微软雅黑" w:eastAsia="微软雅黑" w:hAnsi="微软雅黑" w:cs="微软雅黑"/>
                <w:color w:val="000000"/>
                <w:sz w:val="18"/>
                <w:szCs w:val="18"/>
              </w:rPr>
              <w:t>Q</w:t>
            </w:r>
            <w:r w:rsidR="007F5512">
              <w:rPr>
                <w:rFonts w:ascii="微软雅黑" w:eastAsia="微软雅黑" w:hAnsi="微软雅黑" w:cs="微软雅黑" w:hint="eastAsia"/>
                <w:color w:val="000000"/>
                <w:sz w:val="18"/>
                <w:szCs w:val="18"/>
              </w:rPr>
              <w:t>号、联系人1姓名及电话、联系人2姓名及电话、期数、天数、当前应还金额、展期金额（系统根据借款金额自动计算出来的数据）到期还款时间、借款时间、实收金额、还款方式、逾期金额、逾期天数、产品名称、审批系统备注（若有人工审核点击弹出审核备注）</w:t>
            </w:r>
          </w:p>
        </w:tc>
        <w:tc>
          <w:tcPr>
            <w:tcW w:w="3209" w:type="dxa"/>
          </w:tcPr>
          <w:p w14:paraId="77E37895" w14:textId="77777777" w:rsidR="00DF4AD2" w:rsidRPr="007F5512" w:rsidRDefault="007F5512" w:rsidP="006F351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展示相关数据</w:t>
            </w:r>
          </w:p>
        </w:tc>
        <w:tc>
          <w:tcPr>
            <w:tcW w:w="1712" w:type="dxa"/>
          </w:tcPr>
          <w:p w14:paraId="6C95D28E" w14:textId="77777777" w:rsidR="00DF4AD2" w:rsidRDefault="007F5512" w:rsidP="006F3514">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若无数据部分展示空白即可</w:t>
            </w:r>
          </w:p>
        </w:tc>
      </w:tr>
      <w:tr w:rsidR="00DF4AD2" w14:paraId="341570F8"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4D5722C" w14:textId="77777777" w:rsidR="00DF4AD2" w:rsidRDefault="00DF4AD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B89C545"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消费认证</w:t>
            </w:r>
          </w:p>
        </w:tc>
        <w:tc>
          <w:tcPr>
            <w:tcW w:w="3000" w:type="dxa"/>
          </w:tcPr>
          <w:p w14:paraId="4F61C640"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展示客户淘宝认证时的淘宝数据字段为：真实姓名、支付宝账户、绑定邮箱、生日、绑定手机号、是否实名认证</w:t>
            </w:r>
          </w:p>
        </w:tc>
        <w:tc>
          <w:tcPr>
            <w:tcW w:w="3209" w:type="dxa"/>
          </w:tcPr>
          <w:p w14:paraId="74FF6B73" w14:textId="77777777" w:rsidR="00DF4AD2" w:rsidRDefault="00DF4AD2" w:rsidP="006F3514">
            <w:pPr>
              <w:pStyle w:val="Axure"/>
              <w:rPr>
                <w:rFonts w:ascii="微软雅黑" w:eastAsia="微软雅黑" w:hAnsi="微软雅黑" w:cs="微软雅黑"/>
                <w:sz w:val="18"/>
                <w:szCs w:val="18"/>
              </w:rPr>
            </w:pPr>
          </w:p>
        </w:tc>
        <w:tc>
          <w:tcPr>
            <w:tcW w:w="1712" w:type="dxa"/>
          </w:tcPr>
          <w:p w14:paraId="05CA11B1" w14:textId="77777777" w:rsidR="00DF4AD2" w:rsidRDefault="007F5512" w:rsidP="006F3514">
            <w:pPr>
              <w:widowControl/>
              <w:jc w:val="left"/>
              <w:rPr>
                <w:rFonts w:ascii="微软雅黑" w:eastAsia="微软雅黑" w:hAnsi="微软雅黑" w:cs="微软雅黑"/>
                <w:sz w:val="18"/>
                <w:szCs w:val="18"/>
              </w:rPr>
            </w:pPr>
            <w:r>
              <w:rPr>
                <w:rFonts w:ascii="微软雅黑" w:eastAsia="微软雅黑" w:hAnsi="微软雅黑" w:cs="宋体" w:hint="eastAsia"/>
                <w:bCs/>
                <w:kern w:val="0"/>
                <w:sz w:val="18"/>
                <w:szCs w:val="18"/>
              </w:rPr>
              <w:t>若无消费认证，进入该也面时提示无消费认证，</w:t>
            </w:r>
            <w:r>
              <w:rPr>
                <w:rFonts w:ascii="微软雅黑" w:eastAsia="微软雅黑" w:hAnsi="微软雅黑" w:cs="微软雅黑" w:hint="eastAsia"/>
                <w:sz w:val="18"/>
                <w:szCs w:val="18"/>
              </w:rPr>
              <w:t>请联系管理员</w:t>
            </w:r>
          </w:p>
        </w:tc>
      </w:tr>
      <w:tr w:rsidR="00DF4AD2" w14:paraId="01D4D6B0"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59BA061" w14:textId="77777777" w:rsidR="00DF4AD2" w:rsidRDefault="00DF4AD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E646B40"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附件资料</w:t>
            </w:r>
          </w:p>
        </w:tc>
        <w:tc>
          <w:tcPr>
            <w:tcW w:w="3000" w:type="dxa"/>
          </w:tcPr>
          <w:p w14:paraId="5D735110"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展示客户进件时的身份证正反面照片和手持身份证照片，可点击单个放大展示</w:t>
            </w:r>
          </w:p>
        </w:tc>
        <w:tc>
          <w:tcPr>
            <w:tcW w:w="3209" w:type="dxa"/>
          </w:tcPr>
          <w:p w14:paraId="2BF9B259" w14:textId="77777777" w:rsidR="00DF4AD2" w:rsidRDefault="00DF4AD2" w:rsidP="006F3514">
            <w:pPr>
              <w:pStyle w:val="Axure"/>
              <w:rPr>
                <w:rFonts w:ascii="微软雅黑" w:eastAsia="微软雅黑" w:hAnsi="微软雅黑" w:cs="微软雅黑"/>
                <w:sz w:val="18"/>
                <w:szCs w:val="18"/>
              </w:rPr>
            </w:pPr>
          </w:p>
        </w:tc>
        <w:tc>
          <w:tcPr>
            <w:tcW w:w="1712" w:type="dxa"/>
          </w:tcPr>
          <w:p w14:paraId="253BCA83" w14:textId="77777777" w:rsidR="00DF4AD2" w:rsidRDefault="007F551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若无附件资料提示无附件资料，请联系管理员</w:t>
            </w:r>
          </w:p>
        </w:tc>
      </w:tr>
      <w:tr w:rsidR="00DF4AD2" w14:paraId="2EE4A856"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3CE245" w14:textId="77777777" w:rsidR="00DF4AD2" w:rsidRDefault="00DF4AD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3C16416"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运营商资料</w:t>
            </w:r>
          </w:p>
        </w:tc>
        <w:tc>
          <w:tcPr>
            <w:tcW w:w="3000" w:type="dxa"/>
          </w:tcPr>
          <w:p w14:paraId="2D296381"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展示客户的呼入呼出T</w:t>
            </w:r>
            <w:r>
              <w:rPr>
                <w:rFonts w:ascii="微软雅黑" w:eastAsia="微软雅黑" w:hAnsi="微软雅黑" w:cs="微软雅黑"/>
                <w:color w:val="000000"/>
                <w:sz w:val="18"/>
                <w:szCs w:val="18"/>
              </w:rPr>
              <w:t>OP10</w:t>
            </w:r>
            <w:r>
              <w:rPr>
                <w:rFonts w:ascii="微软雅黑" w:eastAsia="微软雅黑" w:hAnsi="微软雅黑" w:cs="微软雅黑" w:hint="eastAsia"/>
                <w:color w:val="000000"/>
                <w:sz w:val="18"/>
                <w:szCs w:val="18"/>
              </w:rPr>
              <w:t>，通话详单及通讯录，手机号加超链，跳转至百度查询归属地</w:t>
            </w:r>
          </w:p>
        </w:tc>
        <w:tc>
          <w:tcPr>
            <w:tcW w:w="3209" w:type="dxa"/>
          </w:tcPr>
          <w:p w14:paraId="27DB1897" w14:textId="77777777" w:rsidR="00DF4AD2" w:rsidRDefault="00DF4AD2" w:rsidP="006F3514">
            <w:pPr>
              <w:pStyle w:val="Axure"/>
              <w:rPr>
                <w:rFonts w:ascii="微软雅黑" w:eastAsia="微软雅黑" w:hAnsi="微软雅黑" w:cs="微软雅黑"/>
                <w:sz w:val="18"/>
                <w:szCs w:val="18"/>
              </w:rPr>
            </w:pPr>
          </w:p>
        </w:tc>
        <w:tc>
          <w:tcPr>
            <w:tcW w:w="1712" w:type="dxa"/>
          </w:tcPr>
          <w:p w14:paraId="1B4B32B2" w14:textId="77777777" w:rsidR="00DF4AD2" w:rsidRDefault="007F551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如无运营商资料提示无运营商资料，请联系管理员</w:t>
            </w:r>
          </w:p>
        </w:tc>
      </w:tr>
      <w:tr w:rsidR="00DF4AD2" w14:paraId="26C04403"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51AC4A2" w14:textId="77777777" w:rsidR="00DF4AD2" w:rsidRDefault="00DF4AD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3EF64914"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收货地址</w:t>
            </w:r>
          </w:p>
        </w:tc>
        <w:tc>
          <w:tcPr>
            <w:tcW w:w="3000" w:type="dxa"/>
          </w:tcPr>
          <w:p w14:paraId="095E5006"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展示客户淘宝认证时的收货地址，此处与消费分析是一列别</w:t>
            </w:r>
          </w:p>
        </w:tc>
        <w:tc>
          <w:tcPr>
            <w:tcW w:w="3209" w:type="dxa"/>
          </w:tcPr>
          <w:p w14:paraId="02309BCC" w14:textId="77777777" w:rsidR="00DF4AD2" w:rsidRDefault="00DF4AD2" w:rsidP="006F3514">
            <w:pPr>
              <w:pStyle w:val="Axure"/>
              <w:rPr>
                <w:rFonts w:ascii="微软雅黑" w:eastAsia="微软雅黑" w:hAnsi="微软雅黑" w:cs="微软雅黑"/>
                <w:sz w:val="18"/>
                <w:szCs w:val="18"/>
              </w:rPr>
            </w:pPr>
          </w:p>
        </w:tc>
        <w:tc>
          <w:tcPr>
            <w:tcW w:w="1712" w:type="dxa"/>
          </w:tcPr>
          <w:p w14:paraId="1DD59BA1" w14:textId="77777777" w:rsidR="00DF4AD2" w:rsidRDefault="00DF4AD2" w:rsidP="006F3514">
            <w:pPr>
              <w:widowControl/>
              <w:jc w:val="left"/>
              <w:rPr>
                <w:rFonts w:ascii="微软雅黑" w:eastAsia="微软雅黑" w:hAnsi="微软雅黑" w:cs="微软雅黑"/>
                <w:sz w:val="18"/>
                <w:szCs w:val="18"/>
              </w:rPr>
            </w:pPr>
          </w:p>
        </w:tc>
      </w:tr>
      <w:tr w:rsidR="00DF4AD2" w14:paraId="6A6C70F0"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FDED60" w14:textId="58917C98" w:rsidR="00DF4AD2" w:rsidRDefault="00DF4AD2" w:rsidP="006F3514">
            <w:pPr>
              <w:widowControl/>
              <w:jc w:val="center"/>
              <w:rPr>
                <w:rFonts w:ascii="微软雅黑" w:eastAsia="微软雅黑" w:hAnsi="微软雅黑" w:cs="微软雅黑"/>
                <w:sz w:val="18"/>
                <w:szCs w:val="18"/>
              </w:rPr>
            </w:pPr>
            <w:del w:id="3396" w:author="haha" w:date="2019-07-23T15:40:00Z">
              <w:r w:rsidDel="00144814">
                <w:rPr>
                  <w:rFonts w:ascii="微软雅黑" w:eastAsia="微软雅黑" w:hAnsi="微软雅黑" w:cs="微软雅黑" w:hint="eastAsia"/>
                  <w:sz w:val="18"/>
                  <w:szCs w:val="18"/>
                </w:rPr>
                <w:delText>5</w:delText>
              </w:r>
            </w:del>
            <w:ins w:id="3397" w:author="haha" w:date="2019-07-23T15:40:00Z">
              <w:r w:rsidR="00144814">
                <w:rPr>
                  <w:rFonts w:ascii="微软雅黑" w:eastAsia="微软雅黑" w:hAnsi="微软雅黑" w:cs="微软雅黑"/>
                  <w:sz w:val="18"/>
                  <w:szCs w:val="18"/>
                </w:rPr>
                <w:t>6</w:t>
              </w:r>
            </w:ins>
          </w:p>
        </w:tc>
        <w:tc>
          <w:tcPr>
            <w:tcW w:w="1309" w:type="dxa"/>
            <w:gridSpan w:val="2"/>
          </w:tcPr>
          <w:p w14:paraId="00883DE4"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消费分析</w:t>
            </w:r>
          </w:p>
        </w:tc>
        <w:tc>
          <w:tcPr>
            <w:tcW w:w="3000" w:type="dxa"/>
          </w:tcPr>
          <w:p w14:paraId="05BB0848" w14:textId="77777777" w:rsidR="00DF4AD2" w:rsidRDefault="007F551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展示客户的消费分析，此处与消费分时十一类别，字段为：</w:t>
            </w:r>
          </w:p>
        </w:tc>
        <w:tc>
          <w:tcPr>
            <w:tcW w:w="3209" w:type="dxa"/>
          </w:tcPr>
          <w:p w14:paraId="73396B53" w14:textId="77777777" w:rsidR="00DF4AD2" w:rsidRDefault="00DF4AD2" w:rsidP="006F3514">
            <w:pPr>
              <w:pStyle w:val="Axure"/>
              <w:rPr>
                <w:rFonts w:ascii="微软雅黑" w:eastAsia="微软雅黑" w:hAnsi="微软雅黑" w:cs="微软雅黑"/>
                <w:sz w:val="18"/>
                <w:szCs w:val="18"/>
              </w:rPr>
            </w:pPr>
          </w:p>
        </w:tc>
        <w:tc>
          <w:tcPr>
            <w:tcW w:w="1712" w:type="dxa"/>
          </w:tcPr>
          <w:p w14:paraId="7CD74B30" w14:textId="77777777" w:rsidR="00DF4AD2" w:rsidRDefault="00DF4AD2" w:rsidP="006F3514">
            <w:pPr>
              <w:widowControl/>
              <w:jc w:val="left"/>
              <w:rPr>
                <w:rFonts w:ascii="微软雅黑" w:eastAsia="微软雅黑" w:hAnsi="微软雅黑" w:cs="微软雅黑"/>
                <w:sz w:val="18"/>
                <w:szCs w:val="18"/>
              </w:rPr>
            </w:pPr>
          </w:p>
        </w:tc>
      </w:tr>
      <w:tr w:rsidR="00DF4AD2" w14:paraId="0422F5AE"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3594CE" w14:textId="6AB4D428" w:rsidR="00DF4AD2" w:rsidRDefault="00DF4AD2" w:rsidP="006F3514">
            <w:pPr>
              <w:widowControl/>
              <w:jc w:val="center"/>
              <w:rPr>
                <w:rFonts w:ascii="微软雅黑" w:eastAsia="微软雅黑" w:hAnsi="微软雅黑" w:cs="微软雅黑"/>
                <w:sz w:val="18"/>
                <w:szCs w:val="18"/>
              </w:rPr>
            </w:pPr>
            <w:del w:id="3398" w:author="haha" w:date="2019-07-23T15:40:00Z">
              <w:r w:rsidDel="00144814">
                <w:rPr>
                  <w:rFonts w:ascii="微软雅黑" w:eastAsia="微软雅黑" w:hAnsi="微软雅黑" w:cs="微软雅黑" w:hint="eastAsia"/>
                  <w:sz w:val="18"/>
                  <w:szCs w:val="18"/>
                </w:rPr>
                <w:delText>6</w:delText>
              </w:r>
            </w:del>
            <w:ins w:id="3399" w:author="haha" w:date="2019-07-23T15:40:00Z">
              <w:r w:rsidR="00144814">
                <w:rPr>
                  <w:rFonts w:ascii="微软雅黑" w:eastAsia="微软雅黑" w:hAnsi="微软雅黑" w:cs="微软雅黑"/>
                  <w:sz w:val="18"/>
                  <w:szCs w:val="18"/>
                </w:rPr>
                <w:t>7</w:t>
              </w:r>
            </w:ins>
          </w:p>
        </w:tc>
        <w:tc>
          <w:tcPr>
            <w:tcW w:w="1309" w:type="dxa"/>
            <w:gridSpan w:val="2"/>
          </w:tcPr>
          <w:p w14:paraId="6B9A9912"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w:t>
            </w:r>
          </w:p>
        </w:tc>
        <w:tc>
          <w:tcPr>
            <w:tcW w:w="3000" w:type="dxa"/>
          </w:tcPr>
          <w:p w14:paraId="24EF3982" w14:textId="77777777" w:rsidR="00DF4AD2" w:rsidRDefault="00DF4AD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数据以提交时间</w:t>
            </w:r>
            <w:del w:id="3400" w:author="张达闻" w:date="2019-07-22T11:52:00Z">
              <w:r w:rsidDel="006F3514">
                <w:rPr>
                  <w:rFonts w:ascii="微软雅黑" w:eastAsia="微软雅黑" w:hAnsi="微软雅黑" w:cs="微软雅黑" w:hint="eastAsia"/>
                  <w:color w:val="000000"/>
                  <w:sz w:val="18"/>
                  <w:szCs w:val="18"/>
                </w:rPr>
                <w:delText>倒叙</w:delText>
              </w:r>
            </w:del>
            <w:ins w:id="3401"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087DEE59" w14:textId="77777777" w:rsidR="00DF4AD2" w:rsidRDefault="00DF4AD2" w:rsidP="006F3514">
            <w:pPr>
              <w:pStyle w:val="Axure"/>
              <w:rPr>
                <w:rFonts w:ascii="微软雅黑" w:eastAsia="微软雅黑" w:hAnsi="微软雅黑" w:cs="微软雅黑"/>
                <w:sz w:val="18"/>
                <w:szCs w:val="18"/>
              </w:rPr>
            </w:pPr>
          </w:p>
        </w:tc>
        <w:tc>
          <w:tcPr>
            <w:tcW w:w="1712" w:type="dxa"/>
          </w:tcPr>
          <w:p w14:paraId="622D6FB2" w14:textId="77777777" w:rsidR="00DF4AD2" w:rsidRDefault="00DF4AD2" w:rsidP="006F3514">
            <w:pPr>
              <w:widowControl/>
              <w:jc w:val="left"/>
              <w:rPr>
                <w:rFonts w:ascii="微软雅黑" w:eastAsia="微软雅黑" w:hAnsi="微软雅黑" w:cs="微软雅黑"/>
                <w:sz w:val="18"/>
                <w:szCs w:val="18"/>
              </w:rPr>
            </w:pPr>
          </w:p>
        </w:tc>
      </w:tr>
      <w:tr w:rsidR="00C81C91" w14:paraId="76724FEB"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C37CAE8" w14:textId="363BE2AA" w:rsidR="00C81C91" w:rsidRDefault="00144814" w:rsidP="006F3514">
            <w:pPr>
              <w:widowControl/>
              <w:jc w:val="center"/>
              <w:rPr>
                <w:rFonts w:ascii="微软雅黑" w:eastAsia="微软雅黑" w:hAnsi="微软雅黑" w:cs="微软雅黑"/>
                <w:sz w:val="18"/>
                <w:szCs w:val="18"/>
              </w:rPr>
            </w:pPr>
            <w:ins w:id="3402" w:author="haha" w:date="2019-07-23T15:40:00Z">
              <w:r>
                <w:rPr>
                  <w:rFonts w:ascii="微软雅黑" w:eastAsia="微软雅黑" w:hAnsi="微软雅黑" w:cs="微软雅黑" w:hint="eastAsia"/>
                  <w:sz w:val="18"/>
                  <w:szCs w:val="18"/>
                </w:rPr>
                <w:t>8</w:t>
              </w:r>
            </w:ins>
          </w:p>
        </w:tc>
        <w:tc>
          <w:tcPr>
            <w:tcW w:w="1309" w:type="dxa"/>
            <w:gridSpan w:val="2"/>
          </w:tcPr>
          <w:p w14:paraId="1370170D"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案件详情</w:t>
            </w:r>
          </w:p>
        </w:tc>
        <w:tc>
          <w:tcPr>
            <w:tcW w:w="3000" w:type="dxa"/>
          </w:tcPr>
          <w:p w14:paraId="4E310F5C"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可编辑更改跟进手机、下次跟进时间、催记以及查看入库时间</w:t>
            </w:r>
          </w:p>
        </w:tc>
        <w:tc>
          <w:tcPr>
            <w:tcW w:w="3209" w:type="dxa"/>
          </w:tcPr>
          <w:p w14:paraId="4B271AC2" w14:textId="77777777" w:rsidR="00C81C91" w:rsidRDefault="00C81C91" w:rsidP="006F3514">
            <w:pPr>
              <w:pStyle w:val="Axure"/>
              <w:rPr>
                <w:rFonts w:ascii="微软雅黑" w:eastAsia="微软雅黑" w:hAnsi="微软雅黑" w:cs="微软雅黑"/>
                <w:sz w:val="18"/>
                <w:szCs w:val="18"/>
              </w:rPr>
            </w:pPr>
          </w:p>
        </w:tc>
        <w:tc>
          <w:tcPr>
            <w:tcW w:w="1712" w:type="dxa"/>
          </w:tcPr>
          <w:p w14:paraId="363A5241" w14:textId="77777777" w:rsidR="00C81C91" w:rsidRDefault="00C81C91" w:rsidP="006F3514">
            <w:pPr>
              <w:widowControl/>
              <w:jc w:val="left"/>
              <w:rPr>
                <w:rFonts w:ascii="微软雅黑" w:eastAsia="微软雅黑" w:hAnsi="微软雅黑" w:cs="微软雅黑"/>
                <w:sz w:val="18"/>
                <w:szCs w:val="18"/>
              </w:rPr>
            </w:pPr>
          </w:p>
        </w:tc>
      </w:tr>
      <w:tr w:rsidR="00C81C91" w14:paraId="1905FC37"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A70CF14" w14:textId="32736F52" w:rsidR="00C81C91" w:rsidRDefault="00144814" w:rsidP="006F3514">
            <w:pPr>
              <w:widowControl/>
              <w:jc w:val="center"/>
              <w:rPr>
                <w:rFonts w:ascii="微软雅黑" w:eastAsia="微软雅黑" w:hAnsi="微软雅黑" w:cs="微软雅黑"/>
                <w:sz w:val="18"/>
                <w:szCs w:val="18"/>
              </w:rPr>
            </w:pPr>
            <w:ins w:id="3403" w:author="haha" w:date="2019-07-23T15:40:00Z">
              <w:r>
                <w:rPr>
                  <w:rFonts w:ascii="微软雅黑" w:eastAsia="微软雅黑" w:hAnsi="微软雅黑" w:cs="微软雅黑" w:hint="eastAsia"/>
                  <w:sz w:val="18"/>
                  <w:szCs w:val="18"/>
                </w:rPr>
                <w:t>9</w:t>
              </w:r>
            </w:ins>
          </w:p>
        </w:tc>
        <w:tc>
          <w:tcPr>
            <w:tcW w:w="1309" w:type="dxa"/>
            <w:gridSpan w:val="2"/>
          </w:tcPr>
          <w:p w14:paraId="74C4EA89"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催收记录</w:t>
            </w:r>
          </w:p>
        </w:tc>
        <w:tc>
          <w:tcPr>
            <w:tcW w:w="3000" w:type="dxa"/>
          </w:tcPr>
          <w:p w14:paraId="4166736B"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可查看催记日期精确到秒、可查看处理人以及内容</w:t>
            </w:r>
            <w:del w:id="3404" w:author="张达闻" w:date="2019-07-22T11:52:00Z">
              <w:r w:rsidDel="006F3514">
                <w:rPr>
                  <w:rFonts w:ascii="微软雅黑" w:eastAsia="微软雅黑" w:hAnsi="微软雅黑" w:cs="微软雅黑" w:hint="eastAsia"/>
                  <w:color w:val="000000"/>
                  <w:sz w:val="18"/>
                  <w:szCs w:val="18"/>
                </w:rPr>
                <w:delText>倒叙</w:delText>
              </w:r>
            </w:del>
            <w:ins w:id="3405"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w:t>
            </w:r>
          </w:p>
        </w:tc>
        <w:tc>
          <w:tcPr>
            <w:tcW w:w="3209" w:type="dxa"/>
          </w:tcPr>
          <w:p w14:paraId="1266AE35" w14:textId="77777777" w:rsidR="00C81C91" w:rsidRDefault="00C81C91" w:rsidP="006F3514">
            <w:pPr>
              <w:pStyle w:val="Axure"/>
              <w:rPr>
                <w:rFonts w:ascii="微软雅黑" w:eastAsia="微软雅黑" w:hAnsi="微软雅黑" w:cs="微软雅黑"/>
                <w:sz w:val="18"/>
                <w:szCs w:val="18"/>
              </w:rPr>
            </w:pPr>
          </w:p>
        </w:tc>
        <w:tc>
          <w:tcPr>
            <w:tcW w:w="1712" w:type="dxa"/>
          </w:tcPr>
          <w:p w14:paraId="0835F509" w14:textId="77777777" w:rsidR="00C81C91" w:rsidRDefault="00C81C91" w:rsidP="006F3514">
            <w:pPr>
              <w:widowControl/>
              <w:jc w:val="left"/>
              <w:rPr>
                <w:rFonts w:ascii="微软雅黑" w:eastAsia="微软雅黑" w:hAnsi="微软雅黑" w:cs="微软雅黑"/>
                <w:sz w:val="18"/>
                <w:szCs w:val="18"/>
              </w:rPr>
            </w:pPr>
          </w:p>
        </w:tc>
      </w:tr>
      <w:tr w:rsidR="00C81C91" w14:paraId="5FD8EBC1"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5A98853" w14:textId="54DA127D" w:rsidR="00C81C91" w:rsidRDefault="00144814" w:rsidP="006F3514">
            <w:pPr>
              <w:widowControl/>
              <w:jc w:val="center"/>
              <w:rPr>
                <w:rFonts w:ascii="微软雅黑" w:eastAsia="微软雅黑" w:hAnsi="微软雅黑" w:cs="微软雅黑"/>
                <w:sz w:val="18"/>
                <w:szCs w:val="18"/>
              </w:rPr>
            </w:pPr>
            <w:ins w:id="3406" w:author="haha" w:date="2019-07-23T15:40:00Z">
              <w:r>
                <w:rPr>
                  <w:rFonts w:ascii="微软雅黑" w:eastAsia="微软雅黑" w:hAnsi="微软雅黑" w:cs="微软雅黑" w:hint="eastAsia"/>
                  <w:sz w:val="18"/>
                  <w:szCs w:val="18"/>
                </w:rPr>
                <w:t>1</w:t>
              </w:r>
              <w:r>
                <w:rPr>
                  <w:rFonts w:ascii="微软雅黑" w:eastAsia="微软雅黑" w:hAnsi="微软雅黑" w:cs="微软雅黑"/>
                  <w:sz w:val="18"/>
                  <w:szCs w:val="18"/>
                </w:rPr>
                <w:t>0</w:t>
              </w:r>
            </w:ins>
          </w:p>
        </w:tc>
        <w:tc>
          <w:tcPr>
            <w:tcW w:w="1309" w:type="dxa"/>
            <w:gridSpan w:val="2"/>
          </w:tcPr>
          <w:p w14:paraId="23DF906D"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还款记录</w:t>
            </w:r>
          </w:p>
        </w:tc>
        <w:tc>
          <w:tcPr>
            <w:tcW w:w="3000" w:type="dxa"/>
          </w:tcPr>
          <w:p w14:paraId="52B468E2"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展示借款人的还款记录，</w:t>
            </w:r>
            <w:del w:id="3407" w:author="张达闻" w:date="2019-07-22T11:52:00Z">
              <w:r w:rsidDel="006F3514">
                <w:rPr>
                  <w:rFonts w:ascii="微软雅黑" w:eastAsia="微软雅黑" w:hAnsi="微软雅黑" w:cs="微软雅黑" w:hint="eastAsia"/>
                  <w:color w:val="000000"/>
                  <w:sz w:val="18"/>
                  <w:szCs w:val="18"/>
                </w:rPr>
                <w:delText>倒叙</w:delText>
              </w:r>
            </w:del>
            <w:ins w:id="3408" w:author="张达闻" w:date="2019-07-22T11:52:00Z">
              <w:r w:rsidR="006F3514">
                <w:rPr>
                  <w:rFonts w:ascii="微软雅黑" w:eastAsia="微软雅黑" w:hAnsi="微软雅黑" w:cs="微软雅黑" w:hint="eastAsia"/>
                  <w:color w:val="000000"/>
                  <w:sz w:val="18"/>
                  <w:szCs w:val="18"/>
                </w:rPr>
                <w:t>倒序</w:t>
              </w:r>
            </w:ins>
            <w:r>
              <w:rPr>
                <w:rFonts w:ascii="微软雅黑" w:eastAsia="微软雅黑" w:hAnsi="微软雅黑" w:cs="微软雅黑" w:hint="eastAsia"/>
                <w:color w:val="000000"/>
                <w:sz w:val="18"/>
                <w:szCs w:val="18"/>
              </w:rPr>
              <w:t>展示与账务系统一致</w:t>
            </w:r>
          </w:p>
        </w:tc>
        <w:tc>
          <w:tcPr>
            <w:tcW w:w="3209" w:type="dxa"/>
          </w:tcPr>
          <w:p w14:paraId="6E288449" w14:textId="77777777" w:rsidR="00C81C91" w:rsidRDefault="00C81C91" w:rsidP="006F3514">
            <w:pPr>
              <w:pStyle w:val="Axure"/>
              <w:rPr>
                <w:rFonts w:ascii="微软雅黑" w:eastAsia="微软雅黑" w:hAnsi="微软雅黑" w:cs="微软雅黑"/>
                <w:sz w:val="18"/>
                <w:szCs w:val="18"/>
              </w:rPr>
            </w:pPr>
          </w:p>
        </w:tc>
        <w:tc>
          <w:tcPr>
            <w:tcW w:w="1712" w:type="dxa"/>
          </w:tcPr>
          <w:p w14:paraId="2367CAB9" w14:textId="77777777" w:rsidR="00C81C91" w:rsidRDefault="00C81C91" w:rsidP="006F3514">
            <w:pPr>
              <w:widowControl/>
              <w:jc w:val="left"/>
              <w:rPr>
                <w:rFonts w:ascii="微软雅黑" w:eastAsia="微软雅黑" w:hAnsi="微软雅黑" w:cs="微软雅黑"/>
                <w:sz w:val="18"/>
                <w:szCs w:val="18"/>
              </w:rPr>
            </w:pPr>
          </w:p>
        </w:tc>
      </w:tr>
      <w:tr w:rsidR="00C81C91" w14:paraId="104BA345"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D92F12" w14:textId="77777777" w:rsidR="00C81C91" w:rsidRDefault="00C81C91" w:rsidP="006F3514">
            <w:pPr>
              <w:widowControl/>
              <w:jc w:val="center"/>
              <w:rPr>
                <w:rFonts w:ascii="微软雅黑" w:eastAsia="微软雅黑" w:hAnsi="微软雅黑" w:cs="微软雅黑"/>
                <w:sz w:val="18"/>
                <w:szCs w:val="18"/>
              </w:rPr>
            </w:pPr>
          </w:p>
        </w:tc>
        <w:tc>
          <w:tcPr>
            <w:tcW w:w="1309" w:type="dxa"/>
            <w:gridSpan w:val="2"/>
          </w:tcPr>
          <w:p w14:paraId="69EF84DA"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还款提交记录</w:t>
            </w:r>
          </w:p>
        </w:tc>
        <w:tc>
          <w:tcPr>
            <w:tcW w:w="3000" w:type="dxa"/>
          </w:tcPr>
          <w:p w14:paraId="24C88BB2"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展示当期借款人的还款提交记录可以撤回、编辑更改提交</w:t>
            </w:r>
          </w:p>
        </w:tc>
        <w:tc>
          <w:tcPr>
            <w:tcW w:w="3209" w:type="dxa"/>
          </w:tcPr>
          <w:p w14:paraId="3CA3DFBD" w14:textId="77777777" w:rsidR="00C81C91" w:rsidRDefault="00C81C91" w:rsidP="006F3514">
            <w:pPr>
              <w:pStyle w:val="Axure"/>
              <w:rPr>
                <w:rFonts w:ascii="微软雅黑" w:eastAsia="微软雅黑" w:hAnsi="微软雅黑" w:cs="微软雅黑"/>
                <w:sz w:val="18"/>
                <w:szCs w:val="18"/>
              </w:rPr>
            </w:pPr>
          </w:p>
        </w:tc>
        <w:tc>
          <w:tcPr>
            <w:tcW w:w="1712" w:type="dxa"/>
          </w:tcPr>
          <w:p w14:paraId="75CB38B6" w14:textId="77777777" w:rsidR="00C81C91" w:rsidRDefault="00C81C91" w:rsidP="006F3514">
            <w:pPr>
              <w:widowControl/>
              <w:jc w:val="left"/>
              <w:rPr>
                <w:rFonts w:ascii="微软雅黑" w:eastAsia="微软雅黑" w:hAnsi="微软雅黑" w:cs="微软雅黑"/>
                <w:sz w:val="18"/>
                <w:szCs w:val="18"/>
              </w:rPr>
            </w:pPr>
          </w:p>
        </w:tc>
      </w:tr>
      <w:tr w:rsidR="00C81C91" w14:paraId="5031EB5A"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0C33900" w14:textId="77777777" w:rsidR="00C81C91" w:rsidRDefault="00C81C91" w:rsidP="006F3514">
            <w:pPr>
              <w:widowControl/>
              <w:jc w:val="center"/>
              <w:rPr>
                <w:rFonts w:ascii="微软雅黑" w:eastAsia="微软雅黑" w:hAnsi="微软雅黑" w:cs="微软雅黑"/>
                <w:sz w:val="18"/>
                <w:szCs w:val="18"/>
              </w:rPr>
            </w:pPr>
          </w:p>
        </w:tc>
        <w:tc>
          <w:tcPr>
            <w:tcW w:w="1309" w:type="dxa"/>
            <w:gridSpan w:val="2"/>
          </w:tcPr>
          <w:p w14:paraId="1C6E91EA"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关闭按钮</w:t>
            </w:r>
          </w:p>
        </w:tc>
        <w:tc>
          <w:tcPr>
            <w:tcW w:w="3000" w:type="dxa"/>
          </w:tcPr>
          <w:p w14:paraId="58E07A79" w14:textId="77777777" w:rsidR="00C81C91" w:rsidRDefault="00C81C91"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可点击关闭当前t</w:t>
            </w:r>
            <w:r>
              <w:rPr>
                <w:rFonts w:ascii="微软雅黑" w:eastAsia="微软雅黑" w:hAnsi="微软雅黑" w:cs="微软雅黑"/>
                <w:color w:val="000000"/>
                <w:sz w:val="18"/>
                <w:szCs w:val="18"/>
              </w:rPr>
              <w:t>ap</w:t>
            </w:r>
            <w:r>
              <w:rPr>
                <w:rFonts w:ascii="微软雅黑" w:eastAsia="微软雅黑" w:hAnsi="微软雅黑" w:cs="微软雅黑" w:hint="eastAsia"/>
                <w:color w:val="000000"/>
                <w:sz w:val="18"/>
                <w:szCs w:val="18"/>
              </w:rPr>
              <w:t>页</w:t>
            </w:r>
          </w:p>
        </w:tc>
        <w:tc>
          <w:tcPr>
            <w:tcW w:w="3209" w:type="dxa"/>
          </w:tcPr>
          <w:p w14:paraId="36C76433" w14:textId="77777777" w:rsidR="00C81C91" w:rsidRDefault="00C81C91" w:rsidP="006F3514">
            <w:pPr>
              <w:pStyle w:val="Axure"/>
              <w:rPr>
                <w:rFonts w:ascii="微软雅黑" w:eastAsia="微软雅黑" w:hAnsi="微软雅黑" w:cs="微软雅黑"/>
                <w:sz w:val="18"/>
                <w:szCs w:val="18"/>
              </w:rPr>
            </w:pPr>
          </w:p>
        </w:tc>
        <w:tc>
          <w:tcPr>
            <w:tcW w:w="1712" w:type="dxa"/>
          </w:tcPr>
          <w:p w14:paraId="1A5BD61E" w14:textId="77777777" w:rsidR="00C81C91" w:rsidRDefault="00C81C91" w:rsidP="006F3514">
            <w:pPr>
              <w:widowControl/>
              <w:jc w:val="left"/>
              <w:rPr>
                <w:rFonts w:ascii="微软雅黑" w:eastAsia="微软雅黑" w:hAnsi="微软雅黑" w:cs="微软雅黑"/>
                <w:sz w:val="18"/>
                <w:szCs w:val="18"/>
              </w:rPr>
            </w:pPr>
          </w:p>
        </w:tc>
      </w:tr>
    </w:tbl>
    <w:p w14:paraId="205C2DC5" w14:textId="77777777" w:rsidR="00AB6066" w:rsidRPr="00AB6066" w:rsidRDefault="00AB6066" w:rsidP="00AB6066">
      <w:pPr>
        <w:numPr>
          <w:ilvl w:val="0"/>
          <w:numId w:val="3"/>
        </w:numPr>
        <w:rPr>
          <w:ins w:id="3409" w:author="haha" w:date="2019-07-23T10:05:00Z"/>
          <w:color w:val="FF0000"/>
        </w:rPr>
      </w:pPr>
      <w:ins w:id="3410" w:author="haha" w:date="2019-07-23T10:05:00Z">
        <w:r w:rsidRPr="00AB6066">
          <w:rPr>
            <w:rFonts w:hint="eastAsia"/>
            <w:color w:val="FF0000"/>
          </w:rPr>
          <w:t>今日案件与全部案件表头一致不进行叙述，数据为今日为应还款且权限内的案件</w:t>
        </w:r>
      </w:ins>
    </w:p>
    <w:p w14:paraId="0B549C16" w14:textId="77777777" w:rsidR="00AB6066" w:rsidRPr="00AB6066" w:rsidRDefault="00AB6066" w:rsidP="00AB6066">
      <w:pPr>
        <w:numPr>
          <w:ilvl w:val="0"/>
          <w:numId w:val="3"/>
        </w:numPr>
        <w:rPr>
          <w:ins w:id="3411" w:author="haha" w:date="2019-07-23T10:05:00Z"/>
          <w:color w:val="FF0000"/>
        </w:rPr>
      </w:pPr>
      <w:ins w:id="3412" w:author="haha" w:date="2019-07-23T10:05:00Z">
        <w:r w:rsidRPr="00AB6066">
          <w:rPr>
            <w:rFonts w:hint="eastAsia"/>
            <w:color w:val="FF0000"/>
          </w:rPr>
          <w:t>明日提醒案件与全部案件表头一致仅有明日预提醒不一致下方弹框显示，数据为明日为应还款且权限内的案件。</w:t>
        </w:r>
      </w:ins>
    </w:p>
    <w:p w14:paraId="47F4B057" w14:textId="67A121D0" w:rsidR="00AB6066" w:rsidRPr="00AB6066" w:rsidRDefault="00225374" w:rsidP="00AB6066">
      <w:pPr>
        <w:keepNext/>
        <w:keepLines/>
        <w:spacing w:before="260" w:after="260" w:line="416" w:lineRule="auto"/>
        <w:outlineLvl w:val="2"/>
        <w:rPr>
          <w:ins w:id="3413" w:author="haha" w:date="2019-07-23T10:05:00Z"/>
          <w:b/>
          <w:bCs/>
          <w:sz w:val="32"/>
          <w:szCs w:val="32"/>
        </w:rPr>
      </w:pPr>
      <w:bookmarkStart w:id="3414" w:name="_Toc14795484"/>
      <w:ins w:id="3415" w:author="haha" w:date="2019-07-23T16:24:00Z">
        <w:r>
          <w:rPr>
            <w:rFonts w:hint="eastAsia"/>
            <w:b/>
            <w:bCs/>
            <w:sz w:val="32"/>
            <w:szCs w:val="32"/>
          </w:rPr>
          <w:t>4</w:t>
        </w:r>
        <w:r>
          <w:rPr>
            <w:b/>
            <w:bCs/>
            <w:sz w:val="32"/>
            <w:szCs w:val="32"/>
          </w:rPr>
          <w:t>.1.4</w:t>
        </w:r>
      </w:ins>
      <w:ins w:id="3416" w:author="haha" w:date="2019-07-23T10:05:00Z">
        <w:r w:rsidR="00AB6066" w:rsidRPr="00AB6066">
          <w:rPr>
            <w:rFonts w:hint="eastAsia"/>
            <w:b/>
            <w:bCs/>
            <w:sz w:val="32"/>
            <w:szCs w:val="32"/>
          </w:rPr>
          <w:t>明日预提醒弹框</w:t>
        </w:r>
        <w:bookmarkEnd w:id="3414"/>
      </w:ins>
    </w:p>
    <w:p w14:paraId="111DC3DD" w14:textId="77777777" w:rsidR="00AB6066" w:rsidRPr="00AB6066" w:rsidRDefault="00AB6066" w:rsidP="00AB6066">
      <w:pPr>
        <w:rPr>
          <w:ins w:id="3417" w:author="haha" w:date="2019-07-23T10:05:00Z"/>
        </w:rPr>
      </w:pPr>
      <w:ins w:id="3418" w:author="haha" w:date="2019-07-23T10:05:00Z">
        <w:r w:rsidRPr="00AB6066">
          <w:rPr>
            <w:noProof/>
          </w:rPr>
          <w:drawing>
            <wp:inline distT="0" distB="0" distL="0" distR="0" wp14:anchorId="57DE9C35" wp14:editId="121B7932">
              <wp:extent cx="3190875" cy="2129261"/>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7184" cy="2133471"/>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69E842A6" w14:textId="77777777" w:rsidTr="00AB6066">
        <w:trPr>
          <w:trHeight w:val="90"/>
          <w:ins w:id="3419" w:author="haha" w:date="2019-07-23T10:05:00Z"/>
        </w:trPr>
        <w:tc>
          <w:tcPr>
            <w:tcW w:w="1245" w:type="dxa"/>
            <w:gridSpan w:val="2"/>
            <w:tcBorders>
              <w:top w:val="nil"/>
              <w:left w:val="single" w:sz="4" w:space="0" w:color="auto"/>
              <w:bottom w:val="single" w:sz="4" w:space="0" w:color="auto"/>
              <w:right w:val="single" w:sz="4" w:space="0" w:color="auto"/>
            </w:tcBorders>
          </w:tcPr>
          <w:p w14:paraId="3DEFA8FC" w14:textId="77777777" w:rsidR="00AB6066" w:rsidRPr="00AB6066" w:rsidRDefault="00AB6066" w:rsidP="00AB6066">
            <w:pPr>
              <w:widowControl/>
              <w:jc w:val="left"/>
              <w:rPr>
                <w:ins w:id="3420" w:author="haha" w:date="2019-07-23T10:05:00Z"/>
                <w:rFonts w:ascii="微软雅黑" w:eastAsia="微软雅黑" w:hAnsi="微软雅黑" w:cs="宋体"/>
                <w:b/>
                <w:bCs/>
                <w:color w:val="000000"/>
                <w:kern w:val="0"/>
                <w:sz w:val="18"/>
                <w:szCs w:val="18"/>
              </w:rPr>
            </w:pPr>
            <w:ins w:id="3421" w:author="haha" w:date="2019-07-23T10:05: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2E32B220" w14:textId="77777777" w:rsidR="00AB6066" w:rsidRPr="00AB6066" w:rsidRDefault="00AB6066" w:rsidP="00AB6066">
            <w:pPr>
              <w:widowControl/>
              <w:jc w:val="left"/>
              <w:rPr>
                <w:ins w:id="3422" w:author="haha" w:date="2019-07-23T10:05:00Z"/>
                <w:rFonts w:ascii="微软雅黑" w:eastAsia="微软雅黑" w:hAnsi="微软雅黑" w:cs="宋体"/>
                <w:color w:val="000000"/>
                <w:kern w:val="0"/>
                <w:sz w:val="18"/>
                <w:szCs w:val="18"/>
              </w:rPr>
            </w:pPr>
            <w:ins w:id="3423" w:author="haha" w:date="2019-07-23T10:05:00Z">
              <w:r w:rsidRPr="00AB6066">
                <w:rPr>
                  <w:rFonts w:ascii="微软雅黑" w:eastAsia="微软雅黑" w:hAnsi="微软雅黑" w:cs="宋体" w:hint="eastAsia"/>
                  <w:color w:val="000000"/>
                  <w:kern w:val="0"/>
                  <w:sz w:val="18"/>
                  <w:szCs w:val="18"/>
                </w:rPr>
                <w:t>明日预提醒</w:t>
              </w:r>
            </w:ins>
          </w:p>
        </w:tc>
      </w:tr>
      <w:tr w:rsidR="00AB6066" w:rsidRPr="00AB6066" w14:paraId="44E72E40" w14:textId="77777777" w:rsidTr="00AB6066">
        <w:trPr>
          <w:trHeight w:val="408"/>
          <w:ins w:id="3424" w:author="haha" w:date="2019-07-23T10:05:00Z"/>
        </w:trPr>
        <w:tc>
          <w:tcPr>
            <w:tcW w:w="1245" w:type="dxa"/>
            <w:gridSpan w:val="2"/>
            <w:tcBorders>
              <w:top w:val="nil"/>
              <w:left w:val="single" w:sz="4" w:space="0" w:color="auto"/>
              <w:bottom w:val="single" w:sz="4" w:space="0" w:color="auto"/>
              <w:right w:val="single" w:sz="4" w:space="0" w:color="auto"/>
            </w:tcBorders>
          </w:tcPr>
          <w:p w14:paraId="0E51D005" w14:textId="77777777" w:rsidR="00AB6066" w:rsidRPr="00AB6066" w:rsidRDefault="00AB6066" w:rsidP="00AB6066">
            <w:pPr>
              <w:widowControl/>
              <w:jc w:val="left"/>
              <w:rPr>
                <w:ins w:id="3425" w:author="haha" w:date="2019-07-23T10:05:00Z"/>
                <w:rFonts w:ascii="微软雅黑" w:eastAsia="微软雅黑" w:hAnsi="微软雅黑" w:cs="宋体"/>
                <w:b/>
                <w:bCs/>
                <w:kern w:val="0"/>
                <w:sz w:val="18"/>
                <w:szCs w:val="18"/>
              </w:rPr>
            </w:pPr>
            <w:ins w:id="3426" w:author="haha" w:date="2019-07-23T10:0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73A61100" w14:textId="77777777" w:rsidR="00AB6066" w:rsidRPr="00AB6066" w:rsidRDefault="00AB6066" w:rsidP="00AB6066">
            <w:pPr>
              <w:widowControl/>
              <w:jc w:val="left"/>
              <w:rPr>
                <w:ins w:id="3427" w:author="haha" w:date="2019-07-23T10:05:00Z"/>
                <w:rFonts w:ascii="微软雅黑" w:eastAsia="微软雅黑" w:hAnsi="微软雅黑" w:cs="宋体"/>
                <w:kern w:val="0"/>
                <w:sz w:val="18"/>
                <w:szCs w:val="18"/>
              </w:rPr>
            </w:pPr>
            <w:ins w:id="3428" w:author="haha" w:date="2019-07-23T10:05:00Z">
              <w:r w:rsidRPr="00AB6066">
                <w:rPr>
                  <w:rFonts w:ascii="微软雅黑" w:eastAsia="微软雅黑" w:hAnsi="微软雅黑" w:cs="宋体" w:hint="eastAsia"/>
                  <w:kern w:val="0"/>
                  <w:sz w:val="18"/>
                  <w:szCs w:val="18"/>
                </w:rPr>
                <w:t>预提醒状态旁的按钮</w:t>
              </w:r>
            </w:ins>
          </w:p>
        </w:tc>
      </w:tr>
      <w:tr w:rsidR="00AB6066" w:rsidRPr="00AB6066" w14:paraId="18508A59" w14:textId="77777777" w:rsidTr="00AB6066">
        <w:trPr>
          <w:trHeight w:val="423"/>
          <w:ins w:id="3429" w:author="haha" w:date="2019-07-23T10:05:00Z"/>
        </w:trPr>
        <w:tc>
          <w:tcPr>
            <w:tcW w:w="1245" w:type="dxa"/>
            <w:gridSpan w:val="2"/>
            <w:tcBorders>
              <w:top w:val="nil"/>
              <w:left w:val="single" w:sz="4" w:space="0" w:color="auto"/>
              <w:bottom w:val="single" w:sz="4" w:space="0" w:color="auto"/>
              <w:right w:val="single" w:sz="4" w:space="0" w:color="auto"/>
            </w:tcBorders>
          </w:tcPr>
          <w:p w14:paraId="73E633D3" w14:textId="77777777" w:rsidR="00AB6066" w:rsidRPr="00AB6066" w:rsidRDefault="00AB6066" w:rsidP="00AB6066">
            <w:pPr>
              <w:widowControl/>
              <w:jc w:val="left"/>
              <w:rPr>
                <w:ins w:id="3430" w:author="haha" w:date="2019-07-23T10:05:00Z"/>
                <w:rFonts w:ascii="微软雅黑" w:eastAsia="微软雅黑" w:hAnsi="微软雅黑" w:cs="宋体"/>
                <w:b/>
                <w:bCs/>
                <w:kern w:val="0"/>
                <w:sz w:val="18"/>
                <w:szCs w:val="18"/>
              </w:rPr>
            </w:pPr>
            <w:ins w:id="3431" w:author="haha" w:date="2019-07-23T10:0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615F190A" w14:textId="77777777" w:rsidR="00AB6066" w:rsidRPr="00AB6066" w:rsidRDefault="00AB6066" w:rsidP="00AB6066">
            <w:pPr>
              <w:widowControl/>
              <w:jc w:val="left"/>
              <w:rPr>
                <w:ins w:id="3432" w:author="haha" w:date="2019-07-23T10:05:00Z"/>
                <w:rFonts w:ascii="微软雅黑" w:eastAsia="微软雅黑" w:hAnsi="微软雅黑" w:cs="宋体"/>
                <w:kern w:val="0"/>
                <w:sz w:val="18"/>
                <w:szCs w:val="18"/>
              </w:rPr>
            </w:pPr>
            <w:ins w:id="3433" w:author="haha" w:date="2019-07-23T10:05:00Z">
              <w:r w:rsidRPr="00AB6066">
                <w:rPr>
                  <w:rFonts w:ascii="微软雅黑" w:eastAsia="微软雅黑" w:hAnsi="微软雅黑" w:cs="宋体" w:hint="eastAsia"/>
                  <w:kern w:val="0"/>
                  <w:sz w:val="18"/>
                  <w:szCs w:val="18"/>
                </w:rPr>
                <w:t>底部完成，右上角关闭</w:t>
              </w:r>
            </w:ins>
          </w:p>
        </w:tc>
      </w:tr>
      <w:tr w:rsidR="00AB6066" w:rsidRPr="00AB6066" w14:paraId="56237E3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434" w:author="haha" w:date="2019-07-23T10:05:00Z"/>
        </w:trPr>
        <w:tc>
          <w:tcPr>
            <w:tcW w:w="10032" w:type="dxa"/>
            <w:gridSpan w:val="6"/>
          </w:tcPr>
          <w:p w14:paraId="64D83985" w14:textId="77777777" w:rsidR="00AB6066" w:rsidRPr="00AB6066" w:rsidRDefault="00AB6066" w:rsidP="00AB6066">
            <w:pPr>
              <w:widowControl/>
              <w:jc w:val="left"/>
              <w:rPr>
                <w:ins w:id="3435" w:author="haha" w:date="2019-07-23T10:05:00Z"/>
                <w:rFonts w:ascii="微软雅黑" w:eastAsia="微软雅黑" w:hAnsi="微软雅黑" w:cs="宋体"/>
                <w:b/>
                <w:bCs/>
                <w:kern w:val="0"/>
                <w:sz w:val="18"/>
                <w:szCs w:val="18"/>
              </w:rPr>
            </w:pPr>
            <w:ins w:id="3436" w:author="haha" w:date="2019-07-23T10:05:00Z">
              <w:r w:rsidRPr="00AB6066">
                <w:rPr>
                  <w:rFonts w:ascii="微软雅黑" w:eastAsia="微软雅黑" w:hAnsi="微软雅黑" w:cs="宋体" w:hint="eastAsia"/>
                  <w:b/>
                  <w:bCs/>
                  <w:kern w:val="0"/>
                  <w:sz w:val="18"/>
                  <w:szCs w:val="18"/>
                </w:rPr>
                <w:t>操作说明</w:t>
              </w:r>
            </w:ins>
          </w:p>
        </w:tc>
      </w:tr>
      <w:tr w:rsidR="00AB6066" w:rsidRPr="00AB6066" w14:paraId="0BE82330"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437" w:author="haha" w:date="2019-07-23T10:05:00Z"/>
        </w:trPr>
        <w:tc>
          <w:tcPr>
            <w:tcW w:w="802" w:type="dxa"/>
          </w:tcPr>
          <w:p w14:paraId="2AAD7765" w14:textId="77777777" w:rsidR="00AB6066" w:rsidRPr="00AB6066" w:rsidRDefault="00AB6066" w:rsidP="00AB6066">
            <w:pPr>
              <w:widowControl/>
              <w:jc w:val="left"/>
              <w:rPr>
                <w:ins w:id="3438" w:author="haha" w:date="2019-07-23T10:05:00Z"/>
                <w:rFonts w:ascii="微软雅黑" w:eastAsia="微软雅黑" w:hAnsi="微软雅黑" w:cs="宋体"/>
                <w:b/>
                <w:bCs/>
                <w:kern w:val="0"/>
                <w:sz w:val="18"/>
                <w:szCs w:val="18"/>
              </w:rPr>
            </w:pPr>
            <w:ins w:id="3439" w:author="haha" w:date="2019-07-23T10:05:00Z">
              <w:r w:rsidRPr="00AB6066">
                <w:rPr>
                  <w:rFonts w:ascii="微软雅黑" w:eastAsia="微软雅黑" w:hAnsi="微软雅黑" w:cs="宋体" w:hint="eastAsia"/>
                  <w:b/>
                  <w:bCs/>
                  <w:kern w:val="0"/>
                  <w:sz w:val="18"/>
                  <w:szCs w:val="18"/>
                </w:rPr>
                <w:t>序号</w:t>
              </w:r>
            </w:ins>
          </w:p>
        </w:tc>
        <w:tc>
          <w:tcPr>
            <w:tcW w:w="1309" w:type="dxa"/>
            <w:gridSpan w:val="2"/>
          </w:tcPr>
          <w:p w14:paraId="5BCA23BF" w14:textId="77777777" w:rsidR="00AB6066" w:rsidRPr="00AB6066" w:rsidRDefault="00AB6066" w:rsidP="00AB6066">
            <w:pPr>
              <w:widowControl/>
              <w:jc w:val="left"/>
              <w:rPr>
                <w:ins w:id="3440" w:author="haha" w:date="2019-07-23T10:05:00Z"/>
                <w:rFonts w:ascii="微软雅黑" w:eastAsia="微软雅黑" w:hAnsi="微软雅黑" w:cs="宋体"/>
                <w:kern w:val="0"/>
                <w:sz w:val="18"/>
                <w:szCs w:val="18"/>
              </w:rPr>
            </w:pPr>
            <w:ins w:id="3441" w:author="haha" w:date="2019-07-23T10:05:00Z">
              <w:r w:rsidRPr="00AB6066">
                <w:rPr>
                  <w:rFonts w:ascii="微软雅黑" w:eastAsia="微软雅黑" w:hAnsi="微软雅黑" w:cs="宋体" w:hint="eastAsia"/>
                  <w:kern w:val="0"/>
                  <w:sz w:val="18"/>
                  <w:szCs w:val="18"/>
                </w:rPr>
                <w:t>名称</w:t>
              </w:r>
            </w:ins>
          </w:p>
        </w:tc>
        <w:tc>
          <w:tcPr>
            <w:tcW w:w="3000" w:type="dxa"/>
          </w:tcPr>
          <w:p w14:paraId="74CA5038" w14:textId="77777777" w:rsidR="00AB6066" w:rsidRPr="00AB6066" w:rsidRDefault="00AB6066" w:rsidP="00AB6066">
            <w:pPr>
              <w:widowControl/>
              <w:jc w:val="left"/>
              <w:rPr>
                <w:ins w:id="3442" w:author="haha" w:date="2019-07-23T10:05:00Z"/>
                <w:rFonts w:ascii="微软雅黑" w:eastAsia="微软雅黑" w:hAnsi="微软雅黑" w:cs="宋体"/>
                <w:kern w:val="0"/>
                <w:sz w:val="18"/>
                <w:szCs w:val="18"/>
              </w:rPr>
            </w:pPr>
            <w:ins w:id="3443" w:author="haha" w:date="2019-07-23T10:05:00Z">
              <w:r w:rsidRPr="00AB6066">
                <w:rPr>
                  <w:rFonts w:ascii="微软雅黑" w:eastAsia="微软雅黑" w:hAnsi="微软雅黑" w:cs="宋体" w:hint="eastAsia"/>
                  <w:kern w:val="0"/>
                  <w:sz w:val="18"/>
                  <w:szCs w:val="18"/>
                </w:rPr>
                <w:t>说明（默认值、规则、数据需求）</w:t>
              </w:r>
            </w:ins>
          </w:p>
        </w:tc>
        <w:tc>
          <w:tcPr>
            <w:tcW w:w="3209" w:type="dxa"/>
          </w:tcPr>
          <w:p w14:paraId="10745B86" w14:textId="77777777" w:rsidR="00AB6066" w:rsidRPr="00AB6066" w:rsidRDefault="00AB6066" w:rsidP="00AB6066">
            <w:pPr>
              <w:widowControl/>
              <w:jc w:val="left"/>
              <w:rPr>
                <w:ins w:id="3444" w:author="haha" w:date="2019-07-23T10:05:00Z"/>
                <w:rFonts w:ascii="微软雅黑" w:eastAsia="微软雅黑" w:hAnsi="微软雅黑" w:cs="宋体"/>
                <w:b/>
                <w:bCs/>
                <w:kern w:val="0"/>
                <w:sz w:val="18"/>
                <w:szCs w:val="18"/>
              </w:rPr>
            </w:pPr>
            <w:ins w:id="3445" w:author="haha" w:date="2019-07-23T10:05:00Z">
              <w:r w:rsidRPr="00AB6066">
                <w:rPr>
                  <w:rFonts w:ascii="微软雅黑" w:eastAsia="微软雅黑" w:hAnsi="微软雅黑" w:cs="宋体" w:hint="eastAsia"/>
                  <w:b/>
                  <w:bCs/>
                  <w:kern w:val="0"/>
                  <w:sz w:val="18"/>
                  <w:szCs w:val="18"/>
                </w:rPr>
                <w:t>交互（跳转页面等）</w:t>
              </w:r>
            </w:ins>
          </w:p>
        </w:tc>
        <w:tc>
          <w:tcPr>
            <w:tcW w:w="1712" w:type="dxa"/>
          </w:tcPr>
          <w:p w14:paraId="5AE7DBCD" w14:textId="77777777" w:rsidR="00AB6066" w:rsidRPr="00AB6066" w:rsidRDefault="00AB6066" w:rsidP="00AB6066">
            <w:pPr>
              <w:widowControl/>
              <w:jc w:val="left"/>
              <w:rPr>
                <w:ins w:id="3446" w:author="haha" w:date="2019-07-23T10:05:00Z"/>
                <w:rFonts w:ascii="微软雅黑" w:eastAsia="微软雅黑" w:hAnsi="微软雅黑" w:cs="宋体"/>
                <w:b/>
                <w:bCs/>
                <w:kern w:val="0"/>
                <w:sz w:val="18"/>
                <w:szCs w:val="18"/>
              </w:rPr>
            </w:pPr>
            <w:ins w:id="3447" w:author="haha" w:date="2019-07-23T10:05:00Z">
              <w:r w:rsidRPr="00AB6066">
                <w:rPr>
                  <w:rFonts w:ascii="微软雅黑" w:eastAsia="微软雅黑" w:hAnsi="微软雅黑" w:cs="宋体" w:hint="eastAsia"/>
                  <w:b/>
                  <w:bCs/>
                  <w:kern w:val="0"/>
                  <w:sz w:val="18"/>
                  <w:szCs w:val="18"/>
                </w:rPr>
                <w:t>异常逻辑</w:t>
              </w:r>
            </w:ins>
          </w:p>
        </w:tc>
      </w:tr>
      <w:tr w:rsidR="00AB6066" w:rsidRPr="00AB6066" w14:paraId="04260CEC"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448" w:author="haha" w:date="2019-07-23T10:05:00Z"/>
        </w:trPr>
        <w:tc>
          <w:tcPr>
            <w:tcW w:w="802" w:type="dxa"/>
          </w:tcPr>
          <w:p w14:paraId="639AA880" w14:textId="77777777" w:rsidR="00AB6066" w:rsidRPr="00AB6066" w:rsidRDefault="00AB6066" w:rsidP="00AB6066">
            <w:pPr>
              <w:widowControl/>
              <w:jc w:val="center"/>
              <w:rPr>
                <w:ins w:id="3449" w:author="haha" w:date="2019-07-23T10:05:00Z"/>
                <w:rFonts w:ascii="微软雅黑" w:eastAsia="微软雅黑" w:hAnsi="微软雅黑" w:cs="宋体"/>
                <w:bCs/>
                <w:kern w:val="0"/>
                <w:sz w:val="18"/>
                <w:szCs w:val="18"/>
              </w:rPr>
            </w:pPr>
            <w:ins w:id="3450" w:author="haha" w:date="2019-07-23T10:05:00Z">
              <w:r w:rsidRPr="00AB6066">
                <w:rPr>
                  <w:rFonts w:ascii="微软雅黑" w:eastAsia="微软雅黑" w:hAnsi="微软雅黑" w:cs="宋体" w:hint="eastAsia"/>
                  <w:bCs/>
                  <w:kern w:val="0"/>
                  <w:sz w:val="18"/>
                  <w:szCs w:val="18"/>
                </w:rPr>
                <w:t>1</w:t>
              </w:r>
            </w:ins>
          </w:p>
        </w:tc>
        <w:tc>
          <w:tcPr>
            <w:tcW w:w="1309" w:type="dxa"/>
            <w:gridSpan w:val="2"/>
          </w:tcPr>
          <w:p w14:paraId="3F3F1BF4" w14:textId="77777777" w:rsidR="00AB6066" w:rsidRPr="00AB6066" w:rsidRDefault="00AB6066" w:rsidP="00AB6066">
            <w:pPr>
              <w:widowControl/>
              <w:jc w:val="left"/>
              <w:rPr>
                <w:ins w:id="3451" w:author="haha" w:date="2019-07-23T10:05:00Z"/>
                <w:rFonts w:ascii="微软雅黑" w:eastAsia="微软雅黑" w:hAnsi="微软雅黑" w:cs="微软雅黑"/>
                <w:color w:val="000000"/>
                <w:sz w:val="18"/>
                <w:szCs w:val="18"/>
              </w:rPr>
            </w:pPr>
            <w:ins w:id="3452" w:author="haha" w:date="2019-07-23T10:05:00Z">
              <w:r w:rsidRPr="00AB6066">
                <w:rPr>
                  <w:rFonts w:ascii="微软雅黑" w:eastAsia="微软雅黑" w:hAnsi="微软雅黑" w:cs="微软雅黑" w:hint="eastAsia"/>
                  <w:color w:val="000000"/>
                  <w:sz w:val="18"/>
                  <w:szCs w:val="18"/>
                </w:rPr>
                <w:t>右上角关闭</w:t>
              </w:r>
            </w:ins>
          </w:p>
        </w:tc>
        <w:tc>
          <w:tcPr>
            <w:tcW w:w="3000" w:type="dxa"/>
          </w:tcPr>
          <w:p w14:paraId="7320373B" w14:textId="77777777" w:rsidR="00AB6066" w:rsidRPr="00AB6066" w:rsidRDefault="00AB6066" w:rsidP="00AB6066">
            <w:pPr>
              <w:widowControl/>
              <w:jc w:val="left"/>
              <w:rPr>
                <w:ins w:id="3453" w:author="haha" w:date="2019-07-23T10:05:00Z"/>
                <w:rFonts w:ascii="微软雅黑" w:eastAsia="微软雅黑" w:hAnsi="微软雅黑" w:cs="微软雅黑"/>
                <w:color w:val="000000"/>
                <w:sz w:val="18"/>
                <w:szCs w:val="18"/>
              </w:rPr>
            </w:pPr>
            <w:ins w:id="3454" w:author="haha" w:date="2019-07-23T10:05:00Z">
              <w:r w:rsidRPr="00AB6066">
                <w:rPr>
                  <w:rFonts w:ascii="微软雅黑" w:eastAsia="微软雅黑" w:hAnsi="微软雅黑" w:cs="微软雅黑" w:hint="eastAsia"/>
                  <w:color w:val="000000"/>
                  <w:sz w:val="18"/>
                  <w:szCs w:val="18"/>
                </w:rPr>
                <w:t>关闭当前弹框，不回显数据（放弃操作）</w:t>
              </w:r>
            </w:ins>
          </w:p>
        </w:tc>
        <w:tc>
          <w:tcPr>
            <w:tcW w:w="3209" w:type="dxa"/>
          </w:tcPr>
          <w:p w14:paraId="35F3B93C" w14:textId="77777777" w:rsidR="00AB6066" w:rsidRPr="00AB6066" w:rsidRDefault="00AB6066" w:rsidP="00AB6066">
            <w:pPr>
              <w:spacing w:before="60" w:after="60"/>
              <w:rPr>
                <w:ins w:id="3455" w:author="haha" w:date="2019-07-23T10:05:00Z"/>
                <w:rFonts w:ascii="微软雅黑" w:eastAsia="微软雅黑" w:hAnsi="微软雅黑" w:cs="微软雅黑"/>
                <w:sz w:val="18"/>
                <w:szCs w:val="18"/>
              </w:rPr>
            </w:pPr>
          </w:p>
        </w:tc>
        <w:tc>
          <w:tcPr>
            <w:tcW w:w="1712" w:type="dxa"/>
          </w:tcPr>
          <w:p w14:paraId="621614BA" w14:textId="77777777" w:rsidR="00AB6066" w:rsidRPr="00AB6066" w:rsidRDefault="00AB6066" w:rsidP="00AB6066">
            <w:pPr>
              <w:widowControl/>
              <w:jc w:val="left"/>
              <w:rPr>
                <w:ins w:id="3456" w:author="haha" w:date="2019-07-23T10:05:00Z"/>
                <w:rFonts w:ascii="微软雅黑" w:eastAsia="微软雅黑" w:hAnsi="微软雅黑" w:cs="宋体"/>
                <w:bCs/>
                <w:kern w:val="0"/>
                <w:sz w:val="18"/>
                <w:szCs w:val="18"/>
              </w:rPr>
            </w:pPr>
          </w:p>
        </w:tc>
      </w:tr>
      <w:tr w:rsidR="00AB6066" w:rsidRPr="00AB6066" w14:paraId="3908E15D"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457" w:author="haha" w:date="2019-07-23T10:05:00Z"/>
        </w:trPr>
        <w:tc>
          <w:tcPr>
            <w:tcW w:w="802" w:type="dxa"/>
          </w:tcPr>
          <w:p w14:paraId="42CA7C0C" w14:textId="416FC64B" w:rsidR="00AB6066" w:rsidRPr="00AB6066" w:rsidRDefault="00144814" w:rsidP="00AB6066">
            <w:pPr>
              <w:widowControl/>
              <w:jc w:val="center"/>
              <w:rPr>
                <w:ins w:id="3458" w:author="haha" w:date="2019-07-23T10:05:00Z"/>
                <w:rFonts w:ascii="微软雅黑" w:eastAsia="微软雅黑" w:hAnsi="微软雅黑" w:cs="微软雅黑"/>
                <w:sz w:val="18"/>
                <w:szCs w:val="18"/>
              </w:rPr>
            </w:pPr>
            <w:ins w:id="3459" w:author="haha" w:date="2019-07-23T15:39:00Z">
              <w:r>
                <w:rPr>
                  <w:rFonts w:ascii="微软雅黑" w:eastAsia="微软雅黑" w:hAnsi="微软雅黑" w:cs="微软雅黑"/>
                  <w:sz w:val="18"/>
                  <w:szCs w:val="18"/>
                </w:rPr>
                <w:t>2</w:t>
              </w:r>
            </w:ins>
          </w:p>
        </w:tc>
        <w:tc>
          <w:tcPr>
            <w:tcW w:w="1309" w:type="dxa"/>
            <w:gridSpan w:val="2"/>
          </w:tcPr>
          <w:p w14:paraId="6D05A8AE" w14:textId="77777777" w:rsidR="00AB6066" w:rsidRPr="00AB6066" w:rsidRDefault="00AB6066" w:rsidP="00AB6066">
            <w:pPr>
              <w:widowControl/>
              <w:jc w:val="left"/>
              <w:rPr>
                <w:ins w:id="3460" w:author="haha" w:date="2019-07-23T10:05:00Z"/>
                <w:rFonts w:ascii="微软雅黑" w:eastAsia="微软雅黑" w:hAnsi="微软雅黑" w:cs="微软雅黑"/>
                <w:color w:val="000000"/>
                <w:sz w:val="18"/>
                <w:szCs w:val="18"/>
              </w:rPr>
            </w:pPr>
            <w:ins w:id="3461" w:author="haha" w:date="2019-07-23T10:05:00Z">
              <w:r w:rsidRPr="00AB6066">
                <w:rPr>
                  <w:rFonts w:ascii="微软雅黑" w:eastAsia="微软雅黑" w:hAnsi="微软雅黑" w:cs="微软雅黑" w:hint="eastAsia"/>
                  <w:color w:val="000000"/>
                  <w:sz w:val="18"/>
                  <w:szCs w:val="18"/>
                </w:rPr>
                <w:t>明日预提醒状态</w:t>
              </w:r>
            </w:ins>
          </w:p>
        </w:tc>
        <w:tc>
          <w:tcPr>
            <w:tcW w:w="3000" w:type="dxa"/>
          </w:tcPr>
          <w:p w14:paraId="0D2510A1" w14:textId="77777777" w:rsidR="00AB6066" w:rsidRPr="00AB6066" w:rsidRDefault="00AB6066" w:rsidP="00AB6066">
            <w:pPr>
              <w:widowControl/>
              <w:jc w:val="left"/>
              <w:rPr>
                <w:ins w:id="3462" w:author="haha" w:date="2019-07-23T10:05:00Z"/>
                <w:rFonts w:ascii="微软雅黑" w:eastAsia="微软雅黑" w:hAnsi="微软雅黑" w:cs="微软雅黑"/>
                <w:color w:val="000000"/>
                <w:sz w:val="18"/>
                <w:szCs w:val="18"/>
              </w:rPr>
            </w:pPr>
            <w:ins w:id="3463" w:author="haha" w:date="2019-07-23T10:05:00Z">
              <w:r w:rsidRPr="00AB6066">
                <w:rPr>
                  <w:rFonts w:ascii="微软雅黑" w:eastAsia="微软雅黑" w:hAnsi="微软雅黑" w:cs="微软雅黑" w:hint="eastAsia"/>
                  <w:color w:val="000000"/>
                  <w:sz w:val="18"/>
                  <w:szCs w:val="18"/>
                </w:rPr>
                <w:t>默认显示“请选择”字段为”不接电话、微信号码不存在、微信不加、已提醒未回复、已提醒已回复”，不可在选择请选择状态</w:t>
              </w:r>
            </w:ins>
          </w:p>
        </w:tc>
        <w:tc>
          <w:tcPr>
            <w:tcW w:w="3209" w:type="dxa"/>
          </w:tcPr>
          <w:p w14:paraId="61FB95E0" w14:textId="77777777" w:rsidR="00AB6066" w:rsidRPr="00AB6066" w:rsidRDefault="00AB6066" w:rsidP="00AB6066">
            <w:pPr>
              <w:spacing w:before="60" w:after="60"/>
              <w:rPr>
                <w:ins w:id="3464" w:author="haha" w:date="2019-07-23T10:05:00Z"/>
                <w:rFonts w:ascii="微软雅黑" w:eastAsia="微软雅黑" w:hAnsi="微软雅黑" w:cs="微软雅黑"/>
                <w:sz w:val="18"/>
                <w:szCs w:val="18"/>
              </w:rPr>
            </w:pPr>
          </w:p>
        </w:tc>
        <w:tc>
          <w:tcPr>
            <w:tcW w:w="1712" w:type="dxa"/>
          </w:tcPr>
          <w:p w14:paraId="0BB1A4B8" w14:textId="77777777" w:rsidR="00AB6066" w:rsidRPr="00AB6066" w:rsidRDefault="00AB6066" w:rsidP="00AB6066">
            <w:pPr>
              <w:widowControl/>
              <w:jc w:val="left"/>
              <w:rPr>
                <w:ins w:id="3465" w:author="haha" w:date="2019-07-23T10:05:00Z"/>
                <w:rFonts w:ascii="微软雅黑" w:eastAsia="微软雅黑" w:hAnsi="微软雅黑" w:cs="微软雅黑"/>
                <w:sz w:val="18"/>
                <w:szCs w:val="18"/>
              </w:rPr>
            </w:pPr>
            <w:ins w:id="3466"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654B88C5"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467" w:author="haha" w:date="2019-07-23T10:05:00Z"/>
        </w:trPr>
        <w:tc>
          <w:tcPr>
            <w:tcW w:w="802" w:type="dxa"/>
          </w:tcPr>
          <w:p w14:paraId="24BA814E" w14:textId="25EBB183" w:rsidR="00AB6066" w:rsidRPr="00AB6066" w:rsidRDefault="00144814" w:rsidP="00AB6066">
            <w:pPr>
              <w:widowControl/>
              <w:jc w:val="center"/>
              <w:rPr>
                <w:ins w:id="3468" w:author="haha" w:date="2019-07-23T10:05:00Z"/>
                <w:rFonts w:ascii="微软雅黑" w:eastAsia="微软雅黑" w:hAnsi="微软雅黑" w:cs="微软雅黑"/>
                <w:sz w:val="18"/>
                <w:szCs w:val="18"/>
              </w:rPr>
            </w:pPr>
            <w:ins w:id="3469" w:author="haha" w:date="2019-07-23T15:39:00Z">
              <w:r>
                <w:rPr>
                  <w:rFonts w:ascii="微软雅黑" w:eastAsia="微软雅黑" w:hAnsi="微软雅黑" w:cs="微软雅黑"/>
                  <w:sz w:val="18"/>
                  <w:szCs w:val="18"/>
                </w:rPr>
                <w:t>3</w:t>
              </w:r>
            </w:ins>
          </w:p>
        </w:tc>
        <w:tc>
          <w:tcPr>
            <w:tcW w:w="1309" w:type="dxa"/>
            <w:gridSpan w:val="2"/>
          </w:tcPr>
          <w:p w14:paraId="21FF62FB" w14:textId="77777777" w:rsidR="00AB6066" w:rsidRPr="00AB6066" w:rsidRDefault="00AB6066" w:rsidP="00AB6066">
            <w:pPr>
              <w:widowControl/>
              <w:jc w:val="left"/>
              <w:rPr>
                <w:ins w:id="3470" w:author="haha" w:date="2019-07-23T10:05:00Z"/>
                <w:rFonts w:ascii="微软雅黑" w:eastAsia="微软雅黑" w:hAnsi="微软雅黑" w:cs="微软雅黑"/>
                <w:color w:val="000000"/>
                <w:sz w:val="18"/>
                <w:szCs w:val="18"/>
              </w:rPr>
            </w:pPr>
            <w:ins w:id="3471" w:author="haha" w:date="2019-07-23T10:05:00Z">
              <w:r w:rsidRPr="00AB6066">
                <w:rPr>
                  <w:rFonts w:ascii="微软雅黑" w:eastAsia="微软雅黑" w:hAnsi="微软雅黑" w:cs="微软雅黑" w:hint="eastAsia"/>
                  <w:color w:val="000000"/>
                  <w:sz w:val="18"/>
                  <w:szCs w:val="18"/>
                </w:rPr>
                <w:t>完成</w:t>
              </w:r>
            </w:ins>
          </w:p>
        </w:tc>
        <w:tc>
          <w:tcPr>
            <w:tcW w:w="3000" w:type="dxa"/>
          </w:tcPr>
          <w:p w14:paraId="5D850243" w14:textId="77777777" w:rsidR="00AB6066" w:rsidRPr="00AB6066" w:rsidRDefault="00AB6066" w:rsidP="00AB6066">
            <w:pPr>
              <w:widowControl/>
              <w:jc w:val="left"/>
              <w:rPr>
                <w:ins w:id="3472" w:author="haha" w:date="2019-07-23T10:05:00Z"/>
                <w:rFonts w:ascii="微软雅黑" w:eastAsia="微软雅黑" w:hAnsi="微软雅黑" w:cs="微软雅黑"/>
                <w:color w:val="000000"/>
                <w:sz w:val="18"/>
                <w:szCs w:val="18"/>
              </w:rPr>
            </w:pPr>
            <w:ins w:id="3473" w:author="haha" w:date="2019-07-23T10:05:00Z">
              <w:r w:rsidRPr="00AB6066">
                <w:rPr>
                  <w:rFonts w:ascii="微软雅黑" w:eastAsia="微软雅黑" w:hAnsi="微软雅黑" w:cs="微软雅黑" w:hint="eastAsia"/>
                  <w:color w:val="000000"/>
                  <w:sz w:val="18"/>
                  <w:szCs w:val="18"/>
                </w:rPr>
                <w:t>点击后更新明日预提醒状态为当前编辑状态</w:t>
              </w:r>
            </w:ins>
          </w:p>
        </w:tc>
        <w:tc>
          <w:tcPr>
            <w:tcW w:w="3209" w:type="dxa"/>
          </w:tcPr>
          <w:p w14:paraId="52B49E54" w14:textId="77777777" w:rsidR="00AB6066" w:rsidRPr="00AB6066" w:rsidRDefault="00AB6066" w:rsidP="00AB6066">
            <w:pPr>
              <w:spacing w:before="60" w:after="60"/>
              <w:rPr>
                <w:ins w:id="3474" w:author="haha" w:date="2019-07-23T10:05:00Z"/>
                <w:rFonts w:ascii="微软雅黑" w:eastAsia="微软雅黑" w:hAnsi="微软雅黑" w:cs="微软雅黑"/>
                <w:sz w:val="18"/>
                <w:szCs w:val="18"/>
              </w:rPr>
            </w:pPr>
            <w:ins w:id="3475" w:author="haha" w:date="2019-07-23T10:05:00Z">
              <w:r w:rsidRPr="00AB6066">
                <w:rPr>
                  <w:rFonts w:ascii="微软雅黑" w:eastAsia="微软雅黑" w:hAnsi="微软雅黑" w:cs="微软雅黑" w:hint="eastAsia"/>
                  <w:sz w:val="18"/>
                  <w:szCs w:val="18"/>
                </w:rPr>
                <w:t>提示成功，关闭弹框回到上一级页面</w:t>
              </w:r>
            </w:ins>
          </w:p>
        </w:tc>
        <w:tc>
          <w:tcPr>
            <w:tcW w:w="1712" w:type="dxa"/>
          </w:tcPr>
          <w:p w14:paraId="762ADC1F" w14:textId="77777777" w:rsidR="00AB6066" w:rsidRPr="00AB6066" w:rsidRDefault="00AB6066" w:rsidP="00AB6066">
            <w:pPr>
              <w:widowControl/>
              <w:jc w:val="left"/>
              <w:rPr>
                <w:ins w:id="3476" w:author="haha" w:date="2019-07-23T10:05:00Z"/>
                <w:rFonts w:ascii="微软雅黑" w:eastAsia="微软雅黑" w:hAnsi="微软雅黑" w:cs="微软雅黑"/>
                <w:sz w:val="18"/>
                <w:szCs w:val="18"/>
              </w:rPr>
            </w:pPr>
            <w:ins w:id="3477" w:author="haha" w:date="2019-07-23T10:05:00Z">
              <w:r w:rsidRPr="00AB6066">
                <w:rPr>
                  <w:rFonts w:ascii="微软雅黑" w:eastAsia="微软雅黑" w:hAnsi="微软雅黑" w:cs="微软雅黑" w:hint="eastAsia"/>
                  <w:sz w:val="18"/>
                  <w:szCs w:val="18"/>
                </w:rPr>
                <w:t>点击后提示成功</w:t>
              </w:r>
            </w:ins>
          </w:p>
        </w:tc>
      </w:tr>
    </w:tbl>
    <w:p w14:paraId="1DCAE2FB" w14:textId="77777777" w:rsidR="00AB6066" w:rsidRPr="00AB6066" w:rsidRDefault="00AB6066" w:rsidP="00AB6066">
      <w:pPr>
        <w:rPr>
          <w:ins w:id="3478" w:author="haha" w:date="2019-07-23T10:05:00Z"/>
        </w:rPr>
      </w:pPr>
    </w:p>
    <w:p w14:paraId="0B7282DD" w14:textId="77777777" w:rsidR="00AB6066" w:rsidRPr="00AB6066" w:rsidRDefault="00AB6066" w:rsidP="00AB6066">
      <w:pPr>
        <w:rPr>
          <w:ins w:id="3479" w:author="haha" w:date="2019-07-23T10:05:00Z"/>
          <w:color w:val="FF0000"/>
        </w:rPr>
      </w:pPr>
    </w:p>
    <w:p w14:paraId="43131D4B" w14:textId="77777777" w:rsidR="00AB6066" w:rsidRPr="00AB6066" w:rsidRDefault="00AB6066" w:rsidP="00AB6066">
      <w:pPr>
        <w:numPr>
          <w:ilvl w:val="0"/>
          <w:numId w:val="4"/>
        </w:numPr>
        <w:rPr>
          <w:ins w:id="3480" w:author="haha" w:date="2019-07-23T10:05:00Z"/>
          <w:color w:val="FF0000"/>
        </w:rPr>
      </w:pPr>
      <w:ins w:id="3481" w:author="haha" w:date="2019-07-23T10:05:00Z">
        <w:r w:rsidRPr="00AB6066">
          <w:rPr>
            <w:rFonts w:hint="eastAsia"/>
            <w:color w:val="FF0000"/>
          </w:rPr>
          <w:t>逾期案件与全部案件表头一致不进行叙述，数据为逾期且权限内的案件。</w:t>
        </w:r>
      </w:ins>
    </w:p>
    <w:p w14:paraId="4F57AB40" w14:textId="543EF0BA" w:rsidR="00AB6066" w:rsidRPr="00AB6066" w:rsidRDefault="00225374">
      <w:pPr>
        <w:pStyle w:val="2"/>
        <w:rPr>
          <w:ins w:id="3482" w:author="haha" w:date="2019-07-23T10:05:00Z"/>
        </w:rPr>
        <w:pPrChange w:id="3483" w:author="haha" w:date="2019-07-23T16:25:00Z">
          <w:pPr>
            <w:keepNext/>
            <w:keepLines/>
            <w:spacing w:before="260" w:after="260" w:line="416" w:lineRule="auto"/>
            <w:outlineLvl w:val="1"/>
          </w:pPr>
        </w:pPrChange>
      </w:pPr>
      <w:bookmarkStart w:id="3484" w:name="_Toc14795485"/>
      <w:ins w:id="3485" w:author="haha" w:date="2019-07-23T16:25:00Z">
        <w:r>
          <w:rPr>
            <w:rFonts w:hint="eastAsia"/>
          </w:rPr>
          <w:t>4</w:t>
        </w:r>
        <w:r>
          <w:t>.2</w:t>
        </w:r>
      </w:ins>
      <w:ins w:id="3486" w:author="haha" w:date="2019-07-23T10:05:00Z">
        <w:r w:rsidR="00AB6066" w:rsidRPr="00AB6066">
          <w:rPr>
            <w:rFonts w:hint="eastAsia"/>
          </w:rPr>
          <w:t>案件管理</w:t>
        </w:r>
        <w:r w:rsidR="00AB6066" w:rsidRPr="00AB6066">
          <w:rPr>
            <w:rFonts w:hint="eastAsia"/>
          </w:rPr>
          <w:t>-</w:t>
        </w:r>
        <w:r w:rsidR="00AB6066" w:rsidRPr="00AB6066">
          <w:rPr>
            <w:rFonts w:hint="eastAsia"/>
          </w:rPr>
          <w:t>所有案件</w:t>
        </w:r>
        <w:bookmarkEnd w:id="3484"/>
      </w:ins>
    </w:p>
    <w:p w14:paraId="71518A64" w14:textId="77777777" w:rsidR="00AB6066" w:rsidRPr="00AB6066" w:rsidRDefault="00AB6066" w:rsidP="00AB6066">
      <w:pPr>
        <w:rPr>
          <w:ins w:id="3487" w:author="haha" w:date="2019-07-23T10:05:00Z"/>
        </w:rPr>
      </w:pPr>
      <w:ins w:id="3488" w:author="haha" w:date="2019-07-23T10:05:00Z">
        <w:r w:rsidRPr="00AB6066">
          <w:rPr>
            <w:rFonts w:hint="eastAsia"/>
          </w:rPr>
          <w:t>此页面展示权限内的所有贷后案件。</w:t>
        </w:r>
      </w:ins>
    </w:p>
    <w:p w14:paraId="60371DDB" w14:textId="77777777" w:rsidR="00AB6066" w:rsidRPr="00AB6066" w:rsidRDefault="00AB6066" w:rsidP="00AB6066">
      <w:pPr>
        <w:rPr>
          <w:ins w:id="3489" w:author="haha" w:date="2019-07-23T10:05:00Z"/>
        </w:rPr>
      </w:pPr>
      <w:ins w:id="3490" w:author="haha" w:date="2019-07-23T10:05:00Z">
        <w:r w:rsidRPr="00AB6066">
          <w:rPr>
            <w:noProof/>
          </w:rPr>
          <w:lastRenderedPageBreak/>
          <w:drawing>
            <wp:inline distT="0" distB="0" distL="0" distR="0" wp14:anchorId="430521C5" wp14:editId="36ED5BA8">
              <wp:extent cx="4829175" cy="170301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2357" cy="1707660"/>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10111637" w14:textId="77777777" w:rsidTr="00AB6066">
        <w:trPr>
          <w:trHeight w:val="90"/>
          <w:ins w:id="3491" w:author="haha" w:date="2019-07-23T10:05:00Z"/>
        </w:trPr>
        <w:tc>
          <w:tcPr>
            <w:tcW w:w="1245" w:type="dxa"/>
            <w:gridSpan w:val="2"/>
            <w:tcBorders>
              <w:top w:val="nil"/>
              <w:left w:val="single" w:sz="4" w:space="0" w:color="auto"/>
              <w:bottom w:val="single" w:sz="4" w:space="0" w:color="auto"/>
              <w:right w:val="single" w:sz="4" w:space="0" w:color="auto"/>
            </w:tcBorders>
          </w:tcPr>
          <w:p w14:paraId="3D813A64" w14:textId="77777777" w:rsidR="00AB6066" w:rsidRPr="00AB6066" w:rsidRDefault="00AB6066" w:rsidP="00AB6066">
            <w:pPr>
              <w:widowControl/>
              <w:jc w:val="left"/>
              <w:rPr>
                <w:ins w:id="3492" w:author="haha" w:date="2019-07-23T10:05:00Z"/>
                <w:rFonts w:ascii="微软雅黑" w:eastAsia="微软雅黑" w:hAnsi="微软雅黑" w:cs="宋体"/>
                <w:b/>
                <w:bCs/>
                <w:color w:val="000000"/>
                <w:kern w:val="0"/>
                <w:sz w:val="18"/>
                <w:szCs w:val="18"/>
              </w:rPr>
            </w:pPr>
            <w:ins w:id="3493" w:author="haha" w:date="2019-07-23T10:05: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21A9F462" w14:textId="77777777" w:rsidR="00AB6066" w:rsidRPr="00AB6066" w:rsidRDefault="00AB6066" w:rsidP="00AB6066">
            <w:pPr>
              <w:widowControl/>
              <w:jc w:val="left"/>
              <w:rPr>
                <w:ins w:id="3494" w:author="haha" w:date="2019-07-23T10:05:00Z"/>
                <w:rFonts w:ascii="微软雅黑" w:eastAsia="微软雅黑" w:hAnsi="微软雅黑" w:cs="宋体"/>
                <w:color w:val="000000"/>
                <w:kern w:val="0"/>
                <w:sz w:val="18"/>
                <w:szCs w:val="18"/>
              </w:rPr>
            </w:pPr>
            <w:ins w:id="3495" w:author="haha" w:date="2019-07-23T10:05:00Z">
              <w:r w:rsidRPr="00AB6066">
                <w:rPr>
                  <w:rFonts w:ascii="微软雅黑" w:eastAsia="微软雅黑" w:hAnsi="微软雅黑" w:cs="宋体" w:hint="eastAsia"/>
                  <w:color w:val="000000"/>
                  <w:kern w:val="0"/>
                  <w:sz w:val="18"/>
                  <w:szCs w:val="18"/>
                </w:rPr>
                <w:t>所有案件</w:t>
              </w:r>
            </w:ins>
          </w:p>
        </w:tc>
      </w:tr>
      <w:tr w:rsidR="00AB6066" w:rsidRPr="00AB6066" w14:paraId="53BD4806" w14:textId="77777777" w:rsidTr="00AB6066">
        <w:trPr>
          <w:trHeight w:val="408"/>
          <w:ins w:id="3496" w:author="haha" w:date="2019-07-23T10:05:00Z"/>
        </w:trPr>
        <w:tc>
          <w:tcPr>
            <w:tcW w:w="1245" w:type="dxa"/>
            <w:gridSpan w:val="2"/>
            <w:tcBorders>
              <w:top w:val="nil"/>
              <w:left w:val="single" w:sz="4" w:space="0" w:color="auto"/>
              <w:bottom w:val="single" w:sz="4" w:space="0" w:color="auto"/>
              <w:right w:val="single" w:sz="4" w:space="0" w:color="auto"/>
            </w:tcBorders>
          </w:tcPr>
          <w:p w14:paraId="7A8E01CF" w14:textId="77777777" w:rsidR="00AB6066" w:rsidRPr="00AB6066" w:rsidRDefault="00AB6066" w:rsidP="00AB6066">
            <w:pPr>
              <w:widowControl/>
              <w:jc w:val="left"/>
              <w:rPr>
                <w:ins w:id="3497" w:author="haha" w:date="2019-07-23T10:05:00Z"/>
                <w:rFonts w:ascii="微软雅黑" w:eastAsia="微软雅黑" w:hAnsi="微软雅黑" w:cs="宋体"/>
                <w:b/>
                <w:bCs/>
                <w:kern w:val="0"/>
                <w:sz w:val="18"/>
                <w:szCs w:val="18"/>
              </w:rPr>
            </w:pPr>
            <w:ins w:id="3498" w:author="haha" w:date="2019-07-23T10:0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34E86D7E" w14:textId="77777777" w:rsidR="00AB6066" w:rsidRPr="00AB6066" w:rsidRDefault="00AB6066" w:rsidP="00AB6066">
            <w:pPr>
              <w:widowControl/>
              <w:jc w:val="left"/>
              <w:rPr>
                <w:ins w:id="3499" w:author="haha" w:date="2019-07-23T10:05:00Z"/>
                <w:rFonts w:ascii="微软雅黑" w:eastAsia="微软雅黑" w:hAnsi="微软雅黑" w:cs="宋体"/>
                <w:kern w:val="0"/>
                <w:sz w:val="18"/>
                <w:szCs w:val="18"/>
              </w:rPr>
            </w:pPr>
            <w:ins w:id="3500" w:author="haha" w:date="2019-07-23T10:05:00Z">
              <w:r w:rsidRPr="00AB6066">
                <w:rPr>
                  <w:rFonts w:ascii="微软雅黑" w:eastAsia="微软雅黑" w:hAnsi="微软雅黑" w:cs="宋体" w:hint="eastAsia"/>
                  <w:kern w:val="0"/>
                  <w:sz w:val="18"/>
                  <w:szCs w:val="18"/>
                </w:rPr>
                <w:t>案件管理/所有案件按钮</w:t>
              </w:r>
            </w:ins>
          </w:p>
        </w:tc>
      </w:tr>
      <w:tr w:rsidR="00AB6066" w:rsidRPr="00AB6066" w14:paraId="524CE89A" w14:textId="77777777" w:rsidTr="00AB6066">
        <w:trPr>
          <w:trHeight w:val="423"/>
          <w:ins w:id="3501" w:author="haha" w:date="2019-07-23T10:05:00Z"/>
        </w:trPr>
        <w:tc>
          <w:tcPr>
            <w:tcW w:w="1245" w:type="dxa"/>
            <w:gridSpan w:val="2"/>
            <w:tcBorders>
              <w:top w:val="nil"/>
              <w:left w:val="single" w:sz="4" w:space="0" w:color="auto"/>
              <w:bottom w:val="single" w:sz="4" w:space="0" w:color="auto"/>
              <w:right w:val="single" w:sz="4" w:space="0" w:color="auto"/>
            </w:tcBorders>
          </w:tcPr>
          <w:p w14:paraId="1F80F270" w14:textId="77777777" w:rsidR="00AB6066" w:rsidRPr="00AB6066" w:rsidRDefault="00AB6066" w:rsidP="00AB6066">
            <w:pPr>
              <w:widowControl/>
              <w:jc w:val="left"/>
              <w:rPr>
                <w:ins w:id="3502" w:author="haha" w:date="2019-07-23T10:05:00Z"/>
                <w:rFonts w:ascii="微软雅黑" w:eastAsia="微软雅黑" w:hAnsi="微软雅黑" w:cs="宋体"/>
                <w:b/>
                <w:bCs/>
                <w:kern w:val="0"/>
                <w:sz w:val="18"/>
                <w:szCs w:val="18"/>
              </w:rPr>
            </w:pPr>
            <w:ins w:id="3503" w:author="haha" w:date="2019-07-23T10:0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30E16783" w14:textId="77777777" w:rsidR="00AB6066" w:rsidRPr="00AB6066" w:rsidRDefault="00AB6066" w:rsidP="00AB6066">
            <w:pPr>
              <w:widowControl/>
              <w:jc w:val="left"/>
              <w:rPr>
                <w:ins w:id="3504" w:author="haha" w:date="2019-07-23T10:05:00Z"/>
                <w:rFonts w:ascii="微软雅黑" w:eastAsia="微软雅黑" w:hAnsi="微软雅黑" w:cs="宋体"/>
                <w:kern w:val="0"/>
                <w:sz w:val="18"/>
                <w:szCs w:val="18"/>
              </w:rPr>
            </w:pPr>
            <w:ins w:id="3505" w:author="haha" w:date="2019-07-23T10:05:00Z">
              <w:r w:rsidRPr="00AB6066">
                <w:rPr>
                  <w:rFonts w:ascii="微软雅黑" w:eastAsia="微软雅黑" w:hAnsi="微软雅黑" w:cs="宋体"/>
                  <w:kern w:val="0"/>
                  <w:sz w:val="18"/>
                  <w:szCs w:val="18"/>
                </w:rPr>
                <w:t>其他页面跳转</w:t>
              </w:r>
            </w:ins>
          </w:p>
        </w:tc>
      </w:tr>
      <w:tr w:rsidR="00AB6066" w:rsidRPr="00AB6066" w14:paraId="4A60AE1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506" w:author="haha" w:date="2019-07-23T10:05:00Z"/>
        </w:trPr>
        <w:tc>
          <w:tcPr>
            <w:tcW w:w="10032" w:type="dxa"/>
            <w:gridSpan w:val="6"/>
          </w:tcPr>
          <w:p w14:paraId="6B8437E1" w14:textId="77777777" w:rsidR="00AB6066" w:rsidRPr="00AB6066" w:rsidRDefault="00AB6066" w:rsidP="00AB6066">
            <w:pPr>
              <w:widowControl/>
              <w:jc w:val="left"/>
              <w:rPr>
                <w:ins w:id="3507" w:author="haha" w:date="2019-07-23T10:05:00Z"/>
                <w:rFonts w:ascii="微软雅黑" w:eastAsia="微软雅黑" w:hAnsi="微软雅黑" w:cs="宋体"/>
                <w:b/>
                <w:bCs/>
                <w:kern w:val="0"/>
                <w:sz w:val="18"/>
                <w:szCs w:val="18"/>
              </w:rPr>
            </w:pPr>
            <w:ins w:id="3508" w:author="haha" w:date="2019-07-23T10:05:00Z">
              <w:r w:rsidRPr="00AB6066">
                <w:rPr>
                  <w:rFonts w:ascii="微软雅黑" w:eastAsia="微软雅黑" w:hAnsi="微软雅黑" w:cs="宋体" w:hint="eastAsia"/>
                  <w:b/>
                  <w:bCs/>
                  <w:kern w:val="0"/>
                  <w:sz w:val="18"/>
                  <w:szCs w:val="18"/>
                </w:rPr>
                <w:t>操作说明</w:t>
              </w:r>
            </w:ins>
          </w:p>
        </w:tc>
      </w:tr>
      <w:tr w:rsidR="00AB6066" w:rsidRPr="00AB6066" w14:paraId="5AFDADF5"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509" w:author="haha" w:date="2019-07-23T10:05:00Z"/>
        </w:trPr>
        <w:tc>
          <w:tcPr>
            <w:tcW w:w="802" w:type="dxa"/>
          </w:tcPr>
          <w:p w14:paraId="7A02C1C7" w14:textId="77777777" w:rsidR="00AB6066" w:rsidRPr="00AB6066" w:rsidRDefault="00AB6066" w:rsidP="00AB6066">
            <w:pPr>
              <w:widowControl/>
              <w:jc w:val="left"/>
              <w:rPr>
                <w:ins w:id="3510" w:author="haha" w:date="2019-07-23T10:05:00Z"/>
                <w:rFonts w:ascii="微软雅黑" w:eastAsia="微软雅黑" w:hAnsi="微软雅黑" w:cs="宋体"/>
                <w:b/>
                <w:bCs/>
                <w:kern w:val="0"/>
                <w:sz w:val="18"/>
                <w:szCs w:val="18"/>
              </w:rPr>
            </w:pPr>
            <w:ins w:id="3511" w:author="haha" w:date="2019-07-23T10:05:00Z">
              <w:r w:rsidRPr="00AB6066">
                <w:rPr>
                  <w:rFonts w:ascii="微软雅黑" w:eastAsia="微软雅黑" w:hAnsi="微软雅黑" w:cs="宋体" w:hint="eastAsia"/>
                  <w:b/>
                  <w:bCs/>
                  <w:kern w:val="0"/>
                  <w:sz w:val="18"/>
                  <w:szCs w:val="18"/>
                </w:rPr>
                <w:t>序号</w:t>
              </w:r>
            </w:ins>
          </w:p>
        </w:tc>
        <w:tc>
          <w:tcPr>
            <w:tcW w:w="1309" w:type="dxa"/>
            <w:gridSpan w:val="2"/>
          </w:tcPr>
          <w:p w14:paraId="56D0D5F2" w14:textId="77777777" w:rsidR="00AB6066" w:rsidRPr="00AB6066" w:rsidRDefault="00AB6066" w:rsidP="00AB6066">
            <w:pPr>
              <w:widowControl/>
              <w:jc w:val="left"/>
              <w:rPr>
                <w:ins w:id="3512" w:author="haha" w:date="2019-07-23T10:05:00Z"/>
                <w:rFonts w:ascii="微软雅黑" w:eastAsia="微软雅黑" w:hAnsi="微软雅黑" w:cs="宋体"/>
                <w:kern w:val="0"/>
                <w:sz w:val="18"/>
                <w:szCs w:val="18"/>
              </w:rPr>
            </w:pPr>
            <w:ins w:id="3513" w:author="haha" w:date="2019-07-23T10:05:00Z">
              <w:r w:rsidRPr="00AB6066">
                <w:rPr>
                  <w:rFonts w:ascii="微软雅黑" w:eastAsia="微软雅黑" w:hAnsi="微软雅黑" w:cs="宋体" w:hint="eastAsia"/>
                  <w:kern w:val="0"/>
                  <w:sz w:val="18"/>
                  <w:szCs w:val="18"/>
                </w:rPr>
                <w:t>名称</w:t>
              </w:r>
            </w:ins>
          </w:p>
        </w:tc>
        <w:tc>
          <w:tcPr>
            <w:tcW w:w="3000" w:type="dxa"/>
          </w:tcPr>
          <w:p w14:paraId="24AC790F" w14:textId="77777777" w:rsidR="00AB6066" w:rsidRPr="00AB6066" w:rsidRDefault="00AB6066" w:rsidP="00AB6066">
            <w:pPr>
              <w:widowControl/>
              <w:jc w:val="left"/>
              <w:rPr>
                <w:ins w:id="3514" w:author="haha" w:date="2019-07-23T10:05:00Z"/>
                <w:rFonts w:ascii="微软雅黑" w:eastAsia="微软雅黑" w:hAnsi="微软雅黑" w:cs="宋体"/>
                <w:kern w:val="0"/>
                <w:sz w:val="18"/>
                <w:szCs w:val="18"/>
              </w:rPr>
            </w:pPr>
            <w:ins w:id="3515" w:author="haha" w:date="2019-07-23T10:05:00Z">
              <w:r w:rsidRPr="00AB6066">
                <w:rPr>
                  <w:rFonts w:ascii="微软雅黑" w:eastAsia="微软雅黑" w:hAnsi="微软雅黑" w:cs="宋体" w:hint="eastAsia"/>
                  <w:kern w:val="0"/>
                  <w:sz w:val="18"/>
                  <w:szCs w:val="18"/>
                </w:rPr>
                <w:t>说明（默认值、规则、数据需求）</w:t>
              </w:r>
            </w:ins>
          </w:p>
        </w:tc>
        <w:tc>
          <w:tcPr>
            <w:tcW w:w="3209" w:type="dxa"/>
          </w:tcPr>
          <w:p w14:paraId="07AD0D9E" w14:textId="77777777" w:rsidR="00AB6066" w:rsidRPr="00AB6066" w:rsidRDefault="00AB6066" w:rsidP="00AB6066">
            <w:pPr>
              <w:widowControl/>
              <w:jc w:val="left"/>
              <w:rPr>
                <w:ins w:id="3516" w:author="haha" w:date="2019-07-23T10:05:00Z"/>
                <w:rFonts w:ascii="微软雅黑" w:eastAsia="微软雅黑" w:hAnsi="微软雅黑" w:cs="宋体"/>
                <w:b/>
                <w:bCs/>
                <w:kern w:val="0"/>
                <w:sz w:val="18"/>
                <w:szCs w:val="18"/>
              </w:rPr>
            </w:pPr>
            <w:ins w:id="3517" w:author="haha" w:date="2019-07-23T10:05:00Z">
              <w:r w:rsidRPr="00AB6066">
                <w:rPr>
                  <w:rFonts w:ascii="微软雅黑" w:eastAsia="微软雅黑" w:hAnsi="微软雅黑" w:cs="宋体" w:hint="eastAsia"/>
                  <w:b/>
                  <w:bCs/>
                  <w:kern w:val="0"/>
                  <w:sz w:val="18"/>
                  <w:szCs w:val="18"/>
                </w:rPr>
                <w:t>交互（跳转页面等）</w:t>
              </w:r>
            </w:ins>
          </w:p>
        </w:tc>
        <w:tc>
          <w:tcPr>
            <w:tcW w:w="1712" w:type="dxa"/>
          </w:tcPr>
          <w:p w14:paraId="14F01FB9" w14:textId="77777777" w:rsidR="00AB6066" w:rsidRPr="00AB6066" w:rsidRDefault="00AB6066" w:rsidP="00AB6066">
            <w:pPr>
              <w:widowControl/>
              <w:jc w:val="left"/>
              <w:rPr>
                <w:ins w:id="3518" w:author="haha" w:date="2019-07-23T10:05:00Z"/>
                <w:rFonts w:ascii="微软雅黑" w:eastAsia="微软雅黑" w:hAnsi="微软雅黑" w:cs="宋体"/>
                <w:b/>
                <w:bCs/>
                <w:kern w:val="0"/>
                <w:sz w:val="18"/>
                <w:szCs w:val="18"/>
              </w:rPr>
            </w:pPr>
            <w:ins w:id="3519" w:author="haha" w:date="2019-07-23T10:05:00Z">
              <w:r w:rsidRPr="00AB6066">
                <w:rPr>
                  <w:rFonts w:ascii="微软雅黑" w:eastAsia="微软雅黑" w:hAnsi="微软雅黑" w:cs="宋体" w:hint="eastAsia"/>
                  <w:b/>
                  <w:bCs/>
                  <w:kern w:val="0"/>
                  <w:sz w:val="18"/>
                  <w:szCs w:val="18"/>
                </w:rPr>
                <w:t>异常逻辑</w:t>
              </w:r>
            </w:ins>
          </w:p>
        </w:tc>
      </w:tr>
      <w:tr w:rsidR="00AB6066" w:rsidRPr="00AB6066" w14:paraId="58651CC8"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520" w:author="haha" w:date="2019-07-23T10:05:00Z"/>
        </w:trPr>
        <w:tc>
          <w:tcPr>
            <w:tcW w:w="802" w:type="dxa"/>
          </w:tcPr>
          <w:p w14:paraId="51078138" w14:textId="77777777" w:rsidR="00AB6066" w:rsidRPr="00AB6066" w:rsidRDefault="00AB6066" w:rsidP="00AB6066">
            <w:pPr>
              <w:widowControl/>
              <w:jc w:val="center"/>
              <w:rPr>
                <w:ins w:id="3521" w:author="haha" w:date="2019-07-23T10:05:00Z"/>
                <w:rFonts w:ascii="微软雅黑" w:eastAsia="微软雅黑" w:hAnsi="微软雅黑" w:cs="宋体"/>
                <w:bCs/>
                <w:kern w:val="0"/>
                <w:sz w:val="18"/>
                <w:szCs w:val="18"/>
              </w:rPr>
            </w:pPr>
            <w:ins w:id="3522" w:author="haha" w:date="2019-07-23T10:05:00Z">
              <w:r w:rsidRPr="00AB6066">
                <w:rPr>
                  <w:rFonts w:ascii="微软雅黑" w:eastAsia="微软雅黑" w:hAnsi="微软雅黑" w:cs="宋体" w:hint="eastAsia"/>
                  <w:bCs/>
                  <w:kern w:val="0"/>
                  <w:sz w:val="18"/>
                  <w:szCs w:val="18"/>
                </w:rPr>
                <w:t>1</w:t>
              </w:r>
            </w:ins>
          </w:p>
        </w:tc>
        <w:tc>
          <w:tcPr>
            <w:tcW w:w="1309" w:type="dxa"/>
            <w:gridSpan w:val="2"/>
          </w:tcPr>
          <w:p w14:paraId="27F52CCB" w14:textId="77777777" w:rsidR="00AB6066" w:rsidRPr="00AB6066" w:rsidRDefault="00AB6066" w:rsidP="00AB6066">
            <w:pPr>
              <w:widowControl/>
              <w:jc w:val="left"/>
              <w:rPr>
                <w:ins w:id="3523" w:author="haha" w:date="2019-07-23T10:05:00Z"/>
                <w:rFonts w:ascii="微软雅黑" w:eastAsia="微软雅黑" w:hAnsi="微软雅黑" w:cs="微软雅黑"/>
                <w:color w:val="000000"/>
                <w:sz w:val="18"/>
                <w:szCs w:val="18"/>
              </w:rPr>
            </w:pPr>
            <w:ins w:id="3524" w:author="haha" w:date="2019-07-23T10:05:00Z">
              <w:r w:rsidRPr="00AB6066">
                <w:rPr>
                  <w:rFonts w:ascii="微软雅黑" w:eastAsia="微软雅黑" w:hAnsi="微软雅黑" w:cs="微软雅黑" w:hint="eastAsia"/>
                  <w:color w:val="000000"/>
                  <w:sz w:val="18"/>
                  <w:szCs w:val="18"/>
                </w:rPr>
                <w:t>关键字搜索</w:t>
              </w:r>
            </w:ins>
          </w:p>
        </w:tc>
        <w:tc>
          <w:tcPr>
            <w:tcW w:w="3000" w:type="dxa"/>
          </w:tcPr>
          <w:p w14:paraId="03C42D5C" w14:textId="77777777" w:rsidR="00AB6066" w:rsidRPr="00AB6066" w:rsidRDefault="00AB6066" w:rsidP="00AB6066">
            <w:pPr>
              <w:widowControl/>
              <w:jc w:val="left"/>
              <w:rPr>
                <w:ins w:id="3525" w:author="haha" w:date="2019-07-23T10:05:00Z"/>
                <w:rFonts w:ascii="微软雅黑" w:eastAsia="微软雅黑" w:hAnsi="微软雅黑" w:cs="微软雅黑"/>
                <w:color w:val="000000"/>
                <w:sz w:val="18"/>
                <w:szCs w:val="18"/>
              </w:rPr>
            </w:pPr>
            <w:ins w:id="3526" w:author="haha" w:date="2019-07-23T10:05:00Z">
              <w:r w:rsidRPr="00AB6066">
                <w:rPr>
                  <w:rFonts w:ascii="微软雅黑" w:eastAsia="微软雅黑" w:hAnsi="微软雅黑" w:cs="微软雅黑" w:hint="eastAsia"/>
                  <w:color w:val="000000"/>
                  <w:sz w:val="18"/>
                  <w:szCs w:val="18"/>
                </w:rPr>
                <w:t>默认显示“案件号/手机号/姓名”可搜索这3列的数据右模糊搜索</w:t>
              </w:r>
            </w:ins>
          </w:p>
        </w:tc>
        <w:tc>
          <w:tcPr>
            <w:tcW w:w="3209" w:type="dxa"/>
          </w:tcPr>
          <w:p w14:paraId="180CCC16" w14:textId="77777777" w:rsidR="00AB6066" w:rsidRPr="00AB6066" w:rsidRDefault="00AB6066" w:rsidP="00AB6066">
            <w:pPr>
              <w:spacing w:before="60" w:after="60"/>
              <w:rPr>
                <w:ins w:id="3527" w:author="haha" w:date="2019-07-23T10:05:00Z"/>
                <w:rFonts w:ascii="微软雅黑" w:eastAsia="微软雅黑" w:hAnsi="微软雅黑" w:cs="微软雅黑"/>
                <w:sz w:val="18"/>
                <w:szCs w:val="18"/>
              </w:rPr>
            </w:pPr>
          </w:p>
        </w:tc>
        <w:tc>
          <w:tcPr>
            <w:tcW w:w="1712" w:type="dxa"/>
          </w:tcPr>
          <w:p w14:paraId="3DFE1B2B" w14:textId="77777777" w:rsidR="00AB6066" w:rsidRPr="00AB6066" w:rsidRDefault="00AB6066" w:rsidP="00AB6066">
            <w:pPr>
              <w:widowControl/>
              <w:jc w:val="left"/>
              <w:rPr>
                <w:ins w:id="3528" w:author="haha" w:date="2019-07-23T10:05:00Z"/>
                <w:rFonts w:ascii="微软雅黑" w:eastAsia="微软雅黑" w:hAnsi="微软雅黑" w:cs="宋体"/>
                <w:bCs/>
                <w:kern w:val="0"/>
                <w:sz w:val="18"/>
                <w:szCs w:val="18"/>
              </w:rPr>
            </w:pPr>
            <w:ins w:id="3529" w:author="haha" w:date="2019-07-23T10:05:00Z">
              <w:r w:rsidRPr="00AB6066">
                <w:rPr>
                  <w:rFonts w:ascii="微软雅黑" w:eastAsia="微软雅黑" w:hAnsi="微软雅黑" w:cs="宋体" w:hint="eastAsia"/>
                  <w:bCs/>
                  <w:kern w:val="0"/>
                  <w:sz w:val="18"/>
                  <w:szCs w:val="18"/>
                </w:rPr>
                <w:t>若无数据则提示无数据即可</w:t>
              </w:r>
            </w:ins>
          </w:p>
        </w:tc>
      </w:tr>
      <w:tr w:rsidR="00AB6066" w:rsidRPr="00AB6066" w14:paraId="2203C28F"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30" w:author="haha" w:date="2019-07-23T10:05:00Z"/>
        </w:trPr>
        <w:tc>
          <w:tcPr>
            <w:tcW w:w="802" w:type="dxa"/>
          </w:tcPr>
          <w:p w14:paraId="3A0E0E88" w14:textId="77777777" w:rsidR="00AB6066" w:rsidRPr="00AB6066" w:rsidRDefault="00AB6066" w:rsidP="00AB6066">
            <w:pPr>
              <w:widowControl/>
              <w:jc w:val="center"/>
              <w:rPr>
                <w:ins w:id="3531" w:author="haha" w:date="2019-07-23T10:05:00Z"/>
                <w:rFonts w:ascii="微软雅黑" w:eastAsia="微软雅黑" w:hAnsi="微软雅黑" w:cs="微软雅黑"/>
                <w:sz w:val="18"/>
                <w:szCs w:val="18"/>
              </w:rPr>
            </w:pPr>
            <w:ins w:id="3532" w:author="haha" w:date="2019-07-23T10:05:00Z">
              <w:r w:rsidRPr="00AB6066">
                <w:rPr>
                  <w:rFonts w:ascii="微软雅黑" w:eastAsia="微软雅黑" w:hAnsi="微软雅黑" w:cs="微软雅黑" w:hint="eastAsia"/>
                  <w:sz w:val="18"/>
                  <w:szCs w:val="18"/>
                </w:rPr>
                <w:t>2</w:t>
              </w:r>
            </w:ins>
          </w:p>
        </w:tc>
        <w:tc>
          <w:tcPr>
            <w:tcW w:w="1309" w:type="dxa"/>
            <w:gridSpan w:val="2"/>
          </w:tcPr>
          <w:p w14:paraId="48504422" w14:textId="77777777" w:rsidR="00AB6066" w:rsidRPr="00AB6066" w:rsidRDefault="00AB6066" w:rsidP="00AB6066">
            <w:pPr>
              <w:widowControl/>
              <w:jc w:val="left"/>
              <w:rPr>
                <w:ins w:id="3533" w:author="haha" w:date="2019-07-23T10:05:00Z"/>
                <w:rFonts w:ascii="微软雅黑" w:eastAsia="微软雅黑" w:hAnsi="微软雅黑" w:cs="微软雅黑"/>
                <w:color w:val="000000"/>
                <w:sz w:val="18"/>
                <w:szCs w:val="18"/>
              </w:rPr>
            </w:pPr>
            <w:ins w:id="3534" w:author="haha" w:date="2019-07-23T10:05:00Z">
              <w:r w:rsidRPr="00AB6066">
                <w:rPr>
                  <w:rFonts w:ascii="微软雅黑" w:eastAsia="微软雅黑" w:hAnsi="微软雅黑" w:cs="微软雅黑" w:hint="eastAsia"/>
                  <w:color w:val="000000"/>
                  <w:sz w:val="18"/>
                  <w:szCs w:val="18"/>
                </w:rPr>
                <w:t>负责人</w:t>
              </w:r>
            </w:ins>
          </w:p>
        </w:tc>
        <w:tc>
          <w:tcPr>
            <w:tcW w:w="3000" w:type="dxa"/>
          </w:tcPr>
          <w:p w14:paraId="4A52A631" w14:textId="77777777" w:rsidR="00AB6066" w:rsidRPr="00AB6066" w:rsidRDefault="00AB6066" w:rsidP="00AB6066">
            <w:pPr>
              <w:widowControl/>
              <w:jc w:val="left"/>
              <w:rPr>
                <w:ins w:id="3535" w:author="haha" w:date="2019-07-23T10:05:00Z"/>
                <w:rFonts w:ascii="微软雅黑" w:eastAsia="微软雅黑" w:hAnsi="微软雅黑" w:cs="微软雅黑"/>
                <w:color w:val="000000"/>
                <w:sz w:val="18"/>
                <w:szCs w:val="18"/>
              </w:rPr>
            </w:pPr>
            <w:ins w:id="3536" w:author="haha" w:date="2019-07-23T10:05:00Z">
              <w:r w:rsidRPr="00AB6066">
                <w:rPr>
                  <w:rFonts w:ascii="微软雅黑" w:eastAsia="微软雅黑" w:hAnsi="微软雅黑" w:cs="微软雅黑" w:hint="eastAsia"/>
                  <w:color w:val="000000"/>
                  <w:sz w:val="18"/>
                  <w:szCs w:val="18"/>
                </w:rPr>
                <w:t>筛选负责人列，展示为权限内的数据</w:t>
              </w:r>
            </w:ins>
          </w:p>
        </w:tc>
        <w:tc>
          <w:tcPr>
            <w:tcW w:w="3209" w:type="dxa"/>
          </w:tcPr>
          <w:p w14:paraId="5FBE7779" w14:textId="77777777" w:rsidR="00AB6066" w:rsidRPr="00AB6066" w:rsidRDefault="00AB6066" w:rsidP="00AB6066">
            <w:pPr>
              <w:spacing w:before="60" w:after="60"/>
              <w:rPr>
                <w:ins w:id="3537" w:author="haha" w:date="2019-07-23T10:05:00Z"/>
                <w:rFonts w:ascii="微软雅黑" w:eastAsia="微软雅黑" w:hAnsi="微软雅黑" w:cs="微软雅黑"/>
                <w:sz w:val="18"/>
                <w:szCs w:val="18"/>
              </w:rPr>
            </w:pPr>
          </w:p>
        </w:tc>
        <w:tc>
          <w:tcPr>
            <w:tcW w:w="1712" w:type="dxa"/>
          </w:tcPr>
          <w:p w14:paraId="28FA3659" w14:textId="77777777" w:rsidR="00AB6066" w:rsidRPr="00AB6066" w:rsidRDefault="00AB6066" w:rsidP="00AB6066">
            <w:pPr>
              <w:widowControl/>
              <w:jc w:val="left"/>
              <w:rPr>
                <w:ins w:id="3538" w:author="haha" w:date="2019-07-23T10:05:00Z"/>
                <w:rFonts w:ascii="微软雅黑" w:eastAsia="微软雅黑" w:hAnsi="微软雅黑" w:cs="微软雅黑"/>
                <w:sz w:val="18"/>
                <w:szCs w:val="18"/>
              </w:rPr>
            </w:pPr>
            <w:ins w:id="3539" w:author="haha" w:date="2019-07-23T10:05:00Z">
              <w:r w:rsidRPr="00AB6066">
                <w:rPr>
                  <w:rFonts w:ascii="微软雅黑" w:eastAsia="微软雅黑" w:hAnsi="微软雅黑" w:cs="宋体" w:hint="eastAsia"/>
                  <w:bCs/>
                  <w:kern w:val="0"/>
                  <w:sz w:val="18"/>
                  <w:szCs w:val="18"/>
                </w:rPr>
                <w:t>若无数据则提示无数据即可</w:t>
              </w:r>
            </w:ins>
          </w:p>
        </w:tc>
      </w:tr>
      <w:tr w:rsidR="00AB6066" w:rsidRPr="00AB6066" w14:paraId="3D01929A"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40" w:author="haha" w:date="2019-07-23T10:05:00Z"/>
        </w:trPr>
        <w:tc>
          <w:tcPr>
            <w:tcW w:w="802" w:type="dxa"/>
          </w:tcPr>
          <w:p w14:paraId="054BB3B5" w14:textId="77777777" w:rsidR="00AB6066" w:rsidRPr="00AB6066" w:rsidRDefault="00AB6066" w:rsidP="00AB6066">
            <w:pPr>
              <w:widowControl/>
              <w:jc w:val="center"/>
              <w:rPr>
                <w:ins w:id="3541" w:author="haha" w:date="2019-07-23T10:05:00Z"/>
                <w:rFonts w:ascii="微软雅黑" w:eastAsia="微软雅黑" w:hAnsi="微软雅黑" w:cs="微软雅黑"/>
                <w:sz w:val="18"/>
                <w:szCs w:val="18"/>
              </w:rPr>
            </w:pPr>
            <w:ins w:id="3542" w:author="haha" w:date="2019-07-23T10:05:00Z">
              <w:r w:rsidRPr="00AB6066">
                <w:rPr>
                  <w:rFonts w:ascii="微软雅黑" w:eastAsia="微软雅黑" w:hAnsi="微软雅黑" w:cs="微软雅黑" w:hint="eastAsia"/>
                  <w:sz w:val="18"/>
                  <w:szCs w:val="18"/>
                </w:rPr>
                <w:t>3</w:t>
              </w:r>
            </w:ins>
          </w:p>
        </w:tc>
        <w:tc>
          <w:tcPr>
            <w:tcW w:w="1309" w:type="dxa"/>
            <w:gridSpan w:val="2"/>
          </w:tcPr>
          <w:p w14:paraId="4439CC5E" w14:textId="77777777" w:rsidR="00AB6066" w:rsidRPr="00AB6066" w:rsidRDefault="00AB6066" w:rsidP="00AB6066">
            <w:pPr>
              <w:widowControl/>
              <w:jc w:val="left"/>
              <w:rPr>
                <w:ins w:id="3543" w:author="haha" w:date="2019-07-23T10:05:00Z"/>
                <w:rFonts w:ascii="微软雅黑" w:eastAsia="微软雅黑" w:hAnsi="微软雅黑" w:cs="微软雅黑"/>
                <w:color w:val="000000"/>
                <w:sz w:val="18"/>
                <w:szCs w:val="18"/>
              </w:rPr>
            </w:pPr>
            <w:ins w:id="3544" w:author="haha" w:date="2019-07-23T10:05:00Z">
              <w:r w:rsidRPr="00AB6066">
                <w:rPr>
                  <w:rFonts w:ascii="微软雅黑" w:eastAsia="微软雅黑" w:hAnsi="微软雅黑" w:cs="微软雅黑" w:hint="eastAsia"/>
                  <w:color w:val="000000"/>
                  <w:sz w:val="18"/>
                  <w:szCs w:val="18"/>
                </w:rPr>
                <w:t>还款状态</w:t>
              </w:r>
            </w:ins>
          </w:p>
        </w:tc>
        <w:tc>
          <w:tcPr>
            <w:tcW w:w="3000" w:type="dxa"/>
          </w:tcPr>
          <w:p w14:paraId="78621307" w14:textId="77777777" w:rsidR="00AB6066" w:rsidRPr="00AB6066" w:rsidRDefault="00AB6066" w:rsidP="00AB6066">
            <w:pPr>
              <w:widowControl/>
              <w:jc w:val="left"/>
              <w:rPr>
                <w:ins w:id="3545" w:author="haha" w:date="2019-07-23T10:05:00Z"/>
                <w:rFonts w:ascii="微软雅黑" w:eastAsia="微软雅黑" w:hAnsi="微软雅黑" w:cs="微软雅黑"/>
                <w:color w:val="000000"/>
                <w:sz w:val="18"/>
                <w:szCs w:val="18"/>
              </w:rPr>
            </w:pPr>
            <w:ins w:id="3546" w:author="haha" w:date="2019-07-23T10:05:00Z">
              <w:r w:rsidRPr="00AB6066">
                <w:rPr>
                  <w:rFonts w:ascii="微软雅黑" w:eastAsia="微软雅黑" w:hAnsi="微软雅黑" w:cs="微软雅黑" w:hint="eastAsia"/>
                  <w:color w:val="000000"/>
                  <w:sz w:val="18"/>
                  <w:szCs w:val="18"/>
                </w:rPr>
                <w:t>默认展示请选择，字段为“待还款、已结清、展期还款、逾期还款、部分还款”</w:t>
              </w:r>
            </w:ins>
          </w:p>
        </w:tc>
        <w:tc>
          <w:tcPr>
            <w:tcW w:w="3209" w:type="dxa"/>
          </w:tcPr>
          <w:p w14:paraId="6580EE6C" w14:textId="77777777" w:rsidR="00AB6066" w:rsidRPr="00AB6066" w:rsidRDefault="00AB6066" w:rsidP="00AB6066">
            <w:pPr>
              <w:spacing w:before="60" w:after="60"/>
              <w:rPr>
                <w:ins w:id="3547" w:author="haha" w:date="2019-07-23T10:05:00Z"/>
                <w:rFonts w:ascii="微软雅黑" w:eastAsia="微软雅黑" w:hAnsi="微软雅黑" w:cs="微软雅黑"/>
                <w:sz w:val="18"/>
                <w:szCs w:val="18"/>
              </w:rPr>
            </w:pPr>
          </w:p>
        </w:tc>
        <w:tc>
          <w:tcPr>
            <w:tcW w:w="1712" w:type="dxa"/>
          </w:tcPr>
          <w:p w14:paraId="1E47A13E" w14:textId="77777777" w:rsidR="00AB6066" w:rsidRPr="00AB6066" w:rsidRDefault="00AB6066" w:rsidP="00AB6066">
            <w:pPr>
              <w:widowControl/>
              <w:jc w:val="left"/>
              <w:rPr>
                <w:ins w:id="3548" w:author="haha" w:date="2019-07-23T10:05:00Z"/>
                <w:rFonts w:ascii="微软雅黑" w:eastAsia="微软雅黑" w:hAnsi="微软雅黑" w:cs="微软雅黑"/>
                <w:sz w:val="18"/>
                <w:szCs w:val="18"/>
              </w:rPr>
            </w:pPr>
            <w:ins w:id="3549"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633FE6E8"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50" w:author="haha" w:date="2019-07-23T10:05:00Z"/>
        </w:trPr>
        <w:tc>
          <w:tcPr>
            <w:tcW w:w="802" w:type="dxa"/>
          </w:tcPr>
          <w:p w14:paraId="0061F7F0" w14:textId="77777777" w:rsidR="00AB6066" w:rsidRPr="00AB6066" w:rsidRDefault="00AB6066" w:rsidP="00AB6066">
            <w:pPr>
              <w:widowControl/>
              <w:jc w:val="center"/>
              <w:rPr>
                <w:ins w:id="3551" w:author="haha" w:date="2019-07-23T10:05:00Z"/>
                <w:rFonts w:ascii="微软雅黑" w:eastAsia="微软雅黑" w:hAnsi="微软雅黑" w:cs="微软雅黑"/>
                <w:sz w:val="18"/>
                <w:szCs w:val="18"/>
              </w:rPr>
            </w:pPr>
            <w:ins w:id="3552" w:author="haha" w:date="2019-07-23T10:05:00Z">
              <w:r w:rsidRPr="00AB6066">
                <w:rPr>
                  <w:rFonts w:ascii="微软雅黑" w:eastAsia="微软雅黑" w:hAnsi="微软雅黑" w:cs="微软雅黑" w:hint="eastAsia"/>
                  <w:sz w:val="18"/>
                  <w:szCs w:val="18"/>
                </w:rPr>
                <w:t>4</w:t>
              </w:r>
            </w:ins>
          </w:p>
        </w:tc>
        <w:tc>
          <w:tcPr>
            <w:tcW w:w="1309" w:type="dxa"/>
            <w:gridSpan w:val="2"/>
          </w:tcPr>
          <w:p w14:paraId="49716B6F" w14:textId="77777777" w:rsidR="00AB6066" w:rsidRPr="00AB6066" w:rsidRDefault="00AB6066" w:rsidP="00AB6066">
            <w:pPr>
              <w:widowControl/>
              <w:jc w:val="left"/>
              <w:rPr>
                <w:ins w:id="3553" w:author="haha" w:date="2019-07-23T10:05:00Z"/>
                <w:rFonts w:ascii="微软雅黑" w:eastAsia="微软雅黑" w:hAnsi="微软雅黑" w:cs="微软雅黑"/>
                <w:color w:val="000000"/>
                <w:sz w:val="18"/>
                <w:szCs w:val="18"/>
              </w:rPr>
            </w:pPr>
            <w:ins w:id="3554" w:author="haha" w:date="2019-07-23T10:05:00Z">
              <w:r w:rsidRPr="00AB6066">
                <w:rPr>
                  <w:rFonts w:ascii="微软雅黑" w:eastAsia="微软雅黑" w:hAnsi="微软雅黑" w:cs="微软雅黑" w:hint="eastAsia"/>
                  <w:color w:val="000000"/>
                  <w:sz w:val="18"/>
                  <w:szCs w:val="18"/>
                </w:rPr>
                <w:t>应还款日期</w:t>
              </w:r>
            </w:ins>
          </w:p>
        </w:tc>
        <w:tc>
          <w:tcPr>
            <w:tcW w:w="3000" w:type="dxa"/>
          </w:tcPr>
          <w:p w14:paraId="1F33527A" w14:textId="77777777" w:rsidR="00AB6066" w:rsidRPr="00AB6066" w:rsidRDefault="00AB6066" w:rsidP="00AB6066">
            <w:pPr>
              <w:widowControl/>
              <w:jc w:val="left"/>
              <w:rPr>
                <w:ins w:id="3555" w:author="haha" w:date="2019-07-23T10:05:00Z"/>
                <w:rFonts w:ascii="微软雅黑" w:eastAsia="微软雅黑" w:hAnsi="微软雅黑" w:cs="微软雅黑"/>
                <w:color w:val="000000"/>
                <w:sz w:val="18"/>
                <w:szCs w:val="18"/>
              </w:rPr>
            </w:pPr>
            <w:ins w:id="3556" w:author="haha" w:date="2019-07-23T10:05:00Z">
              <w:r w:rsidRPr="00AB6066">
                <w:rPr>
                  <w:rFonts w:ascii="微软雅黑" w:eastAsia="微软雅黑" w:hAnsi="微软雅黑" w:cs="微软雅黑" w:hint="eastAsia"/>
                  <w:color w:val="000000"/>
                  <w:sz w:val="18"/>
                  <w:szCs w:val="18"/>
                </w:rPr>
                <w:t>筛选应还款日期，可查询一天也可查询范围内的，查询范围内的则右边大于左边的</w:t>
              </w:r>
            </w:ins>
          </w:p>
        </w:tc>
        <w:tc>
          <w:tcPr>
            <w:tcW w:w="3209" w:type="dxa"/>
          </w:tcPr>
          <w:p w14:paraId="0EEFC952" w14:textId="77777777" w:rsidR="00AB6066" w:rsidRPr="00AB6066" w:rsidRDefault="00AB6066" w:rsidP="00AB6066">
            <w:pPr>
              <w:spacing w:before="60" w:after="60"/>
              <w:rPr>
                <w:ins w:id="3557" w:author="haha" w:date="2019-07-23T10:05:00Z"/>
                <w:rFonts w:ascii="微软雅黑" w:eastAsia="微软雅黑" w:hAnsi="微软雅黑" w:cs="微软雅黑"/>
                <w:sz w:val="18"/>
                <w:szCs w:val="18"/>
              </w:rPr>
            </w:pPr>
          </w:p>
        </w:tc>
        <w:tc>
          <w:tcPr>
            <w:tcW w:w="1712" w:type="dxa"/>
          </w:tcPr>
          <w:p w14:paraId="200B0EB5" w14:textId="77777777" w:rsidR="00AB6066" w:rsidRPr="00AB6066" w:rsidRDefault="00AB6066" w:rsidP="00AB6066">
            <w:pPr>
              <w:widowControl/>
              <w:jc w:val="left"/>
              <w:rPr>
                <w:ins w:id="3558" w:author="haha" w:date="2019-07-23T10:05:00Z"/>
                <w:rFonts w:ascii="微软雅黑" w:eastAsia="微软雅黑" w:hAnsi="微软雅黑" w:cs="微软雅黑"/>
                <w:sz w:val="18"/>
                <w:szCs w:val="18"/>
              </w:rPr>
            </w:pPr>
            <w:ins w:id="3559"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12B47A39"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60" w:author="haha" w:date="2019-07-23T10:05:00Z"/>
        </w:trPr>
        <w:tc>
          <w:tcPr>
            <w:tcW w:w="802" w:type="dxa"/>
          </w:tcPr>
          <w:p w14:paraId="258A321E" w14:textId="034FB447" w:rsidR="00AB6066" w:rsidRPr="00AB6066" w:rsidRDefault="00144814" w:rsidP="00AB6066">
            <w:pPr>
              <w:widowControl/>
              <w:jc w:val="center"/>
              <w:rPr>
                <w:ins w:id="3561" w:author="haha" w:date="2019-07-23T10:05:00Z"/>
                <w:rFonts w:ascii="微软雅黑" w:eastAsia="微软雅黑" w:hAnsi="微软雅黑" w:cs="微软雅黑"/>
                <w:sz w:val="18"/>
                <w:szCs w:val="18"/>
              </w:rPr>
            </w:pPr>
            <w:ins w:id="3562" w:author="haha" w:date="2019-07-23T15:39:00Z">
              <w:r>
                <w:rPr>
                  <w:rFonts w:ascii="微软雅黑" w:eastAsia="微软雅黑" w:hAnsi="微软雅黑" w:cs="微软雅黑" w:hint="eastAsia"/>
                  <w:sz w:val="18"/>
                  <w:szCs w:val="18"/>
                </w:rPr>
                <w:t>5</w:t>
              </w:r>
            </w:ins>
          </w:p>
        </w:tc>
        <w:tc>
          <w:tcPr>
            <w:tcW w:w="1309" w:type="dxa"/>
            <w:gridSpan w:val="2"/>
          </w:tcPr>
          <w:p w14:paraId="41B16896" w14:textId="77777777" w:rsidR="00AB6066" w:rsidRPr="00AB6066" w:rsidRDefault="00AB6066" w:rsidP="00AB6066">
            <w:pPr>
              <w:widowControl/>
              <w:jc w:val="left"/>
              <w:rPr>
                <w:ins w:id="3563" w:author="haha" w:date="2019-07-23T10:05:00Z"/>
                <w:rFonts w:ascii="微软雅黑" w:eastAsia="微软雅黑" w:hAnsi="微软雅黑" w:cs="微软雅黑"/>
                <w:color w:val="000000"/>
                <w:sz w:val="18"/>
                <w:szCs w:val="18"/>
              </w:rPr>
            </w:pPr>
            <w:ins w:id="3564" w:author="haha" w:date="2019-07-23T10:05:00Z">
              <w:r w:rsidRPr="00AB6066">
                <w:rPr>
                  <w:rFonts w:ascii="微软雅黑" w:eastAsia="微软雅黑" w:hAnsi="微软雅黑" w:cs="微软雅黑" w:hint="eastAsia"/>
                  <w:color w:val="000000"/>
                  <w:sz w:val="18"/>
                  <w:szCs w:val="18"/>
                </w:rPr>
                <w:t>实际还款时间</w:t>
              </w:r>
            </w:ins>
          </w:p>
        </w:tc>
        <w:tc>
          <w:tcPr>
            <w:tcW w:w="3000" w:type="dxa"/>
          </w:tcPr>
          <w:p w14:paraId="4E062B77" w14:textId="77777777" w:rsidR="00AB6066" w:rsidRPr="00AB6066" w:rsidRDefault="00AB6066" w:rsidP="00AB6066">
            <w:pPr>
              <w:widowControl/>
              <w:jc w:val="left"/>
              <w:rPr>
                <w:ins w:id="3565" w:author="haha" w:date="2019-07-23T10:05:00Z"/>
                <w:rFonts w:ascii="微软雅黑" w:eastAsia="微软雅黑" w:hAnsi="微软雅黑" w:cs="微软雅黑"/>
                <w:color w:val="000000"/>
                <w:sz w:val="18"/>
                <w:szCs w:val="18"/>
              </w:rPr>
            </w:pPr>
            <w:ins w:id="3566" w:author="haha" w:date="2019-07-23T10:05:00Z">
              <w:r w:rsidRPr="00AB6066">
                <w:rPr>
                  <w:rFonts w:ascii="微软雅黑" w:eastAsia="微软雅黑" w:hAnsi="微软雅黑" w:cs="微软雅黑" w:hint="eastAsia"/>
                  <w:color w:val="000000"/>
                  <w:sz w:val="18"/>
                  <w:szCs w:val="18"/>
                </w:rPr>
                <w:t>筛选实际还款日期，可查询一天也可查询范围内的，查询范围内的则右边大于左边的</w:t>
              </w:r>
            </w:ins>
          </w:p>
        </w:tc>
        <w:tc>
          <w:tcPr>
            <w:tcW w:w="3209" w:type="dxa"/>
          </w:tcPr>
          <w:p w14:paraId="5DBE606D" w14:textId="77777777" w:rsidR="00AB6066" w:rsidRPr="00AB6066" w:rsidRDefault="00AB6066" w:rsidP="00AB6066">
            <w:pPr>
              <w:spacing w:before="60" w:after="60"/>
              <w:rPr>
                <w:ins w:id="3567" w:author="haha" w:date="2019-07-23T10:05:00Z"/>
                <w:rFonts w:ascii="微软雅黑" w:eastAsia="微软雅黑" w:hAnsi="微软雅黑" w:cs="微软雅黑"/>
                <w:sz w:val="18"/>
                <w:szCs w:val="18"/>
              </w:rPr>
            </w:pPr>
          </w:p>
        </w:tc>
        <w:tc>
          <w:tcPr>
            <w:tcW w:w="1712" w:type="dxa"/>
          </w:tcPr>
          <w:p w14:paraId="6B861A86" w14:textId="77777777" w:rsidR="00AB6066" w:rsidRPr="00AB6066" w:rsidRDefault="00AB6066" w:rsidP="00AB6066">
            <w:pPr>
              <w:widowControl/>
              <w:jc w:val="left"/>
              <w:rPr>
                <w:ins w:id="3568" w:author="haha" w:date="2019-07-23T10:05:00Z"/>
                <w:rFonts w:ascii="微软雅黑" w:eastAsia="微软雅黑" w:hAnsi="微软雅黑" w:cs="微软雅黑"/>
                <w:sz w:val="18"/>
                <w:szCs w:val="18"/>
              </w:rPr>
            </w:pPr>
          </w:p>
        </w:tc>
      </w:tr>
      <w:tr w:rsidR="00AB6066" w:rsidRPr="00AB6066" w14:paraId="288F8007"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69" w:author="haha" w:date="2019-07-23T10:05:00Z"/>
        </w:trPr>
        <w:tc>
          <w:tcPr>
            <w:tcW w:w="802" w:type="dxa"/>
          </w:tcPr>
          <w:p w14:paraId="30C193C8" w14:textId="27F9ABF9" w:rsidR="00AB6066" w:rsidRPr="00AB6066" w:rsidRDefault="00144814" w:rsidP="00AB6066">
            <w:pPr>
              <w:widowControl/>
              <w:jc w:val="center"/>
              <w:rPr>
                <w:ins w:id="3570" w:author="haha" w:date="2019-07-23T10:05:00Z"/>
                <w:rFonts w:ascii="微软雅黑" w:eastAsia="微软雅黑" w:hAnsi="微软雅黑" w:cs="微软雅黑"/>
                <w:sz w:val="18"/>
                <w:szCs w:val="18"/>
              </w:rPr>
            </w:pPr>
            <w:ins w:id="3571" w:author="haha" w:date="2019-07-23T15:39:00Z">
              <w:r>
                <w:rPr>
                  <w:rFonts w:ascii="微软雅黑" w:eastAsia="微软雅黑" w:hAnsi="微软雅黑" w:cs="微软雅黑"/>
                  <w:sz w:val="18"/>
                  <w:szCs w:val="18"/>
                </w:rPr>
                <w:t>6</w:t>
              </w:r>
            </w:ins>
          </w:p>
        </w:tc>
        <w:tc>
          <w:tcPr>
            <w:tcW w:w="1309" w:type="dxa"/>
            <w:gridSpan w:val="2"/>
          </w:tcPr>
          <w:p w14:paraId="0D4F268B" w14:textId="77777777" w:rsidR="00AB6066" w:rsidRPr="00AB6066" w:rsidRDefault="00AB6066" w:rsidP="00AB6066">
            <w:pPr>
              <w:widowControl/>
              <w:jc w:val="left"/>
              <w:rPr>
                <w:ins w:id="3572" w:author="haha" w:date="2019-07-23T10:05:00Z"/>
                <w:rFonts w:ascii="微软雅黑" w:eastAsia="微软雅黑" w:hAnsi="微软雅黑" w:cs="微软雅黑"/>
                <w:color w:val="000000"/>
                <w:sz w:val="18"/>
                <w:szCs w:val="18"/>
              </w:rPr>
            </w:pPr>
            <w:ins w:id="3573" w:author="haha" w:date="2019-07-23T10:05:00Z">
              <w:r w:rsidRPr="00AB6066">
                <w:rPr>
                  <w:rFonts w:ascii="微软雅黑" w:eastAsia="微软雅黑" w:hAnsi="微软雅黑" w:cs="微软雅黑" w:hint="eastAsia"/>
                  <w:color w:val="000000"/>
                  <w:sz w:val="18"/>
                  <w:szCs w:val="18"/>
                </w:rPr>
                <w:t>处理时间</w:t>
              </w:r>
            </w:ins>
          </w:p>
        </w:tc>
        <w:tc>
          <w:tcPr>
            <w:tcW w:w="3000" w:type="dxa"/>
          </w:tcPr>
          <w:p w14:paraId="30864F87" w14:textId="77777777" w:rsidR="00AB6066" w:rsidRPr="00AB6066" w:rsidRDefault="00AB6066" w:rsidP="00AB6066">
            <w:pPr>
              <w:widowControl/>
              <w:jc w:val="left"/>
              <w:rPr>
                <w:ins w:id="3574" w:author="haha" w:date="2019-07-23T10:05:00Z"/>
                <w:rFonts w:ascii="微软雅黑" w:eastAsia="微软雅黑" w:hAnsi="微软雅黑" w:cs="微软雅黑"/>
                <w:color w:val="000000"/>
                <w:sz w:val="18"/>
                <w:szCs w:val="18"/>
              </w:rPr>
            </w:pPr>
            <w:ins w:id="3575" w:author="haha" w:date="2019-07-23T10:05:00Z">
              <w:r w:rsidRPr="00AB6066">
                <w:rPr>
                  <w:rFonts w:ascii="微软雅黑" w:eastAsia="微软雅黑" w:hAnsi="微软雅黑" w:cs="微软雅黑" w:hint="eastAsia"/>
                  <w:color w:val="000000"/>
                  <w:sz w:val="18"/>
                  <w:szCs w:val="18"/>
                </w:rPr>
                <w:t>筛选处理时间，可查询时间范围的，查询范围内的则右边大于左边的</w:t>
              </w:r>
            </w:ins>
          </w:p>
        </w:tc>
        <w:tc>
          <w:tcPr>
            <w:tcW w:w="3209" w:type="dxa"/>
          </w:tcPr>
          <w:p w14:paraId="2BA5CE41" w14:textId="77777777" w:rsidR="00AB6066" w:rsidRPr="00AB6066" w:rsidRDefault="00AB6066" w:rsidP="00AB6066">
            <w:pPr>
              <w:spacing w:before="60" w:after="60"/>
              <w:rPr>
                <w:ins w:id="3576" w:author="haha" w:date="2019-07-23T10:05:00Z"/>
                <w:rFonts w:ascii="微软雅黑" w:eastAsia="微软雅黑" w:hAnsi="微软雅黑" w:cs="微软雅黑"/>
                <w:sz w:val="18"/>
                <w:szCs w:val="18"/>
              </w:rPr>
            </w:pPr>
          </w:p>
        </w:tc>
        <w:tc>
          <w:tcPr>
            <w:tcW w:w="1712" w:type="dxa"/>
          </w:tcPr>
          <w:p w14:paraId="12E64FC9" w14:textId="77777777" w:rsidR="00AB6066" w:rsidRPr="00AB6066" w:rsidRDefault="00AB6066" w:rsidP="00AB6066">
            <w:pPr>
              <w:widowControl/>
              <w:jc w:val="left"/>
              <w:rPr>
                <w:ins w:id="3577" w:author="haha" w:date="2019-07-23T10:05:00Z"/>
                <w:rFonts w:ascii="微软雅黑" w:eastAsia="微软雅黑" w:hAnsi="微软雅黑" w:cs="微软雅黑"/>
                <w:sz w:val="18"/>
                <w:szCs w:val="18"/>
              </w:rPr>
            </w:pPr>
            <w:ins w:id="3578"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345E767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79" w:author="haha" w:date="2019-07-23T10:05:00Z"/>
        </w:trPr>
        <w:tc>
          <w:tcPr>
            <w:tcW w:w="802" w:type="dxa"/>
          </w:tcPr>
          <w:p w14:paraId="242F5440" w14:textId="38BFC6B3" w:rsidR="00AB6066" w:rsidRPr="00AB6066" w:rsidRDefault="00144814" w:rsidP="00AB6066">
            <w:pPr>
              <w:widowControl/>
              <w:jc w:val="center"/>
              <w:rPr>
                <w:ins w:id="3580" w:author="haha" w:date="2019-07-23T10:05:00Z"/>
                <w:rFonts w:ascii="微软雅黑" w:eastAsia="微软雅黑" w:hAnsi="微软雅黑" w:cs="微软雅黑"/>
                <w:sz w:val="18"/>
                <w:szCs w:val="18"/>
              </w:rPr>
            </w:pPr>
            <w:ins w:id="3581" w:author="haha" w:date="2019-07-23T15:39:00Z">
              <w:r>
                <w:rPr>
                  <w:rFonts w:ascii="微软雅黑" w:eastAsia="微软雅黑" w:hAnsi="微软雅黑" w:cs="微软雅黑"/>
                  <w:sz w:val="18"/>
                  <w:szCs w:val="18"/>
                </w:rPr>
                <w:t>7</w:t>
              </w:r>
            </w:ins>
          </w:p>
        </w:tc>
        <w:tc>
          <w:tcPr>
            <w:tcW w:w="1309" w:type="dxa"/>
            <w:gridSpan w:val="2"/>
          </w:tcPr>
          <w:p w14:paraId="46BFEE92" w14:textId="77777777" w:rsidR="00AB6066" w:rsidRPr="00AB6066" w:rsidRDefault="00AB6066" w:rsidP="00AB6066">
            <w:pPr>
              <w:widowControl/>
              <w:jc w:val="left"/>
              <w:rPr>
                <w:ins w:id="3582" w:author="haha" w:date="2019-07-23T10:05:00Z"/>
                <w:rFonts w:ascii="微软雅黑" w:eastAsia="微软雅黑" w:hAnsi="微软雅黑" w:cs="微软雅黑"/>
                <w:color w:val="000000"/>
                <w:sz w:val="18"/>
                <w:szCs w:val="18"/>
              </w:rPr>
            </w:pPr>
            <w:ins w:id="3583" w:author="haha" w:date="2019-07-23T10:05:00Z">
              <w:r w:rsidRPr="00AB6066">
                <w:rPr>
                  <w:rFonts w:ascii="微软雅黑" w:eastAsia="微软雅黑" w:hAnsi="微软雅黑" w:cs="微软雅黑" w:hint="eastAsia"/>
                  <w:color w:val="000000"/>
                  <w:sz w:val="18"/>
                  <w:szCs w:val="18"/>
                </w:rPr>
                <w:t>重置</w:t>
              </w:r>
            </w:ins>
          </w:p>
        </w:tc>
        <w:tc>
          <w:tcPr>
            <w:tcW w:w="3000" w:type="dxa"/>
          </w:tcPr>
          <w:p w14:paraId="4C303047" w14:textId="77777777" w:rsidR="00AB6066" w:rsidRPr="00AB6066" w:rsidRDefault="00AB6066" w:rsidP="00AB6066">
            <w:pPr>
              <w:widowControl/>
              <w:jc w:val="left"/>
              <w:rPr>
                <w:ins w:id="3584" w:author="haha" w:date="2019-07-23T10:05:00Z"/>
                <w:rFonts w:ascii="微软雅黑" w:eastAsia="微软雅黑" w:hAnsi="微软雅黑" w:cs="微软雅黑"/>
                <w:color w:val="000000"/>
                <w:sz w:val="18"/>
                <w:szCs w:val="18"/>
              </w:rPr>
            </w:pPr>
            <w:ins w:id="3585" w:author="haha" w:date="2019-07-23T10:05:00Z">
              <w:r w:rsidRPr="00AB6066">
                <w:rPr>
                  <w:rFonts w:ascii="微软雅黑" w:eastAsia="微软雅黑" w:hAnsi="微软雅黑" w:cs="微软雅黑" w:hint="eastAsia"/>
                  <w:color w:val="000000"/>
                  <w:sz w:val="18"/>
                  <w:szCs w:val="18"/>
                </w:rPr>
                <w:t>可点击，点击后筛选内容回到默认状态</w:t>
              </w:r>
            </w:ins>
          </w:p>
        </w:tc>
        <w:tc>
          <w:tcPr>
            <w:tcW w:w="3209" w:type="dxa"/>
          </w:tcPr>
          <w:p w14:paraId="6FB8FA71" w14:textId="77777777" w:rsidR="00AB6066" w:rsidRPr="00AB6066" w:rsidRDefault="00AB6066" w:rsidP="00AB6066">
            <w:pPr>
              <w:spacing w:before="60" w:after="60"/>
              <w:rPr>
                <w:ins w:id="3586" w:author="haha" w:date="2019-07-23T10:05:00Z"/>
                <w:rFonts w:ascii="微软雅黑" w:eastAsia="微软雅黑" w:hAnsi="微软雅黑" w:cs="微软雅黑"/>
                <w:sz w:val="18"/>
                <w:szCs w:val="18"/>
              </w:rPr>
            </w:pPr>
            <w:ins w:id="3587" w:author="haha" w:date="2019-07-23T10:05:00Z">
              <w:r w:rsidRPr="00AB6066">
                <w:rPr>
                  <w:rFonts w:ascii="微软雅黑" w:eastAsia="微软雅黑" w:hAnsi="微软雅黑" w:cs="微软雅黑" w:hint="eastAsia"/>
                  <w:sz w:val="18"/>
                  <w:szCs w:val="18"/>
                </w:rPr>
                <w:t>筛选部分回归默认状态</w:t>
              </w:r>
            </w:ins>
          </w:p>
        </w:tc>
        <w:tc>
          <w:tcPr>
            <w:tcW w:w="1712" w:type="dxa"/>
          </w:tcPr>
          <w:p w14:paraId="266CBB69" w14:textId="77777777" w:rsidR="00AB6066" w:rsidRPr="00AB6066" w:rsidRDefault="00AB6066" w:rsidP="00AB6066">
            <w:pPr>
              <w:widowControl/>
              <w:jc w:val="left"/>
              <w:rPr>
                <w:ins w:id="3588" w:author="haha" w:date="2019-07-23T10:05:00Z"/>
                <w:rFonts w:ascii="微软雅黑" w:eastAsia="微软雅黑" w:hAnsi="微软雅黑" w:cs="微软雅黑"/>
                <w:sz w:val="18"/>
                <w:szCs w:val="18"/>
              </w:rPr>
            </w:pPr>
            <w:ins w:id="3589" w:author="haha" w:date="2019-07-23T10:05:00Z">
              <w:r w:rsidRPr="00AB6066">
                <w:rPr>
                  <w:rFonts w:ascii="微软雅黑" w:eastAsia="微软雅黑" w:hAnsi="微软雅黑" w:cs="微软雅黑" w:hint="eastAsia"/>
                  <w:sz w:val="18"/>
                  <w:szCs w:val="18"/>
                </w:rPr>
                <w:t>页面数据回到默认状态</w:t>
              </w:r>
            </w:ins>
          </w:p>
        </w:tc>
      </w:tr>
      <w:tr w:rsidR="00AB6066" w:rsidRPr="00AB6066" w14:paraId="364D26E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590" w:author="haha" w:date="2019-07-23T10:05:00Z"/>
        </w:trPr>
        <w:tc>
          <w:tcPr>
            <w:tcW w:w="802" w:type="dxa"/>
          </w:tcPr>
          <w:p w14:paraId="26F2E24F" w14:textId="3036800B" w:rsidR="00AB6066" w:rsidRPr="00AB6066" w:rsidRDefault="00144814" w:rsidP="00AB6066">
            <w:pPr>
              <w:widowControl/>
              <w:jc w:val="center"/>
              <w:rPr>
                <w:ins w:id="3591" w:author="haha" w:date="2019-07-23T10:05:00Z"/>
                <w:rFonts w:ascii="微软雅黑" w:eastAsia="微软雅黑" w:hAnsi="微软雅黑" w:cs="微软雅黑"/>
                <w:sz w:val="18"/>
                <w:szCs w:val="18"/>
              </w:rPr>
            </w:pPr>
            <w:ins w:id="3592" w:author="haha" w:date="2019-07-23T15:39:00Z">
              <w:r>
                <w:rPr>
                  <w:rFonts w:ascii="微软雅黑" w:eastAsia="微软雅黑" w:hAnsi="微软雅黑" w:cs="微软雅黑" w:hint="eastAsia"/>
                  <w:sz w:val="18"/>
                  <w:szCs w:val="18"/>
                </w:rPr>
                <w:t>8</w:t>
              </w:r>
            </w:ins>
          </w:p>
        </w:tc>
        <w:tc>
          <w:tcPr>
            <w:tcW w:w="1309" w:type="dxa"/>
            <w:gridSpan w:val="2"/>
          </w:tcPr>
          <w:p w14:paraId="4EE0C3F2" w14:textId="77777777" w:rsidR="00AB6066" w:rsidRPr="00AB6066" w:rsidRDefault="00AB6066" w:rsidP="00AB6066">
            <w:pPr>
              <w:widowControl/>
              <w:jc w:val="left"/>
              <w:rPr>
                <w:ins w:id="3593" w:author="haha" w:date="2019-07-23T10:05:00Z"/>
                <w:rFonts w:ascii="微软雅黑" w:eastAsia="微软雅黑" w:hAnsi="微软雅黑" w:cs="微软雅黑"/>
                <w:color w:val="000000"/>
                <w:sz w:val="18"/>
                <w:szCs w:val="18"/>
              </w:rPr>
            </w:pPr>
            <w:ins w:id="3594" w:author="haha" w:date="2019-07-23T10:05:00Z">
              <w:r w:rsidRPr="00AB6066">
                <w:rPr>
                  <w:rFonts w:ascii="微软雅黑" w:eastAsia="微软雅黑" w:hAnsi="微软雅黑" w:cs="微软雅黑" w:hint="eastAsia"/>
                  <w:color w:val="000000"/>
                  <w:sz w:val="18"/>
                  <w:szCs w:val="18"/>
                </w:rPr>
                <w:t>搜索</w:t>
              </w:r>
            </w:ins>
          </w:p>
        </w:tc>
        <w:tc>
          <w:tcPr>
            <w:tcW w:w="3000" w:type="dxa"/>
          </w:tcPr>
          <w:p w14:paraId="1FC9ED30" w14:textId="77777777" w:rsidR="00AB6066" w:rsidRPr="00AB6066" w:rsidRDefault="00AB6066" w:rsidP="00AB6066">
            <w:pPr>
              <w:widowControl/>
              <w:jc w:val="left"/>
              <w:rPr>
                <w:ins w:id="3595" w:author="haha" w:date="2019-07-23T10:05:00Z"/>
                <w:rFonts w:ascii="微软雅黑" w:eastAsia="微软雅黑" w:hAnsi="微软雅黑" w:cs="微软雅黑"/>
                <w:color w:val="000000"/>
                <w:sz w:val="18"/>
                <w:szCs w:val="18"/>
              </w:rPr>
            </w:pPr>
            <w:ins w:id="3596" w:author="haha" w:date="2019-07-23T10:05:00Z">
              <w:r w:rsidRPr="00AB6066">
                <w:rPr>
                  <w:rFonts w:ascii="微软雅黑" w:eastAsia="微软雅黑" w:hAnsi="微软雅黑" w:cs="微软雅黑" w:hint="eastAsia"/>
                  <w:color w:val="000000"/>
                  <w:sz w:val="18"/>
                  <w:szCs w:val="18"/>
                </w:rPr>
                <w:t>可点击，点击后执行筛选操作</w:t>
              </w:r>
            </w:ins>
          </w:p>
        </w:tc>
        <w:tc>
          <w:tcPr>
            <w:tcW w:w="3209" w:type="dxa"/>
          </w:tcPr>
          <w:p w14:paraId="209D0ED9" w14:textId="77777777" w:rsidR="00AB6066" w:rsidRPr="00AB6066" w:rsidRDefault="00AB6066" w:rsidP="00AB6066">
            <w:pPr>
              <w:spacing w:before="60" w:after="60"/>
              <w:rPr>
                <w:ins w:id="3597" w:author="haha" w:date="2019-07-23T10:05:00Z"/>
                <w:rFonts w:ascii="微软雅黑" w:eastAsia="微软雅黑" w:hAnsi="微软雅黑" w:cs="微软雅黑"/>
                <w:sz w:val="18"/>
                <w:szCs w:val="18"/>
              </w:rPr>
            </w:pPr>
            <w:ins w:id="3598" w:author="haha" w:date="2019-07-23T10:05:00Z">
              <w:r w:rsidRPr="00AB6066">
                <w:rPr>
                  <w:rFonts w:ascii="微软雅黑" w:eastAsia="微软雅黑" w:hAnsi="微软雅黑" w:cs="微软雅黑" w:hint="eastAsia"/>
                  <w:sz w:val="18"/>
                  <w:szCs w:val="18"/>
                </w:rPr>
                <w:t>根据筛选显示表格数据</w:t>
              </w:r>
            </w:ins>
          </w:p>
        </w:tc>
        <w:tc>
          <w:tcPr>
            <w:tcW w:w="1712" w:type="dxa"/>
          </w:tcPr>
          <w:p w14:paraId="444F6E74" w14:textId="77777777" w:rsidR="00AB6066" w:rsidRPr="00AB6066" w:rsidRDefault="00AB6066" w:rsidP="00AB6066">
            <w:pPr>
              <w:widowControl/>
              <w:jc w:val="left"/>
              <w:rPr>
                <w:ins w:id="3599" w:author="haha" w:date="2019-07-23T10:05:00Z"/>
                <w:rFonts w:ascii="微软雅黑" w:eastAsia="微软雅黑" w:hAnsi="微软雅黑" w:cs="微软雅黑"/>
                <w:sz w:val="18"/>
                <w:szCs w:val="18"/>
              </w:rPr>
            </w:pPr>
            <w:ins w:id="3600" w:author="haha" w:date="2019-07-23T10:05:00Z">
              <w:r w:rsidRPr="00AB6066">
                <w:rPr>
                  <w:rFonts w:ascii="微软雅黑" w:eastAsia="微软雅黑" w:hAnsi="微软雅黑" w:cs="宋体" w:hint="eastAsia"/>
                  <w:bCs/>
                  <w:kern w:val="0"/>
                  <w:sz w:val="18"/>
                  <w:szCs w:val="18"/>
                </w:rPr>
                <w:t>根据输入内容进行表格数据查询，若查询数据为空则提示“无数据”</w:t>
              </w:r>
            </w:ins>
          </w:p>
        </w:tc>
      </w:tr>
      <w:tr w:rsidR="00AB6066" w:rsidRPr="00AB6066" w14:paraId="0560C30D"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01" w:author="haha" w:date="2019-07-23T10:05:00Z"/>
        </w:trPr>
        <w:tc>
          <w:tcPr>
            <w:tcW w:w="802" w:type="dxa"/>
          </w:tcPr>
          <w:p w14:paraId="48D9CEFF" w14:textId="2C33F653" w:rsidR="00AB6066" w:rsidRPr="00AB6066" w:rsidRDefault="00144814" w:rsidP="00AB6066">
            <w:pPr>
              <w:widowControl/>
              <w:jc w:val="center"/>
              <w:rPr>
                <w:ins w:id="3602" w:author="haha" w:date="2019-07-23T10:05:00Z"/>
                <w:rFonts w:ascii="微软雅黑" w:eastAsia="微软雅黑" w:hAnsi="微软雅黑" w:cs="微软雅黑"/>
                <w:sz w:val="18"/>
                <w:szCs w:val="18"/>
              </w:rPr>
            </w:pPr>
            <w:ins w:id="3603" w:author="haha" w:date="2019-07-23T15:39:00Z">
              <w:r>
                <w:rPr>
                  <w:rFonts w:ascii="微软雅黑" w:eastAsia="微软雅黑" w:hAnsi="微软雅黑" w:cs="微软雅黑"/>
                  <w:sz w:val="18"/>
                  <w:szCs w:val="18"/>
                </w:rPr>
                <w:t>9</w:t>
              </w:r>
            </w:ins>
          </w:p>
        </w:tc>
        <w:tc>
          <w:tcPr>
            <w:tcW w:w="1309" w:type="dxa"/>
            <w:gridSpan w:val="2"/>
          </w:tcPr>
          <w:p w14:paraId="66E6E221" w14:textId="77777777" w:rsidR="00AB6066" w:rsidRPr="00AB6066" w:rsidRDefault="00AB6066" w:rsidP="00AB6066">
            <w:pPr>
              <w:widowControl/>
              <w:jc w:val="left"/>
              <w:rPr>
                <w:ins w:id="3604" w:author="haha" w:date="2019-07-23T10:05:00Z"/>
                <w:rFonts w:ascii="微软雅黑" w:eastAsia="微软雅黑" w:hAnsi="微软雅黑" w:cs="微软雅黑"/>
                <w:color w:val="000000"/>
                <w:sz w:val="18"/>
                <w:szCs w:val="18"/>
              </w:rPr>
            </w:pPr>
            <w:ins w:id="3605" w:author="haha" w:date="2019-07-23T10:05:00Z">
              <w:r w:rsidRPr="00AB6066">
                <w:rPr>
                  <w:rFonts w:ascii="微软雅黑" w:eastAsia="微软雅黑" w:hAnsi="微软雅黑" w:cs="微软雅黑" w:hint="eastAsia"/>
                  <w:color w:val="000000"/>
                  <w:sz w:val="18"/>
                  <w:szCs w:val="18"/>
                </w:rPr>
                <w:t>导出</w:t>
              </w:r>
            </w:ins>
          </w:p>
        </w:tc>
        <w:tc>
          <w:tcPr>
            <w:tcW w:w="3000" w:type="dxa"/>
          </w:tcPr>
          <w:p w14:paraId="427DEF7E" w14:textId="77777777" w:rsidR="00AB6066" w:rsidRPr="00AB6066" w:rsidRDefault="00AB6066" w:rsidP="00AB6066">
            <w:pPr>
              <w:widowControl/>
              <w:jc w:val="left"/>
              <w:rPr>
                <w:ins w:id="3606" w:author="haha" w:date="2019-07-23T10:05:00Z"/>
                <w:rFonts w:ascii="微软雅黑" w:eastAsia="微软雅黑" w:hAnsi="微软雅黑" w:cs="微软雅黑"/>
                <w:color w:val="000000"/>
                <w:sz w:val="18"/>
                <w:szCs w:val="18"/>
              </w:rPr>
            </w:pPr>
            <w:ins w:id="3607" w:author="haha" w:date="2019-07-23T10:05:00Z">
              <w:r w:rsidRPr="00AB6066">
                <w:rPr>
                  <w:rFonts w:ascii="微软雅黑" w:eastAsia="微软雅黑" w:hAnsi="微软雅黑" w:cs="微软雅黑" w:hint="eastAsia"/>
                  <w:color w:val="000000"/>
                  <w:sz w:val="18"/>
                  <w:szCs w:val="18"/>
                </w:rPr>
                <w:t>默认导出近3</w:t>
              </w:r>
              <w:r w:rsidRPr="00AB6066">
                <w:rPr>
                  <w:rFonts w:ascii="微软雅黑" w:eastAsia="微软雅黑" w:hAnsi="微软雅黑" w:cs="微软雅黑"/>
                  <w:color w:val="000000"/>
                  <w:sz w:val="18"/>
                  <w:szCs w:val="18"/>
                </w:rPr>
                <w:t>0</w:t>
              </w:r>
              <w:r w:rsidRPr="00AB6066">
                <w:rPr>
                  <w:rFonts w:ascii="微软雅黑" w:eastAsia="微软雅黑" w:hAnsi="微软雅黑" w:cs="微软雅黑" w:hint="eastAsia"/>
                  <w:color w:val="000000"/>
                  <w:sz w:val="18"/>
                  <w:szCs w:val="18"/>
                </w:rPr>
                <w:t>天的，有条件导出条件内的，导出为excel大小在2</w:t>
              </w:r>
              <w:r w:rsidRPr="00AB6066">
                <w:rPr>
                  <w:rFonts w:ascii="微软雅黑" w:eastAsia="微软雅黑" w:hAnsi="微软雅黑" w:cs="微软雅黑"/>
                  <w:color w:val="000000"/>
                  <w:sz w:val="18"/>
                  <w:szCs w:val="18"/>
                </w:rPr>
                <w:t>MB</w:t>
              </w:r>
              <w:r w:rsidRPr="00AB6066">
                <w:rPr>
                  <w:rFonts w:ascii="微软雅黑" w:eastAsia="微软雅黑" w:hAnsi="微软雅黑" w:cs="微软雅黑" w:hint="eastAsia"/>
                  <w:color w:val="000000"/>
                  <w:sz w:val="18"/>
                  <w:szCs w:val="18"/>
                </w:rPr>
                <w:t>以内，导出文件名为：贷后所有案件+年份和月日，且导出用户</w:t>
              </w:r>
              <w:r w:rsidRPr="00AB6066">
                <w:rPr>
                  <w:rFonts w:ascii="微软雅黑" w:eastAsia="微软雅黑" w:hAnsi="微软雅黑" w:cs="微软雅黑" w:hint="eastAsia"/>
                  <w:color w:val="000000"/>
                  <w:sz w:val="18"/>
                  <w:szCs w:val="18"/>
                </w:rPr>
                <w:lastRenderedPageBreak/>
                <w:t>的运营商数据（呼入呼出T</w:t>
              </w:r>
              <w:r w:rsidRPr="00AB6066">
                <w:rPr>
                  <w:rFonts w:ascii="微软雅黑" w:eastAsia="微软雅黑" w:hAnsi="微软雅黑" w:cs="微软雅黑"/>
                  <w:color w:val="000000"/>
                  <w:sz w:val="18"/>
                  <w:szCs w:val="18"/>
                </w:rPr>
                <w:t>OP10</w:t>
              </w:r>
              <w:r w:rsidRPr="00AB6066">
                <w:rPr>
                  <w:rFonts w:ascii="微软雅黑" w:eastAsia="微软雅黑" w:hAnsi="微软雅黑" w:cs="微软雅黑" w:hint="eastAsia"/>
                  <w:color w:val="000000"/>
                  <w:sz w:val="18"/>
                  <w:szCs w:val="18"/>
                </w:rPr>
                <w:t>、通讯录和通讯详单）</w:t>
              </w:r>
            </w:ins>
          </w:p>
        </w:tc>
        <w:tc>
          <w:tcPr>
            <w:tcW w:w="3209" w:type="dxa"/>
          </w:tcPr>
          <w:p w14:paraId="74599700" w14:textId="77777777" w:rsidR="00AB6066" w:rsidRPr="00AB6066" w:rsidRDefault="00AB6066" w:rsidP="00AB6066">
            <w:pPr>
              <w:spacing w:before="60" w:after="60"/>
              <w:rPr>
                <w:ins w:id="3608" w:author="haha" w:date="2019-07-23T10:05:00Z"/>
                <w:rFonts w:ascii="微软雅黑" w:eastAsia="微软雅黑" w:hAnsi="微软雅黑" w:cs="微软雅黑"/>
                <w:sz w:val="18"/>
                <w:szCs w:val="18"/>
              </w:rPr>
            </w:pPr>
          </w:p>
        </w:tc>
        <w:tc>
          <w:tcPr>
            <w:tcW w:w="1712" w:type="dxa"/>
          </w:tcPr>
          <w:p w14:paraId="2C02E039" w14:textId="77777777" w:rsidR="00AB6066" w:rsidRPr="00AB6066" w:rsidRDefault="00AB6066" w:rsidP="00AB6066">
            <w:pPr>
              <w:widowControl/>
              <w:jc w:val="left"/>
              <w:rPr>
                <w:ins w:id="3609" w:author="haha" w:date="2019-07-23T10:05:00Z"/>
                <w:rFonts w:ascii="微软雅黑" w:eastAsia="微软雅黑" w:hAnsi="微软雅黑" w:cs="微软雅黑"/>
                <w:color w:val="000000"/>
                <w:sz w:val="18"/>
                <w:szCs w:val="18"/>
              </w:rPr>
            </w:pPr>
            <w:ins w:id="3610" w:author="haha" w:date="2019-07-23T10:05:00Z">
              <w:r w:rsidRPr="00AB6066">
                <w:rPr>
                  <w:rFonts w:ascii="微软雅黑" w:eastAsia="微软雅黑" w:hAnsi="微软雅黑" w:cs="微软雅黑" w:hint="eastAsia"/>
                  <w:color w:val="000000"/>
                  <w:sz w:val="18"/>
                  <w:szCs w:val="18"/>
                </w:rPr>
                <w:t>默认导出一个月的，若导出数据大于2</w:t>
              </w:r>
              <w:r w:rsidRPr="00AB6066">
                <w:rPr>
                  <w:rFonts w:ascii="微软雅黑" w:eastAsia="微软雅黑" w:hAnsi="微软雅黑" w:cs="微软雅黑"/>
                  <w:color w:val="000000"/>
                  <w:sz w:val="18"/>
                  <w:szCs w:val="18"/>
                </w:rPr>
                <w:t>MB</w:t>
              </w:r>
              <w:r w:rsidRPr="00AB6066">
                <w:rPr>
                  <w:rFonts w:ascii="微软雅黑" w:eastAsia="微软雅黑" w:hAnsi="微软雅黑" w:cs="微软雅黑" w:hint="eastAsia"/>
                  <w:color w:val="000000"/>
                  <w:sz w:val="18"/>
                  <w:szCs w:val="18"/>
                </w:rPr>
                <w:t>则提示“数据太多请分开</w:t>
              </w:r>
              <w:r w:rsidRPr="00AB6066">
                <w:rPr>
                  <w:rFonts w:ascii="微软雅黑" w:eastAsia="微软雅黑" w:hAnsi="微软雅黑" w:cs="微软雅黑" w:hint="eastAsia"/>
                  <w:color w:val="000000"/>
                  <w:sz w:val="18"/>
                  <w:szCs w:val="18"/>
                </w:rPr>
                <w:lastRenderedPageBreak/>
                <w:t>导出”若导出数据为空则提示“无数据”</w:t>
              </w:r>
            </w:ins>
          </w:p>
        </w:tc>
      </w:tr>
      <w:tr w:rsidR="00AB6066" w:rsidRPr="00AB6066" w14:paraId="64614707"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11" w:author="haha" w:date="2019-07-23T10:05:00Z"/>
        </w:trPr>
        <w:tc>
          <w:tcPr>
            <w:tcW w:w="802" w:type="dxa"/>
          </w:tcPr>
          <w:p w14:paraId="6C27831E" w14:textId="2D499139" w:rsidR="00AB6066" w:rsidRPr="00AB6066" w:rsidRDefault="00144814" w:rsidP="00AB6066">
            <w:pPr>
              <w:widowControl/>
              <w:jc w:val="center"/>
              <w:rPr>
                <w:ins w:id="3612" w:author="haha" w:date="2019-07-23T10:05:00Z"/>
                <w:rFonts w:ascii="微软雅黑" w:eastAsia="微软雅黑" w:hAnsi="微软雅黑" w:cs="微软雅黑"/>
                <w:sz w:val="18"/>
                <w:szCs w:val="18"/>
              </w:rPr>
            </w:pPr>
            <w:ins w:id="3613" w:author="haha" w:date="2019-07-23T15:39:00Z">
              <w:r>
                <w:rPr>
                  <w:rFonts w:ascii="微软雅黑" w:eastAsia="微软雅黑" w:hAnsi="微软雅黑" w:cs="微软雅黑"/>
                  <w:sz w:val="18"/>
                  <w:szCs w:val="18"/>
                </w:rPr>
                <w:lastRenderedPageBreak/>
                <w:t>10</w:t>
              </w:r>
            </w:ins>
          </w:p>
        </w:tc>
        <w:tc>
          <w:tcPr>
            <w:tcW w:w="1309" w:type="dxa"/>
            <w:gridSpan w:val="2"/>
          </w:tcPr>
          <w:p w14:paraId="42DDF4FC" w14:textId="77777777" w:rsidR="00AB6066" w:rsidRPr="00AB6066" w:rsidRDefault="00AB6066" w:rsidP="00AB6066">
            <w:pPr>
              <w:widowControl/>
              <w:jc w:val="left"/>
              <w:rPr>
                <w:ins w:id="3614" w:author="haha" w:date="2019-07-23T10:05:00Z"/>
                <w:rFonts w:ascii="微软雅黑" w:eastAsia="微软雅黑" w:hAnsi="微软雅黑" w:cs="微软雅黑"/>
                <w:color w:val="000000"/>
                <w:sz w:val="18"/>
                <w:szCs w:val="18"/>
              </w:rPr>
            </w:pPr>
            <w:ins w:id="3615" w:author="haha" w:date="2019-07-23T10:05:00Z">
              <w:r w:rsidRPr="00AB6066">
                <w:rPr>
                  <w:rFonts w:ascii="微软雅黑" w:eastAsia="微软雅黑" w:hAnsi="微软雅黑" w:cs="微软雅黑" w:hint="eastAsia"/>
                  <w:color w:val="000000"/>
                  <w:sz w:val="18"/>
                  <w:szCs w:val="18"/>
                </w:rPr>
                <w:t>排序</w:t>
              </w:r>
            </w:ins>
          </w:p>
        </w:tc>
        <w:tc>
          <w:tcPr>
            <w:tcW w:w="3000" w:type="dxa"/>
          </w:tcPr>
          <w:p w14:paraId="580C2E5A" w14:textId="77777777" w:rsidR="00AB6066" w:rsidRPr="00AB6066" w:rsidRDefault="00AB6066" w:rsidP="00AB6066">
            <w:pPr>
              <w:widowControl/>
              <w:jc w:val="left"/>
              <w:rPr>
                <w:ins w:id="3616" w:author="haha" w:date="2019-07-23T10:05:00Z"/>
                <w:rFonts w:ascii="微软雅黑" w:eastAsia="微软雅黑" w:hAnsi="微软雅黑" w:cs="微软雅黑"/>
                <w:color w:val="000000"/>
                <w:sz w:val="18"/>
                <w:szCs w:val="18"/>
              </w:rPr>
            </w:pPr>
            <w:ins w:id="3617" w:author="haha" w:date="2019-07-23T10:05:00Z">
              <w:r w:rsidRPr="00AB6066">
                <w:rPr>
                  <w:rFonts w:ascii="微软雅黑" w:eastAsia="微软雅黑" w:hAnsi="微软雅黑" w:cs="微软雅黑" w:hint="eastAsia"/>
                  <w:color w:val="000000"/>
                  <w:sz w:val="18"/>
                  <w:szCs w:val="18"/>
                </w:rPr>
                <w:t>每页1</w:t>
              </w:r>
              <w:r w:rsidRPr="00AB6066">
                <w:rPr>
                  <w:rFonts w:ascii="微软雅黑" w:eastAsia="微软雅黑" w:hAnsi="微软雅黑" w:cs="微软雅黑"/>
                  <w:color w:val="000000"/>
                  <w:sz w:val="18"/>
                  <w:szCs w:val="18"/>
                </w:rPr>
                <w:t>-10展示</w:t>
              </w:r>
            </w:ins>
          </w:p>
        </w:tc>
        <w:tc>
          <w:tcPr>
            <w:tcW w:w="3209" w:type="dxa"/>
          </w:tcPr>
          <w:p w14:paraId="665B257C" w14:textId="77777777" w:rsidR="00AB6066" w:rsidRPr="00AB6066" w:rsidRDefault="00AB6066" w:rsidP="00AB6066">
            <w:pPr>
              <w:spacing w:before="60" w:after="60"/>
              <w:rPr>
                <w:ins w:id="3618" w:author="haha" w:date="2019-07-23T10:05:00Z"/>
                <w:rFonts w:ascii="微软雅黑" w:eastAsia="微软雅黑" w:hAnsi="微软雅黑" w:cs="微软雅黑"/>
                <w:sz w:val="18"/>
                <w:szCs w:val="18"/>
              </w:rPr>
            </w:pPr>
          </w:p>
        </w:tc>
        <w:tc>
          <w:tcPr>
            <w:tcW w:w="1712" w:type="dxa"/>
          </w:tcPr>
          <w:p w14:paraId="51B9EA60" w14:textId="77777777" w:rsidR="00AB6066" w:rsidRPr="00AB6066" w:rsidRDefault="00AB6066" w:rsidP="00AB6066">
            <w:pPr>
              <w:widowControl/>
              <w:jc w:val="left"/>
              <w:rPr>
                <w:ins w:id="3619" w:author="haha" w:date="2019-07-23T10:05:00Z"/>
                <w:rFonts w:ascii="微软雅黑" w:eastAsia="微软雅黑" w:hAnsi="微软雅黑" w:cs="微软雅黑"/>
                <w:sz w:val="18"/>
                <w:szCs w:val="18"/>
              </w:rPr>
            </w:pPr>
            <w:ins w:id="3620" w:author="haha" w:date="2019-07-23T10:05:00Z">
              <w:r w:rsidRPr="00AB6066">
                <w:rPr>
                  <w:rFonts w:ascii="微软雅黑" w:eastAsia="微软雅黑" w:hAnsi="微软雅黑" w:cs="微软雅黑" w:hint="eastAsia"/>
                  <w:color w:val="000000"/>
                  <w:sz w:val="18"/>
                  <w:szCs w:val="18"/>
                </w:rPr>
                <w:t>每页1</w:t>
              </w:r>
              <w:r w:rsidRPr="00AB6066">
                <w:rPr>
                  <w:rFonts w:ascii="微软雅黑" w:eastAsia="微软雅黑" w:hAnsi="微软雅黑" w:cs="微软雅黑"/>
                  <w:color w:val="000000"/>
                  <w:sz w:val="18"/>
                  <w:szCs w:val="18"/>
                </w:rPr>
                <w:t>-10示</w:t>
              </w:r>
            </w:ins>
          </w:p>
        </w:tc>
      </w:tr>
      <w:tr w:rsidR="00AB6066" w:rsidRPr="00AB6066" w14:paraId="01CD05A5"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21" w:author="haha" w:date="2019-07-23T10:05:00Z"/>
        </w:trPr>
        <w:tc>
          <w:tcPr>
            <w:tcW w:w="802" w:type="dxa"/>
          </w:tcPr>
          <w:p w14:paraId="02EED5CD" w14:textId="3D9DCBF0" w:rsidR="00AB6066" w:rsidRPr="00AB6066" w:rsidRDefault="00144814" w:rsidP="00AB6066">
            <w:pPr>
              <w:widowControl/>
              <w:jc w:val="center"/>
              <w:rPr>
                <w:ins w:id="3622" w:author="haha" w:date="2019-07-23T10:05:00Z"/>
                <w:rFonts w:ascii="微软雅黑" w:eastAsia="微软雅黑" w:hAnsi="微软雅黑" w:cs="微软雅黑"/>
                <w:sz w:val="18"/>
                <w:szCs w:val="18"/>
              </w:rPr>
            </w:pPr>
            <w:ins w:id="3623" w:author="haha" w:date="2019-07-23T15:39:00Z">
              <w:r>
                <w:rPr>
                  <w:rFonts w:ascii="微软雅黑" w:eastAsia="微软雅黑" w:hAnsi="微软雅黑" w:cs="微软雅黑"/>
                  <w:sz w:val="18"/>
                  <w:szCs w:val="18"/>
                </w:rPr>
                <w:t>11</w:t>
              </w:r>
            </w:ins>
          </w:p>
        </w:tc>
        <w:tc>
          <w:tcPr>
            <w:tcW w:w="1309" w:type="dxa"/>
            <w:gridSpan w:val="2"/>
          </w:tcPr>
          <w:p w14:paraId="1F8CCF6C" w14:textId="77777777" w:rsidR="00AB6066" w:rsidRPr="00AB6066" w:rsidRDefault="00AB6066" w:rsidP="00AB6066">
            <w:pPr>
              <w:widowControl/>
              <w:jc w:val="left"/>
              <w:rPr>
                <w:ins w:id="3624" w:author="haha" w:date="2019-07-23T10:05:00Z"/>
                <w:rFonts w:ascii="微软雅黑" w:eastAsia="微软雅黑" w:hAnsi="微软雅黑" w:cs="微软雅黑"/>
                <w:color w:val="000000"/>
                <w:sz w:val="18"/>
                <w:szCs w:val="18"/>
              </w:rPr>
            </w:pPr>
            <w:ins w:id="3625" w:author="haha" w:date="2019-07-23T10:05:00Z">
              <w:r w:rsidRPr="00AB6066">
                <w:rPr>
                  <w:rFonts w:ascii="微软雅黑" w:eastAsia="微软雅黑" w:hAnsi="微软雅黑" w:cs="微软雅黑" w:hint="eastAsia"/>
                  <w:color w:val="000000"/>
                  <w:sz w:val="18"/>
                  <w:szCs w:val="18"/>
                </w:rPr>
                <w:t>产品名称</w:t>
              </w:r>
            </w:ins>
          </w:p>
        </w:tc>
        <w:tc>
          <w:tcPr>
            <w:tcW w:w="3000" w:type="dxa"/>
          </w:tcPr>
          <w:p w14:paraId="77FE33AE" w14:textId="77777777" w:rsidR="00AB6066" w:rsidRPr="00AB6066" w:rsidRDefault="00AB6066" w:rsidP="00AB6066">
            <w:pPr>
              <w:widowControl/>
              <w:jc w:val="left"/>
              <w:rPr>
                <w:ins w:id="3626" w:author="haha" w:date="2019-07-23T10:05:00Z"/>
                <w:rFonts w:ascii="微软雅黑" w:eastAsia="微软雅黑" w:hAnsi="微软雅黑" w:cs="微软雅黑"/>
                <w:color w:val="000000"/>
                <w:sz w:val="18"/>
                <w:szCs w:val="18"/>
              </w:rPr>
            </w:pPr>
            <w:ins w:id="3627" w:author="haha" w:date="2019-07-23T10:05:00Z">
              <w:r w:rsidRPr="00AB6066">
                <w:rPr>
                  <w:rFonts w:ascii="微软雅黑" w:eastAsia="微软雅黑" w:hAnsi="微软雅黑" w:cs="微软雅黑" w:hint="eastAsia"/>
                  <w:color w:val="000000"/>
                  <w:sz w:val="18"/>
                  <w:szCs w:val="18"/>
                </w:rPr>
                <w:t>展示当前产品名称（一个系统只有一个产品）</w:t>
              </w:r>
            </w:ins>
          </w:p>
        </w:tc>
        <w:tc>
          <w:tcPr>
            <w:tcW w:w="3209" w:type="dxa"/>
          </w:tcPr>
          <w:p w14:paraId="6E119C0F" w14:textId="77777777" w:rsidR="00AB6066" w:rsidRPr="00AB6066" w:rsidRDefault="00AB6066" w:rsidP="00AB6066">
            <w:pPr>
              <w:spacing w:before="60" w:after="60"/>
              <w:rPr>
                <w:ins w:id="3628" w:author="haha" w:date="2019-07-23T10:05:00Z"/>
                <w:rFonts w:ascii="微软雅黑" w:eastAsia="微软雅黑" w:hAnsi="微软雅黑" w:cs="微软雅黑"/>
                <w:sz w:val="18"/>
                <w:szCs w:val="18"/>
              </w:rPr>
            </w:pPr>
          </w:p>
        </w:tc>
        <w:tc>
          <w:tcPr>
            <w:tcW w:w="1712" w:type="dxa"/>
          </w:tcPr>
          <w:p w14:paraId="349CE369" w14:textId="77777777" w:rsidR="00AB6066" w:rsidRPr="00AB6066" w:rsidRDefault="00AB6066" w:rsidP="00AB6066">
            <w:pPr>
              <w:widowControl/>
              <w:jc w:val="left"/>
              <w:rPr>
                <w:ins w:id="3629" w:author="haha" w:date="2019-07-23T10:05:00Z"/>
                <w:rFonts w:ascii="微软雅黑" w:eastAsia="微软雅黑" w:hAnsi="微软雅黑" w:cs="微软雅黑"/>
                <w:color w:val="000000"/>
                <w:sz w:val="18"/>
                <w:szCs w:val="18"/>
              </w:rPr>
            </w:pPr>
          </w:p>
        </w:tc>
      </w:tr>
      <w:tr w:rsidR="00AB6066" w:rsidRPr="00AB6066" w14:paraId="58E4ABF7"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30" w:author="haha" w:date="2019-07-23T10:05:00Z"/>
        </w:trPr>
        <w:tc>
          <w:tcPr>
            <w:tcW w:w="802" w:type="dxa"/>
          </w:tcPr>
          <w:p w14:paraId="315E3DE5" w14:textId="62A1061D" w:rsidR="00AB6066" w:rsidRPr="00AB6066" w:rsidRDefault="00144814" w:rsidP="00AB6066">
            <w:pPr>
              <w:widowControl/>
              <w:ind w:firstLineChars="100" w:firstLine="180"/>
              <w:rPr>
                <w:ins w:id="3631" w:author="haha" w:date="2019-07-23T10:05:00Z"/>
                <w:rFonts w:ascii="微软雅黑" w:eastAsia="微软雅黑" w:hAnsi="微软雅黑" w:cs="微软雅黑"/>
                <w:sz w:val="18"/>
                <w:szCs w:val="18"/>
              </w:rPr>
            </w:pPr>
            <w:ins w:id="3632" w:author="haha" w:date="2019-07-23T15:39:00Z">
              <w:r>
                <w:rPr>
                  <w:rFonts w:ascii="微软雅黑" w:eastAsia="微软雅黑" w:hAnsi="微软雅黑" w:cs="微软雅黑"/>
                  <w:sz w:val="18"/>
                  <w:szCs w:val="18"/>
                </w:rPr>
                <w:t>12</w:t>
              </w:r>
            </w:ins>
          </w:p>
        </w:tc>
        <w:tc>
          <w:tcPr>
            <w:tcW w:w="1309" w:type="dxa"/>
            <w:gridSpan w:val="2"/>
          </w:tcPr>
          <w:p w14:paraId="07794174" w14:textId="77777777" w:rsidR="00AB6066" w:rsidRPr="00AB6066" w:rsidRDefault="00AB6066" w:rsidP="00AB6066">
            <w:pPr>
              <w:widowControl/>
              <w:jc w:val="left"/>
              <w:rPr>
                <w:ins w:id="3633" w:author="haha" w:date="2019-07-23T10:05:00Z"/>
                <w:rFonts w:ascii="微软雅黑" w:eastAsia="微软雅黑" w:hAnsi="微软雅黑" w:cs="微软雅黑"/>
                <w:color w:val="000000"/>
                <w:sz w:val="18"/>
                <w:szCs w:val="18"/>
              </w:rPr>
            </w:pPr>
            <w:ins w:id="3634" w:author="haha" w:date="2019-07-23T10:05:00Z">
              <w:r w:rsidRPr="00AB6066">
                <w:rPr>
                  <w:rFonts w:ascii="微软雅黑" w:eastAsia="微软雅黑" w:hAnsi="微软雅黑" w:cs="微软雅黑" w:hint="eastAsia"/>
                  <w:color w:val="000000"/>
                  <w:sz w:val="18"/>
                  <w:szCs w:val="18"/>
                </w:rPr>
                <w:t>客户姓名</w:t>
              </w:r>
            </w:ins>
          </w:p>
        </w:tc>
        <w:tc>
          <w:tcPr>
            <w:tcW w:w="3000" w:type="dxa"/>
          </w:tcPr>
          <w:p w14:paraId="51D0BFA7" w14:textId="77777777" w:rsidR="00AB6066" w:rsidRPr="00AB6066" w:rsidRDefault="00AB6066" w:rsidP="00AB6066">
            <w:pPr>
              <w:widowControl/>
              <w:jc w:val="left"/>
              <w:rPr>
                <w:ins w:id="3635" w:author="haha" w:date="2019-07-23T10:05:00Z"/>
                <w:rFonts w:ascii="微软雅黑" w:eastAsia="微软雅黑" w:hAnsi="微软雅黑" w:cs="微软雅黑"/>
                <w:color w:val="000000"/>
                <w:sz w:val="18"/>
                <w:szCs w:val="18"/>
              </w:rPr>
            </w:pPr>
            <w:ins w:id="3636" w:author="haha" w:date="2019-07-23T10:05:00Z">
              <w:r w:rsidRPr="00AB6066">
                <w:rPr>
                  <w:rFonts w:ascii="微软雅黑" w:eastAsia="微软雅黑" w:hAnsi="微软雅黑" w:cs="微软雅黑" w:hint="eastAsia"/>
                  <w:color w:val="000000"/>
                  <w:sz w:val="18"/>
                  <w:szCs w:val="18"/>
                </w:rPr>
                <w:t>展示客户姓名</w:t>
              </w:r>
            </w:ins>
          </w:p>
        </w:tc>
        <w:tc>
          <w:tcPr>
            <w:tcW w:w="3209" w:type="dxa"/>
          </w:tcPr>
          <w:p w14:paraId="50555291" w14:textId="77777777" w:rsidR="00AB6066" w:rsidRPr="00AB6066" w:rsidRDefault="00AB6066" w:rsidP="00AB6066">
            <w:pPr>
              <w:spacing w:before="60" w:after="60"/>
              <w:rPr>
                <w:ins w:id="3637" w:author="haha" w:date="2019-07-23T10:05:00Z"/>
                <w:rFonts w:ascii="微软雅黑" w:eastAsia="微软雅黑" w:hAnsi="微软雅黑" w:cs="微软雅黑"/>
                <w:sz w:val="18"/>
                <w:szCs w:val="18"/>
              </w:rPr>
            </w:pPr>
          </w:p>
        </w:tc>
        <w:tc>
          <w:tcPr>
            <w:tcW w:w="1712" w:type="dxa"/>
          </w:tcPr>
          <w:p w14:paraId="744D69E7" w14:textId="77777777" w:rsidR="00AB6066" w:rsidRPr="00AB6066" w:rsidRDefault="00AB6066" w:rsidP="00AB6066">
            <w:pPr>
              <w:widowControl/>
              <w:jc w:val="left"/>
              <w:rPr>
                <w:ins w:id="3638" w:author="haha" w:date="2019-07-23T10:05:00Z"/>
                <w:rFonts w:ascii="微软雅黑" w:eastAsia="微软雅黑" w:hAnsi="微软雅黑" w:cs="微软雅黑"/>
                <w:color w:val="000000"/>
                <w:sz w:val="18"/>
                <w:szCs w:val="18"/>
              </w:rPr>
            </w:pPr>
          </w:p>
        </w:tc>
      </w:tr>
      <w:tr w:rsidR="00AB6066" w:rsidRPr="00AB6066" w14:paraId="4C8EDC5C"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39" w:author="haha" w:date="2019-07-23T10:05:00Z"/>
        </w:trPr>
        <w:tc>
          <w:tcPr>
            <w:tcW w:w="802" w:type="dxa"/>
          </w:tcPr>
          <w:p w14:paraId="57A6160B" w14:textId="4B48A189" w:rsidR="00AB6066" w:rsidRPr="00AB6066" w:rsidRDefault="00144814" w:rsidP="00AB6066">
            <w:pPr>
              <w:widowControl/>
              <w:ind w:firstLineChars="100" w:firstLine="180"/>
              <w:rPr>
                <w:ins w:id="3640" w:author="haha" w:date="2019-07-23T10:05:00Z"/>
                <w:rFonts w:ascii="微软雅黑" w:eastAsia="微软雅黑" w:hAnsi="微软雅黑" w:cs="微软雅黑"/>
                <w:sz w:val="18"/>
                <w:szCs w:val="18"/>
              </w:rPr>
            </w:pPr>
            <w:ins w:id="3641" w:author="haha" w:date="2019-07-23T15:39:00Z">
              <w:r>
                <w:rPr>
                  <w:rFonts w:ascii="微软雅黑" w:eastAsia="微软雅黑" w:hAnsi="微软雅黑" w:cs="微软雅黑" w:hint="eastAsia"/>
                  <w:sz w:val="18"/>
                  <w:szCs w:val="18"/>
                </w:rPr>
                <w:t>1</w:t>
              </w:r>
              <w:r>
                <w:rPr>
                  <w:rFonts w:ascii="微软雅黑" w:eastAsia="微软雅黑" w:hAnsi="微软雅黑" w:cs="微软雅黑"/>
                  <w:sz w:val="18"/>
                  <w:szCs w:val="18"/>
                </w:rPr>
                <w:t>3</w:t>
              </w:r>
            </w:ins>
          </w:p>
        </w:tc>
        <w:tc>
          <w:tcPr>
            <w:tcW w:w="1309" w:type="dxa"/>
            <w:gridSpan w:val="2"/>
          </w:tcPr>
          <w:p w14:paraId="19A892BE" w14:textId="77777777" w:rsidR="00AB6066" w:rsidRPr="00AB6066" w:rsidRDefault="00AB6066" w:rsidP="00AB6066">
            <w:pPr>
              <w:widowControl/>
              <w:jc w:val="left"/>
              <w:rPr>
                <w:ins w:id="3642" w:author="haha" w:date="2019-07-23T10:05:00Z"/>
                <w:rFonts w:ascii="微软雅黑" w:eastAsia="微软雅黑" w:hAnsi="微软雅黑" w:cs="微软雅黑"/>
                <w:color w:val="000000"/>
                <w:sz w:val="18"/>
                <w:szCs w:val="18"/>
              </w:rPr>
            </w:pPr>
            <w:ins w:id="3643" w:author="haha" w:date="2019-07-23T10:05:00Z">
              <w:r w:rsidRPr="00AB6066">
                <w:rPr>
                  <w:rFonts w:ascii="微软雅黑" w:eastAsia="微软雅黑" w:hAnsi="微软雅黑" w:cs="微软雅黑" w:hint="eastAsia"/>
                  <w:color w:val="000000"/>
                  <w:sz w:val="18"/>
                  <w:szCs w:val="18"/>
                </w:rPr>
                <w:t>期数</w:t>
              </w:r>
            </w:ins>
          </w:p>
        </w:tc>
        <w:tc>
          <w:tcPr>
            <w:tcW w:w="3000" w:type="dxa"/>
          </w:tcPr>
          <w:p w14:paraId="73124854" w14:textId="77777777" w:rsidR="00AB6066" w:rsidRPr="00AB6066" w:rsidRDefault="00AB6066" w:rsidP="00AB6066">
            <w:pPr>
              <w:widowControl/>
              <w:jc w:val="left"/>
              <w:rPr>
                <w:ins w:id="3644" w:author="haha" w:date="2019-07-23T10:05:00Z"/>
                <w:rFonts w:ascii="微软雅黑" w:eastAsia="微软雅黑" w:hAnsi="微软雅黑" w:cs="微软雅黑"/>
                <w:color w:val="000000"/>
                <w:sz w:val="18"/>
                <w:szCs w:val="18"/>
              </w:rPr>
            </w:pPr>
            <w:ins w:id="3645" w:author="haha" w:date="2019-07-23T10:05:00Z">
              <w:r w:rsidRPr="00AB6066">
                <w:rPr>
                  <w:rFonts w:ascii="微软雅黑" w:eastAsia="微软雅黑" w:hAnsi="微软雅黑" w:cs="微软雅黑" w:hint="eastAsia"/>
                  <w:color w:val="000000"/>
                  <w:sz w:val="18"/>
                  <w:szCs w:val="18"/>
                </w:rPr>
                <w:t>展示客户户借款期数</w:t>
              </w:r>
            </w:ins>
          </w:p>
        </w:tc>
        <w:tc>
          <w:tcPr>
            <w:tcW w:w="3209" w:type="dxa"/>
          </w:tcPr>
          <w:p w14:paraId="1F6DBF65" w14:textId="77777777" w:rsidR="00AB6066" w:rsidRPr="00AB6066" w:rsidRDefault="00AB6066" w:rsidP="00AB6066">
            <w:pPr>
              <w:spacing w:before="60" w:after="60"/>
              <w:rPr>
                <w:ins w:id="3646" w:author="haha" w:date="2019-07-23T10:05:00Z"/>
                <w:rFonts w:ascii="微软雅黑" w:eastAsia="微软雅黑" w:hAnsi="微软雅黑" w:cs="微软雅黑"/>
                <w:sz w:val="18"/>
                <w:szCs w:val="18"/>
              </w:rPr>
            </w:pPr>
          </w:p>
        </w:tc>
        <w:tc>
          <w:tcPr>
            <w:tcW w:w="1712" w:type="dxa"/>
          </w:tcPr>
          <w:p w14:paraId="5054495A" w14:textId="77777777" w:rsidR="00AB6066" w:rsidRPr="00AB6066" w:rsidRDefault="00AB6066" w:rsidP="00AB6066">
            <w:pPr>
              <w:widowControl/>
              <w:jc w:val="left"/>
              <w:rPr>
                <w:ins w:id="3647" w:author="haha" w:date="2019-07-23T10:05:00Z"/>
                <w:rFonts w:ascii="微软雅黑" w:eastAsia="微软雅黑" w:hAnsi="微软雅黑" w:cs="微软雅黑"/>
                <w:color w:val="000000"/>
                <w:sz w:val="18"/>
                <w:szCs w:val="18"/>
              </w:rPr>
            </w:pPr>
          </w:p>
        </w:tc>
      </w:tr>
      <w:tr w:rsidR="00AB6066" w:rsidRPr="00AB6066" w14:paraId="3C3CCA2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48" w:author="haha" w:date="2019-07-23T10:05:00Z"/>
        </w:trPr>
        <w:tc>
          <w:tcPr>
            <w:tcW w:w="802" w:type="dxa"/>
          </w:tcPr>
          <w:p w14:paraId="1FA88705" w14:textId="77777777" w:rsidR="00AB6066" w:rsidRPr="00AB6066" w:rsidRDefault="00AB6066" w:rsidP="00AB6066">
            <w:pPr>
              <w:widowControl/>
              <w:ind w:firstLineChars="100" w:firstLine="180"/>
              <w:rPr>
                <w:ins w:id="3649" w:author="haha" w:date="2019-07-23T10:05:00Z"/>
                <w:rFonts w:ascii="微软雅黑" w:eastAsia="微软雅黑" w:hAnsi="微软雅黑" w:cs="微软雅黑"/>
                <w:sz w:val="18"/>
                <w:szCs w:val="18"/>
              </w:rPr>
            </w:pPr>
            <w:ins w:id="3650" w:author="haha" w:date="2019-07-23T10:05:00Z">
              <w:r w:rsidRPr="00AB6066">
                <w:rPr>
                  <w:rFonts w:ascii="微软雅黑" w:eastAsia="微软雅黑" w:hAnsi="微软雅黑" w:cs="微软雅黑" w:hint="eastAsia"/>
                  <w:sz w:val="18"/>
                  <w:szCs w:val="18"/>
                </w:rPr>
                <w:t>1</w:t>
              </w:r>
              <w:r w:rsidRPr="00AB6066">
                <w:rPr>
                  <w:rFonts w:ascii="微软雅黑" w:eastAsia="微软雅黑" w:hAnsi="微软雅黑" w:cs="微软雅黑"/>
                  <w:sz w:val="18"/>
                  <w:szCs w:val="18"/>
                </w:rPr>
                <w:t>4</w:t>
              </w:r>
            </w:ins>
          </w:p>
        </w:tc>
        <w:tc>
          <w:tcPr>
            <w:tcW w:w="1309" w:type="dxa"/>
            <w:gridSpan w:val="2"/>
          </w:tcPr>
          <w:p w14:paraId="1F509D3D" w14:textId="77777777" w:rsidR="00AB6066" w:rsidRPr="00AB6066" w:rsidRDefault="00AB6066" w:rsidP="00AB6066">
            <w:pPr>
              <w:widowControl/>
              <w:jc w:val="left"/>
              <w:rPr>
                <w:ins w:id="3651" w:author="haha" w:date="2019-07-23T10:05:00Z"/>
                <w:rFonts w:ascii="微软雅黑" w:eastAsia="微软雅黑" w:hAnsi="微软雅黑" w:cs="微软雅黑"/>
                <w:color w:val="000000"/>
                <w:sz w:val="18"/>
                <w:szCs w:val="18"/>
              </w:rPr>
            </w:pPr>
            <w:ins w:id="3652" w:author="haha" w:date="2019-07-23T10:05:00Z">
              <w:r w:rsidRPr="00AB6066">
                <w:rPr>
                  <w:rFonts w:ascii="微软雅黑" w:eastAsia="微软雅黑" w:hAnsi="微软雅黑" w:cs="微软雅黑" w:hint="eastAsia"/>
                  <w:color w:val="000000"/>
                  <w:sz w:val="18"/>
                  <w:szCs w:val="18"/>
                </w:rPr>
                <w:t>手机号</w:t>
              </w:r>
            </w:ins>
          </w:p>
        </w:tc>
        <w:tc>
          <w:tcPr>
            <w:tcW w:w="3000" w:type="dxa"/>
          </w:tcPr>
          <w:p w14:paraId="72ACFF81" w14:textId="77777777" w:rsidR="00AB6066" w:rsidRPr="00AB6066" w:rsidRDefault="00AB6066" w:rsidP="00AB6066">
            <w:pPr>
              <w:widowControl/>
              <w:jc w:val="left"/>
              <w:rPr>
                <w:ins w:id="3653" w:author="haha" w:date="2019-07-23T10:05:00Z"/>
                <w:rFonts w:ascii="微软雅黑" w:eastAsia="微软雅黑" w:hAnsi="微软雅黑" w:cs="微软雅黑"/>
                <w:color w:val="000000"/>
                <w:sz w:val="18"/>
                <w:szCs w:val="18"/>
              </w:rPr>
            </w:pPr>
            <w:ins w:id="3654" w:author="haha" w:date="2019-07-23T10:05:00Z">
              <w:r w:rsidRPr="00AB6066">
                <w:rPr>
                  <w:rFonts w:ascii="微软雅黑" w:eastAsia="微软雅黑" w:hAnsi="微软雅黑" w:cs="微软雅黑" w:hint="eastAsia"/>
                  <w:color w:val="000000"/>
                  <w:sz w:val="18"/>
                  <w:szCs w:val="18"/>
                </w:rPr>
                <w:t>展示借款人手机号</w:t>
              </w:r>
            </w:ins>
          </w:p>
        </w:tc>
        <w:tc>
          <w:tcPr>
            <w:tcW w:w="3209" w:type="dxa"/>
          </w:tcPr>
          <w:p w14:paraId="71D2E99A" w14:textId="77777777" w:rsidR="00AB6066" w:rsidRPr="00AB6066" w:rsidRDefault="00AB6066" w:rsidP="00AB6066">
            <w:pPr>
              <w:spacing w:before="60" w:after="60"/>
              <w:rPr>
                <w:ins w:id="3655" w:author="haha" w:date="2019-07-23T10:05:00Z"/>
                <w:rFonts w:ascii="微软雅黑" w:eastAsia="微软雅黑" w:hAnsi="微软雅黑" w:cs="微软雅黑"/>
                <w:sz w:val="18"/>
                <w:szCs w:val="18"/>
              </w:rPr>
            </w:pPr>
          </w:p>
        </w:tc>
        <w:tc>
          <w:tcPr>
            <w:tcW w:w="1712" w:type="dxa"/>
          </w:tcPr>
          <w:p w14:paraId="4358AEF5" w14:textId="77777777" w:rsidR="00AB6066" w:rsidRPr="00AB6066" w:rsidRDefault="00AB6066" w:rsidP="00AB6066">
            <w:pPr>
              <w:widowControl/>
              <w:jc w:val="left"/>
              <w:rPr>
                <w:ins w:id="3656" w:author="haha" w:date="2019-07-23T10:05:00Z"/>
                <w:rFonts w:ascii="微软雅黑" w:eastAsia="微软雅黑" w:hAnsi="微软雅黑" w:cs="微软雅黑"/>
                <w:color w:val="000000"/>
                <w:sz w:val="18"/>
                <w:szCs w:val="18"/>
              </w:rPr>
            </w:pPr>
          </w:p>
        </w:tc>
      </w:tr>
      <w:tr w:rsidR="00AB6066" w:rsidRPr="00AB6066" w14:paraId="35C3855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57" w:author="haha" w:date="2019-07-23T10:05:00Z"/>
        </w:trPr>
        <w:tc>
          <w:tcPr>
            <w:tcW w:w="802" w:type="dxa"/>
          </w:tcPr>
          <w:p w14:paraId="03239874" w14:textId="77777777" w:rsidR="00AB6066" w:rsidRPr="00AB6066" w:rsidRDefault="00AB6066" w:rsidP="00AB6066">
            <w:pPr>
              <w:widowControl/>
              <w:ind w:firstLineChars="100" w:firstLine="180"/>
              <w:rPr>
                <w:ins w:id="3658" w:author="haha" w:date="2019-07-23T10:05:00Z"/>
                <w:rFonts w:ascii="微软雅黑" w:eastAsia="微软雅黑" w:hAnsi="微软雅黑" w:cs="微软雅黑"/>
                <w:sz w:val="18"/>
                <w:szCs w:val="18"/>
              </w:rPr>
            </w:pPr>
            <w:ins w:id="3659" w:author="haha" w:date="2019-07-23T10:05:00Z">
              <w:r w:rsidRPr="00AB6066">
                <w:rPr>
                  <w:rFonts w:ascii="微软雅黑" w:eastAsia="微软雅黑" w:hAnsi="微软雅黑" w:cs="微软雅黑" w:hint="eastAsia"/>
                  <w:sz w:val="18"/>
                  <w:szCs w:val="18"/>
                </w:rPr>
                <w:t>1</w:t>
              </w:r>
              <w:r w:rsidRPr="00AB6066">
                <w:rPr>
                  <w:rFonts w:ascii="微软雅黑" w:eastAsia="微软雅黑" w:hAnsi="微软雅黑" w:cs="微软雅黑"/>
                  <w:sz w:val="18"/>
                  <w:szCs w:val="18"/>
                </w:rPr>
                <w:t>5</w:t>
              </w:r>
            </w:ins>
          </w:p>
        </w:tc>
        <w:tc>
          <w:tcPr>
            <w:tcW w:w="1309" w:type="dxa"/>
            <w:gridSpan w:val="2"/>
          </w:tcPr>
          <w:p w14:paraId="079C57A9" w14:textId="77777777" w:rsidR="00AB6066" w:rsidRPr="00AB6066" w:rsidRDefault="00AB6066" w:rsidP="00AB6066">
            <w:pPr>
              <w:widowControl/>
              <w:jc w:val="left"/>
              <w:rPr>
                <w:ins w:id="3660" w:author="haha" w:date="2019-07-23T10:05:00Z"/>
                <w:rFonts w:ascii="微软雅黑" w:eastAsia="微软雅黑" w:hAnsi="微软雅黑" w:cs="微软雅黑"/>
                <w:color w:val="000000"/>
                <w:sz w:val="18"/>
                <w:szCs w:val="18"/>
              </w:rPr>
            </w:pPr>
            <w:ins w:id="3661" w:author="haha" w:date="2019-07-23T10:05:00Z">
              <w:r w:rsidRPr="00AB6066">
                <w:rPr>
                  <w:rFonts w:ascii="微软雅黑" w:eastAsia="微软雅黑" w:hAnsi="微软雅黑" w:cs="微软雅黑" w:hint="eastAsia"/>
                  <w:color w:val="000000"/>
                  <w:sz w:val="18"/>
                  <w:szCs w:val="18"/>
                </w:rPr>
                <w:t>应还款日期</w:t>
              </w:r>
            </w:ins>
          </w:p>
        </w:tc>
        <w:tc>
          <w:tcPr>
            <w:tcW w:w="3000" w:type="dxa"/>
          </w:tcPr>
          <w:p w14:paraId="13DBA6BF" w14:textId="77777777" w:rsidR="00AB6066" w:rsidRPr="00AB6066" w:rsidRDefault="00AB6066" w:rsidP="00AB6066">
            <w:pPr>
              <w:widowControl/>
              <w:jc w:val="left"/>
              <w:rPr>
                <w:ins w:id="3662" w:author="haha" w:date="2019-07-23T10:05:00Z"/>
                <w:rFonts w:ascii="微软雅黑" w:eastAsia="微软雅黑" w:hAnsi="微软雅黑" w:cs="微软雅黑"/>
                <w:color w:val="000000"/>
                <w:sz w:val="18"/>
                <w:szCs w:val="18"/>
              </w:rPr>
            </w:pPr>
            <w:ins w:id="3663" w:author="haha" w:date="2019-07-23T10:05:00Z">
              <w:r w:rsidRPr="00AB6066">
                <w:rPr>
                  <w:rFonts w:ascii="微软雅黑" w:eastAsia="微软雅黑" w:hAnsi="微软雅黑" w:cs="微软雅黑" w:hint="eastAsia"/>
                  <w:color w:val="000000"/>
                  <w:sz w:val="18"/>
                  <w:szCs w:val="18"/>
                </w:rPr>
                <w:t>展示客户应还日期，精确到日</w:t>
              </w:r>
            </w:ins>
          </w:p>
        </w:tc>
        <w:tc>
          <w:tcPr>
            <w:tcW w:w="3209" w:type="dxa"/>
          </w:tcPr>
          <w:p w14:paraId="6C98A845" w14:textId="77777777" w:rsidR="00AB6066" w:rsidRPr="00AB6066" w:rsidRDefault="00AB6066" w:rsidP="00AB6066">
            <w:pPr>
              <w:spacing w:before="60" w:after="60"/>
              <w:rPr>
                <w:ins w:id="3664" w:author="haha" w:date="2019-07-23T10:05:00Z"/>
                <w:rFonts w:ascii="微软雅黑" w:eastAsia="微软雅黑" w:hAnsi="微软雅黑" w:cs="微软雅黑"/>
                <w:sz w:val="18"/>
                <w:szCs w:val="18"/>
              </w:rPr>
            </w:pPr>
          </w:p>
        </w:tc>
        <w:tc>
          <w:tcPr>
            <w:tcW w:w="1712" w:type="dxa"/>
          </w:tcPr>
          <w:p w14:paraId="377C472E" w14:textId="77777777" w:rsidR="00AB6066" w:rsidRPr="00AB6066" w:rsidRDefault="00AB6066" w:rsidP="00AB6066">
            <w:pPr>
              <w:widowControl/>
              <w:jc w:val="left"/>
              <w:rPr>
                <w:ins w:id="3665" w:author="haha" w:date="2019-07-23T10:05:00Z"/>
                <w:rFonts w:ascii="微软雅黑" w:eastAsia="微软雅黑" w:hAnsi="微软雅黑" w:cs="微软雅黑"/>
                <w:color w:val="000000"/>
                <w:sz w:val="18"/>
                <w:szCs w:val="18"/>
              </w:rPr>
            </w:pPr>
          </w:p>
        </w:tc>
      </w:tr>
      <w:tr w:rsidR="00AB6066" w:rsidRPr="00AB6066" w14:paraId="3164FE8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66" w:author="haha" w:date="2019-07-23T10:05:00Z"/>
        </w:trPr>
        <w:tc>
          <w:tcPr>
            <w:tcW w:w="802" w:type="dxa"/>
          </w:tcPr>
          <w:p w14:paraId="28DFBF23" w14:textId="45B02B48" w:rsidR="00AB6066" w:rsidRPr="00AB6066" w:rsidRDefault="00144814" w:rsidP="00AB6066">
            <w:pPr>
              <w:widowControl/>
              <w:ind w:firstLineChars="100" w:firstLine="180"/>
              <w:rPr>
                <w:ins w:id="3667" w:author="haha" w:date="2019-07-23T10:05:00Z"/>
                <w:rFonts w:ascii="微软雅黑" w:eastAsia="微软雅黑" w:hAnsi="微软雅黑" w:cs="微软雅黑"/>
                <w:sz w:val="18"/>
                <w:szCs w:val="18"/>
              </w:rPr>
            </w:pPr>
            <w:ins w:id="3668" w:author="haha" w:date="2019-07-23T15:39:00Z">
              <w:r>
                <w:rPr>
                  <w:rFonts w:ascii="微软雅黑" w:eastAsia="微软雅黑" w:hAnsi="微软雅黑" w:cs="微软雅黑" w:hint="eastAsia"/>
                  <w:sz w:val="18"/>
                  <w:szCs w:val="18"/>
                </w:rPr>
                <w:t>1</w:t>
              </w:r>
              <w:r>
                <w:rPr>
                  <w:rFonts w:ascii="微软雅黑" w:eastAsia="微软雅黑" w:hAnsi="微软雅黑" w:cs="微软雅黑"/>
                  <w:sz w:val="18"/>
                  <w:szCs w:val="18"/>
                </w:rPr>
                <w:t>6</w:t>
              </w:r>
            </w:ins>
          </w:p>
        </w:tc>
        <w:tc>
          <w:tcPr>
            <w:tcW w:w="1309" w:type="dxa"/>
            <w:gridSpan w:val="2"/>
          </w:tcPr>
          <w:p w14:paraId="2AB47BB5" w14:textId="77777777" w:rsidR="00AB6066" w:rsidRPr="00AB6066" w:rsidRDefault="00AB6066" w:rsidP="00AB6066">
            <w:pPr>
              <w:widowControl/>
              <w:jc w:val="left"/>
              <w:rPr>
                <w:ins w:id="3669" w:author="haha" w:date="2019-07-23T10:05:00Z"/>
                <w:rFonts w:ascii="微软雅黑" w:eastAsia="微软雅黑" w:hAnsi="微软雅黑" w:cs="微软雅黑"/>
                <w:color w:val="000000"/>
                <w:sz w:val="18"/>
                <w:szCs w:val="18"/>
              </w:rPr>
            </w:pPr>
            <w:ins w:id="3670" w:author="haha" w:date="2019-07-23T10:05:00Z">
              <w:r w:rsidRPr="00AB6066">
                <w:rPr>
                  <w:rFonts w:ascii="微软雅黑" w:eastAsia="微软雅黑" w:hAnsi="微软雅黑" w:cs="微软雅黑" w:hint="eastAsia"/>
                  <w:color w:val="000000"/>
                  <w:sz w:val="18"/>
                  <w:szCs w:val="18"/>
                </w:rPr>
                <w:t>实际还款时间</w:t>
              </w:r>
            </w:ins>
          </w:p>
        </w:tc>
        <w:tc>
          <w:tcPr>
            <w:tcW w:w="3000" w:type="dxa"/>
          </w:tcPr>
          <w:p w14:paraId="68FA87FF" w14:textId="77777777" w:rsidR="00AB6066" w:rsidRPr="00AB6066" w:rsidRDefault="00AB6066" w:rsidP="00AB6066">
            <w:pPr>
              <w:widowControl/>
              <w:jc w:val="left"/>
              <w:rPr>
                <w:ins w:id="3671" w:author="haha" w:date="2019-07-23T10:05:00Z"/>
                <w:rFonts w:ascii="微软雅黑" w:eastAsia="微软雅黑" w:hAnsi="微软雅黑" w:cs="微软雅黑"/>
                <w:color w:val="000000"/>
                <w:sz w:val="18"/>
                <w:szCs w:val="18"/>
              </w:rPr>
            </w:pPr>
            <w:ins w:id="3672" w:author="haha" w:date="2019-07-23T10:05:00Z">
              <w:r w:rsidRPr="00AB6066">
                <w:rPr>
                  <w:rFonts w:ascii="微软雅黑" w:eastAsia="微软雅黑" w:hAnsi="微软雅黑" w:cs="微软雅黑" w:hint="eastAsia"/>
                  <w:color w:val="000000"/>
                  <w:sz w:val="18"/>
                  <w:szCs w:val="18"/>
                </w:rPr>
                <w:t>展示客户的实际还款时间，精确到分</w:t>
              </w:r>
            </w:ins>
          </w:p>
        </w:tc>
        <w:tc>
          <w:tcPr>
            <w:tcW w:w="3209" w:type="dxa"/>
          </w:tcPr>
          <w:p w14:paraId="6E403925" w14:textId="77777777" w:rsidR="00AB6066" w:rsidRPr="00AB6066" w:rsidRDefault="00AB6066" w:rsidP="00AB6066">
            <w:pPr>
              <w:spacing w:before="60" w:after="60"/>
              <w:rPr>
                <w:ins w:id="3673" w:author="haha" w:date="2019-07-23T10:05:00Z"/>
                <w:rFonts w:ascii="微软雅黑" w:eastAsia="微软雅黑" w:hAnsi="微软雅黑" w:cs="微软雅黑"/>
                <w:sz w:val="18"/>
                <w:szCs w:val="18"/>
              </w:rPr>
            </w:pPr>
          </w:p>
        </w:tc>
        <w:tc>
          <w:tcPr>
            <w:tcW w:w="1712" w:type="dxa"/>
          </w:tcPr>
          <w:p w14:paraId="30DD35C8" w14:textId="77777777" w:rsidR="00AB6066" w:rsidRPr="00AB6066" w:rsidRDefault="00AB6066" w:rsidP="00AB6066">
            <w:pPr>
              <w:widowControl/>
              <w:jc w:val="left"/>
              <w:rPr>
                <w:ins w:id="3674" w:author="haha" w:date="2019-07-23T10:05:00Z"/>
                <w:rFonts w:ascii="微软雅黑" w:eastAsia="微软雅黑" w:hAnsi="微软雅黑" w:cs="微软雅黑"/>
                <w:color w:val="000000"/>
                <w:sz w:val="18"/>
                <w:szCs w:val="18"/>
              </w:rPr>
            </w:pPr>
          </w:p>
        </w:tc>
      </w:tr>
      <w:tr w:rsidR="00AB6066" w:rsidRPr="00AB6066" w14:paraId="54D1F48D"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75" w:author="haha" w:date="2019-07-23T10:05:00Z"/>
        </w:trPr>
        <w:tc>
          <w:tcPr>
            <w:tcW w:w="802" w:type="dxa"/>
          </w:tcPr>
          <w:p w14:paraId="0A84E506" w14:textId="053A00FB" w:rsidR="00AB6066" w:rsidRPr="00AB6066" w:rsidRDefault="00144814" w:rsidP="00AB6066">
            <w:pPr>
              <w:widowControl/>
              <w:ind w:firstLineChars="100" w:firstLine="180"/>
              <w:rPr>
                <w:ins w:id="3676" w:author="haha" w:date="2019-07-23T10:05:00Z"/>
                <w:rFonts w:ascii="微软雅黑" w:eastAsia="微软雅黑" w:hAnsi="微软雅黑" w:cs="微软雅黑"/>
                <w:sz w:val="18"/>
                <w:szCs w:val="18"/>
              </w:rPr>
            </w:pPr>
            <w:ins w:id="3677" w:author="haha" w:date="2019-07-23T15:39:00Z">
              <w:r>
                <w:rPr>
                  <w:rFonts w:ascii="微软雅黑" w:eastAsia="微软雅黑" w:hAnsi="微软雅黑" w:cs="微软雅黑"/>
                  <w:sz w:val="18"/>
                  <w:szCs w:val="18"/>
                </w:rPr>
                <w:t>17</w:t>
              </w:r>
            </w:ins>
          </w:p>
        </w:tc>
        <w:tc>
          <w:tcPr>
            <w:tcW w:w="1309" w:type="dxa"/>
            <w:gridSpan w:val="2"/>
          </w:tcPr>
          <w:p w14:paraId="2752CD34" w14:textId="77777777" w:rsidR="00AB6066" w:rsidRPr="00AB6066" w:rsidRDefault="00AB6066" w:rsidP="00AB6066">
            <w:pPr>
              <w:widowControl/>
              <w:jc w:val="left"/>
              <w:rPr>
                <w:ins w:id="3678" w:author="haha" w:date="2019-07-23T10:05:00Z"/>
                <w:rFonts w:ascii="微软雅黑" w:eastAsia="微软雅黑" w:hAnsi="微软雅黑" w:cs="微软雅黑"/>
                <w:color w:val="000000"/>
                <w:sz w:val="18"/>
                <w:szCs w:val="18"/>
              </w:rPr>
            </w:pPr>
            <w:ins w:id="3679" w:author="haha" w:date="2019-07-23T10:05:00Z">
              <w:r w:rsidRPr="00AB6066">
                <w:rPr>
                  <w:rFonts w:ascii="微软雅黑" w:eastAsia="微软雅黑" w:hAnsi="微软雅黑" w:cs="微软雅黑" w:hint="eastAsia"/>
                  <w:color w:val="000000"/>
                  <w:sz w:val="18"/>
                  <w:szCs w:val="18"/>
                </w:rPr>
                <w:t>还款状态</w:t>
              </w:r>
            </w:ins>
          </w:p>
        </w:tc>
        <w:tc>
          <w:tcPr>
            <w:tcW w:w="3000" w:type="dxa"/>
          </w:tcPr>
          <w:p w14:paraId="2E971C4F" w14:textId="77777777" w:rsidR="00AB6066" w:rsidRPr="00AB6066" w:rsidRDefault="00AB6066" w:rsidP="00AB6066">
            <w:pPr>
              <w:widowControl/>
              <w:jc w:val="left"/>
              <w:rPr>
                <w:ins w:id="3680" w:author="haha" w:date="2019-07-23T10:05:00Z"/>
                <w:rFonts w:ascii="微软雅黑" w:eastAsia="微软雅黑" w:hAnsi="微软雅黑" w:cs="微软雅黑"/>
                <w:color w:val="000000"/>
                <w:sz w:val="18"/>
                <w:szCs w:val="18"/>
              </w:rPr>
            </w:pPr>
            <w:ins w:id="3681" w:author="haha" w:date="2019-07-23T10:05:00Z">
              <w:r w:rsidRPr="00AB6066">
                <w:rPr>
                  <w:rFonts w:ascii="微软雅黑" w:eastAsia="微软雅黑" w:hAnsi="微软雅黑" w:cs="微软雅黑" w:hint="eastAsia"/>
                  <w:color w:val="000000"/>
                  <w:sz w:val="18"/>
                  <w:szCs w:val="18"/>
                </w:rPr>
                <w:t>展示客户的还款状态</w:t>
              </w:r>
            </w:ins>
          </w:p>
        </w:tc>
        <w:tc>
          <w:tcPr>
            <w:tcW w:w="3209" w:type="dxa"/>
          </w:tcPr>
          <w:p w14:paraId="7625C30F" w14:textId="77777777" w:rsidR="00AB6066" w:rsidRPr="00AB6066" w:rsidRDefault="00AB6066" w:rsidP="00AB6066">
            <w:pPr>
              <w:spacing w:before="60" w:after="60"/>
              <w:rPr>
                <w:ins w:id="3682" w:author="haha" w:date="2019-07-23T10:05:00Z"/>
                <w:rFonts w:ascii="微软雅黑" w:eastAsia="微软雅黑" w:hAnsi="微软雅黑" w:cs="微软雅黑"/>
                <w:sz w:val="18"/>
                <w:szCs w:val="18"/>
              </w:rPr>
            </w:pPr>
          </w:p>
        </w:tc>
        <w:tc>
          <w:tcPr>
            <w:tcW w:w="1712" w:type="dxa"/>
          </w:tcPr>
          <w:p w14:paraId="21B917C7" w14:textId="77777777" w:rsidR="00AB6066" w:rsidRPr="00AB6066" w:rsidRDefault="00AB6066" w:rsidP="00AB6066">
            <w:pPr>
              <w:widowControl/>
              <w:jc w:val="left"/>
              <w:rPr>
                <w:ins w:id="3683" w:author="haha" w:date="2019-07-23T10:05:00Z"/>
                <w:rFonts w:ascii="微软雅黑" w:eastAsia="微软雅黑" w:hAnsi="微软雅黑" w:cs="微软雅黑"/>
                <w:color w:val="000000"/>
                <w:sz w:val="18"/>
                <w:szCs w:val="18"/>
              </w:rPr>
            </w:pPr>
          </w:p>
        </w:tc>
      </w:tr>
      <w:tr w:rsidR="00AB6066" w:rsidRPr="00AB6066" w14:paraId="2AB1344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84" w:author="haha" w:date="2019-07-23T10:05:00Z"/>
        </w:trPr>
        <w:tc>
          <w:tcPr>
            <w:tcW w:w="802" w:type="dxa"/>
          </w:tcPr>
          <w:p w14:paraId="159F9519" w14:textId="716852DD" w:rsidR="00AB6066" w:rsidRPr="00AB6066" w:rsidRDefault="00144814" w:rsidP="00AB6066">
            <w:pPr>
              <w:widowControl/>
              <w:ind w:firstLineChars="100" w:firstLine="180"/>
              <w:rPr>
                <w:ins w:id="3685" w:author="haha" w:date="2019-07-23T10:05:00Z"/>
                <w:rFonts w:ascii="微软雅黑" w:eastAsia="微软雅黑" w:hAnsi="微软雅黑" w:cs="微软雅黑"/>
                <w:sz w:val="18"/>
                <w:szCs w:val="18"/>
              </w:rPr>
            </w:pPr>
            <w:ins w:id="3686" w:author="haha" w:date="2019-07-23T15:39:00Z">
              <w:r>
                <w:rPr>
                  <w:rFonts w:ascii="微软雅黑" w:eastAsia="微软雅黑" w:hAnsi="微软雅黑" w:cs="微软雅黑"/>
                  <w:sz w:val="18"/>
                  <w:szCs w:val="18"/>
                </w:rPr>
                <w:t>18</w:t>
              </w:r>
            </w:ins>
          </w:p>
        </w:tc>
        <w:tc>
          <w:tcPr>
            <w:tcW w:w="1309" w:type="dxa"/>
            <w:gridSpan w:val="2"/>
          </w:tcPr>
          <w:p w14:paraId="2627ABB0" w14:textId="77777777" w:rsidR="00AB6066" w:rsidRPr="00AB6066" w:rsidRDefault="00AB6066" w:rsidP="00AB6066">
            <w:pPr>
              <w:widowControl/>
              <w:jc w:val="left"/>
              <w:rPr>
                <w:ins w:id="3687" w:author="haha" w:date="2019-07-23T10:05:00Z"/>
                <w:rFonts w:ascii="微软雅黑" w:eastAsia="微软雅黑" w:hAnsi="微软雅黑" w:cs="微软雅黑"/>
                <w:color w:val="000000"/>
                <w:sz w:val="18"/>
                <w:szCs w:val="18"/>
              </w:rPr>
            </w:pPr>
            <w:ins w:id="3688" w:author="haha" w:date="2019-07-23T10:05:00Z">
              <w:r w:rsidRPr="00AB6066">
                <w:rPr>
                  <w:rFonts w:ascii="微软雅黑" w:eastAsia="微软雅黑" w:hAnsi="微软雅黑" w:cs="微软雅黑" w:hint="eastAsia"/>
                  <w:color w:val="000000"/>
                  <w:sz w:val="18"/>
                  <w:szCs w:val="18"/>
                </w:rPr>
                <w:t>负责人</w:t>
              </w:r>
            </w:ins>
          </w:p>
        </w:tc>
        <w:tc>
          <w:tcPr>
            <w:tcW w:w="3000" w:type="dxa"/>
          </w:tcPr>
          <w:p w14:paraId="5AF23CFA" w14:textId="77777777" w:rsidR="00AB6066" w:rsidRPr="00AB6066" w:rsidRDefault="00AB6066" w:rsidP="00AB6066">
            <w:pPr>
              <w:widowControl/>
              <w:jc w:val="left"/>
              <w:rPr>
                <w:ins w:id="3689" w:author="haha" w:date="2019-07-23T10:05:00Z"/>
                <w:rFonts w:ascii="微软雅黑" w:eastAsia="微软雅黑" w:hAnsi="微软雅黑" w:cs="微软雅黑"/>
                <w:color w:val="000000"/>
                <w:sz w:val="18"/>
                <w:szCs w:val="18"/>
              </w:rPr>
            </w:pPr>
            <w:ins w:id="3690" w:author="haha" w:date="2019-07-23T10:05:00Z">
              <w:r w:rsidRPr="00AB6066">
                <w:rPr>
                  <w:rFonts w:ascii="微软雅黑" w:eastAsia="微软雅黑" w:hAnsi="微软雅黑" w:cs="微软雅黑" w:hint="eastAsia"/>
                  <w:color w:val="000000"/>
                  <w:sz w:val="18"/>
                  <w:szCs w:val="18"/>
                </w:rPr>
                <w:t>展示当前借款的负责人</w:t>
              </w:r>
            </w:ins>
          </w:p>
        </w:tc>
        <w:tc>
          <w:tcPr>
            <w:tcW w:w="3209" w:type="dxa"/>
          </w:tcPr>
          <w:p w14:paraId="1A1A2BF3" w14:textId="77777777" w:rsidR="00AB6066" w:rsidRPr="00AB6066" w:rsidRDefault="00AB6066" w:rsidP="00AB6066">
            <w:pPr>
              <w:spacing w:before="60" w:after="60"/>
              <w:rPr>
                <w:ins w:id="3691" w:author="haha" w:date="2019-07-23T10:05:00Z"/>
                <w:rFonts w:ascii="微软雅黑" w:eastAsia="微软雅黑" w:hAnsi="微软雅黑" w:cs="微软雅黑"/>
                <w:sz w:val="18"/>
                <w:szCs w:val="18"/>
              </w:rPr>
            </w:pPr>
          </w:p>
        </w:tc>
        <w:tc>
          <w:tcPr>
            <w:tcW w:w="1712" w:type="dxa"/>
          </w:tcPr>
          <w:p w14:paraId="7914B6AE" w14:textId="77777777" w:rsidR="00AB6066" w:rsidRPr="00AB6066" w:rsidRDefault="00AB6066" w:rsidP="00AB6066">
            <w:pPr>
              <w:widowControl/>
              <w:jc w:val="left"/>
              <w:rPr>
                <w:ins w:id="3692" w:author="haha" w:date="2019-07-23T10:05:00Z"/>
                <w:rFonts w:ascii="微软雅黑" w:eastAsia="微软雅黑" w:hAnsi="微软雅黑" w:cs="微软雅黑"/>
                <w:color w:val="000000"/>
                <w:sz w:val="18"/>
                <w:szCs w:val="18"/>
              </w:rPr>
            </w:pPr>
          </w:p>
        </w:tc>
      </w:tr>
      <w:tr w:rsidR="00AB6066" w:rsidRPr="00AB6066" w14:paraId="6F1A2E4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693" w:author="haha" w:date="2019-07-23T10:05:00Z"/>
        </w:trPr>
        <w:tc>
          <w:tcPr>
            <w:tcW w:w="802" w:type="dxa"/>
          </w:tcPr>
          <w:p w14:paraId="6B2EBC56" w14:textId="0C462918" w:rsidR="00AB6066" w:rsidRPr="00AB6066" w:rsidRDefault="00144814" w:rsidP="00AB6066">
            <w:pPr>
              <w:widowControl/>
              <w:ind w:firstLineChars="100" w:firstLine="180"/>
              <w:rPr>
                <w:ins w:id="3694" w:author="haha" w:date="2019-07-23T10:05:00Z"/>
                <w:rFonts w:ascii="微软雅黑" w:eastAsia="微软雅黑" w:hAnsi="微软雅黑" w:cs="微软雅黑"/>
                <w:sz w:val="18"/>
                <w:szCs w:val="18"/>
              </w:rPr>
            </w:pPr>
            <w:ins w:id="3695" w:author="haha" w:date="2019-07-23T15:39:00Z">
              <w:r>
                <w:rPr>
                  <w:rFonts w:ascii="微软雅黑" w:eastAsia="微软雅黑" w:hAnsi="微软雅黑" w:cs="微软雅黑" w:hint="eastAsia"/>
                  <w:sz w:val="18"/>
                  <w:szCs w:val="18"/>
                </w:rPr>
                <w:t>1</w:t>
              </w:r>
              <w:r>
                <w:rPr>
                  <w:rFonts w:ascii="微软雅黑" w:eastAsia="微软雅黑" w:hAnsi="微软雅黑" w:cs="微软雅黑"/>
                  <w:sz w:val="18"/>
                  <w:szCs w:val="18"/>
                </w:rPr>
                <w:t>9</w:t>
              </w:r>
            </w:ins>
          </w:p>
        </w:tc>
        <w:tc>
          <w:tcPr>
            <w:tcW w:w="1309" w:type="dxa"/>
            <w:gridSpan w:val="2"/>
          </w:tcPr>
          <w:p w14:paraId="7AFC32D0" w14:textId="77777777" w:rsidR="00AB6066" w:rsidRPr="00AB6066" w:rsidRDefault="00AB6066" w:rsidP="00AB6066">
            <w:pPr>
              <w:widowControl/>
              <w:jc w:val="left"/>
              <w:rPr>
                <w:ins w:id="3696" w:author="haha" w:date="2019-07-23T10:05:00Z"/>
                <w:rFonts w:ascii="微软雅黑" w:eastAsia="微软雅黑" w:hAnsi="微软雅黑" w:cs="微软雅黑"/>
                <w:color w:val="000000"/>
                <w:sz w:val="18"/>
                <w:szCs w:val="18"/>
              </w:rPr>
            </w:pPr>
            <w:ins w:id="3697" w:author="haha" w:date="2019-07-23T10:05:00Z">
              <w:r w:rsidRPr="00AB6066">
                <w:rPr>
                  <w:rFonts w:ascii="微软雅黑" w:eastAsia="微软雅黑" w:hAnsi="微软雅黑" w:cs="微软雅黑" w:hint="eastAsia"/>
                  <w:color w:val="000000"/>
                  <w:sz w:val="18"/>
                  <w:szCs w:val="18"/>
                </w:rPr>
                <w:t>是否新客</w:t>
              </w:r>
            </w:ins>
          </w:p>
        </w:tc>
        <w:tc>
          <w:tcPr>
            <w:tcW w:w="3000" w:type="dxa"/>
          </w:tcPr>
          <w:p w14:paraId="38365444" w14:textId="77777777" w:rsidR="00AB6066" w:rsidRPr="00AB6066" w:rsidRDefault="00AB6066" w:rsidP="00AB6066">
            <w:pPr>
              <w:widowControl/>
              <w:jc w:val="left"/>
              <w:rPr>
                <w:ins w:id="3698" w:author="haha" w:date="2019-07-23T10:05:00Z"/>
                <w:rFonts w:ascii="微软雅黑" w:eastAsia="微软雅黑" w:hAnsi="微软雅黑" w:cs="微软雅黑"/>
                <w:color w:val="000000"/>
                <w:sz w:val="18"/>
                <w:szCs w:val="18"/>
              </w:rPr>
            </w:pPr>
            <w:ins w:id="3699" w:author="haha" w:date="2019-07-23T10:05:00Z">
              <w:r w:rsidRPr="00AB6066">
                <w:rPr>
                  <w:rFonts w:ascii="微软雅黑" w:eastAsia="微软雅黑" w:hAnsi="微软雅黑" w:cs="微软雅黑" w:hint="eastAsia"/>
                  <w:color w:val="000000"/>
                  <w:sz w:val="18"/>
                  <w:szCs w:val="18"/>
                </w:rPr>
                <w:t>展示借款人是否是新客，字段为“是/否’”</w:t>
              </w:r>
            </w:ins>
          </w:p>
        </w:tc>
        <w:tc>
          <w:tcPr>
            <w:tcW w:w="3209" w:type="dxa"/>
          </w:tcPr>
          <w:p w14:paraId="174B948A" w14:textId="77777777" w:rsidR="00AB6066" w:rsidRPr="00AB6066" w:rsidRDefault="00AB6066" w:rsidP="00AB6066">
            <w:pPr>
              <w:spacing w:before="60" w:after="60"/>
              <w:rPr>
                <w:ins w:id="3700" w:author="haha" w:date="2019-07-23T10:05:00Z"/>
                <w:rFonts w:ascii="微软雅黑" w:eastAsia="微软雅黑" w:hAnsi="微软雅黑" w:cs="微软雅黑"/>
                <w:sz w:val="18"/>
                <w:szCs w:val="18"/>
              </w:rPr>
            </w:pPr>
          </w:p>
        </w:tc>
        <w:tc>
          <w:tcPr>
            <w:tcW w:w="1712" w:type="dxa"/>
          </w:tcPr>
          <w:p w14:paraId="498E31D2" w14:textId="77777777" w:rsidR="00AB6066" w:rsidRPr="00AB6066" w:rsidRDefault="00AB6066" w:rsidP="00AB6066">
            <w:pPr>
              <w:widowControl/>
              <w:jc w:val="left"/>
              <w:rPr>
                <w:ins w:id="3701" w:author="haha" w:date="2019-07-23T10:05:00Z"/>
                <w:rFonts w:ascii="微软雅黑" w:eastAsia="微软雅黑" w:hAnsi="微软雅黑" w:cs="微软雅黑"/>
                <w:color w:val="000000"/>
                <w:sz w:val="18"/>
                <w:szCs w:val="18"/>
              </w:rPr>
            </w:pPr>
          </w:p>
        </w:tc>
      </w:tr>
      <w:tr w:rsidR="00AB6066" w:rsidRPr="00AB6066" w14:paraId="552F81A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702" w:author="haha" w:date="2019-07-23T10:05:00Z"/>
        </w:trPr>
        <w:tc>
          <w:tcPr>
            <w:tcW w:w="802" w:type="dxa"/>
          </w:tcPr>
          <w:p w14:paraId="5A6DAC89" w14:textId="704DBDDA" w:rsidR="00AB6066" w:rsidRPr="00AB6066" w:rsidRDefault="00144814" w:rsidP="00AB6066">
            <w:pPr>
              <w:widowControl/>
              <w:ind w:firstLineChars="100" w:firstLine="180"/>
              <w:rPr>
                <w:ins w:id="3703" w:author="haha" w:date="2019-07-23T10:05:00Z"/>
                <w:rFonts w:ascii="微软雅黑" w:eastAsia="微软雅黑" w:hAnsi="微软雅黑" w:cs="微软雅黑"/>
                <w:sz w:val="18"/>
                <w:szCs w:val="18"/>
              </w:rPr>
            </w:pPr>
            <w:ins w:id="3704" w:author="haha" w:date="2019-07-23T15:39:00Z">
              <w:r>
                <w:rPr>
                  <w:rFonts w:ascii="微软雅黑" w:eastAsia="微软雅黑" w:hAnsi="微软雅黑" w:cs="微软雅黑"/>
                  <w:sz w:val="18"/>
                  <w:szCs w:val="18"/>
                </w:rPr>
                <w:t>20</w:t>
              </w:r>
            </w:ins>
          </w:p>
        </w:tc>
        <w:tc>
          <w:tcPr>
            <w:tcW w:w="1309" w:type="dxa"/>
            <w:gridSpan w:val="2"/>
          </w:tcPr>
          <w:p w14:paraId="3C80E8B3" w14:textId="77777777" w:rsidR="00AB6066" w:rsidRPr="00AB6066" w:rsidRDefault="00AB6066" w:rsidP="00AB6066">
            <w:pPr>
              <w:widowControl/>
              <w:jc w:val="left"/>
              <w:rPr>
                <w:ins w:id="3705" w:author="haha" w:date="2019-07-23T10:05:00Z"/>
                <w:rFonts w:ascii="微软雅黑" w:eastAsia="微软雅黑" w:hAnsi="微软雅黑" w:cs="微软雅黑"/>
                <w:color w:val="000000"/>
                <w:sz w:val="18"/>
                <w:szCs w:val="18"/>
              </w:rPr>
            </w:pPr>
            <w:ins w:id="3706" w:author="haha" w:date="2019-07-23T10:05:00Z">
              <w:r w:rsidRPr="00AB6066">
                <w:rPr>
                  <w:rFonts w:ascii="微软雅黑" w:eastAsia="微软雅黑" w:hAnsi="微软雅黑" w:cs="微软雅黑" w:hint="eastAsia"/>
                  <w:color w:val="000000"/>
                  <w:sz w:val="18"/>
                  <w:szCs w:val="18"/>
                </w:rPr>
                <w:t>处理时间</w:t>
              </w:r>
            </w:ins>
          </w:p>
        </w:tc>
        <w:tc>
          <w:tcPr>
            <w:tcW w:w="3000" w:type="dxa"/>
          </w:tcPr>
          <w:p w14:paraId="386BE834" w14:textId="77777777" w:rsidR="00AB6066" w:rsidRPr="00AB6066" w:rsidRDefault="00AB6066" w:rsidP="00AB6066">
            <w:pPr>
              <w:widowControl/>
              <w:jc w:val="left"/>
              <w:rPr>
                <w:ins w:id="3707" w:author="haha" w:date="2019-07-23T10:05:00Z"/>
                <w:rFonts w:ascii="微软雅黑" w:eastAsia="微软雅黑" w:hAnsi="微软雅黑" w:cs="微软雅黑"/>
                <w:color w:val="000000"/>
                <w:sz w:val="18"/>
                <w:szCs w:val="18"/>
              </w:rPr>
            </w:pPr>
            <w:ins w:id="3708" w:author="haha" w:date="2019-07-23T10:05:00Z">
              <w:r w:rsidRPr="00AB6066">
                <w:rPr>
                  <w:rFonts w:ascii="微软雅黑" w:eastAsia="微软雅黑" w:hAnsi="微软雅黑" w:cs="微软雅黑" w:hint="eastAsia"/>
                  <w:color w:val="000000"/>
                  <w:sz w:val="18"/>
                  <w:szCs w:val="18"/>
                </w:rPr>
                <w:t>展示用户最新一次处理时间处理包括：编辑电话状态，编辑跟进状态，编辑催记且保存为一次处理状态</w:t>
              </w:r>
            </w:ins>
          </w:p>
        </w:tc>
        <w:tc>
          <w:tcPr>
            <w:tcW w:w="3209" w:type="dxa"/>
          </w:tcPr>
          <w:p w14:paraId="1EB7F02E" w14:textId="77777777" w:rsidR="00AB6066" w:rsidRPr="00AB6066" w:rsidRDefault="00AB6066" w:rsidP="00AB6066">
            <w:pPr>
              <w:spacing w:before="60" w:after="60"/>
              <w:rPr>
                <w:ins w:id="3709" w:author="haha" w:date="2019-07-23T10:05:00Z"/>
                <w:rFonts w:ascii="微软雅黑" w:eastAsia="微软雅黑" w:hAnsi="微软雅黑" w:cs="微软雅黑"/>
                <w:sz w:val="18"/>
                <w:szCs w:val="18"/>
              </w:rPr>
            </w:pPr>
          </w:p>
        </w:tc>
        <w:tc>
          <w:tcPr>
            <w:tcW w:w="1712" w:type="dxa"/>
          </w:tcPr>
          <w:p w14:paraId="1185CDA9" w14:textId="77777777" w:rsidR="00AB6066" w:rsidRPr="00AB6066" w:rsidRDefault="00AB6066" w:rsidP="00AB6066">
            <w:pPr>
              <w:widowControl/>
              <w:jc w:val="left"/>
              <w:rPr>
                <w:ins w:id="3710" w:author="haha" w:date="2019-07-23T10:05:00Z"/>
                <w:rFonts w:ascii="微软雅黑" w:eastAsia="微软雅黑" w:hAnsi="微软雅黑" w:cs="微软雅黑"/>
                <w:color w:val="000000"/>
                <w:sz w:val="18"/>
                <w:szCs w:val="18"/>
              </w:rPr>
            </w:pPr>
          </w:p>
        </w:tc>
      </w:tr>
      <w:tr w:rsidR="00AB6066" w:rsidRPr="00AB6066" w14:paraId="4228B8B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711" w:author="haha" w:date="2019-07-23T10:05:00Z"/>
        </w:trPr>
        <w:tc>
          <w:tcPr>
            <w:tcW w:w="802" w:type="dxa"/>
          </w:tcPr>
          <w:p w14:paraId="1A8E5C95" w14:textId="5354C515" w:rsidR="00AB6066" w:rsidRPr="00AB6066" w:rsidRDefault="00144814" w:rsidP="00AB6066">
            <w:pPr>
              <w:widowControl/>
              <w:rPr>
                <w:ins w:id="3712" w:author="haha" w:date="2019-07-23T10:05:00Z"/>
                <w:rFonts w:ascii="微软雅黑" w:eastAsia="微软雅黑" w:hAnsi="微软雅黑" w:cs="微软雅黑"/>
                <w:sz w:val="18"/>
                <w:szCs w:val="18"/>
              </w:rPr>
            </w:pPr>
            <w:ins w:id="3713" w:author="haha" w:date="2019-07-23T15:39:00Z">
              <w:r>
                <w:rPr>
                  <w:rFonts w:ascii="微软雅黑" w:eastAsia="微软雅黑" w:hAnsi="微软雅黑" w:cs="微软雅黑" w:hint="eastAsia"/>
                  <w:sz w:val="18"/>
                  <w:szCs w:val="18"/>
                </w:rPr>
                <w:t>2</w:t>
              </w:r>
              <w:r>
                <w:rPr>
                  <w:rFonts w:ascii="微软雅黑" w:eastAsia="微软雅黑" w:hAnsi="微软雅黑" w:cs="微软雅黑"/>
                  <w:sz w:val="18"/>
                  <w:szCs w:val="18"/>
                </w:rPr>
                <w:t>1</w:t>
              </w:r>
            </w:ins>
          </w:p>
        </w:tc>
        <w:tc>
          <w:tcPr>
            <w:tcW w:w="1309" w:type="dxa"/>
            <w:gridSpan w:val="2"/>
          </w:tcPr>
          <w:p w14:paraId="62828356" w14:textId="77777777" w:rsidR="00AB6066" w:rsidRPr="00AB6066" w:rsidRDefault="00AB6066" w:rsidP="00AB6066">
            <w:pPr>
              <w:widowControl/>
              <w:jc w:val="left"/>
              <w:rPr>
                <w:ins w:id="3714" w:author="haha" w:date="2019-07-23T10:05:00Z"/>
                <w:rFonts w:ascii="微软雅黑" w:eastAsia="微软雅黑" w:hAnsi="微软雅黑" w:cs="微软雅黑"/>
                <w:color w:val="000000"/>
                <w:sz w:val="18"/>
                <w:szCs w:val="18"/>
              </w:rPr>
            </w:pPr>
            <w:ins w:id="3715" w:author="haha" w:date="2019-07-23T10:05:00Z">
              <w:r w:rsidRPr="00AB6066">
                <w:rPr>
                  <w:rFonts w:ascii="微软雅黑" w:eastAsia="微软雅黑" w:hAnsi="微软雅黑" w:cs="微软雅黑" w:hint="eastAsia"/>
                  <w:color w:val="000000"/>
                  <w:sz w:val="18"/>
                  <w:szCs w:val="18"/>
                </w:rPr>
                <w:t>处理时间的i</w:t>
              </w:r>
              <w:r w:rsidRPr="00AB6066">
                <w:rPr>
                  <w:rFonts w:ascii="微软雅黑" w:eastAsia="微软雅黑" w:hAnsi="微软雅黑" w:cs="微软雅黑"/>
                  <w:color w:val="000000"/>
                  <w:sz w:val="18"/>
                  <w:szCs w:val="18"/>
                </w:rPr>
                <w:t>con</w:t>
              </w:r>
            </w:ins>
          </w:p>
        </w:tc>
        <w:tc>
          <w:tcPr>
            <w:tcW w:w="3000" w:type="dxa"/>
          </w:tcPr>
          <w:p w14:paraId="43F577D2" w14:textId="77777777" w:rsidR="00AB6066" w:rsidRPr="00AB6066" w:rsidRDefault="00AB6066" w:rsidP="00AB6066">
            <w:pPr>
              <w:widowControl/>
              <w:jc w:val="left"/>
              <w:rPr>
                <w:ins w:id="3716" w:author="haha" w:date="2019-07-23T10:05:00Z"/>
                <w:rFonts w:ascii="微软雅黑" w:eastAsia="微软雅黑" w:hAnsi="微软雅黑" w:cs="微软雅黑"/>
                <w:color w:val="000000"/>
                <w:sz w:val="18"/>
                <w:szCs w:val="18"/>
              </w:rPr>
            </w:pPr>
            <w:ins w:id="3717" w:author="haha" w:date="2019-07-23T10:05:00Z">
              <w:r w:rsidRPr="00AB6066">
                <w:rPr>
                  <w:rFonts w:ascii="微软雅黑" w:eastAsia="微软雅黑" w:hAnsi="微软雅黑" w:cs="微软雅黑" w:hint="eastAsia"/>
                  <w:color w:val="000000"/>
                  <w:sz w:val="18"/>
                  <w:szCs w:val="18"/>
                </w:rPr>
                <w:t>可点击进行处理时间倒叙-正序反复展示数据</w:t>
              </w:r>
            </w:ins>
          </w:p>
        </w:tc>
        <w:tc>
          <w:tcPr>
            <w:tcW w:w="3209" w:type="dxa"/>
          </w:tcPr>
          <w:p w14:paraId="3B029D9D" w14:textId="77777777" w:rsidR="00AB6066" w:rsidRPr="00AB6066" w:rsidRDefault="00AB6066" w:rsidP="00AB6066">
            <w:pPr>
              <w:spacing w:before="60" w:after="60"/>
              <w:rPr>
                <w:ins w:id="3718" w:author="haha" w:date="2019-07-23T10:05:00Z"/>
                <w:rFonts w:ascii="微软雅黑" w:eastAsia="微软雅黑" w:hAnsi="微软雅黑" w:cs="微软雅黑"/>
                <w:sz w:val="18"/>
                <w:szCs w:val="18"/>
              </w:rPr>
            </w:pPr>
          </w:p>
        </w:tc>
        <w:tc>
          <w:tcPr>
            <w:tcW w:w="1712" w:type="dxa"/>
          </w:tcPr>
          <w:p w14:paraId="6E656035" w14:textId="77777777" w:rsidR="00AB6066" w:rsidRPr="00AB6066" w:rsidRDefault="00AB6066" w:rsidP="00AB6066">
            <w:pPr>
              <w:widowControl/>
              <w:jc w:val="left"/>
              <w:rPr>
                <w:ins w:id="3719" w:author="haha" w:date="2019-07-23T10:05:00Z"/>
                <w:rFonts w:ascii="微软雅黑" w:eastAsia="微软雅黑" w:hAnsi="微软雅黑" w:cs="微软雅黑"/>
                <w:color w:val="000000"/>
                <w:sz w:val="18"/>
                <w:szCs w:val="18"/>
              </w:rPr>
            </w:pPr>
            <w:ins w:id="3720" w:author="haha" w:date="2019-07-23T10:05:00Z">
              <w:r w:rsidRPr="00AB6066">
                <w:rPr>
                  <w:rFonts w:ascii="微软雅黑" w:eastAsia="微软雅黑" w:hAnsi="微软雅黑" w:cs="微软雅黑" w:hint="eastAsia"/>
                  <w:color w:val="000000"/>
                  <w:sz w:val="18"/>
                  <w:szCs w:val="18"/>
                </w:rPr>
                <w:t>可与筛选一起操作使用</w:t>
              </w:r>
            </w:ins>
          </w:p>
        </w:tc>
      </w:tr>
      <w:tr w:rsidR="00AB6066" w:rsidRPr="00AB6066" w14:paraId="796E1C9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721" w:author="haha" w:date="2019-07-23T10:05:00Z"/>
        </w:trPr>
        <w:tc>
          <w:tcPr>
            <w:tcW w:w="802" w:type="dxa"/>
          </w:tcPr>
          <w:p w14:paraId="2F43B1EE" w14:textId="4D9A1F56" w:rsidR="00AB6066" w:rsidRPr="00AB6066" w:rsidRDefault="00144814" w:rsidP="00AB6066">
            <w:pPr>
              <w:widowControl/>
              <w:rPr>
                <w:ins w:id="3722" w:author="haha" w:date="2019-07-23T10:05:00Z"/>
                <w:rFonts w:ascii="微软雅黑" w:eastAsia="微软雅黑" w:hAnsi="微软雅黑" w:cs="微软雅黑"/>
                <w:sz w:val="18"/>
                <w:szCs w:val="18"/>
              </w:rPr>
            </w:pPr>
            <w:ins w:id="3723" w:author="haha" w:date="2019-07-23T15:39:00Z">
              <w:r>
                <w:rPr>
                  <w:rFonts w:ascii="微软雅黑" w:eastAsia="微软雅黑" w:hAnsi="微软雅黑" w:cs="微软雅黑" w:hint="eastAsia"/>
                  <w:sz w:val="18"/>
                  <w:szCs w:val="18"/>
                </w:rPr>
                <w:t>2</w:t>
              </w:r>
              <w:r>
                <w:rPr>
                  <w:rFonts w:ascii="微软雅黑" w:eastAsia="微软雅黑" w:hAnsi="微软雅黑" w:cs="微软雅黑"/>
                  <w:sz w:val="18"/>
                  <w:szCs w:val="18"/>
                </w:rPr>
                <w:t>2</w:t>
              </w:r>
            </w:ins>
          </w:p>
        </w:tc>
        <w:tc>
          <w:tcPr>
            <w:tcW w:w="1309" w:type="dxa"/>
            <w:gridSpan w:val="2"/>
          </w:tcPr>
          <w:p w14:paraId="530DC2B0" w14:textId="77777777" w:rsidR="00AB6066" w:rsidRPr="00AB6066" w:rsidRDefault="00AB6066" w:rsidP="00AB6066">
            <w:pPr>
              <w:widowControl/>
              <w:jc w:val="left"/>
              <w:rPr>
                <w:ins w:id="3724" w:author="haha" w:date="2019-07-23T10:05:00Z"/>
                <w:rFonts w:ascii="微软雅黑" w:eastAsia="微软雅黑" w:hAnsi="微软雅黑" w:cs="微软雅黑"/>
                <w:color w:val="000000"/>
                <w:sz w:val="18"/>
                <w:szCs w:val="18"/>
              </w:rPr>
            </w:pPr>
            <w:ins w:id="3725" w:author="haha" w:date="2019-07-23T10:05:00Z">
              <w:r w:rsidRPr="00AB6066">
                <w:rPr>
                  <w:rFonts w:ascii="微软雅黑" w:eastAsia="微软雅黑" w:hAnsi="微软雅黑" w:cs="微软雅黑" w:hint="eastAsia"/>
                  <w:color w:val="000000"/>
                  <w:sz w:val="18"/>
                  <w:szCs w:val="18"/>
                </w:rPr>
                <w:t>操作-编辑</w:t>
              </w:r>
            </w:ins>
          </w:p>
        </w:tc>
        <w:tc>
          <w:tcPr>
            <w:tcW w:w="3000" w:type="dxa"/>
          </w:tcPr>
          <w:p w14:paraId="51F2C1DD" w14:textId="77777777" w:rsidR="00AB6066" w:rsidRPr="00AB6066" w:rsidRDefault="00AB6066" w:rsidP="00AB6066">
            <w:pPr>
              <w:widowControl/>
              <w:jc w:val="left"/>
              <w:rPr>
                <w:ins w:id="3726" w:author="haha" w:date="2019-07-23T10:05:00Z"/>
                <w:rFonts w:ascii="微软雅黑" w:eastAsia="微软雅黑" w:hAnsi="微软雅黑" w:cs="微软雅黑"/>
                <w:color w:val="000000"/>
                <w:sz w:val="18"/>
                <w:szCs w:val="18"/>
              </w:rPr>
            </w:pPr>
            <w:ins w:id="3727" w:author="haha" w:date="2019-07-23T10:05:00Z">
              <w:r w:rsidRPr="00AB6066">
                <w:rPr>
                  <w:rFonts w:ascii="微软雅黑" w:eastAsia="微软雅黑" w:hAnsi="微软雅黑" w:cs="微软雅黑" w:hint="eastAsia"/>
                  <w:color w:val="000000"/>
                  <w:sz w:val="18"/>
                  <w:szCs w:val="18"/>
                </w:rPr>
                <w:t>可点击，进入客户详情页面</w:t>
              </w:r>
            </w:ins>
          </w:p>
        </w:tc>
        <w:tc>
          <w:tcPr>
            <w:tcW w:w="3209" w:type="dxa"/>
          </w:tcPr>
          <w:p w14:paraId="690412A6" w14:textId="77777777" w:rsidR="00AB6066" w:rsidRPr="00AB6066" w:rsidRDefault="00AB6066" w:rsidP="00AB6066">
            <w:pPr>
              <w:spacing w:before="60" w:after="60"/>
              <w:rPr>
                <w:ins w:id="3728" w:author="haha" w:date="2019-07-23T10:05:00Z"/>
                <w:rFonts w:ascii="微软雅黑" w:eastAsia="微软雅黑" w:hAnsi="微软雅黑" w:cs="微软雅黑"/>
                <w:sz w:val="18"/>
                <w:szCs w:val="18"/>
              </w:rPr>
            </w:pPr>
          </w:p>
        </w:tc>
        <w:tc>
          <w:tcPr>
            <w:tcW w:w="1712" w:type="dxa"/>
          </w:tcPr>
          <w:p w14:paraId="5C4C6290" w14:textId="77777777" w:rsidR="00AB6066" w:rsidRPr="00AB6066" w:rsidRDefault="00AB6066" w:rsidP="00AB6066">
            <w:pPr>
              <w:widowControl/>
              <w:jc w:val="left"/>
              <w:rPr>
                <w:ins w:id="3729" w:author="haha" w:date="2019-07-23T10:05:00Z"/>
                <w:rFonts w:ascii="微软雅黑" w:eastAsia="微软雅黑" w:hAnsi="微软雅黑" w:cs="微软雅黑"/>
                <w:color w:val="000000"/>
                <w:sz w:val="18"/>
                <w:szCs w:val="18"/>
              </w:rPr>
            </w:pPr>
          </w:p>
        </w:tc>
      </w:tr>
      <w:tr w:rsidR="00AB6066" w:rsidRPr="00AB6066" w14:paraId="06364598"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730" w:author="haha" w:date="2019-07-23T10:05:00Z"/>
        </w:trPr>
        <w:tc>
          <w:tcPr>
            <w:tcW w:w="802" w:type="dxa"/>
          </w:tcPr>
          <w:p w14:paraId="104C4E89" w14:textId="1BB38A72" w:rsidR="00AB6066" w:rsidRPr="00AB6066" w:rsidRDefault="00144814" w:rsidP="00AB6066">
            <w:pPr>
              <w:widowControl/>
              <w:rPr>
                <w:ins w:id="3731" w:author="haha" w:date="2019-07-23T10:05:00Z"/>
                <w:rFonts w:ascii="微软雅黑" w:eastAsia="微软雅黑" w:hAnsi="微软雅黑" w:cs="微软雅黑"/>
                <w:sz w:val="18"/>
                <w:szCs w:val="18"/>
              </w:rPr>
            </w:pPr>
            <w:ins w:id="3732" w:author="haha" w:date="2019-07-23T15:39:00Z">
              <w:r>
                <w:rPr>
                  <w:rFonts w:ascii="微软雅黑" w:eastAsia="微软雅黑" w:hAnsi="微软雅黑" w:cs="微软雅黑" w:hint="eastAsia"/>
                  <w:sz w:val="18"/>
                  <w:szCs w:val="18"/>
                </w:rPr>
                <w:t>2</w:t>
              </w:r>
              <w:r>
                <w:rPr>
                  <w:rFonts w:ascii="微软雅黑" w:eastAsia="微软雅黑" w:hAnsi="微软雅黑" w:cs="微软雅黑"/>
                  <w:sz w:val="18"/>
                  <w:szCs w:val="18"/>
                </w:rPr>
                <w:t>3</w:t>
              </w:r>
            </w:ins>
          </w:p>
        </w:tc>
        <w:tc>
          <w:tcPr>
            <w:tcW w:w="1309" w:type="dxa"/>
            <w:gridSpan w:val="2"/>
          </w:tcPr>
          <w:p w14:paraId="5A6DAAB8" w14:textId="77777777" w:rsidR="00AB6066" w:rsidRPr="00AB6066" w:rsidRDefault="00AB6066" w:rsidP="00AB6066">
            <w:pPr>
              <w:widowControl/>
              <w:jc w:val="left"/>
              <w:rPr>
                <w:ins w:id="3733" w:author="haha" w:date="2019-07-23T10:05:00Z"/>
                <w:rFonts w:ascii="微软雅黑" w:eastAsia="微软雅黑" w:hAnsi="微软雅黑" w:cs="微软雅黑"/>
                <w:color w:val="000000"/>
                <w:sz w:val="18"/>
                <w:szCs w:val="18"/>
              </w:rPr>
            </w:pPr>
            <w:ins w:id="3734" w:author="haha" w:date="2019-07-23T10:05:00Z">
              <w:r w:rsidRPr="00AB6066">
                <w:rPr>
                  <w:rFonts w:ascii="微软雅黑" w:eastAsia="微软雅黑" w:hAnsi="微软雅黑" w:cs="微软雅黑" w:hint="eastAsia"/>
                  <w:color w:val="000000"/>
                  <w:sz w:val="18"/>
                  <w:szCs w:val="18"/>
                </w:rPr>
                <w:t>操作-改派</w:t>
              </w:r>
            </w:ins>
          </w:p>
        </w:tc>
        <w:tc>
          <w:tcPr>
            <w:tcW w:w="3000" w:type="dxa"/>
          </w:tcPr>
          <w:p w14:paraId="3C3B4397" w14:textId="77777777" w:rsidR="00AB6066" w:rsidRPr="00AB6066" w:rsidRDefault="00AB6066" w:rsidP="00AB6066">
            <w:pPr>
              <w:widowControl/>
              <w:jc w:val="left"/>
              <w:rPr>
                <w:ins w:id="3735" w:author="haha" w:date="2019-07-23T10:05:00Z"/>
                <w:rFonts w:ascii="微软雅黑" w:eastAsia="微软雅黑" w:hAnsi="微软雅黑" w:cs="微软雅黑"/>
                <w:color w:val="000000"/>
                <w:sz w:val="18"/>
                <w:szCs w:val="18"/>
              </w:rPr>
            </w:pPr>
            <w:ins w:id="3736" w:author="haha" w:date="2019-07-23T10:05:00Z">
              <w:r w:rsidRPr="00AB6066">
                <w:rPr>
                  <w:rFonts w:ascii="微软雅黑" w:eastAsia="微软雅黑" w:hAnsi="微软雅黑" w:cs="微软雅黑" w:hint="eastAsia"/>
                  <w:color w:val="000000"/>
                  <w:sz w:val="18"/>
                  <w:szCs w:val="18"/>
                </w:rPr>
                <w:t>点击把当前案件派给其他负责人</w:t>
              </w:r>
            </w:ins>
          </w:p>
        </w:tc>
        <w:tc>
          <w:tcPr>
            <w:tcW w:w="3209" w:type="dxa"/>
          </w:tcPr>
          <w:p w14:paraId="489CBD2A" w14:textId="77777777" w:rsidR="00AB6066" w:rsidRPr="00AB6066" w:rsidRDefault="00AB6066" w:rsidP="00AB6066">
            <w:pPr>
              <w:spacing w:before="60" w:after="60"/>
              <w:rPr>
                <w:ins w:id="3737" w:author="haha" w:date="2019-07-23T10:05:00Z"/>
                <w:rFonts w:ascii="微软雅黑" w:eastAsia="微软雅黑" w:hAnsi="微软雅黑" w:cs="微软雅黑"/>
                <w:sz w:val="18"/>
                <w:szCs w:val="18"/>
              </w:rPr>
            </w:pPr>
          </w:p>
        </w:tc>
        <w:tc>
          <w:tcPr>
            <w:tcW w:w="1712" w:type="dxa"/>
          </w:tcPr>
          <w:p w14:paraId="4011CEC6" w14:textId="77777777" w:rsidR="00AB6066" w:rsidRPr="00AB6066" w:rsidRDefault="00AB6066" w:rsidP="00AB6066">
            <w:pPr>
              <w:widowControl/>
              <w:jc w:val="left"/>
              <w:rPr>
                <w:ins w:id="3738" w:author="haha" w:date="2019-07-23T10:05:00Z"/>
                <w:rFonts w:ascii="微软雅黑" w:eastAsia="微软雅黑" w:hAnsi="微软雅黑" w:cs="微软雅黑"/>
                <w:color w:val="000000"/>
                <w:sz w:val="18"/>
                <w:szCs w:val="18"/>
              </w:rPr>
            </w:pPr>
          </w:p>
        </w:tc>
      </w:tr>
    </w:tbl>
    <w:p w14:paraId="6B188C84" w14:textId="77777777" w:rsidR="00AB6066" w:rsidRPr="008B6B91" w:rsidRDefault="00AB6066" w:rsidP="00AB6066">
      <w:pPr>
        <w:rPr>
          <w:ins w:id="3739" w:author="haha" w:date="2019-07-23T10:05:00Z"/>
          <w:color w:val="FF0000"/>
          <w:rPrChange w:id="3740" w:author="haha" w:date="2019-07-23T10:14:00Z">
            <w:rPr>
              <w:ins w:id="3741" w:author="haha" w:date="2019-07-23T10:05:00Z"/>
            </w:rPr>
          </w:rPrChange>
        </w:rPr>
      </w:pPr>
      <w:ins w:id="3742" w:author="haha" w:date="2019-07-23T10:05:00Z">
        <w:r w:rsidRPr="008B6B91">
          <w:rPr>
            <w:rFonts w:hint="eastAsia"/>
            <w:color w:val="FF0000"/>
            <w:rPrChange w:id="3743" w:author="haha" w:date="2019-07-23T10:14:00Z">
              <w:rPr>
                <w:rFonts w:hint="eastAsia"/>
              </w:rPr>
            </w:rPrChange>
          </w:rPr>
          <w:t>客户详情页面与全部案件下的客户详情页面一致不进行叙述</w:t>
        </w:r>
      </w:ins>
    </w:p>
    <w:p w14:paraId="27D39BEA" w14:textId="61C7B378" w:rsidR="00AB6066" w:rsidRPr="00AB6066" w:rsidRDefault="00225374" w:rsidP="00AB6066">
      <w:pPr>
        <w:keepNext/>
        <w:keepLines/>
        <w:spacing w:before="260" w:after="260" w:line="416" w:lineRule="auto"/>
        <w:outlineLvl w:val="2"/>
        <w:rPr>
          <w:ins w:id="3744" w:author="haha" w:date="2019-07-23T10:05:00Z"/>
          <w:b/>
          <w:bCs/>
          <w:sz w:val="32"/>
          <w:szCs w:val="32"/>
        </w:rPr>
      </w:pPr>
      <w:bookmarkStart w:id="3745" w:name="_Toc14795486"/>
      <w:ins w:id="3746" w:author="haha" w:date="2019-07-23T16:25:00Z">
        <w:r>
          <w:rPr>
            <w:rFonts w:hint="eastAsia"/>
            <w:b/>
            <w:bCs/>
            <w:sz w:val="32"/>
            <w:szCs w:val="32"/>
          </w:rPr>
          <w:t>4</w:t>
        </w:r>
        <w:r>
          <w:rPr>
            <w:b/>
            <w:bCs/>
            <w:sz w:val="32"/>
            <w:szCs w:val="32"/>
          </w:rPr>
          <w:t>.2.1</w:t>
        </w:r>
      </w:ins>
      <w:ins w:id="3747" w:author="haha" w:date="2019-07-23T10:05:00Z">
        <w:r w:rsidR="00AB6066" w:rsidRPr="00AB6066">
          <w:rPr>
            <w:rFonts w:hint="eastAsia"/>
            <w:b/>
            <w:bCs/>
            <w:sz w:val="32"/>
            <w:szCs w:val="32"/>
          </w:rPr>
          <w:t>改派弹框</w:t>
        </w:r>
        <w:bookmarkEnd w:id="3745"/>
      </w:ins>
    </w:p>
    <w:p w14:paraId="7C113280" w14:textId="77777777" w:rsidR="00AB6066" w:rsidRPr="00AB6066" w:rsidRDefault="00AB6066" w:rsidP="00AB6066">
      <w:pPr>
        <w:rPr>
          <w:ins w:id="3748" w:author="haha" w:date="2019-07-23T10:05:00Z"/>
        </w:rPr>
      </w:pPr>
      <w:ins w:id="3749" w:author="haha" w:date="2019-07-23T10:05:00Z">
        <w:r w:rsidRPr="00AB6066">
          <w:rPr>
            <w:noProof/>
          </w:rPr>
          <w:drawing>
            <wp:inline distT="0" distB="0" distL="0" distR="0" wp14:anchorId="4AE214BF" wp14:editId="5E42BF9F">
              <wp:extent cx="4266491" cy="19812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8680" cy="1982217"/>
                      </a:xfrm>
                      <a:prstGeom prst="rect">
                        <a:avLst/>
                      </a:prstGeom>
                    </pic:spPr>
                  </pic:pic>
                </a:graphicData>
              </a:graphic>
            </wp:inline>
          </w:drawing>
        </w:r>
      </w:ins>
    </w:p>
    <w:tbl>
      <w:tblPr>
        <w:tblpPr w:leftFromText="180" w:rightFromText="180" w:vertAnchor="text" w:horzAnchor="margin" w:tblpXSpec="center" w:tblpY="-49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8B6B91" w:rsidRPr="00AB6066" w14:paraId="09D582D7" w14:textId="77777777" w:rsidTr="008B6B91">
        <w:trPr>
          <w:trHeight w:val="90"/>
          <w:ins w:id="3750" w:author="haha" w:date="2019-07-23T10:15:00Z"/>
        </w:trPr>
        <w:tc>
          <w:tcPr>
            <w:tcW w:w="1245" w:type="dxa"/>
            <w:gridSpan w:val="2"/>
            <w:tcBorders>
              <w:top w:val="nil"/>
              <w:left w:val="single" w:sz="4" w:space="0" w:color="auto"/>
              <w:bottom w:val="single" w:sz="4" w:space="0" w:color="auto"/>
              <w:right w:val="single" w:sz="4" w:space="0" w:color="auto"/>
            </w:tcBorders>
          </w:tcPr>
          <w:p w14:paraId="6CE7C3F9" w14:textId="77777777" w:rsidR="008B6B91" w:rsidRPr="00AB6066" w:rsidRDefault="008B6B91" w:rsidP="008B6B91">
            <w:pPr>
              <w:widowControl/>
              <w:jc w:val="left"/>
              <w:rPr>
                <w:ins w:id="3751" w:author="haha" w:date="2019-07-23T10:15:00Z"/>
                <w:rFonts w:ascii="微软雅黑" w:eastAsia="微软雅黑" w:hAnsi="微软雅黑" w:cs="宋体"/>
                <w:b/>
                <w:bCs/>
                <w:color w:val="000000"/>
                <w:kern w:val="0"/>
                <w:sz w:val="18"/>
                <w:szCs w:val="18"/>
              </w:rPr>
            </w:pPr>
            <w:ins w:id="3752" w:author="haha" w:date="2019-07-23T10:15:00Z">
              <w:r w:rsidRPr="00AB6066">
                <w:rPr>
                  <w:rFonts w:ascii="微软雅黑" w:eastAsia="微软雅黑" w:hAnsi="微软雅黑" w:cs="宋体" w:hint="eastAsia"/>
                  <w:b/>
                  <w:bCs/>
                  <w:color w:val="000000"/>
                  <w:kern w:val="0"/>
                  <w:sz w:val="18"/>
                  <w:szCs w:val="18"/>
                </w:rPr>
                <w:lastRenderedPageBreak/>
                <w:t>所属页面</w:t>
              </w:r>
            </w:ins>
          </w:p>
        </w:tc>
        <w:tc>
          <w:tcPr>
            <w:tcW w:w="8787" w:type="dxa"/>
            <w:gridSpan w:val="4"/>
            <w:tcBorders>
              <w:top w:val="single" w:sz="4" w:space="0" w:color="auto"/>
              <w:left w:val="nil"/>
              <w:bottom w:val="single" w:sz="4" w:space="0" w:color="auto"/>
              <w:right w:val="single" w:sz="4" w:space="0" w:color="auto"/>
            </w:tcBorders>
          </w:tcPr>
          <w:p w14:paraId="12560A4A" w14:textId="77777777" w:rsidR="008B6B91" w:rsidRPr="00AB6066" w:rsidRDefault="008B6B91" w:rsidP="008B6B91">
            <w:pPr>
              <w:widowControl/>
              <w:jc w:val="left"/>
              <w:rPr>
                <w:ins w:id="3753" w:author="haha" w:date="2019-07-23T10:15:00Z"/>
                <w:rFonts w:ascii="微软雅黑" w:eastAsia="微软雅黑" w:hAnsi="微软雅黑" w:cs="宋体"/>
                <w:color w:val="000000"/>
                <w:kern w:val="0"/>
                <w:sz w:val="18"/>
                <w:szCs w:val="18"/>
              </w:rPr>
            </w:pPr>
            <w:ins w:id="3754" w:author="haha" w:date="2019-07-23T10:15:00Z">
              <w:r w:rsidRPr="00AB6066">
                <w:rPr>
                  <w:rFonts w:ascii="微软雅黑" w:eastAsia="微软雅黑" w:hAnsi="微软雅黑" w:cs="宋体" w:hint="eastAsia"/>
                  <w:color w:val="000000"/>
                  <w:kern w:val="0"/>
                  <w:sz w:val="18"/>
                  <w:szCs w:val="18"/>
                </w:rPr>
                <w:t>所有案件</w:t>
              </w:r>
            </w:ins>
          </w:p>
        </w:tc>
      </w:tr>
      <w:tr w:rsidR="008B6B91" w:rsidRPr="00AB6066" w14:paraId="4142363A" w14:textId="77777777" w:rsidTr="008B6B91">
        <w:trPr>
          <w:trHeight w:val="408"/>
          <w:ins w:id="3755" w:author="haha" w:date="2019-07-23T10:15:00Z"/>
        </w:trPr>
        <w:tc>
          <w:tcPr>
            <w:tcW w:w="1245" w:type="dxa"/>
            <w:gridSpan w:val="2"/>
            <w:tcBorders>
              <w:top w:val="nil"/>
              <w:left w:val="single" w:sz="4" w:space="0" w:color="auto"/>
              <w:bottom w:val="single" w:sz="4" w:space="0" w:color="auto"/>
              <w:right w:val="single" w:sz="4" w:space="0" w:color="auto"/>
            </w:tcBorders>
          </w:tcPr>
          <w:p w14:paraId="5F09304B" w14:textId="77777777" w:rsidR="008B6B91" w:rsidRPr="00AB6066" w:rsidRDefault="008B6B91" w:rsidP="008B6B91">
            <w:pPr>
              <w:widowControl/>
              <w:jc w:val="left"/>
              <w:rPr>
                <w:ins w:id="3756" w:author="haha" w:date="2019-07-23T10:15:00Z"/>
                <w:rFonts w:ascii="微软雅黑" w:eastAsia="微软雅黑" w:hAnsi="微软雅黑" w:cs="宋体"/>
                <w:b/>
                <w:bCs/>
                <w:kern w:val="0"/>
                <w:sz w:val="18"/>
                <w:szCs w:val="18"/>
              </w:rPr>
            </w:pPr>
            <w:ins w:id="3757" w:author="haha" w:date="2019-07-23T10:1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7E8EA44E" w14:textId="77777777" w:rsidR="008B6B91" w:rsidRPr="00AB6066" w:rsidRDefault="008B6B91" w:rsidP="008B6B91">
            <w:pPr>
              <w:widowControl/>
              <w:jc w:val="left"/>
              <w:rPr>
                <w:ins w:id="3758" w:author="haha" w:date="2019-07-23T10:15:00Z"/>
                <w:rFonts w:ascii="微软雅黑" w:eastAsia="微软雅黑" w:hAnsi="微软雅黑" w:cs="宋体"/>
                <w:kern w:val="0"/>
                <w:sz w:val="18"/>
                <w:szCs w:val="18"/>
              </w:rPr>
            </w:pPr>
            <w:ins w:id="3759" w:author="haha" w:date="2019-07-23T10:15:00Z">
              <w:r w:rsidRPr="00AB6066">
                <w:rPr>
                  <w:rFonts w:ascii="微软雅黑" w:eastAsia="微软雅黑" w:hAnsi="微软雅黑" w:cs="宋体" w:hint="eastAsia"/>
                  <w:kern w:val="0"/>
                  <w:sz w:val="18"/>
                  <w:szCs w:val="18"/>
                </w:rPr>
                <w:t>操作下的改派按钮</w:t>
              </w:r>
            </w:ins>
          </w:p>
        </w:tc>
      </w:tr>
      <w:tr w:rsidR="008B6B91" w:rsidRPr="00AB6066" w14:paraId="61D28B91" w14:textId="77777777" w:rsidTr="008B6B91">
        <w:trPr>
          <w:trHeight w:val="423"/>
          <w:ins w:id="3760" w:author="haha" w:date="2019-07-23T10:15:00Z"/>
        </w:trPr>
        <w:tc>
          <w:tcPr>
            <w:tcW w:w="1245" w:type="dxa"/>
            <w:gridSpan w:val="2"/>
            <w:tcBorders>
              <w:top w:val="nil"/>
              <w:left w:val="single" w:sz="4" w:space="0" w:color="auto"/>
              <w:bottom w:val="single" w:sz="4" w:space="0" w:color="auto"/>
              <w:right w:val="single" w:sz="4" w:space="0" w:color="auto"/>
            </w:tcBorders>
          </w:tcPr>
          <w:p w14:paraId="24272C82" w14:textId="77777777" w:rsidR="008B6B91" w:rsidRPr="00AB6066" w:rsidRDefault="008B6B91" w:rsidP="008B6B91">
            <w:pPr>
              <w:widowControl/>
              <w:jc w:val="left"/>
              <w:rPr>
                <w:ins w:id="3761" w:author="haha" w:date="2019-07-23T10:15:00Z"/>
                <w:rFonts w:ascii="微软雅黑" w:eastAsia="微软雅黑" w:hAnsi="微软雅黑" w:cs="宋体"/>
                <w:b/>
                <w:bCs/>
                <w:kern w:val="0"/>
                <w:sz w:val="18"/>
                <w:szCs w:val="18"/>
              </w:rPr>
            </w:pPr>
            <w:ins w:id="3762" w:author="haha" w:date="2019-07-23T10:1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0DE33E1D" w14:textId="77777777" w:rsidR="008B6B91" w:rsidRPr="00AB6066" w:rsidRDefault="008B6B91" w:rsidP="008B6B91">
            <w:pPr>
              <w:widowControl/>
              <w:jc w:val="left"/>
              <w:rPr>
                <w:ins w:id="3763" w:author="haha" w:date="2019-07-23T10:15:00Z"/>
                <w:rFonts w:ascii="微软雅黑" w:eastAsia="微软雅黑" w:hAnsi="微软雅黑" w:cs="宋体"/>
                <w:kern w:val="0"/>
                <w:sz w:val="18"/>
                <w:szCs w:val="18"/>
              </w:rPr>
            </w:pPr>
            <w:ins w:id="3764" w:author="haha" w:date="2019-07-23T10:15:00Z">
              <w:r w:rsidRPr="00AB6066">
                <w:rPr>
                  <w:rFonts w:ascii="微软雅黑" w:eastAsia="微软雅黑" w:hAnsi="微软雅黑" w:cs="宋体" w:hint="eastAsia"/>
                  <w:kern w:val="0"/>
                  <w:sz w:val="18"/>
                  <w:szCs w:val="18"/>
                </w:rPr>
                <w:t>底部完成，右上角关闭</w:t>
              </w:r>
            </w:ins>
          </w:p>
        </w:tc>
      </w:tr>
      <w:tr w:rsidR="008B6B91" w:rsidRPr="00AB6066" w14:paraId="0D8AD5A3" w14:textId="77777777" w:rsidTr="008B6B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765" w:author="haha" w:date="2019-07-23T10:15:00Z"/>
        </w:trPr>
        <w:tc>
          <w:tcPr>
            <w:tcW w:w="10032" w:type="dxa"/>
            <w:gridSpan w:val="6"/>
          </w:tcPr>
          <w:p w14:paraId="654119E2" w14:textId="77777777" w:rsidR="008B6B91" w:rsidRPr="00AB6066" w:rsidRDefault="008B6B91" w:rsidP="008B6B91">
            <w:pPr>
              <w:widowControl/>
              <w:jc w:val="left"/>
              <w:rPr>
                <w:ins w:id="3766" w:author="haha" w:date="2019-07-23T10:15:00Z"/>
                <w:rFonts w:ascii="微软雅黑" w:eastAsia="微软雅黑" w:hAnsi="微软雅黑" w:cs="宋体"/>
                <w:b/>
                <w:bCs/>
                <w:kern w:val="0"/>
                <w:sz w:val="18"/>
                <w:szCs w:val="18"/>
              </w:rPr>
            </w:pPr>
            <w:ins w:id="3767" w:author="haha" w:date="2019-07-23T10:15:00Z">
              <w:r w:rsidRPr="00AB6066">
                <w:rPr>
                  <w:rFonts w:ascii="微软雅黑" w:eastAsia="微软雅黑" w:hAnsi="微软雅黑" w:cs="宋体" w:hint="eastAsia"/>
                  <w:b/>
                  <w:bCs/>
                  <w:kern w:val="0"/>
                  <w:sz w:val="18"/>
                  <w:szCs w:val="18"/>
                </w:rPr>
                <w:t>操作说明</w:t>
              </w:r>
            </w:ins>
          </w:p>
        </w:tc>
      </w:tr>
      <w:tr w:rsidR="008B6B91" w:rsidRPr="00AB6066" w14:paraId="0F80EDB3" w14:textId="77777777" w:rsidTr="008B6B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768" w:author="haha" w:date="2019-07-23T10:15:00Z"/>
        </w:trPr>
        <w:tc>
          <w:tcPr>
            <w:tcW w:w="802" w:type="dxa"/>
          </w:tcPr>
          <w:p w14:paraId="22327C39" w14:textId="77777777" w:rsidR="008B6B91" w:rsidRPr="00AB6066" w:rsidRDefault="008B6B91" w:rsidP="008B6B91">
            <w:pPr>
              <w:widowControl/>
              <w:jc w:val="left"/>
              <w:rPr>
                <w:ins w:id="3769" w:author="haha" w:date="2019-07-23T10:15:00Z"/>
                <w:rFonts w:ascii="微软雅黑" w:eastAsia="微软雅黑" w:hAnsi="微软雅黑" w:cs="宋体"/>
                <w:b/>
                <w:bCs/>
                <w:kern w:val="0"/>
                <w:sz w:val="18"/>
                <w:szCs w:val="18"/>
              </w:rPr>
            </w:pPr>
            <w:ins w:id="3770" w:author="haha" w:date="2019-07-23T10:15:00Z">
              <w:r w:rsidRPr="00AB6066">
                <w:rPr>
                  <w:rFonts w:ascii="微软雅黑" w:eastAsia="微软雅黑" w:hAnsi="微软雅黑" w:cs="宋体" w:hint="eastAsia"/>
                  <w:b/>
                  <w:bCs/>
                  <w:kern w:val="0"/>
                  <w:sz w:val="18"/>
                  <w:szCs w:val="18"/>
                </w:rPr>
                <w:t>序号</w:t>
              </w:r>
            </w:ins>
          </w:p>
        </w:tc>
        <w:tc>
          <w:tcPr>
            <w:tcW w:w="1309" w:type="dxa"/>
            <w:gridSpan w:val="2"/>
          </w:tcPr>
          <w:p w14:paraId="05D45E6B" w14:textId="77777777" w:rsidR="008B6B91" w:rsidRPr="00AB6066" w:rsidRDefault="008B6B91" w:rsidP="008B6B91">
            <w:pPr>
              <w:widowControl/>
              <w:jc w:val="left"/>
              <w:rPr>
                <w:ins w:id="3771" w:author="haha" w:date="2019-07-23T10:15:00Z"/>
                <w:rFonts w:ascii="微软雅黑" w:eastAsia="微软雅黑" w:hAnsi="微软雅黑" w:cs="宋体"/>
                <w:kern w:val="0"/>
                <w:sz w:val="18"/>
                <w:szCs w:val="18"/>
              </w:rPr>
            </w:pPr>
            <w:ins w:id="3772" w:author="haha" w:date="2019-07-23T10:15:00Z">
              <w:r w:rsidRPr="00AB6066">
                <w:rPr>
                  <w:rFonts w:ascii="微软雅黑" w:eastAsia="微软雅黑" w:hAnsi="微软雅黑" w:cs="宋体" w:hint="eastAsia"/>
                  <w:kern w:val="0"/>
                  <w:sz w:val="18"/>
                  <w:szCs w:val="18"/>
                </w:rPr>
                <w:t>名称</w:t>
              </w:r>
            </w:ins>
          </w:p>
        </w:tc>
        <w:tc>
          <w:tcPr>
            <w:tcW w:w="3000" w:type="dxa"/>
          </w:tcPr>
          <w:p w14:paraId="3F36DBD4" w14:textId="77777777" w:rsidR="008B6B91" w:rsidRPr="00AB6066" w:rsidRDefault="008B6B91" w:rsidP="008B6B91">
            <w:pPr>
              <w:widowControl/>
              <w:jc w:val="left"/>
              <w:rPr>
                <w:ins w:id="3773" w:author="haha" w:date="2019-07-23T10:15:00Z"/>
                <w:rFonts w:ascii="微软雅黑" w:eastAsia="微软雅黑" w:hAnsi="微软雅黑" w:cs="宋体"/>
                <w:kern w:val="0"/>
                <w:sz w:val="18"/>
                <w:szCs w:val="18"/>
              </w:rPr>
            </w:pPr>
            <w:ins w:id="3774" w:author="haha" w:date="2019-07-23T10:15:00Z">
              <w:r w:rsidRPr="00AB6066">
                <w:rPr>
                  <w:rFonts w:ascii="微软雅黑" w:eastAsia="微软雅黑" w:hAnsi="微软雅黑" w:cs="宋体" w:hint="eastAsia"/>
                  <w:kern w:val="0"/>
                  <w:sz w:val="18"/>
                  <w:szCs w:val="18"/>
                </w:rPr>
                <w:t>说明（默认值、规则、数据需求）</w:t>
              </w:r>
            </w:ins>
          </w:p>
        </w:tc>
        <w:tc>
          <w:tcPr>
            <w:tcW w:w="3209" w:type="dxa"/>
          </w:tcPr>
          <w:p w14:paraId="369C2D42" w14:textId="77777777" w:rsidR="008B6B91" w:rsidRPr="00AB6066" w:rsidRDefault="008B6B91" w:rsidP="008B6B91">
            <w:pPr>
              <w:widowControl/>
              <w:jc w:val="left"/>
              <w:rPr>
                <w:ins w:id="3775" w:author="haha" w:date="2019-07-23T10:15:00Z"/>
                <w:rFonts w:ascii="微软雅黑" w:eastAsia="微软雅黑" w:hAnsi="微软雅黑" w:cs="宋体"/>
                <w:b/>
                <w:bCs/>
                <w:kern w:val="0"/>
                <w:sz w:val="18"/>
                <w:szCs w:val="18"/>
              </w:rPr>
            </w:pPr>
            <w:ins w:id="3776" w:author="haha" w:date="2019-07-23T10:15:00Z">
              <w:r w:rsidRPr="00AB6066">
                <w:rPr>
                  <w:rFonts w:ascii="微软雅黑" w:eastAsia="微软雅黑" w:hAnsi="微软雅黑" w:cs="宋体" w:hint="eastAsia"/>
                  <w:b/>
                  <w:bCs/>
                  <w:kern w:val="0"/>
                  <w:sz w:val="18"/>
                  <w:szCs w:val="18"/>
                </w:rPr>
                <w:t>交互（跳转页面等）</w:t>
              </w:r>
            </w:ins>
          </w:p>
        </w:tc>
        <w:tc>
          <w:tcPr>
            <w:tcW w:w="1712" w:type="dxa"/>
          </w:tcPr>
          <w:p w14:paraId="2080FD44" w14:textId="77777777" w:rsidR="008B6B91" w:rsidRPr="00AB6066" w:rsidRDefault="008B6B91" w:rsidP="008B6B91">
            <w:pPr>
              <w:widowControl/>
              <w:jc w:val="left"/>
              <w:rPr>
                <w:ins w:id="3777" w:author="haha" w:date="2019-07-23T10:15:00Z"/>
                <w:rFonts w:ascii="微软雅黑" w:eastAsia="微软雅黑" w:hAnsi="微软雅黑" w:cs="宋体"/>
                <w:b/>
                <w:bCs/>
                <w:kern w:val="0"/>
                <w:sz w:val="18"/>
                <w:szCs w:val="18"/>
              </w:rPr>
            </w:pPr>
            <w:ins w:id="3778" w:author="haha" w:date="2019-07-23T10:15:00Z">
              <w:r w:rsidRPr="00AB6066">
                <w:rPr>
                  <w:rFonts w:ascii="微软雅黑" w:eastAsia="微软雅黑" w:hAnsi="微软雅黑" w:cs="宋体" w:hint="eastAsia"/>
                  <w:b/>
                  <w:bCs/>
                  <w:kern w:val="0"/>
                  <w:sz w:val="18"/>
                  <w:szCs w:val="18"/>
                </w:rPr>
                <w:t>异常逻辑</w:t>
              </w:r>
            </w:ins>
          </w:p>
        </w:tc>
      </w:tr>
      <w:tr w:rsidR="008B6B91" w:rsidRPr="00AB6066" w14:paraId="403034C6" w14:textId="77777777" w:rsidTr="008B6B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779" w:author="haha" w:date="2019-07-23T10:15:00Z"/>
        </w:trPr>
        <w:tc>
          <w:tcPr>
            <w:tcW w:w="802" w:type="dxa"/>
          </w:tcPr>
          <w:p w14:paraId="602BB741" w14:textId="77777777" w:rsidR="008B6B91" w:rsidRPr="00AB6066" w:rsidRDefault="008B6B91" w:rsidP="008B6B91">
            <w:pPr>
              <w:widowControl/>
              <w:jc w:val="center"/>
              <w:rPr>
                <w:ins w:id="3780" w:author="haha" w:date="2019-07-23T10:15:00Z"/>
                <w:rFonts w:ascii="微软雅黑" w:eastAsia="微软雅黑" w:hAnsi="微软雅黑" w:cs="宋体"/>
                <w:bCs/>
                <w:kern w:val="0"/>
                <w:sz w:val="18"/>
                <w:szCs w:val="18"/>
              </w:rPr>
            </w:pPr>
            <w:ins w:id="3781" w:author="haha" w:date="2019-07-23T10:15:00Z">
              <w:r w:rsidRPr="00AB6066">
                <w:rPr>
                  <w:rFonts w:ascii="微软雅黑" w:eastAsia="微软雅黑" w:hAnsi="微软雅黑" w:cs="宋体" w:hint="eastAsia"/>
                  <w:bCs/>
                  <w:kern w:val="0"/>
                  <w:sz w:val="18"/>
                  <w:szCs w:val="18"/>
                </w:rPr>
                <w:t>1</w:t>
              </w:r>
            </w:ins>
          </w:p>
        </w:tc>
        <w:tc>
          <w:tcPr>
            <w:tcW w:w="1309" w:type="dxa"/>
            <w:gridSpan w:val="2"/>
          </w:tcPr>
          <w:p w14:paraId="0822208B" w14:textId="77777777" w:rsidR="008B6B91" w:rsidRPr="00AB6066" w:rsidRDefault="008B6B91" w:rsidP="008B6B91">
            <w:pPr>
              <w:widowControl/>
              <w:jc w:val="left"/>
              <w:rPr>
                <w:ins w:id="3782" w:author="haha" w:date="2019-07-23T10:15:00Z"/>
                <w:rFonts w:ascii="微软雅黑" w:eastAsia="微软雅黑" w:hAnsi="微软雅黑" w:cs="微软雅黑"/>
                <w:color w:val="000000"/>
                <w:sz w:val="18"/>
                <w:szCs w:val="18"/>
              </w:rPr>
            </w:pPr>
            <w:ins w:id="3783" w:author="haha" w:date="2019-07-23T10:15:00Z">
              <w:r w:rsidRPr="00AB6066">
                <w:rPr>
                  <w:rFonts w:ascii="微软雅黑" w:eastAsia="微软雅黑" w:hAnsi="微软雅黑" w:cs="微软雅黑" w:hint="eastAsia"/>
                  <w:color w:val="000000"/>
                  <w:sz w:val="18"/>
                  <w:szCs w:val="18"/>
                </w:rPr>
                <w:t>右上角关闭</w:t>
              </w:r>
            </w:ins>
          </w:p>
        </w:tc>
        <w:tc>
          <w:tcPr>
            <w:tcW w:w="3000" w:type="dxa"/>
          </w:tcPr>
          <w:p w14:paraId="20472580" w14:textId="77777777" w:rsidR="008B6B91" w:rsidRPr="00AB6066" w:rsidRDefault="008B6B91" w:rsidP="008B6B91">
            <w:pPr>
              <w:widowControl/>
              <w:jc w:val="left"/>
              <w:rPr>
                <w:ins w:id="3784" w:author="haha" w:date="2019-07-23T10:15:00Z"/>
                <w:rFonts w:ascii="微软雅黑" w:eastAsia="微软雅黑" w:hAnsi="微软雅黑" w:cs="微软雅黑"/>
                <w:color w:val="000000"/>
                <w:sz w:val="18"/>
                <w:szCs w:val="18"/>
              </w:rPr>
            </w:pPr>
            <w:ins w:id="3785" w:author="haha" w:date="2019-07-23T10:15:00Z">
              <w:r w:rsidRPr="00AB6066">
                <w:rPr>
                  <w:rFonts w:ascii="微软雅黑" w:eastAsia="微软雅黑" w:hAnsi="微软雅黑" w:cs="微软雅黑" w:hint="eastAsia"/>
                  <w:color w:val="000000"/>
                  <w:sz w:val="18"/>
                  <w:szCs w:val="18"/>
                </w:rPr>
                <w:t>关闭当前弹框，不回显数据（放弃操作）</w:t>
              </w:r>
            </w:ins>
          </w:p>
        </w:tc>
        <w:tc>
          <w:tcPr>
            <w:tcW w:w="3209" w:type="dxa"/>
          </w:tcPr>
          <w:p w14:paraId="64767165" w14:textId="77777777" w:rsidR="008B6B91" w:rsidRPr="00AB6066" w:rsidRDefault="008B6B91" w:rsidP="008B6B91">
            <w:pPr>
              <w:spacing w:before="60" w:after="60"/>
              <w:rPr>
                <w:ins w:id="3786" w:author="haha" w:date="2019-07-23T10:15:00Z"/>
                <w:rFonts w:ascii="微软雅黑" w:eastAsia="微软雅黑" w:hAnsi="微软雅黑" w:cs="微软雅黑"/>
                <w:sz w:val="18"/>
                <w:szCs w:val="18"/>
              </w:rPr>
            </w:pPr>
          </w:p>
        </w:tc>
        <w:tc>
          <w:tcPr>
            <w:tcW w:w="1712" w:type="dxa"/>
          </w:tcPr>
          <w:p w14:paraId="2EE91DFD" w14:textId="77777777" w:rsidR="008B6B91" w:rsidRPr="00AB6066" w:rsidRDefault="008B6B91" w:rsidP="008B6B91">
            <w:pPr>
              <w:widowControl/>
              <w:jc w:val="left"/>
              <w:rPr>
                <w:ins w:id="3787" w:author="haha" w:date="2019-07-23T10:15:00Z"/>
                <w:rFonts w:ascii="微软雅黑" w:eastAsia="微软雅黑" w:hAnsi="微软雅黑" w:cs="宋体"/>
                <w:bCs/>
                <w:kern w:val="0"/>
                <w:sz w:val="18"/>
                <w:szCs w:val="18"/>
              </w:rPr>
            </w:pPr>
          </w:p>
        </w:tc>
      </w:tr>
      <w:tr w:rsidR="008B6B91" w:rsidRPr="00AB6066" w14:paraId="34B93571" w14:textId="77777777" w:rsidTr="008B6B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788" w:author="haha" w:date="2019-07-23T10:15:00Z"/>
        </w:trPr>
        <w:tc>
          <w:tcPr>
            <w:tcW w:w="802" w:type="dxa"/>
          </w:tcPr>
          <w:p w14:paraId="14655CCF" w14:textId="1D6B40B9" w:rsidR="008B6B91" w:rsidRPr="00AB6066" w:rsidRDefault="00144814" w:rsidP="008B6B91">
            <w:pPr>
              <w:widowControl/>
              <w:jc w:val="center"/>
              <w:rPr>
                <w:ins w:id="3789" w:author="haha" w:date="2019-07-23T10:15:00Z"/>
                <w:rFonts w:ascii="微软雅黑" w:eastAsia="微软雅黑" w:hAnsi="微软雅黑" w:cs="微软雅黑"/>
                <w:sz w:val="18"/>
                <w:szCs w:val="18"/>
              </w:rPr>
            </w:pPr>
            <w:ins w:id="3790" w:author="haha" w:date="2019-07-23T15:39:00Z">
              <w:r>
                <w:rPr>
                  <w:rFonts w:ascii="微软雅黑" w:eastAsia="微软雅黑" w:hAnsi="微软雅黑" w:cs="微软雅黑"/>
                  <w:sz w:val="18"/>
                  <w:szCs w:val="18"/>
                </w:rPr>
                <w:t>2</w:t>
              </w:r>
            </w:ins>
          </w:p>
        </w:tc>
        <w:tc>
          <w:tcPr>
            <w:tcW w:w="1309" w:type="dxa"/>
            <w:gridSpan w:val="2"/>
          </w:tcPr>
          <w:p w14:paraId="0FA6329D" w14:textId="77777777" w:rsidR="008B6B91" w:rsidRPr="00AB6066" w:rsidRDefault="008B6B91" w:rsidP="008B6B91">
            <w:pPr>
              <w:widowControl/>
              <w:jc w:val="left"/>
              <w:rPr>
                <w:ins w:id="3791" w:author="haha" w:date="2019-07-23T10:15:00Z"/>
                <w:rFonts w:ascii="微软雅黑" w:eastAsia="微软雅黑" w:hAnsi="微软雅黑" w:cs="微软雅黑"/>
                <w:color w:val="000000"/>
                <w:sz w:val="18"/>
                <w:szCs w:val="18"/>
              </w:rPr>
            </w:pPr>
            <w:ins w:id="3792" w:author="haha" w:date="2019-07-23T10:15:00Z">
              <w:r w:rsidRPr="00AB6066">
                <w:rPr>
                  <w:rFonts w:ascii="微软雅黑" w:eastAsia="微软雅黑" w:hAnsi="微软雅黑" w:cs="微软雅黑" w:hint="eastAsia"/>
                  <w:color w:val="000000"/>
                  <w:sz w:val="18"/>
                  <w:szCs w:val="18"/>
                </w:rPr>
                <w:t>负责人</w:t>
              </w:r>
            </w:ins>
          </w:p>
        </w:tc>
        <w:tc>
          <w:tcPr>
            <w:tcW w:w="3000" w:type="dxa"/>
          </w:tcPr>
          <w:p w14:paraId="75F07A76" w14:textId="77777777" w:rsidR="008B6B91" w:rsidRPr="00AB6066" w:rsidRDefault="008B6B91" w:rsidP="008B6B91">
            <w:pPr>
              <w:widowControl/>
              <w:jc w:val="left"/>
              <w:rPr>
                <w:ins w:id="3793" w:author="haha" w:date="2019-07-23T10:15:00Z"/>
                <w:rFonts w:ascii="微软雅黑" w:eastAsia="微软雅黑" w:hAnsi="微软雅黑" w:cs="微软雅黑"/>
                <w:color w:val="000000"/>
                <w:sz w:val="18"/>
                <w:szCs w:val="18"/>
              </w:rPr>
            </w:pPr>
            <w:ins w:id="3794" w:author="haha" w:date="2019-07-23T10:15:00Z">
              <w:r w:rsidRPr="00AB6066">
                <w:rPr>
                  <w:rFonts w:ascii="微软雅黑" w:eastAsia="微软雅黑" w:hAnsi="微软雅黑" w:cs="微软雅黑" w:hint="eastAsia"/>
                  <w:color w:val="000000"/>
                  <w:sz w:val="18"/>
                  <w:szCs w:val="18"/>
                </w:rPr>
                <w:t>回显展示当前负责人，若无当前负责展示“请选择”可下拉选择其他负责人</w:t>
              </w:r>
            </w:ins>
          </w:p>
        </w:tc>
        <w:tc>
          <w:tcPr>
            <w:tcW w:w="3209" w:type="dxa"/>
          </w:tcPr>
          <w:p w14:paraId="2597015F" w14:textId="77777777" w:rsidR="008B6B91" w:rsidRPr="00AB6066" w:rsidRDefault="008B6B91" w:rsidP="008B6B91">
            <w:pPr>
              <w:spacing w:before="60" w:after="60"/>
              <w:rPr>
                <w:ins w:id="3795" w:author="haha" w:date="2019-07-23T10:15:00Z"/>
                <w:rFonts w:ascii="微软雅黑" w:eastAsia="微软雅黑" w:hAnsi="微软雅黑" w:cs="微软雅黑"/>
                <w:sz w:val="18"/>
                <w:szCs w:val="18"/>
              </w:rPr>
            </w:pPr>
          </w:p>
        </w:tc>
        <w:tc>
          <w:tcPr>
            <w:tcW w:w="1712" w:type="dxa"/>
          </w:tcPr>
          <w:p w14:paraId="2D1C60C5" w14:textId="77777777" w:rsidR="008B6B91" w:rsidRPr="00AB6066" w:rsidRDefault="008B6B91" w:rsidP="008B6B91">
            <w:pPr>
              <w:widowControl/>
              <w:jc w:val="left"/>
              <w:rPr>
                <w:ins w:id="3796" w:author="haha" w:date="2019-07-23T10:15:00Z"/>
                <w:rFonts w:ascii="微软雅黑" w:eastAsia="微软雅黑" w:hAnsi="微软雅黑" w:cs="微软雅黑"/>
                <w:sz w:val="18"/>
                <w:szCs w:val="18"/>
              </w:rPr>
            </w:pPr>
          </w:p>
        </w:tc>
      </w:tr>
      <w:tr w:rsidR="008B6B91" w:rsidRPr="00AB6066" w14:paraId="34AEE4DC" w14:textId="77777777" w:rsidTr="008B6B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797" w:author="haha" w:date="2019-07-23T10:15:00Z"/>
        </w:trPr>
        <w:tc>
          <w:tcPr>
            <w:tcW w:w="802" w:type="dxa"/>
          </w:tcPr>
          <w:p w14:paraId="4043FBA7" w14:textId="022AF20A" w:rsidR="008B6B91" w:rsidRPr="00AB6066" w:rsidRDefault="00144814" w:rsidP="008B6B91">
            <w:pPr>
              <w:widowControl/>
              <w:jc w:val="center"/>
              <w:rPr>
                <w:ins w:id="3798" w:author="haha" w:date="2019-07-23T10:15:00Z"/>
                <w:rFonts w:ascii="微软雅黑" w:eastAsia="微软雅黑" w:hAnsi="微软雅黑" w:cs="微软雅黑"/>
                <w:sz w:val="18"/>
                <w:szCs w:val="18"/>
              </w:rPr>
            </w:pPr>
            <w:ins w:id="3799" w:author="haha" w:date="2019-07-23T15:39:00Z">
              <w:r>
                <w:rPr>
                  <w:rFonts w:ascii="微软雅黑" w:eastAsia="微软雅黑" w:hAnsi="微软雅黑" w:cs="微软雅黑"/>
                  <w:sz w:val="18"/>
                  <w:szCs w:val="18"/>
                </w:rPr>
                <w:t>3</w:t>
              </w:r>
            </w:ins>
          </w:p>
        </w:tc>
        <w:tc>
          <w:tcPr>
            <w:tcW w:w="1309" w:type="dxa"/>
            <w:gridSpan w:val="2"/>
          </w:tcPr>
          <w:p w14:paraId="0B1A1A13" w14:textId="77777777" w:rsidR="008B6B91" w:rsidRPr="00AB6066" w:rsidRDefault="008B6B91" w:rsidP="008B6B91">
            <w:pPr>
              <w:widowControl/>
              <w:jc w:val="left"/>
              <w:rPr>
                <w:ins w:id="3800" w:author="haha" w:date="2019-07-23T10:15:00Z"/>
                <w:rFonts w:ascii="微软雅黑" w:eastAsia="微软雅黑" w:hAnsi="微软雅黑" w:cs="微软雅黑"/>
                <w:color w:val="000000"/>
                <w:sz w:val="18"/>
                <w:szCs w:val="18"/>
              </w:rPr>
            </w:pPr>
            <w:ins w:id="3801" w:author="haha" w:date="2019-07-23T10:15:00Z">
              <w:r w:rsidRPr="00AB6066">
                <w:rPr>
                  <w:rFonts w:ascii="微软雅黑" w:eastAsia="微软雅黑" w:hAnsi="微软雅黑" w:cs="微软雅黑" w:hint="eastAsia"/>
                  <w:color w:val="000000"/>
                  <w:sz w:val="18"/>
                  <w:szCs w:val="18"/>
                </w:rPr>
                <w:t>负责人库存</w:t>
              </w:r>
            </w:ins>
          </w:p>
        </w:tc>
        <w:tc>
          <w:tcPr>
            <w:tcW w:w="3000" w:type="dxa"/>
          </w:tcPr>
          <w:p w14:paraId="03670DAB" w14:textId="77777777" w:rsidR="008B6B91" w:rsidRPr="00AB6066" w:rsidRDefault="008B6B91" w:rsidP="008B6B91">
            <w:pPr>
              <w:widowControl/>
              <w:jc w:val="left"/>
              <w:rPr>
                <w:ins w:id="3802" w:author="haha" w:date="2019-07-23T10:15:00Z"/>
                <w:rFonts w:ascii="微软雅黑" w:eastAsia="微软雅黑" w:hAnsi="微软雅黑" w:cs="微软雅黑"/>
                <w:color w:val="000000"/>
                <w:sz w:val="18"/>
                <w:szCs w:val="18"/>
              </w:rPr>
            </w:pPr>
            <w:ins w:id="3803" w:author="haha" w:date="2019-07-23T10:15:00Z">
              <w:r w:rsidRPr="00AB6066">
                <w:rPr>
                  <w:rFonts w:ascii="微软雅黑" w:eastAsia="微软雅黑" w:hAnsi="微软雅黑" w:cs="微软雅黑" w:hint="eastAsia"/>
                  <w:color w:val="000000"/>
                  <w:sz w:val="18"/>
                  <w:szCs w:val="18"/>
                </w:rPr>
                <w:t>默认展示当前负责人的库存，若无负责人展示空，选择其他负责人展示其他负责人库存</w:t>
              </w:r>
            </w:ins>
          </w:p>
        </w:tc>
        <w:tc>
          <w:tcPr>
            <w:tcW w:w="3209" w:type="dxa"/>
          </w:tcPr>
          <w:p w14:paraId="23840688" w14:textId="77777777" w:rsidR="008B6B91" w:rsidRPr="00AB6066" w:rsidRDefault="008B6B91" w:rsidP="008B6B91">
            <w:pPr>
              <w:spacing w:before="60" w:after="60"/>
              <w:rPr>
                <w:ins w:id="3804" w:author="haha" w:date="2019-07-23T10:15:00Z"/>
                <w:rFonts w:ascii="微软雅黑" w:eastAsia="微软雅黑" w:hAnsi="微软雅黑" w:cs="微软雅黑"/>
                <w:sz w:val="18"/>
                <w:szCs w:val="18"/>
              </w:rPr>
            </w:pPr>
          </w:p>
        </w:tc>
        <w:tc>
          <w:tcPr>
            <w:tcW w:w="1712" w:type="dxa"/>
          </w:tcPr>
          <w:p w14:paraId="1AFB45BB" w14:textId="77777777" w:rsidR="008B6B91" w:rsidRPr="00AB6066" w:rsidRDefault="008B6B91" w:rsidP="008B6B91">
            <w:pPr>
              <w:widowControl/>
              <w:jc w:val="left"/>
              <w:rPr>
                <w:ins w:id="3805" w:author="haha" w:date="2019-07-23T10:15:00Z"/>
                <w:rFonts w:ascii="微软雅黑" w:eastAsia="微软雅黑" w:hAnsi="微软雅黑" w:cs="微软雅黑"/>
                <w:sz w:val="18"/>
                <w:szCs w:val="18"/>
              </w:rPr>
            </w:pPr>
          </w:p>
        </w:tc>
      </w:tr>
      <w:tr w:rsidR="008B6B91" w:rsidRPr="00AB6066" w14:paraId="61841319" w14:textId="77777777" w:rsidTr="008B6B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806" w:author="haha" w:date="2019-07-23T10:15:00Z"/>
        </w:trPr>
        <w:tc>
          <w:tcPr>
            <w:tcW w:w="802" w:type="dxa"/>
          </w:tcPr>
          <w:p w14:paraId="348EA22A" w14:textId="44942B58" w:rsidR="008B6B91" w:rsidRPr="00AB6066" w:rsidRDefault="00144814" w:rsidP="008B6B91">
            <w:pPr>
              <w:widowControl/>
              <w:jc w:val="center"/>
              <w:rPr>
                <w:ins w:id="3807" w:author="haha" w:date="2019-07-23T10:15:00Z"/>
                <w:rFonts w:ascii="微软雅黑" w:eastAsia="微软雅黑" w:hAnsi="微软雅黑" w:cs="微软雅黑"/>
                <w:sz w:val="18"/>
                <w:szCs w:val="18"/>
              </w:rPr>
            </w:pPr>
            <w:ins w:id="3808" w:author="haha" w:date="2019-07-23T15:39:00Z">
              <w:r>
                <w:rPr>
                  <w:rFonts w:ascii="微软雅黑" w:eastAsia="微软雅黑" w:hAnsi="微软雅黑" w:cs="微软雅黑" w:hint="eastAsia"/>
                  <w:sz w:val="18"/>
                  <w:szCs w:val="18"/>
                </w:rPr>
                <w:t>4</w:t>
              </w:r>
            </w:ins>
          </w:p>
        </w:tc>
        <w:tc>
          <w:tcPr>
            <w:tcW w:w="1309" w:type="dxa"/>
            <w:gridSpan w:val="2"/>
          </w:tcPr>
          <w:p w14:paraId="5EF001B8" w14:textId="77777777" w:rsidR="008B6B91" w:rsidRPr="00AB6066" w:rsidRDefault="008B6B91" w:rsidP="008B6B91">
            <w:pPr>
              <w:widowControl/>
              <w:jc w:val="left"/>
              <w:rPr>
                <w:ins w:id="3809" w:author="haha" w:date="2019-07-23T10:15:00Z"/>
                <w:rFonts w:ascii="微软雅黑" w:eastAsia="微软雅黑" w:hAnsi="微软雅黑" w:cs="微软雅黑"/>
                <w:color w:val="000000"/>
                <w:sz w:val="18"/>
                <w:szCs w:val="18"/>
              </w:rPr>
            </w:pPr>
            <w:ins w:id="3810" w:author="haha" w:date="2019-07-23T10:15:00Z">
              <w:r w:rsidRPr="00AB6066">
                <w:rPr>
                  <w:rFonts w:ascii="微软雅黑" w:eastAsia="微软雅黑" w:hAnsi="微软雅黑" w:cs="微软雅黑" w:hint="eastAsia"/>
                  <w:color w:val="000000"/>
                  <w:sz w:val="18"/>
                  <w:szCs w:val="18"/>
                </w:rPr>
                <w:t>完成</w:t>
              </w:r>
            </w:ins>
          </w:p>
        </w:tc>
        <w:tc>
          <w:tcPr>
            <w:tcW w:w="3000" w:type="dxa"/>
          </w:tcPr>
          <w:p w14:paraId="387ECF3A" w14:textId="77777777" w:rsidR="008B6B91" w:rsidRPr="00AB6066" w:rsidRDefault="008B6B91" w:rsidP="008B6B91">
            <w:pPr>
              <w:widowControl/>
              <w:jc w:val="left"/>
              <w:rPr>
                <w:ins w:id="3811" w:author="haha" w:date="2019-07-23T10:15:00Z"/>
                <w:rFonts w:ascii="微软雅黑" w:eastAsia="微软雅黑" w:hAnsi="微软雅黑" w:cs="微软雅黑"/>
                <w:color w:val="000000"/>
                <w:sz w:val="18"/>
                <w:szCs w:val="18"/>
              </w:rPr>
            </w:pPr>
            <w:ins w:id="3812" w:author="haha" w:date="2019-07-23T10:15:00Z">
              <w:r w:rsidRPr="00AB6066">
                <w:rPr>
                  <w:rFonts w:ascii="微软雅黑" w:eastAsia="微软雅黑" w:hAnsi="微软雅黑" w:cs="微软雅黑" w:hint="eastAsia"/>
                  <w:color w:val="000000"/>
                  <w:sz w:val="18"/>
                  <w:szCs w:val="18"/>
                </w:rPr>
                <w:t>保存且执行当前改派操作，把当前案件给当前负责人</w:t>
              </w:r>
            </w:ins>
          </w:p>
        </w:tc>
        <w:tc>
          <w:tcPr>
            <w:tcW w:w="3209" w:type="dxa"/>
          </w:tcPr>
          <w:p w14:paraId="73E0C6AC" w14:textId="77777777" w:rsidR="008B6B91" w:rsidRPr="00AB6066" w:rsidRDefault="008B6B91" w:rsidP="008B6B91">
            <w:pPr>
              <w:spacing w:before="60" w:after="60"/>
              <w:rPr>
                <w:ins w:id="3813" w:author="haha" w:date="2019-07-23T10:15:00Z"/>
                <w:rFonts w:ascii="微软雅黑" w:eastAsia="微软雅黑" w:hAnsi="微软雅黑" w:cs="微软雅黑"/>
                <w:sz w:val="18"/>
                <w:szCs w:val="18"/>
              </w:rPr>
            </w:pPr>
            <w:ins w:id="3814" w:author="haha" w:date="2019-07-23T10:15:00Z">
              <w:r w:rsidRPr="00AB6066">
                <w:rPr>
                  <w:rFonts w:ascii="微软雅黑" w:eastAsia="微软雅黑" w:hAnsi="微软雅黑" w:cs="微软雅黑" w:hint="eastAsia"/>
                  <w:sz w:val="18"/>
                  <w:szCs w:val="18"/>
                </w:rPr>
                <w:t>提示成功，关闭弹框回到上一级页面</w:t>
              </w:r>
            </w:ins>
          </w:p>
        </w:tc>
        <w:tc>
          <w:tcPr>
            <w:tcW w:w="1712" w:type="dxa"/>
          </w:tcPr>
          <w:p w14:paraId="1132B630" w14:textId="77777777" w:rsidR="008B6B91" w:rsidRPr="00AB6066" w:rsidRDefault="008B6B91" w:rsidP="008B6B91">
            <w:pPr>
              <w:widowControl/>
              <w:jc w:val="left"/>
              <w:rPr>
                <w:ins w:id="3815" w:author="haha" w:date="2019-07-23T10:15:00Z"/>
                <w:rFonts w:ascii="微软雅黑" w:eastAsia="微软雅黑" w:hAnsi="微软雅黑" w:cs="微软雅黑"/>
                <w:sz w:val="18"/>
                <w:szCs w:val="18"/>
              </w:rPr>
            </w:pPr>
            <w:ins w:id="3816" w:author="haha" w:date="2019-07-23T10:15:00Z">
              <w:r w:rsidRPr="00AB6066">
                <w:rPr>
                  <w:rFonts w:ascii="微软雅黑" w:eastAsia="微软雅黑" w:hAnsi="微软雅黑" w:cs="微软雅黑" w:hint="eastAsia"/>
                  <w:sz w:val="18"/>
                  <w:szCs w:val="18"/>
                </w:rPr>
                <w:t>点击后提示成功</w:t>
              </w:r>
            </w:ins>
          </w:p>
        </w:tc>
      </w:tr>
    </w:tbl>
    <w:p w14:paraId="22DD80BF" w14:textId="2D09A342" w:rsidR="008B6B91" w:rsidRDefault="00225374" w:rsidP="008B6B91">
      <w:pPr>
        <w:keepNext/>
        <w:keepLines/>
        <w:spacing w:before="260" w:after="260" w:line="416" w:lineRule="auto"/>
        <w:outlineLvl w:val="1"/>
        <w:rPr>
          <w:ins w:id="3817" w:author="haha" w:date="2019-07-23T10:15:00Z"/>
          <w:rFonts w:asciiTheme="majorHAnsi" w:eastAsiaTheme="majorEastAsia" w:hAnsiTheme="majorHAnsi" w:cstheme="majorBidi"/>
          <w:b/>
          <w:bCs/>
          <w:sz w:val="32"/>
          <w:szCs w:val="32"/>
        </w:rPr>
      </w:pPr>
      <w:bookmarkStart w:id="3818" w:name="_Toc14795487"/>
      <w:ins w:id="3819" w:author="haha" w:date="2019-07-23T16:26:00Z">
        <w:r>
          <w:rPr>
            <w:rFonts w:asciiTheme="majorHAnsi" w:eastAsiaTheme="majorEastAsia" w:hAnsiTheme="majorHAnsi" w:cstheme="majorBidi" w:hint="eastAsia"/>
            <w:b/>
            <w:bCs/>
            <w:sz w:val="32"/>
            <w:szCs w:val="32"/>
          </w:rPr>
          <w:t>4</w:t>
        </w:r>
        <w:r>
          <w:rPr>
            <w:rFonts w:asciiTheme="majorHAnsi" w:eastAsiaTheme="majorEastAsia" w:hAnsiTheme="majorHAnsi" w:cstheme="majorBidi"/>
            <w:b/>
            <w:bCs/>
            <w:sz w:val="32"/>
            <w:szCs w:val="32"/>
          </w:rPr>
          <w:t>.3</w:t>
        </w:r>
      </w:ins>
      <w:ins w:id="3820" w:author="haha" w:date="2019-07-23T10:15:00Z">
        <w:r w:rsidR="008B6B91" w:rsidRPr="00AB6066">
          <w:rPr>
            <w:rFonts w:asciiTheme="majorHAnsi" w:eastAsiaTheme="majorEastAsia" w:hAnsiTheme="majorHAnsi" w:cstheme="majorBidi" w:hint="eastAsia"/>
            <w:b/>
            <w:bCs/>
            <w:sz w:val="32"/>
            <w:szCs w:val="32"/>
          </w:rPr>
          <w:t>案件管理</w:t>
        </w:r>
        <w:r w:rsidR="008B6B91" w:rsidRPr="00AB6066">
          <w:rPr>
            <w:rFonts w:asciiTheme="majorHAnsi" w:eastAsiaTheme="majorEastAsia" w:hAnsiTheme="majorHAnsi" w:cstheme="majorBidi" w:hint="eastAsia"/>
            <w:b/>
            <w:bCs/>
            <w:sz w:val="32"/>
            <w:szCs w:val="32"/>
          </w:rPr>
          <w:t>-</w:t>
        </w:r>
        <w:r w:rsidR="008B6B91" w:rsidRPr="00AB6066">
          <w:rPr>
            <w:rFonts w:asciiTheme="majorHAnsi" w:eastAsiaTheme="majorEastAsia" w:hAnsiTheme="majorHAnsi" w:cstheme="majorBidi" w:hint="eastAsia"/>
            <w:b/>
            <w:bCs/>
            <w:sz w:val="32"/>
            <w:szCs w:val="32"/>
          </w:rPr>
          <w:t>案件分配</w:t>
        </w:r>
        <w:bookmarkEnd w:id="3818"/>
      </w:ins>
    </w:p>
    <w:p w14:paraId="36641D79" w14:textId="5851379F" w:rsidR="00AB6066" w:rsidRPr="00AB6066" w:rsidRDefault="008B6B91" w:rsidP="00AB6066">
      <w:pPr>
        <w:rPr>
          <w:ins w:id="3821" w:author="haha" w:date="2019-07-23T10:05:00Z"/>
        </w:rPr>
      </w:pPr>
      <w:ins w:id="3822" w:author="haha" w:date="2019-07-23T10:17:00Z">
        <w:r>
          <w:rPr>
            <w:noProof/>
          </w:rPr>
          <w:drawing>
            <wp:inline distT="0" distB="0" distL="0" distR="0" wp14:anchorId="3ECFB424" wp14:editId="413E99B4">
              <wp:extent cx="5114925" cy="183705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9152" cy="1838577"/>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6E8946AE" w14:textId="77777777" w:rsidTr="00AB6066">
        <w:trPr>
          <w:trHeight w:val="90"/>
          <w:ins w:id="3823" w:author="haha" w:date="2019-07-23T10:05:00Z"/>
        </w:trPr>
        <w:tc>
          <w:tcPr>
            <w:tcW w:w="1245" w:type="dxa"/>
            <w:gridSpan w:val="2"/>
            <w:tcBorders>
              <w:top w:val="nil"/>
              <w:left w:val="single" w:sz="4" w:space="0" w:color="auto"/>
              <w:bottom w:val="single" w:sz="4" w:space="0" w:color="auto"/>
              <w:right w:val="single" w:sz="4" w:space="0" w:color="auto"/>
            </w:tcBorders>
          </w:tcPr>
          <w:p w14:paraId="39CB7A15" w14:textId="77777777" w:rsidR="00AB6066" w:rsidRPr="00AB6066" w:rsidRDefault="00AB6066" w:rsidP="00AB6066">
            <w:pPr>
              <w:widowControl/>
              <w:jc w:val="left"/>
              <w:rPr>
                <w:ins w:id="3824" w:author="haha" w:date="2019-07-23T10:05:00Z"/>
                <w:rFonts w:ascii="微软雅黑" w:eastAsia="微软雅黑" w:hAnsi="微软雅黑" w:cs="宋体"/>
                <w:b/>
                <w:bCs/>
                <w:color w:val="000000"/>
                <w:kern w:val="0"/>
                <w:sz w:val="18"/>
                <w:szCs w:val="18"/>
              </w:rPr>
            </w:pPr>
            <w:ins w:id="3825" w:author="haha" w:date="2019-07-23T10:05: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4E174A46" w14:textId="77777777" w:rsidR="00AB6066" w:rsidRPr="00AB6066" w:rsidRDefault="00AB6066" w:rsidP="00AB6066">
            <w:pPr>
              <w:widowControl/>
              <w:jc w:val="left"/>
              <w:rPr>
                <w:ins w:id="3826" w:author="haha" w:date="2019-07-23T10:05:00Z"/>
                <w:rFonts w:ascii="微软雅黑" w:eastAsia="微软雅黑" w:hAnsi="微软雅黑" w:cs="宋体"/>
                <w:color w:val="000000"/>
                <w:kern w:val="0"/>
                <w:sz w:val="18"/>
                <w:szCs w:val="18"/>
              </w:rPr>
            </w:pPr>
            <w:ins w:id="3827" w:author="haha" w:date="2019-07-23T10:05:00Z">
              <w:r w:rsidRPr="00AB6066">
                <w:rPr>
                  <w:rFonts w:ascii="微软雅黑" w:eastAsia="微软雅黑" w:hAnsi="微软雅黑" w:cs="宋体" w:hint="eastAsia"/>
                  <w:color w:val="000000"/>
                  <w:kern w:val="0"/>
                  <w:sz w:val="18"/>
                  <w:szCs w:val="18"/>
                </w:rPr>
                <w:t>案件分配</w:t>
              </w:r>
            </w:ins>
          </w:p>
        </w:tc>
      </w:tr>
      <w:tr w:rsidR="00AB6066" w:rsidRPr="00AB6066" w14:paraId="71D7361C" w14:textId="77777777" w:rsidTr="00AB6066">
        <w:trPr>
          <w:trHeight w:val="408"/>
          <w:ins w:id="3828" w:author="haha" w:date="2019-07-23T10:05:00Z"/>
        </w:trPr>
        <w:tc>
          <w:tcPr>
            <w:tcW w:w="1245" w:type="dxa"/>
            <w:gridSpan w:val="2"/>
            <w:tcBorders>
              <w:top w:val="nil"/>
              <w:left w:val="single" w:sz="4" w:space="0" w:color="auto"/>
              <w:bottom w:val="single" w:sz="4" w:space="0" w:color="auto"/>
              <w:right w:val="single" w:sz="4" w:space="0" w:color="auto"/>
            </w:tcBorders>
          </w:tcPr>
          <w:p w14:paraId="23696697" w14:textId="77777777" w:rsidR="00AB6066" w:rsidRPr="00AB6066" w:rsidRDefault="00AB6066" w:rsidP="00AB6066">
            <w:pPr>
              <w:widowControl/>
              <w:jc w:val="left"/>
              <w:rPr>
                <w:ins w:id="3829" w:author="haha" w:date="2019-07-23T10:05:00Z"/>
                <w:rFonts w:ascii="微软雅黑" w:eastAsia="微软雅黑" w:hAnsi="微软雅黑" w:cs="宋体"/>
                <w:b/>
                <w:bCs/>
                <w:kern w:val="0"/>
                <w:sz w:val="18"/>
                <w:szCs w:val="18"/>
              </w:rPr>
            </w:pPr>
            <w:ins w:id="3830" w:author="haha" w:date="2019-07-23T10:0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1D917F8E" w14:textId="77777777" w:rsidR="00AB6066" w:rsidRPr="00AB6066" w:rsidRDefault="00AB6066" w:rsidP="00AB6066">
            <w:pPr>
              <w:widowControl/>
              <w:jc w:val="left"/>
              <w:rPr>
                <w:ins w:id="3831" w:author="haha" w:date="2019-07-23T10:05:00Z"/>
                <w:rFonts w:ascii="微软雅黑" w:eastAsia="微软雅黑" w:hAnsi="微软雅黑" w:cs="宋体"/>
                <w:kern w:val="0"/>
                <w:sz w:val="18"/>
                <w:szCs w:val="18"/>
              </w:rPr>
            </w:pPr>
            <w:ins w:id="3832" w:author="haha" w:date="2019-07-23T10:05:00Z">
              <w:r w:rsidRPr="00AB6066">
                <w:rPr>
                  <w:rFonts w:ascii="微软雅黑" w:eastAsia="微软雅黑" w:hAnsi="微软雅黑" w:cs="宋体" w:hint="eastAsia"/>
                  <w:kern w:val="0"/>
                  <w:sz w:val="18"/>
                  <w:szCs w:val="18"/>
                </w:rPr>
                <w:t>案件分配按钮</w:t>
              </w:r>
            </w:ins>
          </w:p>
        </w:tc>
      </w:tr>
      <w:tr w:rsidR="00AB6066" w:rsidRPr="00AB6066" w14:paraId="48C0C2DF" w14:textId="77777777" w:rsidTr="00AB6066">
        <w:trPr>
          <w:trHeight w:val="423"/>
          <w:ins w:id="3833" w:author="haha" w:date="2019-07-23T10:05:00Z"/>
        </w:trPr>
        <w:tc>
          <w:tcPr>
            <w:tcW w:w="1245" w:type="dxa"/>
            <w:gridSpan w:val="2"/>
            <w:tcBorders>
              <w:top w:val="nil"/>
              <w:left w:val="single" w:sz="4" w:space="0" w:color="auto"/>
              <w:bottom w:val="single" w:sz="4" w:space="0" w:color="auto"/>
              <w:right w:val="single" w:sz="4" w:space="0" w:color="auto"/>
            </w:tcBorders>
          </w:tcPr>
          <w:p w14:paraId="6843D3F8" w14:textId="77777777" w:rsidR="00AB6066" w:rsidRPr="00AB6066" w:rsidRDefault="00AB6066" w:rsidP="00AB6066">
            <w:pPr>
              <w:widowControl/>
              <w:jc w:val="left"/>
              <w:rPr>
                <w:ins w:id="3834" w:author="haha" w:date="2019-07-23T10:05:00Z"/>
                <w:rFonts w:ascii="微软雅黑" w:eastAsia="微软雅黑" w:hAnsi="微软雅黑" w:cs="宋体"/>
                <w:b/>
                <w:bCs/>
                <w:kern w:val="0"/>
                <w:sz w:val="18"/>
                <w:szCs w:val="18"/>
              </w:rPr>
            </w:pPr>
            <w:ins w:id="3835" w:author="haha" w:date="2019-07-23T10:0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0D27BE6B" w14:textId="77777777" w:rsidR="00AB6066" w:rsidRPr="00AB6066" w:rsidRDefault="00AB6066" w:rsidP="00AB6066">
            <w:pPr>
              <w:widowControl/>
              <w:jc w:val="left"/>
              <w:rPr>
                <w:ins w:id="3836" w:author="haha" w:date="2019-07-23T10:05:00Z"/>
                <w:rFonts w:ascii="微软雅黑" w:eastAsia="微软雅黑" w:hAnsi="微软雅黑" w:cs="宋体"/>
                <w:kern w:val="0"/>
                <w:sz w:val="18"/>
                <w:szCs w:val="18"/>
              </w:rPr>
            </w:pPr>
            <w:ins w:id="3837" w:author="haha" w:date="2019-07-23T10:05:00Z">
              <w:r w:rsidRPr="00AB6066">
                <w:rPr>
                  <w:rFonts w:ascii="微软雅黑" w:eastAsia="微软雅黑" w:hAnsi="微软雅黑" w:cs="宋体"/>
                  <w:kern w:val="0"/>
                  <w:sz w:val="18"/>
                  <w:szCs w:val="18"/>
                </w:rPr>
                <w:t>其他页面跳转</w:t>
              </w:r>
            </w:ins>
          </w:p>
        </w:tc>
      </w:tr>
      <w:tr w:rsidR="00AB6066" w:rsidRPr="00AB6066" w14:paraId="05FCBEFE"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838" w:author="haha" w:date="2019-07-23T10:05:00Z"/>
        </w:trPr>
        <w:tc>
          <w:tcPr>
            <w:tcW w:w="10032" w:type="dxa"/>
            <w:gridSpan w:val="6"/>
          </w:tcPr>
          <w:p w14:paraId="2600C11A" w14:textId="77777777" w:rsidR="00AB6066" w:rsidRPr="00AB6066" w:rsidRDefault="00AB6066" w:rsidP="00AB6066">
            <w:pPr>
              <w:widowControl/>
              <w:jc w:val="left"/>
              <w:rPr>
                <w:ins w:id="3839" w:author="haha" w:date="2019-07-23T10:05:00Z"/>
                <w:rFonts w:ascii="微软雅黑" w:eastAsia="微软雅黑" w:hAnsi="微软雅黑" w:cs="宋体"/>
                <w:b/>
                <w:bCs/>
                <w:kern w:val="0"/>
                <w:sz w:val="18"/>
                <w:szCs w:val="18"/>
              </w:rPr>
            </w:pPr>
            <w:ins w:id="3840" w:author="haha" w:date="2019-07-23T10:05:00Z">
              <w:r w:rsidRPr="00AB6066">
                <w:rPr>
                  <w:rFonts w:ascii="微软雅黑" w:eastAsia="微软雅黑" w:hAnsi="微软雅黑" w:cs="宋体" w:hint="eastAsia"/>
                  <w:b/>
                  <w:bCs/>
                  <w:kern w:val="0"/>
                  <w:sz w:val="18"/>
                  <w:szCs w:val="18"/>
                </w:rPr>
                <w:t>操作说明</w:t>
              </w:r>
            </w:ins>
          </w:p>
        </w:tc>
      </w:tr>
      <w:tr w:rsidR="00AB6066" w:rsidRPr="00AB6066" w14:paraId="55BB5EF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841" w:author="haha" w:date="2019-07-23T10:05:00Z"/>
        </w:trPr>
        <w:tc>
          <w:tcPr>
            <w:tcW w:w="802" w:type="dxa"/>
          </w:tcPr>
          <w:p w14:paraId="4C37C0C2" w14:textId="77777777" w:rsidR="00AB6066" w:rsidRPr="00AB6066" w:rsidRDefault="00AB6066" w:rsidP="00AB6066">
            <w:pPr>
              <w:widowControl/>
              <w:jc w:val="left"/>
              <w:rPr>
                <w:ins w:id="3842" w:author="haha" w:date="2019-07-23T10:05:00Z"/>
                <w:rFonts w:ascii="微软雅黑" w:eastAsia="微软雅黑" w:hAnsi="微软雅黑" w:cs="宋体"/>
                <w:b/>
                <w:bCs/>
                <w:kern w:val="0"/>
                <w:sz w:val="18"/>
                <w:szCs w:val="18"/>
              </w:rPr>
            </w:pPr>
            <w:ins w:id="3843" w:author="haha" w:date="2019-07-23T10:05:00Z">
              <w:r w:rsidRPr="00AB6066">
                <w:rPr>
                  <w:rFonts w:ascii="微软雅黑" w:eastAsia="微软雅黑" w:hAnsi="微软雅黑" w:cs="宋体" w:hint="eastAsia"/>
                  <w:b/>
                  <w:bCs/>
                  <w:kern w:val="0"/>
                  <w:sz w:val="18"/>
                  <w:szCs w:val="18"/>
                </w:rPr>
                <w:t>序号</w:t>
              </w:r>
            </w:ins>
          </w:p>
        </w:tc>
        <w:tc>
          <w:tcPr>
            <w:tcW w:w="1309" w:type="dxa"/>
            <w:gridSpan w:val="2"/>
          </w:tcPr>
          <w:p w14:paraId="11EAABF2" w14:textId="77777777" w:rsidR="00AB6066" w:rsidRPr="00AB6066" w:rsidRDefault="00AB6066" w:rsidP="00AB6066">
            <w:pPr>
              <w:widowControl/>
              <w:jc w:val="left"/>
              <w:rPr>
                <w:ins w:id="3844" w:author="haha" w:date="2019-07-23T10:05:00Z"/>
                <w:rFonts w:ascii="微软雅黑" w:eastAsia="微软雅黑" w:hAnsi="微软雅黑" w:cs="宋体"/>
                <w:kern w:val="0"/>
                <w:sz w:val="18"/>
                <w:szCs w:val="18"/>
              </w:rPr>
            </w:pPr>
            <w:ins w:id="3845" w:author="haha" w:date="2019-07-23T10:05:00Z">
              <w:r w:rsidRPr="00AB6066">
                <w:rPr>
                  <w:rFonts w:ascii="微软雅黑" w:eastAsia="微软雅黑" w:hAnsi="微软雅黑" w:cs="宋体" w:hint="eastAsia"/>
                  <w:kern w:val="0"/>
                  <w:sz w:val="18"/>
                  <w:szCs w:val="18"/>
                </w:rPr>
                <w:t>名称</w:t>
              </w:r>
            </w:ins>
          </w:p>
        </w:tc>
        <w:tc>
          <w:tcPr>
            <w:tcW w:w="3000" w:type="dxa"/>
          </w:tcPr>
          <w:p w14:paraId="72D311BE" w14:textId="77777777" w:rsidR="00AB6066" w:rsidRPr="00AB6066" w:rsidRDefault="00AB6066" w:rsidP="00AB6066">
            <w:pPr>
              <w:widowControl/>
              <w:jc w:val="left"/>
              <w:rPr>
                <w:ins w:id="3846" w:author="haha" w:date="2019-07-23T10:05:00Z"/>
                <w:rFonts w:ascii="微软雅黑" w:eastAsia="微软雅黑" w:hAnsi="微软雅黑" w:cs="宋体"/>
                <w:kern w:val="0"/>
                <w:sz w:val="18"/>
                <w:szCs w:val="18"/>
              </w:rPr>
            </w:pPr>
            <w:ins w:id="3847" w:author="haha" w:date="2019-07-23T10:05:00Z">
              <w:r w:rsidRPr="00AB6066">
                <w:rPr>
                  <w:rFonts w:ascii="微软雅黑" w:eastAsia="微软雅黑" w:hAnsi="微软雅黑" w:cs="宋体" w:hint="eastAsia"/>
                  <w:kern w:val="0"/>
                  <w:sz w:val="18"/>
                  <w:szCs w:val="18"/>
                </w:rPr>
                <w:t>说明（默认值、规则、数据需求）</w:t>
              </w:r>
            </w:ins>
          </w:p>
        </w:tc>
        <w:tc>
          <w:tcPr>
            <w:tcW w:w="3209" w:type="dxa"/>
          </w:tcPr>
          <w:p w14:paraId="265C9405" w14:textId="77777777" w:rsidR="00AB6066" w:rsidRPr="00AB6066" w:rsidRDefault="00AB6066" w:rsidP="00AB6066">
            <w:pPr>
              <w:widowControl/>
              <w:jc w:val="left"/>
              <w:rPr>
                <w:ins w:id="3848" w:author="haha" w:date="2019-07-23T10:05:00Z"/>
                <w:rFonts w:ascii="微软雅黑" w:eastAsia="微软雅黑" w:hAnsi="微软雅黑" w:cs="宋体"/>
                <w:b/>
                <w:bCs/>
                <w:kern w:val="0"/>
                <w:sz w:val="18"/>
                <w:szCs w:val="18"/>
              </w:rPr>
            </w:pPr>
            <w:ins w:id="3849" w:author="haha" w:date="2019-07-23T10:05:00Z">
              <w:r w:rsidRPr="00AB6066">
                <w:rPr>
                  <w:rFonts w:ascii="微软雅黑" w:eastAsia="微软雅黑" w:hAnsi="微软雅黑" w:cs="宋体" w:hint="eastAsia"/>
                  <w:b/>
                  <w:bCs/>
                  <w:kern w:val="0"/>
                  <w:sz w:val="18"/>
                  <w:szCs w:val="18"/>
                </w:rPr>
                <w:t>交互（跳转页面等）</w:t>
              </w:r>
            </w:ins>
          </w:p>
        </w:tc>
        <w:tc>
          <w:tcPr>
            <w:tcW w:w="1712" w:type="dxa"/>
          </w:tcPr>
          <w:p w14:paraId="48A7502B" w14:textId="77777777" w:rsidR="00AB6066" w:rsidRPr="00AB6066" w:rsidRDefault="00AB6066" w:rsidP="00AB6066">
            <w:pPr>
              <w:widowControl/>
              <w:jc w:val="left"/>
              <w:rPr>
                <w:ins w:id="3850" w:author="haha" w:date="2019-07-23T10:05:00Z"/>
                <w:rFonts w:ascii="微软雅黑" w:eastAsia="微软雅黑" w:hAnsi="微软雅黑" w:cs="宋体"/>
                <w:b/>
                <w:bCs/>
                <w:kern w:val="0"/>
                <w:sz w:val="18"/>
                <w:szCs w:val="18"/>
              </w:rPr>
            </w:pPr>
            <w:ins w:id="3851" w:author="haha" w:date="2019-07-23T10:05:00Z">
              <w:r w:rsidRPr="00AB6066">
                <w:rPr>
                  <w:rFonts w:ascii="微软雅黑" w:eastAsia="微软雅黑" w:hAnsi="微软雅黑" w:cs="宋体" w:hint="eastAsia"/>
                  <w:b/>
                  <w:bCs/>
                  <w:kern w:val="0"/>
                  <w:sz w:val="18"/>
                  <w:szCs w:val="18"/>
                </w:rPr>
                <w:t>异常逻辑</w:t>
              </w:r>
            </w:ins>
          </w:p>
        </w:tc>
      </w:tr>
      <w:tr w:rsidR="00AB6066" w:rsidRPr="00AB6066" w14:paraId="6A8C1E1A"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3852" w:author="haha" w:date="2019-07-23T10:05:00Z"/>
        </w:trPr>
        <w:tc>
          <w:tcPr>
            <w:tcW w:w="802" w:type="dxa"/>
          </w:tcPr>
          <w:p w14:paraId="1037A977" w14:textId="77777777" w:rsidR="00AB6066" w:rsidRPr="00AB6066" w:rsidRDefault="00AB6066" w:rsidP="00AB6066">
            <w:pPr>
              <w:widowControl/>
              <w:jc w:val="center"/>
              <w:rPr>
                <w:ins w:id="3853" w:author="haha" w:date="2019-07-23T10:05:00Z"/>
                <w:rFonts w:ascii="微软雅黑" w:eastAsia="微软雅黑" w:hAnsi="微软雅黑" w:cs="宋体"/>
                <w:bCs/>
                <w:kern w:val="0"/>
                <w:sz w:val="18"/>
                <w:szCs w:val="18"/>
              </w:rPr>
            </w:pPr>
            <w:ins w:id="3854" w:author="haha" w:date="2019-07-23T10:05:00Z">
              <w:r w:rsidRPr="00AB6066">
                <w:rPr>
                  <w:rFonts w:ascii="微软雅黑" w:eastAsia="微软雅黑" w:hAnsi="微软雅黑" w:cs="宋体" w:hint="eastAsia"/>
                  <w:bCs/>
                  <w:kern w:val="0"/>
                  <w:sz w:val="18"/>
                  <w:szCs w:val="18"/>
                </w:rPr>
                <w:t>1</w:t>
              </w:r>
            </w:ins>
          </w:p>
        </w:tc>
        <w:tc>
          <w:tcPr>
            <w:tcW w:w="1309" w:type="dxa"/>
            <w:gridSpan w:val="2"/>
          </w:tcPr>
          <w:p w14:paraId="426CEB62" w14:textId="77777777" w:rsidR="00AB6066" w:rsidRPr="00AB6066" w:rsidRDefault="00AB6066" w:rsidP="00AB6066">
            <w:pPr>
              <w:widowControl/>
              <w:jc w:val="left"/>
              <w:rPr>
                <w:ins w:id="3855" w:author="haha" w:date="2019-07-23T10:05:00Z"/>
                <w:rFonts w:ascii="微软雅黑" w:eastAsia="微软雅黑" w:hAnsi="微软雅黑" w:cs="微软雅黑"/>
                <w:color w:val="000000"/>
                <w:sz w:val="18"/>
                <w:szCs w:val="18"/>
              </w:rPr>
            </w:pPr>
            <w:ins w:id="3856" w:author="haha" w:date="2019-07-23T10:05:00Z">
              <w:r w:rsidRPr="00AB6066">
                <w:rPr>
                  <w:rFonts w:ascii="微软雅黑" w:eastAsia="微软雅黑" w:hAnsi="微软雅黑" w:cs="微软雅黑" w:hint="eastAsia"/>
                  <w:color w:val="000000"/>
                  <w:sz w:val="18"/>
                  <w:szCs w:val="18"/>
                </w:rPr>
                <w:t>关键字搜索</w:t>
              </w:r>
            </w:ins>
          </w:p>
        </w:tc>
        <w:tc>
          <w:tcPr>
            <w:tcW w:w="3000" w:type="dxa"/>
          </w:tcPr>
          <w:p w14:paraId="678EEE6F" w14:textId="77777777" w:rsidR="00AB6066" w:rsidRPr="00AB6066" w:rsidRDefault="00AB6066" w:rsidP="00AB6066">
            <w:pPr>
              <w:widowControl/>
              <w:jc w:val="left"/>
              <w:rPr>
                <w:ins w:id="3857" w:author="haha" w:date="2019-07-23T10:05:00Z"/>
                <w:rFonts w:ascii="微软雅黑" w:eastAsia="微软雅黑" w:hAnsi="微软雅黑" w:cs="微软雅黑"/>
                <w:color w:val="000000"/>
                <w:sz w:val="18"/>
                <w:szCs w:val="18"/>
              </w:rPr>
            </w:pPr>
            <w:ins w:id="3858" w:author="haha" w:date="2019-07-23T10:05:00Z">
              <w:r w:rsidRPr="00AB6066">
                <w:rPr>
                  <w:rFonts w:ascii="微软雅黑" w:eastAsia="微软雅黑" w:hAnsi="微软雅黑" w:cs="微软雅黑" w:hint="eastAsia"/>
                  <w:color w:val="000000"/>
                  <w:sz w:val="18"/>
                  <w:szCs w:val="18"/>
                </w:rPr>
                <w:t>默认显示“案件号/手机号/姓名”可搜索这3列的数据右模糊搜索</w:t>
              </w:r>
            </w:ins>
          </w:p>
        </w:tc>
        <w:tc>
          <w:tcPr>
            <w:tcW w:w="3209" w:type="dxa"/>
          </w:tcPr>
          <w:p w14:paraId="715DFE60" w14:textId="77777777" w:rsidR="00AB6066" w:rsidRPr="00AB6066" w:rsidRDefault="00AB6066" w:rsidP="00AB6066">
            <w:pPr>
              <w:spacing w:before="60" w:after="60"/>
              <w:rPr>
                <w:ins w:id="3859" w:author="haha" w:date="2019-07-23T10:05:00Z"/>
                <w:rFonts w:ascii="微软雅黑" w:eastAsia="微软雅黑" w:hAnsi="微软雅黑" w:cs="微软雅黑"/>
                <w:sz w:val="18"/>
                <w:szCs w:val="18"/>
              </w:rPr>
            </w:pPr>
          </w:p>
        </w:tc>
        <w:tc>
          <w:tcPr>
            <w:tcW w:w="1712" w:type="dxa"/>
          </w:tcPr>
          <w:p w14:paraId="3DF491DA" w14:textId="77777777" w:rsidR="00AB6066" w:rsidRPr="00AB6066" w:rsidRDefault="00AB6066" w:rsidP="00AB6066">
            <w:pPr>
              <w:widowControl/>
              <w:jc w:val="left"/>
              <w:rPr>
                <w:ins w:id="3860" w:author="haha" w:date="2019-07-23T10:05:00Z"/>
                <w:rFonts w:ascii="微软雅黑" w:eastAsia="微软雅黑" w:hAnsi="微软雅黑" w:cs="宋体"/>
                <w:bCs/>
                <w:kern w:val="0"/>
                <w:sz w:val="18"/>
                <w:szCs w:val="18"/>
              </w:rPr>
            </w:pPr>
            <w:ins w:id="3861" w:author="haha" w:date="2019-07-23T10:05:00Z">
              <w:r w:rsidRPr="00AB6066">
                <w:rPr>
                  <w:rFonts w:ascii="微软雅黑" w:eastAsia="微软雅黑" w:hAnsi="微软雅黑" w:cs="宋体" w:hint="eastAsia"/>
                  <w:bCs/>
                  <w:kern w:val="0"/>
                  <w:sz w:val="18"/>
                  <w:szCs w:val="18"/>
                </w:rPr>
                <w:t>若无数据则提示无数据即可</w:t>
              </w:r>
            </w:ins>
          </w:p>
        </w:tc>
      </w:tr>
      <w:tr w:rsidR="00AB6066" w:rsidRPr="00AB6066" w14:paraId="1FD565D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862" w:author="haha" w:date="2019-07-23T10:05:00Z"/>
        </w:trPr>
        <w:tc>
          <w:tcPr>
            <w:tcW w:w="802" w:type="dxa"/>
          </w:tcPr>
          <w:p w14:paraId="1C6BB758" w14:textId="77777777" w:rsidR="00AB6066" w:rsidRPr="00AB6066" w:rsidRDefault="00AB6066" w:rsidP="00AB6066">
            <w:pPr>
              <w:widowControl/>
              <w:jc w:val="center"/>
              <w:rPr>
                <w:ins w:id="3863" w:author="haha" w:date="2019-07-23T10:05:00Z"/>
                <w:rFonts w:ascii="微软雅黑" w:eastAsia="微软雅黑" w:hAnsi="微软雅黑" w:cs="微软雅黑"/>
                <w:sz w:val="18"/>
                <w:szCs w:val="18"/>
              </w:rPr>
            </w:pPr>
            <w:ins w:id="3864" w:author="haha" w:date="2019-07-23T10:05:00Z">
              <w:r w:rsidRPr="00AB6066">
                <w:rPr>
                  <w:rFonts w:ascii="微软雅黑" w:eastAsia="微软雅黑" w:hAnsi="微软雅黑" w:cs="微软雅黑" w:hint="eastAsia"/>
                  <w:sz w:val="18"/>
                  <w:szCs w:val="18"/>
                </w:rPr>
                <w:t>2</w:t>
              </w:r>
            </w:ins>
          </w:p>
        </w:tc>
        <w:tc>
          <w:tcPr>
            <w:tcW w:w="1309" w:type="dxa"/>
            <w:gridSpan w:val="2"/>
          </w:tcPr>
          <w:p w14:paraId="6B657406" w14:textId="77777777" w:rsidR="00AB6066" w:rsidRPr="00AB6066" w:rsidRDefault="00AB6066" w:rsidP="00AB6066">
            <w:pPr>
              <w:widowControl/>
              <w:jc w:val="left"/>
              <w:rPr>
                <w:ins w:id="3865" w:author="haha" w:date="2019-07-23T10:05:00Z"/>
                <w:rFonts w:ascii="微软雅黑" w:eastAsia="微软雅黑" w:hAnsi="微软雅黑" w:cs="微软雅黑"/>
                <w:color w:val="000000"/>
                <w:sz w:val="18"/>
                <w:szCs w:val="18"/>
              </w:rPr>
            </w:pPr>
            <w:ins w:id="3866" w:author="haha" w:date="2019-07-23T10:05:00Z">
              <w:r w:rsidRPr="00AB6066">
                <w:rPr>
                  <w:rFonts w:ascii="微软雅黑" w:eastAsia="微软雅黑" w:hAnsi="微软雅黑" w:cs="微软雅黑" w:hint="eastAsia"/>
                  <w:color w:val="000000"/>
                  <w:sz w:val="18"/>
                  <w:szCs w:val="18"/>
                </w:rPr>
                <w:t>上次负责人</w:t>
              </w:r>
            </w:ins>
          </w:p>
        </w:tc>
        <w:tc>
          <w:tcPr>
            <w:tcW w:w="3000" w:type="dxa"/>
          </w:tcPr>
          <w:p w14:paraId="2E20E7D7" w14:textId="77777777" w:rsidR="00AB6066" w:rsidRPr="00AB6066" w:rsidRDefault="00AB6066" w:rsidP="00AB6066">
            <w:pPr>
              <w:widowControl/>
              <w:jc w:val="left"/>
              <w:rPr>
                <w:ins w:id="3867" w:author="haha" w:date="2019-07-23T10:05:00Z"/>
                <w:rFonts w:ascii="微软雅黑" w:eastAsia="微软雅黑" w:hAnsi="微软雅黑" w:cs="微软雅黑"/>
                <w:color w:val="000000"/>
                <w:sz w:val="18"/>
                <w:szCs w:val="18"/>
              </w:rPr>
            </w:pPr>
            <w:ins w:id="3868" w:author="haha" w:date="2019-07-23T10:05:00Z">
              <w:r w:rsidRPr="00AB6066">
                <w:rPr>
                  <w:rFonts w:ascii="微软雅黑" w:eastAsia="微软雅黑" w:hAnsi="微软雅黑" w:cs="微软雅黑" w:hint="eastAsia"/>
                  <w:color w:val="000000"/>
                  <w:sz w:val="18"/>
                  <w:szCs w:val="18"/>
                </w:rPr>
                <w:t>展示案件上次的负责人（当前应该 无负责人）</w:t>
              </w:r>
            </w:ins>
          </w:p>
        </w:tc>
        <w:tc>
          <w:tcPr>
            <w:tcW w:w="3209" w:type="dxa"/>
          </w:tcPr>
          <w:p w14:paraId="3F6AFF0B" w14:textId="77777777" w:rsidR="00AB6066" w:rsidRPr="00AB6066" w:rsidRDefault="00AB6066" w:rsidP="00AB6066">
            <w:pPr>
              <w:spacing w:before="60" w:after="60"/>
              <w:rPr>
                <w:ins w:id="3869" w:author="haha" w:date="2019-07-23T10:05:00Z"/>
                <w:rFonts w:ascii="微软雅黑" w:eastAsia="微软雅黑" w:hAnsi="微软雅黑" w:cs="微软雅黑"/>
                <w:sz w:val="18"/>
                <w:szCs w:val="18"/>
              </w:rPr>
            </w:pPr>
          </w:p>
        </w:tc>
        <w:tc>
          <w:tcPr>
            <w:tcW w:w="1712" w:type="dxa"/>
          </w:tcPr>
          <w:p w14:paraId="06C71DF8" w14:textId="77777777" w:rsidR="00AB6066" w:rsidRPr="00AB6066" w:rsidRDefault="00AB6066" w:rsidP="00AB6066">
            <w:pPr>
              <w:widowControl/>
              <w:jc w:val="left"/>
              <w:rPr>
                <w:ins w:id="3870" w:author="haha" w:date="2019-07-23T10:05:00Z"/>
                <w:rFonts w:ascii="微软雅黑" w:eastAsia="微软雅黑" w:hAnsi="微软雅黑" w:cs="微软雅黑"/>
                <w:sz w:val="18"/>
                <w:szCs w:val="18"/>
              </w:rPr>
            </w:pPr>
            <w:ins w:id="3871" w:author="haha" w:date="2019-07-23T10:05:00Z">
              <w:r w:rsidRPr="00AB6066">
                <w:rPr>
                  <w:rFonts w:ascii="微软雅黑" w:eastAsia="微软雅黑" w:hAnsi="微软雅黑" w:cs="宋体" w:hint="eastAsia"/>
                  <w:bCs/>
                  <w:kern w:val="0"/>
                  <w:sz w:val="18"/>
                  <w:szCs w:val="18"/>
                </w:rPr>
                <w:t>若无数据则提示无数据即可</w:t>
              </w:r>
            </w:ins>
          </w:p>
        </w:tc>
      </w:tr>
      <w:tr w:rsidR="00AB6066" w:rsidRPr="00AB6066" w14:paraId="5A9ADE9D"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872" w:author="haha" w:date="2019-07-23T10:05:00Z"/>
        </w:trPr>
        <w:tc>
          <w:tcPr>
            <w:tcW w:w="802" w:type="dxa"/>
          </w:tcPr>
          <w:p w14:paraId="58B00201" w14:textId="77777777" w:rsidR="00AB6066" w:rsidRPr="00AB6066" w:rsidRDefault="00AB6066" w:rsidP="00AB6066">
            <w:pPr>
              <w:widowControl/>
              <w:jc w:val="center"/>
              <w:rPr>
                <w:ins w:id="3873" w:author="haha" w:date="2019-07-23T10:05:00Z"/>
                <w:rFonts w:ascii="微软雅黑" w:eastAsia="微软雅黑" w:hAnsi="微软雅黑" w:cs="微软雅黑"/>
                <w:sz w:val="18"/>
                <w:szCs w:val="18"/>
              </w:rPr>
            </w:pPr>
            <w:ins w:id="3874" w:author="haha" w:date="2019-07-23T10:05:00Z">
              <w:r w:rsidRPr="00AB6066">
                <w:rPr>
                  <w:rFonts w:ascii="微软雅黑" w:eastAsia="微软雅黑" w:hAnsi="微软雅黑" w:cs="微软雅黑" w:hint="eastAsia"/>
                  <w:sz w:val="18"/>
                  <w:szCs w:val="18"/>
                </w:rPr>
                <w:t>3</w:t>
              </w:r>
            </w:ins>
          </w:p>
        </w:tc>
        <w:tc>
          <w:tcPr>
            <w:tcW w:w="1309" w:type="dxa"/>
            <w:gridSpan w:val="2"/>
          </w:tcPr>
          <w:p w14:paraId="7349BC99" w14:textId="77777777" w:rsidR="00AB6066" w:rsidRPr="00AB6066" w:rsidRDefault="00AB6066" w:rsidP="00AB6066">
            <w:pPr>
              <w:widowControl/>
              <w:jc w:val="left"/>
              <w:rPr>
                <w:ins w:id="3875" w:author="haha" w:date="2019-07-23T10:05:00Z"/>
                <w:rFonts w:ascii="微软雅黑" w:eastAsia="微软雅黑" w:hAnsi="微软雅黑" w:cs="微软雅黑"/>
                <w:color w:val="000000"/>
                <w:sz w:val="18"/>
                <w:szCs w:val="18"/>
              </w:rPr>
            </w:pPr>
            <w:ins w:id="3876" w:author="haha" w:date="2019-07-23T10:05:00Z">
              <w:r w:rsidRPr="00AB6066">
                <w:rPr>
                  <w:rFonts w:ascii="微软雅黑" w:eastAsia="微软雅黑" w:hAnsi="微软雅黑" w:cs="微软雅黑" w:hint="eastAsia"/>
                  <w:color w:val="000000"/>
                  <w:sz w:val="18"/>
                  <w:szCs w:val="18"/>
                </w:rPr>
                <w:t>还款状态</w:t>
              </w:r>
            </w:ins>
          </w:p>
        </w:tc>
        <w:tc>
          <w:tcPr>
            <w:tcW w:w="3000" w:type="dxa"/>
          </w:tcPr>
          <w:p w14:paraId="6ED52A6C" w14:textId="77777777" w:rsidR="00AB6066" w:rsidRPr="00AB6066" w:rsidRDefault="00AB6066" w:rsidP="00AB6066">
            <w:pPr>
              <w:widowControl/>
              <w:jc w:val="left"/>
              <w:rPr>
                <w:ins w:id="3877" w:author="haha" w:date="2019-07-23T10:05:00Z"/>
                <w:rFonts w:ascii="微软雅黑" w:eastAsia="微软雅黑" w:hAnsi="微软雅黑" w:cs="微软雅黑"/>
                <w:color w:val="000000"/>
                <w:sz w:val="18"/>
                <w:szCs w:val="18"/>
              </w:rPr>
            </w:pPr>
            <w:ins w:id="3878" w:author="haha" w:date="2019-07-23T10:05:00Z">
              <w:r w:rsidRPr="00AB6066">
                <w:rPr>
                  <w:rFonts w:ascii="微软雅黑" w:eastAsia="微软雅黑" w:hAnsi="微软雅黑" w:cs="微软雅黑" w:hint="eastAsia"/>
                  <w:color w:val="000000"/>
                  <w:sz w:val="18"/>
                  <w:szCs w:val="18"/>
                </w:rPr>
                <w:t>默认展示请选择，字段为“待还款、已结清、展期还款、逾期还款、部分还款”</w:t>
              </w:r>
            </w:ins>
          </w:p>
        </w:tc>
        <w:tc>
          <w:tcPr>
            <w:tcW w:w="3209" w:type="dxa"/>
          </w:tcPr>
          <w:p w14:paraId="02C9605B" w14:textId="77777777" w:rsidR="00AB6066" w:rsidRPr="00AB6066" w:rsidRDefault="00AB6066" w:rsidP="00AB6066">
            <w:pPr>
              <w:spacing w:before="60" w:after="60"/>
              <w:rPr>
                <w:ins w:id="3879" w:author="haha" w:date="2019-07-23T10:05:00Z"/>
                <w:rFonts w:ascii="微软雅黑" w:eastAsia="微软雅黑" w:hAnsi="微软雅黑" w:cs="微软雅黑"/>
                <w:sz w:val="18"/>
                <w:szCs w:val="18"/>
              </w:rPr>
            </w:pPr>
          </w:p>
        </w:tc>
        <w:tc>
          <w:tcPr>
            <w:tcW w:w="1712" w:type="dxa"/>
          </w:tcPr>
          <w:p w14:paraId="028244ED" w14:textId="77777777" w:rsidR="00AB6066" w:rsidRPr="00AB6066" w:rsidRDefault="00AB6066" w:rsidP="00AB6066">
            <w:pPr>
              <w:widowControl/>
              <w:jc w:val="left"/>
              <w:rPr>
                <w:ins w:id="3880" w:author="haha" w:date="2019-07-23T10:05:00Z"/>
                <w:rFonts w:ascii="微软雅黑" w:eastAsia="微软雅黑" w:hAnsi="微软雅黑" w:cs="微软雅黑"/>
                <w:sz w:val="18"/>
                <w:szCs w:val="18"/>
              </w:rPr>
            </w:pPr>
            <w:ins w:id="3881"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5849B511"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882" w:author="haha" w:date="2019-07-23T10:05:00Z"/>
        </w:trPr>
        <w:tc>
          <w:tcPr>
            <w:tcW w:w="802" w:type="dxa"/>
          </w:tcPr>
          <w:p w14:paraId="025B0573" w14:textId="77777777" w:rsidR="00AB6066" w:rsidRPr="00AB6066" w:rsidRDefault="00AB6066" w:rsidP="00AB6066">
            <w:pPr>
              <w:widowControl/>
              <w:jc w:val="center"/>
              <w:rPr>
                <w:ins w:id="3883" w:author="haha" w:date="2019-07-23T10:05:00Z"/>
                <w:rFonts w:ascii="微软雅黑" w:eastAsia="微软雅黑" w:hAnsi="微软雅黑" w:cs="微软雅黑"/>
                <w:sz w:val="18"/>
                <w:szCs w:val="18"/>
              </w:rPr>
            </w:pPr>
            <w:ins w:id="3884" w:author="haha" w:date="2019-07-23T10:05:00Z">
              <w:r w:rsidRPr="00AB6066">
                <w:rPr>
                  <w:rFonts w:ascii="微软雅黑" w:eastAsia="微软雅黑" w:hAnsi="微软雅黑" w:cs="微软雅黑" w:hint="eastAsia"/>
                  <w:sz w:val="18"/>
                  <w:szCs w:val="18"/>
                </w:rPr>
                <w:lastRenderedPageBreak/>
                <w:t>4</w:t>
              </w:r>
            </w:ins>
          </w:p>
        </w:tc>
        <w:tc>
          <w:tcPr>
            <w:tcW w:w="1309" w:type="dxa"/>
            <w:gridSpan w:val="2"/>
          </w:tcPr>
          <w:p w14:paraId="78ECC57F" w14:textId="77777777" w:rsidR="00AB6066" w:rsidRPr="00AB6066" w:rsidRDefault="00AB6066" w:rsidP="00AB6066">
            <w:pPr>
              <w:widowControl/>
              <w:jc w:val="left"/>
              <w:rPr>
                <w:ins w:id="3885" w:author="haha" w:date="2019-07-23T10:05:00Z"/>
                <w:rFonts w:ascii="微软雅黑" w:eastAsia="微软雅黑" w:hAnsi="微软雅黑" w:cs="微软雅黑"/>
                <w:color w:val="000000"/>
                <w:sz w:val="18"/>
                <w:szCs w:val="18"/>
              </w:rPr>
            </w:pPr>
            <w:ins w:id="3886" w:author="haha" w:date="2019-07-23T10:05:00Z">
              <w:r w:rsidRPr="00AB6066">
                <w:rPr>
                  <w:rFonts w:ascii="微软雅黑" w:eastAsia="微软雅黑" w:hAnsi="微软雅黑" w:cs="微软雅黑" w:hint="eastAsia"/>
                  <w:color w:val="000000"/>
                  <w:sz w:val="18"/>
                  <w:szCs w:val="18"/>
                </w:rPr>
                <w:t>应还款日期</w:t>
              </w:r>
            </w:ins>
          </w:p>
        </w:tc>
        <w:tc>
          <w:tcPr>
            <w:tcW w:w="3000" w:type="dxa"/>
          </w:tcPr>
          <w:p w14:paraId="2E61863C" w14:textId="77777777" w:rsidR="00AB6066" w:rsidRPr="00AB6066" w:rsidRDefault="00AB6066" w:rsidP="00AB6066">
            <w:pPr>
              <w:widowControl/>
              <w:jc w:val="left"/>
              <w:rPr>
                <w:ins w:id="3887" w:author="haha" w:date="2019-07-23T10:05:00Z"/>
                <w:rFonts w:ascii="微软雅黑" w:eastAsia="微软雅黑" w:hAnsi="微软雅黑" w:cs="微软雅黑"/>
                <w:color w:val="000000"/>
                <w:sz w:val="18"/>
                <w:szCs w:val="18"/>
              </w:rPr>
            </w:pPr>
            <w:ins w:id="3888" w:author="haha" w:date="2019-07-23T10:05:00Z">
              <w:r w:rsidRPr="00AB6066">
                <w:rPr>
                  <w:rFonts w:ascii="微软雅黑" w:eastAsia="微软雅黑" w:hAnsi="微软雅黑" w:cs="微软雅黑" w:hint="eastAsia"/>
                  <w:color w:val="000000"/>
                  <w:sz w:val="18"/>
                  <w:szCs w:val="18"/>
                </w:rPr>
                <w:t>筛选应还款日期，可查询一天也可查询范围内的，查询范围内的则右边大于左边的</w:t>
              </w:r>
            </w:ins>
          </w:p>
        </w:tc>
        <w:tc>
          <w:tcPr>
            <w:tcW w:w="3209" w:type="dxa"/>
          </w:tcPr>
          <w:p w14:paraId="6E678855" w14:textId="77777777" w:rsidR="00AB6066" w:rsidRPr="00AB6066" w:rsidRDefault="00AB6066" w:rsidP="00AB6066">
            <w:pPr>
              <w:spacing w:before="60" w:after="60"/>
              <w:rPr>
                <w:ins w:id="3889" w:author="haha" w:date="2019-07-23T10:05:00Z"/>
                <w:rFonts w:ascii="微软雅黑" w:eastAsia="微软雅黑" w:hAnsi="微软雅黑" w:cs="微软雅黑"/>
                <w:sz w:val="18"/>
                <w:szCs w:val="18"/>
              </w:rPr>
            </w:pPr>
          </w:p>
        </w:tc>
        <w:tc>
          <w:tcPr>
            <w:tcW w:w="1712" w:type="dxa"/>
          </w:tcPr>
          <w:p w14:paraId="14E60B3C" w14:textId="77777777" w:rsidR="00AB6066" w:rsidRPr="00AB6066" w:rsidRDefault="00AB6066" w:rsidP="00AB6066">
            <w:pPr>
              <w:widowControl/>
              <w:jc w:val="left"/>
              <w:rPr>
                <w:ins w:id="3890" w:author="haha" w:date="2019-07-23T10:05:00Z"/>
                <w:rFonts w:ascii="微软雅黑" w:eastAsia="微软雅黑" w:hAnsi="微软雅黑" w:cs="微软雅黑"/>
                <w:sz w:val="18"/>
                <w:szCs w:val="18"/>
              </w:rPr>
            </w:pPr>
            <w:ins w:id="3891"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4F3E4540"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892" w:author="haha" w:date="2019-07-23T10:05:00Z"/>
        </w:trPr>
        <w:tc>
          <w:tcPr>
            <w:tcW w:w="802" w:type="dxa"/>
          </w:tcPr>
          <w:p w14:paraId="1EB436D4" w14:textId="77777777" w:rsidR="00AB6066" w:rsidRPr="00AB6066" w:rsidRDefault="00AB6066" w:rsidP="00AB6066">
            <w:pPr>
              <w:widowControl/>
              <w:jc w:val="center"/>
              <w:rPr>
                <w:ins w:id="3893" w:author="haha" w:date="2019-07-23T10:05:00Z"/>
                <w:rFonts w:ascii="微软雅黑" w:eastAsia="微软雅黑" w:hAnsi="微软雅黑" w:cs="微软雅黑"/>
                <w:sz w:val="18"/>
                <w:szCs w:val="18"/>
              </w:rPr>
            </w:pPr>
            <w:ins w:id="3894" w:author="haha" w:date="2019-07-23T10:05:00Z">
              <w:r w:rsidRPr="00AB6066">
                <w:rPr>
                  <w:rFonts w:ascii="微软雅黑" w:eastAsia="微软雅黑" w:hAnsi="微软雅黑" w:cs="微软雅黑" w:hint="eastAsia"/>
                  <w:sz w:val="18"/>
                  <w:szCs w:val="18"/>
                </w:rPr>
                <w:t>5</w:t>
              </w:r>
            </w:ins>
          </w:p>
        </w:tc>
        <w:tc>
          <w:tcPr>
            <w:tcW w:w="1309" w:type="dxa"/>
            <w:gridSpan w:val="2"/>
          </w:tcPr>
          <w:p w14:paraId="02A81AD7" w14:textId="77777777" w:rsidR="00AB6066" w:rsidRPr="00AB6066" w:rsidRDefault="00AB6066" w:rsidP="00AB6066">
            <w:pPr>
              <w:widowControl/>
              <w:jc w:val="left"/>
              <w:rPr>
                <w:ins w:id="3895" w:author="haha" w:date="2019-07-23T10:05:00Z"/>
                <w:rFonts w:ascii="微软雅黑" w:eastAsia="微软雅黑" w:hAnsi="微软雅黑" w:cs="微软雅黑"/>
                <w:color w:val="000000"/>
                <w:sz w:val="18"/>
                <w:szCs w:val="18"/>
              </w:rPr>
            </w:pPr>
            <w:ins w:id="3896" w:author="haha" w:date="2019-07-23T10:05:00Z">
              <w:r w:rsidRPr="00AB6066">
                <w:rPr>
                  <w:rFonts w:ascii="微软雅黑" w:eastAsia="微软雅黑" w:hAnsi="微软雅黑" w:cs="微软雅黑" w:hint="eastAsia"/>
                  <w:color w:val="000000"/>
                  <w:sz w:val="18"/>
                  <w:szCs w:val="18"/>
                </w:rPr>
                <w:t>重置</w:t>
              </w:r>
            </w:ins>
          </w:p>
        </w:tc>
        <w:tc>
          <w:tcPr>
            <w:tcW w:w="3000" w:type="dxa"/>
          </w:tcPr>
          <w:p w14:paraId="061A69F3" w14:textId="77777777" w:rsidR="00AB6066" w:rsidRPr="00AB6066" w:rsidRDefault="00AB6066" w:rsidP="00AB6066">
            <w:pPr>
              <w:widowControl/>
              <w:jc w:val="left"/>
              <w:rPr>
                <w:ins w:id="3897" w:author="haha" w:date="2019-07-23T10:05:00Z"/>
                <w:rFonts w:ascii="微软雅黑" w:eastAsia="微软雅黑" w:hAnsi="微软雅黑" w:cs="微软雅黑"/>
                <w:color w:val="000000"/>
                <w:sz w:val="18"/>
                <w:szCs w:val="18"/>
              </w:rPr>
            </w:pPr>
            <w:ins w:id="3898" w:author="haha" w:date="2019-07-23T10:05:00Z">
              <w:r w:rsidRPr="00AB6066">
                <w:rPr>
                  <w:rFonts w:ascii="微软雅黑" w:eastAsia="微软雅黑" w:hAnsi="微软雅黑" w:cs="微软雅黑" w:hint="eastAsia"/>
                  <w:color w:val="000000"/>
                  <w:sz w:val="18"/>
                  <w:szCs w:val="18"/>
                </w:rPr>
                <w:t>可点击，点击后筛选内容回到默认状态</w:t>
              </w:r>
            </w:ins>
          </w:p>
        </w:tc>
        <w:tc>
          <w:tcPr>
            <w:tcW w:w="3209" w:type="dxa"/>
          </w:tcPr>
          <w:p w14:paraId="3E5F3977" w14:textId="77777777" w:rsidR="00AB6066" w:rsidRPr="00AB6066" w:rsidRDefault="00AB6066" w:rsidP="00AB6066">
            <w:pPr>
              <w:spacing w:before="60" w:after="60"/>
              <w:rPr>
                <w:ins w:id="3899" w:author="haha" w:date="2019-07-23T10:05:00Z"/>
                <w:rFonts w:ascii="微软雅黑" w:eastAsia="微软雅黑" w:hAnsi="微软雅黑" w:cs="微软雅黑"/>
                <w:sz w:val="18"/>
                <w:szCs w:val="18"/>
              </w:rPr>
            </w:pPr>
            <w:ins w:id="3900" w:author="haha" w:date="2019-07-23T10:05:00Z">
              <w:r w:rsidRPr="00AB6066">
                <w:rPr>
                  <w:rFonts w:ascii="微软雅黑" w:eastAsia="微软雅黑" w:hAnsi="微软雅黑" w:cs="微软雅黑" w:hint="eastAsia"/>
                  <w:sz w:val="18"/>
                  <w:szCs w:val="18"/>
                </w:rPr>
                <w:t>筛选部分回归默认状态</w:t>
              </w:r>
            </w:ins>
          </w:p>
        </w:tc>
        <w:tc>
          <w:tcPr>
            <w:tcW w:w="1712" w:type="dxa"/>
          </w:tcPr>
          <w:p w14:paraId="662C5ED0" w14:textId="77777777" w:rsidR="00AB6066" w:rsidRPr="00AB6066" w:rsidRDefault="00AB6066" w:rsidP="00AB6066">
            <w:pPr>
              <w:widowControl/>
              <w:jc w:val="left"/>
              <w:rPr>
                <w:ins w:id="3901" w:author="haha" w:date="2019-07-23T10:05:00Z"/>
                <w:rFonts w:ascii="微软雅黑" w:eastAsia="微软雅黑" w:hAnsi="微软雅黑" w:cs="微软雅黑"/>
                <w:sz w:val="18"/>
                <w:szCs w:val="18"/>
              </w:rPr>
            </w:pPr>
            <w:ins w:id="3902" w:author="haha" w:date="2019-07-23T10:05:00Z">
              <w:r w:rsidRPr="00AB6066">
                <w:rPr>
                  <w:rFonts w:ascii="微软雅黑" w:eastAsia="微软雅黑" w:hAnsi="微软雅黑" w:cs="微软雅黑" w:hint="eastAsia"/>
                  <w:sz w:val="18"/>
                  <w:szCs w:val="18"/>
                </w:rPr>
                <w:t>页面数据回到默认状态</w:t>
              </w:r>
            </w:ins>
          </w:p>
        </w:tc>
      </w:tr>
      <w:tr w:rsidR="00AB6066" w:rsidRPr="00AB6066" w14:paraId="59E9622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03" w:author="haha" w:date="2019-07-23T10:05:00Z"/>
        </w:trPr>
        <w:tc>
          <w:tcPr>
            <w:tcW w:w="802" w:type="dxa"/>
          </w:tcPr>
          <w:p w14:paraId="22F39379" w14:textId="16163E47" w:rsidR="00AB6066" w:rsidRPr="00AB6066" w:rsidRDefault="00144814" w:rsidP="00AB6066">
            <w:pPr>
              <w:widowControl/>
              <w:jc w:val="center"/>
              <w:rPr>
                <w:ins w:id="3904" w:author="haha" w:date="2019-07-23T10:05:00Z"/>
                <w:rFonts w:ascii="微软雅黑" w:eastAsia="微软雅黑" w:hAnsi="微软雅黑" w:cs="微软雅黑"/>
                <w:sz w:val="18"/>
                <w:szCs w:val="18"/>
              </w:rPr>
            </w:pPr>
            <w:ins w:id="3905" w:author="haha" w:date="2019-07-23T15:38:00Z">
              <w:r>
                <w:rPr>
                  <w:rFonts w:ascii="微软雅黑" w:eastAsia="微软雅黑" w:hAnsi="微软雅黑" w:cs="微软雅黑" w:hint="eastAsia"/>
                  <w:sz w:val="18"/>
                  <w:szCs w:val="18"/>
                </w:rPr>
                <w:t>6</w:t>
              </w:r>
            </w:ins>
          </w:p>
        </w:tc>
        <w:tc>
          <w:tcPr>
            <w:tcW w:w="1309" w:type="dxa"/>
            <w:gridSpan w:val="2"/>
          </w:tcPr>
          <w:p w14:paraId="756D6005" w14:textId="77777777" w:rsidR="00AB6066" w:rsidRPr="00AB6066" w:rsidRDefault="00AB6066" w:rsidP="00AB6066">
            <w:pPr>
              <w:widowControl/>
              <w:jc w:val="left"/>
              <w:rPr>
                <w:ins w:id="3906" w:author="haha" w:date="2019-07-23T10:05:00Z"/>
                <w:rFonts w:ascii="微软雅黑" w:eastAsia="微软雅黑" w:hAnsi="微软雅黑" w:cs="微软雅黑"/>
                <w:color w:val="000000"/>
                <w:sz w:val="18"/>
                <w:szCs w:val="18"/>
              </w:rPr>
            </w:pPr>
            <w:ins w:id="3907" w:author="haha" w:date="2019-07-23T10:05:00Z">
              <w:r w:rsidRPr="00AB6066">
                <w:rPr>
                  <w:rFonts w:ascii="微软雅黑" w:eastAsia="微软雅黑" w:hAnsi="微软雅黑" w:cs="微软雅黑" w:hint="eastAsia"/>
                  <w:color w:val="000000"/>
                  <w:sz w:val="18"/>
                  <w:szCs w:val="18"/>
                </w:rPr>
                <w:t>搜索</w:t>
              </w:r>
            </w:ins>
          </w:p>
        </w:tc>
        <w:tc>
          <w:tcPr>
            <w:tcW w:w="3000" w:type="dxa"/>
          </w:tcPr>
          <w:p w14:paraId="0009A292" w14:textId="77777777" w:rsidR="00AB6066" w:rsidRPr="00AB6066" w:rsidRDefault="00AB6066" w:rsidP="00AB6066">
            <w:pPr>
              <w:widowControl/>
              <w:jc w:val="left"/>
              <w:rPr>
                <w:ins w:id="3908" w:author="haha" w:date="2019-07-23T10:05:00Z"/>
                <w:rFonts w:ascii="微软雅黑" w:eastAsia="微软雅黑" w:hAnsi="微软雅黑" w:cs="微软雅黑"/>
                <w:color w:val="000000"/>
                <w:sz w:val="18"/>
                <w:szCs w:val="18"/>
              </w:rPr>
            </w:pPr>
            <w:ins w:id="3909" w:author="haha" w:date="2019-07-23T10:05:00Z">
              <w:r w:rsidRPr="00AB6066">
                <w:rPr>
                  <w:rFonts w:ascii="微软雅黑" w:eastAsia="微软雅黑" w:hAnsi="微软雅黑" w:cs="微软雅黑" w:hint="eastAsia"/>
                  <w:color w:val="000000"/>
                  <w:sz w:val="18"/>
                  <w:szCs w:val="18"/>
                </w:rPr>
                <w:t>可点击，点击后执行筛选操作</w:t>
              </w:r>
            </w:ins>
          </w:p>
        </w:tc>
        <w:tc>
          <w:tcPr>
            <w:tcW w:w="3209" w:type="dxa"/>
          </w:tcPr>
          <w:p w14:paraId="0CAE6D2B" w14:textId="77777777" w:rsidR="00AB6066" w:rsidRPr="00AB6066" w:rsidRDefault="00AB6066" w:rsidP="00AB6066">
            <w:pPr>
              <w:spacing w:before="60" w:after="60"/>
              <w:rPr>
                <w:ins w:id="3910" w:author="haha" w:date="2019-07-23T10:05:00Z"/>
                <w:rFonts w:ascii="微软雅黑" w:eastAsia="微软雅黑" w:hAnsi="微软雅黑" w:cs="微软雅黑"/>
                <w:sz w:val="18"/>
                <w:szCs w:val="18"/>
              </w:rPr>
            </w:pPr>
            <w:ins w:id="3911" w:author="haha" w:date="2019-07-23T10:05:00Z">
              <w:r w:rsidRPr="00AB6066">
                <w:rPr>
                  <w:rFonts w:ascii="微软雅黑" w:eastAsia="微软雅黑" w:hAnsi="微软雅黑" w:cs="微软雅黑" w:hint="eastAsia"/>
                  <w:sz w:val="18"/>
                  <w:szCs w:val="18"/>
                </w:rPr>
                <w:t>根据筛选显示表格数据</w:t>
              </w:r>
            </w:ins>
          </w:p>
        </w:tc>
        <w:tc>
          <w:tcPr>
            <w:tcW w:w="1712" w:type="dxa"/>
          </w:tcPr>
          <w:p w14:paraId="1A9ED1F5" w14:textId="77777777" w:rsidR="00AB6066" w:rsidRPr="00AB6066" w:rsidRDefault="00AB6066" w:rsidP="00AB6066">
            <w:pPr>
              <w:widowControl/>
              <w:jc w:val="left"/>
              <w:rPr>
                <w:ins w:id="3912" w:author="haha" w:date="2019-07-23T10:05:00Z"/>
                <w:rFonts w:ascii="微软雅黑" w:eastAsia="微软雅黑" w:hAnsi="微软雅黑" w:cs="微软雅黑"/>
                <w:sz w:val="18"/>
                <w:szCs w:val="18"/>
              </w:rPr>
            </w:pPr>
            <w:ins w:id="3913" w:author="haha" w:date="2019-07-23T10:05:00Z">
              <w:r w:rsidRPr="00AB6066">
                <w:rPr>
                  <w:rFonts w:ascii="微软雅黑" w:eastAsia="微软雅黑" w:hAnsi="微软雅黑" w:cs="宋体" w:hint="eastAsia"/>
                  <w:bCs/>
                  <w:kern w:val="0"/>
                  <w:sz w:val="18"/>
                  <w:szCs w:val="18"/>
                </w:rPr>
                <w:t>根据输入内容进行表格数据查询，若查询数据为空则提示“无数据”</w:t>
              </w:r>
            </w:ins>
          </w:p>
        </w:tc>
      </w:tr>
      <w:tr w:rsidR="00AB6066" w:rsidRPr="00AB6066" w14:paraId="2437138A"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14" w:author="haha" w:date="2019-07-23T10:05:00Z"/>
        </w:trPr>
        <w:tc>
          <w:tcPr>
            <w:tcW w:w="802" w:type="dxa"/>
          </w:tcPr>
          <w:p w14:paraId="6966C0F5" w14:textId="77777777" w:rsidR="00AB6066" w:rsidRPr="00AB6066" w:rsidRDefault="00AB6066" w:rsidP="00AB6066">
            <w:pPr>
              <w:widowControl/>
              <w:jc w:val="center"/>
              <w:rPr>
                <w:ins w:id="3915" w:author="haha" w:date="2019-07-23T10:05:00Z"/>
                <w:rFonts w:ascii="微软雅黑" w:eastAsia="微软雅黑" w:hAnsi="微软雅黑" w:cs="微软雅黑"/>
                <w:sz w:val="18"/>
                <w:szCs w:val="18"/>
              </w:rPr>
            </w:pPr>
            <w:ins w:id="3916" w:author="haha" w:date="2019-07-23T10:05:00Z">
              <w:r w:rsidRPr="00AB6066">
                <w:rPr>
                  <w:rFonts w:ascii="微软雅黑" w:eastAsia="微软雅黑" w:hAnsi="微软雅黑" w:cs="微软雅黑" w:hint="eastAsia"/>
                  <w:sz w:val="18"/>
                  <w:szCs w:val="18"/>
                </w:rPr>
                <w:t>7</w:t>
              </w:r>
            </w:ins>
          </w:p>
        </w:tc>
        <w:tc>
          <w:tcPr>
            <w:tcW w:w="1309" w:type="dxa"/>
            <w:gridSpan w:val="2"/>
          </w:tcPr>
          <w:p w14:paraId="26056261" w14:textId="77777777" w:rsidR="00AB6066" w:rsidRPr="00AB6066" w:rsidRDefault="00AB6066" w:rsidP="00AB6066">
            <w:pPr>
              <w:widowControl/>
              <w:jc w:val="left"/>
              <w:rPr>
                <w:ins w:id="3917" w:author="haha" w:date="2019-07-23T10:05:00Z"/>
                <w:rFonts w:ascii="微软雅黑" w:eastAsia="微软雅黑" w:hAnsi="微软雅黑" w:cs="微软雅黑"/>
                <w:color w:val="000000"/>
                <w:sz w:val="18"/>
                <w:szCs w:val="18"/>
              </w:rPr>
            </w:pPr>
            <w:ins w:id="3918" w:author="haha" w:date="2019-07-23T10:05:00Z">
              <w:r w:rsidRPr="00AB6066">
                <w:rPr>
                  <w:rFonts w:ascii="微软雅黑" w:eastAsia="微软雅黑" w:hAnsi="微软雅黑" w:cs="微软雅黑" w:hint="eastAsia"/>
                  <w:color w:val="000000"/>
                  <w:sz w:val="18"/>
                  <w:szCs w:val="18"/>
                </w:rPr>
                <w:t>排序</w:t>
              </w:r>
            </w:ins>
          </w:p>
        </w:tc>
        <w:tc>
          <w:tcPr>
            <w:tcW w:w="3000" w:type="dxa"/>
          </w:tcPr>
          <w:p w14:paraId="379BE1E1" w14:textId="77777777" w:rsidR="00AB6066" w:rsidRPr="00AB6066" w:rsidRDefault="00AB6066" w:rsidP="00AB6066">
            <w:pPr>
              <w:widowControl/>
              <w:jc w:val="left"/>
              <w:rPr>
                <w:ins w:id="3919" w:author="haha" w:date="2019-07-23T10:05:00Z"/>
                <w:rFonts w:ascii="微软雅黑" w:eastAsia="微软雅黑" w:hAnsi="微软雅黑" w:cs="微软雅黑"/>
                <w:color w:val="000000"/>
                <w:sz w:val="18"/>
                <w:szCs w:val="18"/>
              </w:rPr>
            </w:pPr>
            <w:ins w:id="3920" w:author="haha" w:date="2019-07-23T10:05:00Z">
              <w:r w:rsidRPr="00AB6066">
                <w:rPr>
                  <w:rFonts w:ascii="微软雅黑" w:eastAsia="微软雅黑" w:hAnsi="微软雅黑" w:cs="微软雅黑" w:hint="eastAsia"/>
                  <w:color w:val="000000"/>
                  <w:sz w:val="18"/>
                  <w:szCs w:val="18"/>
                </w:rPr>
                <w:t>每页1</w:t>
              </w:r>
              <w:r w:rsidRPr="00AB6066">
                <w:rPr>
                  <w:rFonts w:ascii="微软雅黑" w:eastAsia="微软雅黑" w:hAnsi="微软雅黑" w:cs="微软雅黑"/>
                  <w:color w:val="000000"/>
                  <w:sz w:val="18"/>
                  <w:szCs w:val="18"/>
                </w:rPr>
                <w:t>-10展示</w:t>
              </w:r>
            </w:ins>
          </w:p>
        </w:tc>
        <w:tc>
          <w:tcPr>
            <w:tcW w:w="3209" w:type="dxa"/>
          </w:tcPr>
          <w:p w14:paraId="723548E1" w14:textId="77777777" w:rsidR="00AB6066" w:rsidRPr="00AB6066" w:rsidRDefault="00AB6066" w:rsidP="00AB6066">
            <w:pPr>
              <w:spacing w:before="60" w:after="60"/>
              <w:rPr>
                <w:ins w:id="3921" w:author="haha" w:date="2019-07-23T10:05:00Z"/>
                <w:rFonts w:ascii="微软雅黑" w:eastAsia="微软雅黑" w:hAnsi="微软雅黑" w:cs="微软雅黑"/>
                <w:sz w:val="18"/>
                <w:szCs w:val="18"/>
              </w:rPr>
            </w:pPr>
          </w:p>
        </w:tc>
        <w:tc>
          <w:tcPr>
            <w:tcW w:w="1712" w:type="dxa"/>
          </w:tcPr>
          <w:p w14:paraId="0139DF45" w14:textId="77777777" w:rsidR="00AB6066" w:rsidRPr="00AB6066" w:rsidRDefault="00AB6066" w:rsidP="00AB6066">
            <w:pPr>
              <w:widowControl/>
              <w:jc w:val="left"/>
              <w:rPr>
                <w:ins w:id="3922" w:author="haha" w:date="2019-07-23T10:05:00Z"/>
                <w:rFonts w:ascii="微软雅黑" w:eastAsia="微软雅黑" w:hAnsi="微软雅黑" w:cs="微软雅黑"/>
                <w:sz w:val="18"/>
                <w:szCs w:val="18"/>
              </w:rPr>
            </w:pPr>
            <w:ins w:id="3923" w:author="haha" w:date="2019-07-23T10:05:00Z">
              <w:r w:rsidRPr="00AB6066">
                <w:rPr>
                  <w:rFonts w:ascii="微软雅黑" w:eastAsia="微软雅黑" w:hAnsi="微软雅黑" w:cs="微软雅黑" w:hint="eastAsia"/>
                  <w:color w:val="000000"/>
                  <w:sz w:val="18"/>
                  <w:szCs w:val="18"/>
                </w:rPr>
                <w:t>每页1</w:t>
              </w:r>
              <w:r w:rsidRPr="00AB6066">
                <w:rPr>
                  <w:rFonts w:ascii="微软雅黑" w:eastAsia="微软雅黑" w:hAnsi="微软雅黑" w:cs="微软雅黑"/>
                  <w:color w:val="000000"/>
                  <w:sz w:val="18"/>
                  <w:szCs w:val="18"/>
                </w:rPr>
                <w:t>-10示</w:t>
              </w:r>
            </w:ins>
          </w:p>
        </w:tc>
      </w:tr>
      <w:tr w:rsidR="00AB6066" w:rsidRPr="00AB6066" w14:paraId="724AF29E"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24" w:author="haha" w:date="2019-07-23T10:05:00Z"/>
        </w:trPr>
        <w:tc>
          <w:tcPr>
            <w:tcW w:w="802" w:type="dxa"/>
          </w:tcPr>
          <w:p w14:paraId="6FF554D2" w14:textId="723389A5" w:rsidR="00AB6066" w:rsidRPr="00AB6066" w:rsidRDefault="00144814" w:rsidP="00AB6066">
            <w:pPr>
              <w:widowControl/>
              <w:jc w:val="center"/>
              <w:rPr>
                <w:ins w:id="3925" w:author="haha" w:date="2019-07-23T10:05:00Z"/>
                <w:rFonts w:ascii="微软雅黑" w:eastAsia="微软雅黑" w:hAnsi="微软雅黑" w:cs="微软雅黑"/>
                <w:sz w:val="18"/>
                <w:szCs w:val="18"/>
              </w:rPr>
            </w:pPr>
            <w:ins w:id="3926" w:author="haha" w:date="2019-07-23T15:38:00Z">
              <w:r>
                <w:rPr>
                  <w:rFonts w:ascii="微软雅黑" w:eastAsia="微软雅黑" w:hAnsi="微软雅黑" w:cs="微软雅黑"/>
                  <w:sz w:val="18"/>
                  <w:szCs w:val="18"/>
                </w:rPr>
                <w:t>8</w:t>
              </w:r>
            </w:ins>
          </w:p>
        </w:tc>
        <w:tc>
          <w:tcPr>
            <w:tcW w:w="1309" w:type="dxa"/>
            <w:gridSpan w:val="2"/>
          </w:tcPr>
          <w:p w14:paraId="31C3F0C4" w14:textId="77777777" w:rsidR="00AB6066" w:rsidRPr="00AB6066" w:rsidRDefault="00AB6066" w:rsidP="00AB6066">
            <w:pPr>
              <w:widowControl/>
              <w:jc w:val="left"/>
              <w:rPr>
                <w:ins w:id="3927" w:author="haha" w:date="2019-07-23T10:05:00Z"/>
                <w:rFonts w:ascii="微软雅黑" w:eastAsia="微软雅黑" w:hAnsi="微软雅黑" w:cs="微软雅黑"/>
                <w:color w:val="000000"/>
                <w:sz w:val="18"/>
                <w:szCs w:val="18"/>
              </w:rPr>
            </w:pPr>
            <w:ins w:id="3928" w:author="haha" w:date="2019-07-23T10:05:00Z">
              <w:r w:rsidRPr="00AB6066">
                <w:rPr>
                  <w:rFonts w:ascii="微软雅黑" w:eastAsia="微软雅黑" w:hAnsi="微软雅黑" w:cs="微软雅黑" w:hint="eastAsia"/>
                  <w:color w:val="000000"/>
                  <w:sz w:val="18"/>
                  <w:szCs w:val="18"/>
                </w:rPr>
                <w:t>产品名称</w:t>
              </w:r>
            </w:ins>
          </w:p>
        </w:tc>
        <w:tc>
          <w:tcPr>
            <w:tcW w:w="3000" w:type="dxa"/>
          </w:tcPr>
          <w:p w14:paraId="44F863CC" w14:textId="77777777" w:rsidR="00AB6066" w:rsidRPr="00AB6066" w:rsidRDefault="00AB6066" w:rsidP="00AB6066">
            <w:pPr>
              <w:widowControl/>
              <w:jc w:val="left"/>
              <w:rPr>
                <w:ins w:id="3929" w:author="haha" w:date="2019-07-23T10:05:00Z"/>
                <w:rFonts w:ascii="微软雅黑" w:eastAsia="微软雅黑" w:hAnsi="微软雅黑" w:cs="微软雅黑"/>
                <w:color w:val="000000"/>
                <w:sz w:val="18"/>
                <w:szCs w:val="18"/>
              </w:rPr>
            </w:pPr>
            <w:ins w:id="3930" w:author="haha" w:date="2019-07-23T10:05:00Z">
              <w:r w:rsidRPr="00AB6066">
                <w:rPr>
                  <w:rFonts w:ascii="微软雅黑" w:eastAsia="微软雅黑" w:hAnsi="微软雅黑" w:cs="微软雅黑" w:hint="eastAsia"/>
                  <w:color w:val="000000"/>
                  <w:sz w:val="18"/>
                  <w:szCs w:val="18"/>
                </w:rPr>
                <w:t>展示当前产品名称（一个系统只有一个产品）</w:t>
              </w:r>
            </w:ins>
          </w:p>
        </w:tc>
        <w:tc>
          <w:tcPr>
            <w:tcW w:w="3209" w:type="dxa"/>
          </w:tcPr>
          <w:p w14:paraId="081965B9" w14:textId="77777777" w:rsidR="00AB6066" w:rsidRPr="00AB6066" w:rsidRDefault="00AB6066" w:rsidP="00AB6066">
            <w:pPr>
              <w:spacing w:before="60" w:after="60"/>
              <w:rPr>
                <w:ins w:id="3931" w:author="haha" w:date="2019-07-23T10:05:00Z"/>
                <w:rFonts w:ascii="微软雅黑" w:eastAsia="微软雅黑" w:hAnsi="微软雅黑" w:cs="微软雅黑"/>
                <w:sz w:val="18"/>
                <w:szCs w:val="18"/>
              </w:rPr>
            </w:pPr>
          </w:p>
        </w:tc>
        <w:tc>
          <w:tcPr>
            <w:tcW w:w="1712" w:type="dxa"/>
          </w:tcPr>
          <w:p w14:paraId="5160312A" w14:textId="77777777" w:rsidR="00AB6066" w:rsidRPr="00AB6066" w:rsidRDefault="00AB6066" w:rsidP="00AB6066">
            <w:pPr>
              <w:widowControl/>
              <w:jc w:val="left"/>
              <w:rPr>
                <w:ins w:id="3932" w:author="haha" w:date="2019-07-23T10:05:00Z"/>
                <w:rFonts w:ascii="微软雅黑" w:eastAsia="微软雅黑" w:hAnsi="微软雅黑" w:cs="微软雅黑"/>
                <w:color w:val="000000"/>
                <w:sz w:val="18"/>
                <w:szCs w:val="18"/>
              </w:rPr>
            </w:pPr>
          </w:p>
        </w:tc>
      </w:tr>
      <w:tr w:rsidR="00AB6066" w:rsidRPr="00AB6066" w14:paraId="510AF50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33" w:author="haha" w:date="2019-07-23T10:05:00Z"/>
        </w:trPr>
        <w:tc>
          <w:tcPr>
            <w:tcW w:w="802" w:type="dxa"/>
          </w:tcPr>
          <w:p w14:paraId="404A99D9" w14:textId="1886634B" w:rsidR="00AB6066" w:rsidRPr="00AB6066" w:rsidRDefault="00144814" w:rsidP="00AB6066">
            <w:pPr>
              <w:widowControl/>
              <w:ind w:firstLineChars="100" w:firstLine="180"/>
              <w:rPr>
                <w:ins w:id="3934" w:author="haha" w:date="2019-07-23T10:05:00Z"/>
                <w:rFonts w:ascii="微软雅黑" w:eastAsia="微软雅黑" w:hAnsi="微软雅黑" w:cs="微软雅黑"/>
                <w:sz w:val="18"/>
                <w:szCs w:val="18"/>
              </w:rPr>
            </w:pPr>
            <w:ins w:id="3935" w:author="haha" w:date="2019-07-23T15:38:00Z">
              <w:r>
                <w:rPr>
                  <w:rFonts w:ascii="微软雅黑" w:eastAsia="微软雅黑" w:hAnsi="微软雅黑" w:cs="微软雅黑"/>
                  <w:sz w:val="18"/>
                  <w:szCs w:val="18"/>
                </w:rPr>
                <w:t>9</w:t>
              </w:r>
            </w:ins>
          </w:p>
        </w:tc>
        <w:tc>
          <w:tcPr>
            <w:tcW w:w="1309" w:type="dxa"/>
            <w:gridSpan w:val="2"/>
          </w:tcPr>
          <w:p w14:paraId="08FCFCD1" w14:textId="77777777" w:rsidR="00AB6066" w:rsidRPr="00AB6066" w:rsidRDefault="00AB6066" w:rsidP="00AB6066">
            <w:pPr>
              <w:widowControl/>
              <w:jc w:val="left"/>
              <w:rPr>
                <w:ins w:id="3936" w:author="haha" w:date="2019-07-23T10:05:00Z"/>
                <w:rFonts w:ascii="微软雅黑" w:eastAsia="微软雅黑" w:hAnsi="微软雅黑" w:cs="微软雅黑"/>
                <w:color w:val="000000"/>
                <w:sz w:val="18"/>
                <w:szCs w:val="18"/>
              </w:rPr>
            </w:pPr>
            <w:ins w:id="3937" w:author="haha" w:date="2019-07-23T10:05:00Z">
              <w:r w:rsidRPr="00AB6066">
                <w:rPr>
                  <w:rFonts w:ascii="微软雅黑" w:eastAsia="微软雅黑" w:hAnsi="微软雅黑" w:cs="微软雅黑" w:hint="eastAsia"/>
                  <w:color w:val="000000"/>
                  <w:sz w:val="18"/>
                  <w:szCs w:val="18"/>
                </w:rPr>
                <w:t>客户姓名</w:t>
              </w:r>
            </w:ins>
          </w:p>
        </w:tc>
        <w:tc>
          <w:tcPr>
            <w:tcW w:w="3000" w:type="dxa"/>
          </w:tcPr>
          <w:p w14:paraId="6C7B8F60" w14:textId="77777777" w:rsidR="00AB6066" w:rsidRPr="00AB6066" w:rsidRDefault="00AB6066" w:rsidP="00AB6066">
            <w:pPr>
              <w:widowControl/>
              <w:jc w:val="left"/>
              <w:rPr>
                <w:ins w:id="3938" w:author="haha" w:date="2019-07-23T10:05:00Z"/>
                <w:rFonts w:ascii="微软雅黑" w:eastAsia="微软雅黑" w:hAnsi="微软雅黑" w:cs="微软雅黑"/>
                <w:color w:val="000000"/>
                <w:sz w:val="18"/>
                <w:szCs w:val="18"/>
              </w:rPr>
            </w:pPr>
            <w:ins w:id="3939" w:author="haha" w:date="2019-07-23T10:05:00Z">
              <w:r w:rsidRPr="00AB6066">
                <w:rPr>
                  <w:rFonts w:ascii="微软雅黑" w:eastAsia="微软雅黑" w:hAnsi="微软雅黑" w:cs="微软雅黑" w:hint="eastAsia"/>
                  <w:color w:val="000000"/>
                  <w:sz w:val="18"/>
                  <w:szCs w:val="18"/>
                </w:rPr>
                <w:t>展示客户姓名</w:t>
              </w:r>
            </w:ins>
          </w:p>
        </w:tc>
        <w:tc>
          <w:tcPr>
            <w:tcW w:w="3209" w:type="dxa"/>
          </w:tcPr>
          <w:p w14:paraId="5B385195" w14:textId="77777777" w:rsidR="00AB6066" w:rsidRPr="00AB6066" w:rsidRDefault="00AB6066" w:rsidP="00AB6066">
            <w:pPr>
              <w:spacing w:before="60" w:after="60"/>
              <w:rPr>
                <w:ins w:id="3940" w:author="haha" w:date="2019-07-23T10:05:00Z"/>
                <w:rFonts w:ascii="微软雅黑" w:eastAsia="微软雅黑" w:hAnsi="微软雅黑" w:cs="微软雅黑"/>
                <w:sz w:val="18"/>
                <w:szCs w:val="18"/>
              </w:rPr>
            </w:pPr>
          </w:p>
        </w:tc>
        <w:tc>
          <w:tcPr>
            <w:tcW w:w="1712" w:type="dxa"/>
          </w:tcPr>
          <w:p w14:paraId="1A9E96C6" w14:textId="77777777" w:rsidR="00AB6066" w:rsidRPr="00AB6066" w:rsidRDefault="00AB6066" w:rsidP="00AB6066">
            <w:pPr>
              <w:widowControl/>
              <w:jc w:val="left"/>
              <w:rPr>
                <w:ins w:id="3941" w:author="haha" w:date="2019-07-23T10:05:00Z"/>
                <w:rFonts w:ascii="微软雅黑" w:eastAsia="微软雅黑" w:hAnsi="微软雅黑" w:cs="微软雅黑"/>
                <w:color w:val="000000"/>
                <w:sz w:val="18"/>
                <w:szCs w:val="18"/>
              </w:rPr>
            </w:pPr>
          </w:p>
        </w:tc>
      </w:tr>
      <w:tr w:rsidR="00AB6066" w:rsidRPr="00AB6066" w14:paraId="43579821"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42" w:author="haha" w:date="2019-07-23T10:05:00Z"/>
        </w:trPr>
        <w:tc>
          <w:tcPr>
            <w:tcW w:w="802" w:type="dxa"/>
          </w:tcPr>
          <w:p w14:paraId="2C6627B8" w14:textId="564373CF" w:rsidR="00AB6066" w:rsidRPr="00AB6066" w:rsidRDefault="00144814" w:rsidP="00AB6066">
            <w:pPr>
              <w:widowControl/>
              <w:ind w:firstLineChars="100" w:firstLine="180"/>
              <w:rPr>
                <w:ins w:id="3943" w:author="haha" w:date="2019-07-23T10:05:00Z"/>
                <w:rFonts w:ascii="微软雅黑" w:eastAsia="微软雅黑" w:hAnsi="微软雅黑" w:cs="微软雅黑"/>
                <w:sz w:val="18"/>
                <w:szCs w:val="18"/>
              </w:rPr>
            </w:pPr>
            <w:ins w:id="3944" w:author="haha" w:date="2019-07-23T15:38:00Z">
              <w:r>
                <w:rPr>
                  <w:rFonts w:ascii="微软雅黑" w:eastAsia="微软雅黑" w:hAnsi="微软雅黑" w:cs="微软雅黑" w:hint="eastAsia"/>
                  <w:sz w:val="18"/>
                  <w:szCs w:val="18"/>
                </w:rPr>
                <w:t>1</w:t>
              </w:r>
              <w:r>
                <w:rPr>
                  <w:rFonts w:ascii="微软雅黑" w:eastAsia="微软雅黑" w:hAnsi="微软雅黑" w:cs="微软雅黑"/>
                  <w:sz w:val="18"/>
                  <w:szCs w:val="18"/>
                </w:rPr>
                <w:t>0</w:t>
              </w:r>
            </w:ins>
          </w:p>
        </w:tc>
        <w:tc>
          <w:tcPr>
            <w:tcW w:w="1309" w:type="dxa"/>
            <w:gridSpan w:val="2"/>
          </w:tcPr>
          <w:p w14:paraId="660E7716" w14:textId="77777777" w:rsidR="00AB6066" w:rsidRPr="00AB6066" w:rsidRDefault="00AB6066" w:rsidP="00AB6066">
            <w:pPr>
              <w:widowControl/>
              <w:jc w:val="left"/>
              <w:rPr>
                <w:ins w:id="3945" w:author="haha" w:date="2019-07-23T10:05:00Z"/>
                <w:rFonts w:ascii="微软雅黑" w:eastAsia="微软雅黑" w:hAnsi="微软雅黑" w:cs="微软雅黑"/>
                <w:color w:val="000000"/>
                <w:sz w:val="18"/>
                <w:szCs w:val="18"/>
              </w:rPr>
            </w:pPr>
            <w:ins w:id="3946" w:author="haha" w:date="2019-07-23T10:05:00Z">
              <w:r w:rsidRPr="00AB6066">
                <w:rPr>
                  <w:rFonts w:ascii="微软雅黑" w:eastAsia="微软雅黑" w:hAnsi="微软雅黑" w:cs="微软雅黑" w:hint="eastAsia"/>
                  <w:color w:val="000000"/>
                  <w:sz w:val="18"/>
                  <w:szCs w:val="18"/>
                </w:rPr>
                <w:t>期数</w:t>
              </w:r>
            </w:ins>
          </w:p>
        </w:tc>
        <w:tc>
          <w:tcPr>
            <w:tcW w:w="3000" w:type="dxa"/>
          </w:tcPr>
          <w:p w14:paraId="53FB7E80" w14:textId="77777777" w:rsidR="00AB6066" w:rsidRPr="00AB6066" w:rsidRDefault="00AB6066" w:rsidP="00AB6066">
            <w:pPr>
              <w:widowControl/>
              <w:jc w:val="left"/>
              <w:rPr>
                <w:ins w:id="3947" w:author="haha" w:date="2019-07-23T10:05:00Z"/>
                <w:rFonts w:ascii="微软雅黑" w:eastAsia="微软雅黑" w:hAnsi="微软雅黑" w:cs="微软雅黑"/>
                <w:color w:val="000000"/>
                <w:sz w:val="18"/>
                <w:szCs w:val="18"/>
              </w:rPr>
            </w:pPr>
            <w:ins w:id="3948" w:author="haha" w:date="2019-07-23T10:05:00Z">
              <w:r w:rsidRPr="00AB6066">
                <w:rPr>
                  <w:rFonts w:ascii="微软雅黑" w:eastAsia="微软雅黑" w:hAnsi="微软雅黑" w:cs="微软雅黑" w:hint="eastAsia"/>
                  <w:color w:val="000000"/>
                  <w:sz w:val="18"/>
                  <w:szCs w:val="18"/>
                </w:rPr>
                <w:t>展示客户户借款期数</w:t>
              </w:r>
            </w:ins>
          </w:p>
        </w:tc>
        <w:tc>
          <w:tcPr>
            <w:tcW w:w="3209" w:type="dxa"/>
          </w:tcPr>
          <w:p w14:paraId="7230E9D6" w14:textId="77777777" w:rsidR="00AB6066" w:rsidRPr="00AB6066" w:rsidRDefault="00AB6066" w:rsidP="00AB6066">
            <w:pPr>
              <w:spacing w:before="60" w:after="60"/>
              <w:rPr>
                <w:ins w:id="3949" w:author="haha" w:date="2019-07-23T10:05:00Z"/>
                <w:rFonts w:ascii="微软雅黑" w:eastAsia="微软雅黑" w:hAnsi="微软雅黑" w:cs="微软雅黑"/>
                <w:sz w:val="18"/>
                <w:szCs w:val="18"/>
              </w:rPr>
            </w:pPr>
          </w:p>
        </w:tc>
        <w:tc>
          <w:tcPr>
            <w:tcW w:w="1712" w:type="dxa"/>
          </w:tcPr>
          <w:p w14:paraId="5987A1D0" w14:textId="77777777" w:rsidR="00AB6066" w:rsidRPr="00AB6066" w:rsidRDefault="00AB6066" w:rsidP="00AB6066">
            <w:pPr>
              <w:widowControl/>
              <w:jc w:val="left"/>
              <w:rPr>
                <w:ins w:id="3950" w:author="haha" w:date="2019-07-23T10:05:00Z"/>
                <w:rFonts w:ascii="微软雅黑" w:eastAsia="微软雅黑" w:hAnsi="微软雅黑" w:cs="微软雅黑"/>
                <w:color w:val="000000"/>
                <w:sz w:val="18"/>
                <w:szCs w:val="18"/>
              </w:rPr>
            </w:pPr>
          </w:p>
        </w:tc>
      </w:tr>
      <w:tr w:rsidR="00AB6066" w:rsidRPr="00AB6066" w14:paraId="1A572119"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51" w:author="haha" w:date="2019-07-23T10:05:00Z"/>
        </w:trPr>
        <w:tc>
          <w:tcPr>
            <w:tcW w:w="802" w:type="dxa"/>
          </w:tcPr>
          <w:p w14:paraId="12741597" w14:textId="2F9DE5ED" w:rsidR="00AB6066" w:rsidRPr="00AB6066" w:rsidRDefault="00144814" w:rsidP="00AB6066">
            <w:pPr>
              <w:widowControl/>
              <w:ind w:firstLineChars="100" w:firstLine="180"/>
              <w:rPr>
                <w:ins w:id="3952" w:author="haha" w:date="2019-07-23T10:05:00Z"/>
                <w:rFonts w:ascii="微软雅黑" w:eastAsia="微软雅黑" w:hAnsi="微软雅黑" w:cs="微软雅黑"/>
                <w:sz w:val="18"/>
                <w:szCs w:val="18"/>
              </w:rPr>
            </w:pPr>
            <w:ins w:id="3953" w:author="haha" w:date="2019-07-23T15:38:00Z">
              <w:r>
                <w:rPr>
                  <w:rFonts w:ascii="微软雅黑" w:eastAsia="微软雅黑" w:hAnsi="微软雅黑" w:cs="微软雅黑"/>
                  <w:sz w:val="18"/>
                  <w:szCs w:val="18"/>
                </w:rPr>
                <w:t>11</w:t>
              </w:r>
            </w:ins>
          </w:p>
        </w:tc>
        <w:tc>
          <w:tcPr>
            <w:tcW w:w="1309" w:type="dxa"/>
            <w:gridSpan w:val="2"/>
          </w:tcPr>
          <w:p w14:paraId="0A6CEF0A" w14:textId="77777777" w:rsidR="00AB6066" w:rsidRPr="00AB6066" w:rsidRDefault="00AB6066" w:rsidP="00AB6066">
            <w:pPr>
              <w:widowControl/>
              <w:jc w:val="left"/>
              <w:rPr>
                <w:ins w:id="3954" w:author="haha" w:date="2019-07-23T10:05:00Z"/>
                <w:rFonts w:ascii="微软雅黑" w:eastAsia="微软雅黑" w:hAnsi="微软雅黑" w:cs="微软雅黑"/>
                <w:color w:val="000000"/>
                <w:sz w:val="18"/>
                <w:szCs w:val="18"/>
              </w:rPr>
            </w:pPr>
            <w:ins w:id="3955" w:author="haha" w:date="2019-07-23T10:05:00Z">
              <w:r w:rsidRPr="00AB6066">
                <w:rPr>
                  <w:rFonts w:ascii="微软雅黑" w:eastAsia="微软雅黑" w:hAnsi="微软雅黑" w:cs="微软雅黑" w:hint="eastAsia"/>
                  <w:color w:val="000000"/>
                  <w:sz w:val="18"/>
                  <w:szCs w:val="18"/>
                </w:rPr>
                <w:t>手机号</w:t>
              </w:r>
            </w:ins>
          </w:p>
        </w:tc>
        <w:tc>
          <w:tcPr>
            <w:tcW w:w="3000" w:type="dxa"/>
          </w:tcPr>
          <w:p w14:paraId="101B1A6B" w14:textId="77777777" w:rsidR="00AB6066" w:rsidRPr="00AB6066" w:rsidRDefault="00AB6066" w:rsidP="00AB6066">
            <w:pPr>
              <w:widowControl/>
              <w:jc w:val="left"/>
              <w:rPr>
                <w:ins w:id="3956" w:author="haha" w:date="2019-07-23T10:05:00Z"/>
                <w:rFonts w:ascii="微软雅黑" w:eastAsia="微软雅黑" w:hAnsi="微软雅黑" w:cs="微软雅黑"/>
                <w:color w:val="000000"/>
                <w:sz w:val="18"/>
                <w:szCs w:val="18"/>
              </w:rPr>
            </w:pPr>
            <w:ins w:id="3957" w:author="haha" w:date="2019-07-23T10:05:00Z">
              <w:r w:rsidRPr="00AB6066">
                <w:rPr>
                  <w:rFonts w:ascii="微软雅黑" w:eastAsia="微软雅黑" w:hAnsi="微软雅黑" w:cs="微软雅黑" w:hint="eastAsia"/>
                  <w:color w:val="000000"/>
                  <w:sz w:val="18"/>
                  <w:szCs w:val="18"/>
                </w:rPr>
                <w:t>展示借款人手机号</w:t>
              </w:r>
            </w:ins>
          </w:p>
        </w:tc>
        <w:tc>
          <w:tcPr>
            <w:tcW w:w="3209" w:type="dxa"/>
          </w:tcPr>
          <w:p w14:paraId="7AD12ECB" w14:textId="77777777" w:rsidR="00AB6066" w:rsidRPr="00AB6066" w:rsidRDefault="00AB6066" w:rsidP="00AB6066">
            <w:pPr>
              <w:spacing w:before="60" w:after="60"/>
              <w:rPr>
                <w:ins w:id="3958" w:author="haha" w:date="2019-07-23T10:05:00Z"/>
                <w:rFonts w:ascii="微软雅黑" w:eastAsia="微软雅黑" w:hAnsi="微软雅黑" w:cs="微软雅黑"/>
                <w:sz w:val="18"/>
                <w:szCs w:val="18"/>
              </w:rPr>
            </w:pPr>
          </w:p>
        </w:tc>
        <w:tc>
          <w:tcPr>
            <w:tcW w:w="1712" w:type="dxa"/>
          </w:tcPr>
          <w:p w14:paraId="45FD1D3A" w14:textId="77777777" w:rsidR="00AB6066" w:rsidRPr="00AB6066" w:rsidRDefault="00AB6066" w:rsidP="00AB6066">
            <w:pPr>
              <w:widowControl/>
              <w:jc w:val="left"/>
              <w:rPr>
                <w:ins w:id="3959" w:author="haha" w:date="2019-07-23T10:05:00Z"/>
                <w:rFonts w:ascii="微软雅黑" w:eastAsia="微软雅黑" w:hAnsi="微软雅黑" w:cs="微软雅黑"/>
                <w:color w:val="000000"/>
                <w:sz w:val="18"/>
                <w:szCs w:val="18"/>
              </w:rPr>
            </w:pPr>
          </w:p>
        </w:tc>
      </w:tr>
      <w:tr w:rsidR="00AB6066" w:rsidRPr="00AB6066" w14:paraId="20D5450F"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60" w:author="haha" w:date="2019-07-23T10:05:00Z"/>
        </w:trPr>
        <w:tc>
          <w:tcPr>
            <w:tcW w:w="802" w:type="dxa"/>
          </w:tcPr>
          <w:p w14:paraId="1B9D8C8F" w14:textId="7F2FF958" w:rsidR="00AB6066" w:rsidRPr="00AB6066" w:rsidRDefault="00144814" w:rsidP="00AB6066">
            <w:pPr>
              <w:widowControl/>
              <w:ind w:firstLineChars="100" w:firstLine="180"/>
              <w:rPr>
                <w:ins w:id="3961" w:author="haha" w:date="2019-07-23T10:05:00Z"/>
                <w:rFonts w:ascii="微软雅黑" w:eastAsia="微软雅黑" w:hAnsi="微软雅黑" w:cs="微软雅黑"/>
                <w:sz w:val="18"/>
                <w:szCs w:val="18"/>
              </w:rPr>
            </w:pPr>
            <w:ins w:id="3962" w:author="haha" w:date="2019-07-23T15:38:00Z">
              <w:r>
                <w:rPr>
                  <w:rFonts w:ascii="微软雅黑" w:eastAsia="微软雅黑" w:hAnsi="微软雅黑" w:cs="微软雅黑"/>
                  <w:sz w:val="18"/>
                  <w:szCs w:val="18"/>
                </w:rPr>
                <w:t>12</w:t>
              </w:r>
            </w:ins>
          </w:p>
        </w:tc>
        <w:tc>
          <w:tcPr>
            <w:tcW w:w="1309" w:type="dxa"/>
            <w:gridSpan w:val="2"/>
          </w:tcPr>
          <w:p w14:paraId="06260093" w14:textId="77777777" w:rsidR="00AB6066" w:rsidRPr="00AB6066" w:rsidRDefault="00AB6066" w:rsidP="00AB6066">
            <w:pPr>
              <w:widowControl/>
              <w:jc w:val="left"/>
              <w:rPr>
                <w:ins w:id="3963" w:author="haha" w:date="2019-07-23T10:05:00Z"/>
                <w:rFonts w:ascii="微软雅黑" w:eastAsia="微软雅黑" w:hAnsi="微软雅黑" w:cs="微软雅黑"/>
                <w:color w:val="000000"/>
                <w:sz w:val="18"/>
                <w:szCs w:val="18"/>
              </w:rPr>
            </w:pPr>
            <w:ins w:id="3964" w:author="haha" w:date="2019-07-23T10:05:00Z">
              <w:r w:rsidRPr="00AB6066">
                <w:rPr>
                  <w:rFonts w:ascii="微软雅黑" w:eastAsia="微软雅黑" w:hAnsi="微软雅黑" w:cs="微软雅黑" w:hint="eastAsia"/>
                  <w:color w:val="000000"/>
                  <w:sz w:val="18"/>
                  <w:szCs w:val="18"/>
                </w:rPr>
                <w:t>应还款日期</w:t>
              </w:r>
            </w:ins>
          </w:p>
        </w:tc>
        <w:tc>
          <w:tcPr>
            <w:tcW w:w="3000" w:type="dxa"/>
          </w:tcPr>
          <w:p w14:paraId="7AF0CAD6" w14:textId="77777777" w:rsidR="00AB6066" w:rsidRPr="00AB6066" w:rsidRDefault="00AB6066" w:rsidP="00AB6066">
            <w:pPr>
              <w:widowControl/>
              <w:jc w:val="left"/>
              <w:rPr>
                <w:ins w:id="3965" w:author="haha" w:date="2019-07-23T10:05:00Z"/>
                <w:rFonts w:ascii="微软雅黑" w:eastAsia="微软雅黑" w:hAnsi="微软雅黑" w:cs="微软雅黑"/>
                <w:color w:val="000000"/>
                <w:sz w:val="18"/>
                <w:szCs w:val="18"/>
              </w:rPr>
            </w:pPr>
            <w:ins w:id="3966" w:author="haha" w:date="2019-07-23T10:05:00Z">
              <w:r w:rsidRPr="00AB6066">
                <w:rPr>
                  <w:rFonts w:ascii="微软雅黑" w:eastAsia="微软雅黑" w:hAnsi="微软雅黑" w:cs="微软雅黑" w:hint="eastAsia"/>
                  <w:color w:val="000000"/>
                  <w:sz w:val="18"/>
                  <w:szCs w:val="18"/>
                </w:rPr>
                <w:t>展示客户应还日期，精确到日</w:t>
              </w:r>
            </w:ins>
          </w:p>
        </w:tc>
        <w:tc>
          <w:tcPr>
            <w:tcW w:w="3209" w:type="dxa"/>
          </w:tcPr>
          <w:p w14:paraId="02A25FDE" w14:textId="77777777" w:rsidR="00AB6066" w:rsidRPr="00AB6066" w:rsidRDefault="00AB6066" w:rsidP="00AB6066">
            <w:pPr>
              <w:spacing w:before="60" w:after="60"/>
              <w:rPr>
                <w:ins w:id="3967" w:author="haha" w:date="2019-07-23T10:05:00Z"/>
                <w:rFonts w:ascii="微软雅黑" w:eastAsia="微软雅黑" w:hAnsi="微软雅黑" w:cs="微软雅黑"/>
                <w:sz w:val="18"/>
                <w:szCs w:val="18"/>
              </w:rPr>
            </w:pPr>
          </w:p>
        </w:tc>
        <w:tc>
          <w:tcPr>
            <w:tcW w:w="1712" w:type="dxa"/>
          </w:tcPr>
          <w:p w14:paraId="2A447F52" w14:textId="77777777" w:rsidR="00AB6066" w:rsidRPr="00AB6066" w:rsidRDefault="00AB6066" w:rsidP="00AB6066">
            <w:pPr>
              <w:widowControl/>
              <w:jc w:val="left"/>
              <w:rPr>
                <w:ins w:id="3968" w:author="haha" w:date="2019-07-23T10:05:00Z"/>
                <w:rFonts w:ascii="微软雅黑" w:eastAsia="微软雅黑" w:hAnsi="微软雅黑" w:cs="微软雅黑"/>
                <w:color w:val="000000"/>
                <w:sz w:val="18"/>
                <w:szCs w:val="18"/>
              </w:rPr>
            </w:pPr>
          </w:p>
        </w:tc>
      </w:tr>
      <w:tr w:rsidR="00AB6066" w:rsidRPr="00AB6066" w14:paraId="619D3700"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69" w:author="haha" w:date="2019-07-23T10:05:00Z"/>
        </w:trPr>
        <w:tc>
          <w:tcPr>
            <w:tcW w:w="802" w:type="dxa"/>
          </w:tcPr>
          <w:p w14:paraId="30C719E1" w14:textId="7E028D2F" w:rsidR="00AB6066" w:rsidRPr="00AB6066" w:rsidRDefault="00144814" w:rsidP="00AB6066">
            <w:pPr>
              <w:widowControl/>
              <w:ind w:firstLineChars="100" w:firstLine="180"/>
              <w:rPr>
                <w:ins w:id="3970" w:author="haha" w:date="2019-07-23T10:05:00Z"/>
                <w:rFonts w:ascii="微软雅黑" w:eastAsia="微软雅黑" w:hAnsi="微软雅黑" w:cs="微软雅黑"/>
                <w:sz w:val="18"/>
                <w:szCs w:val="18"/>
              </w:rPr>
            </w:pPr>
            <w:ins w:id="3971" w:author="haha" w:date="2019-07-23T15:38:00Z">
              <w:r>
                <w:rPr>
                  <w:rFonts w:ascii="微软雅黑" w:eastAsia="微软雅黑" w:hAnsi="微软雅黑" w:cs="微软雅黑"/>
                  <w:sz w:val="18"/>
                  <w:szCs w:val="18"/>
                </w:rPr>
                <w:t>13</w:t>
              </w:r>
            </w:ins>
          </w:p>
        </w:tc>
        <w:tc>
          <w:tcPr>
            <w:tcW w:w="1309" w:type="dxa"/>
            <w:gridSpan w:val="2"/>
          </w:tcPr>
          <w:p w14:paraId="6138A6E0" w14:textId="77777777" w:rsidR="00AB6066" w:rsidRPr="00AB6066" w:rsidRDefault="00AB6066" w:rsidP="00AB6066">
            <w:pPr>
              <w:widowControl/>
              <w:jc w:val="left"/>
              <w:rPr>
                <w:ins w:id="3972" w:author="haha" w:date="2019-07-23T10:05:00Z"/>
                <w:rFonts w:ascii="微软雅黑" w:eastAsia="微软雅黑" w:hAnsi="微软雅黑" w:cs="微软雅黑"/>
                <w:color w:val="000000"/>
                <w:sz w:val="18"/>
                <w:szCs w:val="18"/>
              </w:rPr>
            </w:pPr>
            <w:ins w:id="3973" w:author="haha" w:date="2019-07-23T10:05:00Z">
              <w:r w:rsidRPr="00AB6066">
                <w:rPr>
                  <w:rFonts w:ascii="微软雅黑" w:eastAsia="微软雅黑" w:hAnsi="微软雅黑" w:cs="微软雅黑" w:hint="eastAsia"/>
                  <w:color w:val="000000"/>
                  <w:sz w:val="18"/>
                  <w:szCs w:val="18"/>
                </w:rPr>
                <w:t>还款状态</w:t>
              </w:r>
            </w:ins>
          </w:p>
        </w:tc>
        <w:tc>
          <w:tcPr>
            <w:tcW w:w="3000" w:type="dxa"/>
          </w:tcPr>
          <w:p w14:paraId="5566CCEB" w14:textId="77777777" w:rsidR="00AB6066" w:rsidRPr="00AB6066" w:rsidRDefault="00AB6066" w:rsidP="00AB6066">
            <w:pPr>
              <w:widowControl/>
              <w:jc w:val="left"/>
              <w:rPr>
                <w:ins w:id="3974" w:author="haha" w:date="2019-07-23T10:05:00Z"/>
                <w:rFonts w:ascii="微软雅黑" w:eastAsia="微软雅黑" w:hAnsi="微软雅黑" w:cs="微软雅黑"/>
                <w:color w:val="000000"/>
                <w:sz w:val="18"/>
                <w:szCs w:val="18"/>
              </w:rPr>
            </w:pPr>
            <w:ins w:id="3975" w:author="haha" w:date="2019-07-23T10:05:00Z">
              <w:r w:rsidRPr="00AB6066">
                <w:rPr>
                  <w:rFonts w:ascii="微软雅黑" w:eastAsia="微软雅黑" w:hAnsi="微软雅黑" w:cs="微软雅黑" w:hint="eastAsia"/>
                  <w:color w:val="000000"/>
                  <w:sz w:val="18"/>
                  <w:szCs w:val="18"/>
                </w:rPr>
                <w:t>展示客户的还款状态</w:t>
              </w:r>
            </w:ins>
          </w:p>
        </w:tc>
        <w:tc>
          <w:tcPr>
            <w:tcW w:w="3209" w:type="dxa"/>
          </w:tcPr>
          <w:p w14:paraId="63D042A3" w14:textId="77777777" w:rsidR="00AB6066" w:rsidRPr="00AB6066" w:rsidRDefault="00AB6066" w:rsidP="00AB6066">
            <w:pPr>
              <w:spacing w:before="60" w:after="60"/>
              <w:rPr>
                <w:ins w:id="3976" w:author="haha" w:date="2019-07-23T10:05:00Z"/>
                <w:rFonts w:ascii="微软雅黑" w:eastAsia="微软雅黑" w:hAnsi="微软雅黑" w:cs="微软雅黑"/>
                <w:sz w:val="18"/>
                <w:szCs w:val="18"/>
              </w:rPr>
            </w:pPr>
          </w:p>
        </w:tc>
        <w:tc>
          <w:tcPr>
            <w:tcW w:w="1712" w:type="dxa"/>
          </w:tcPr>
          <w:p w14:paraId="47995D4D" w14:textId="77777777" w:rsidR="00AB6066" w:rsidRPr="00AB6066" w:rsidRDefault="00AB6066" w:rsidP="00AB6066">
            <w:pPr>
              <w:widowControl/>
              <w:jc w:val="left"/>
              <w:rPr>
                <w:ins w:id="3977" w:author="haha" w:date="2019-07-23T10:05:00Z"/>
                <w:rFonts w:ascii="微软雅黑" w:eastAsia="微软雅黑" w:hAnsi="微软雅黑" w:cs="微软雅黑"/>
                <w:color w:val="000000"/>
                <w:sz w:val="18"/>
                <w:szCs w:val="18"/>
              </w:rPr>
            </w:pPr>
          </w:p>
        </w:tc>
      </w:tr>
      <w:tr w:rsidR="00AB6066" w:rsidRPr="00AB6066" w14:paraId="53AE5D6F"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78" w:author="haha" w:date="2019-07-23T10:05:00Z"/>
        </w:trPr>
        <w:tc>
          <w:tcPr>
            <w:tcW w:w="802" w:type="dxa"/>
          </w:tcPr>
          <w:p w14:paraId="6753E7A5" w14:textId="061D5A83" w:rsidR="00AB6066" w:rsidRPr="00AB6066" w:rsidRDefault="00144814" w:rsidP="00AB6066">
            <w:pPr>
              <w:widowControl/>
              <w:ind w:firstLineChars="100" w:firstLine="180"/>
              <w:rPr>
                <w:ins w:id="3979" w:author="haha" w:date="2019-07-23T10:05:00Z"/>
                <w:rFonts w:ascii="微软雅黑" w:eastAsia="微软雅黑" w:hAnsi="微软雅黑" w:cs="微软雅黑"/>
                <w:sz w:val="18"/>
                <w:szCs w:val="18"/>
              </w:rPr>
            </w:pPr>
            <w:ins w:id="3980" w:author="haha" w:date="2019-07-23T15:38:00Z">
              <w:r>
                <w:rPr>
                  <w:rFonts w:ascii="微软雅黑" w:eastAsia="微软雅黑" w:hAnsi="微软雅黑" w:cs="微软雅黑"/>
                  <w:sz w:val="18"/>
                  <w:szCs w:val="18"/>
                </w:rPr>
                <w:t>14</w:t>
              </w:r>
            </w:ins>
          </w:p>
        </w:tc>
        <w:tc>
          <w:tcPr>
            <w:tcW w:w="1309" w:type="dxa"/>
            <w:gridSpan w:val="2"/>
          </w:tcPr>
          <w:p w14:paraId="18EA8D52" w14:textId="77777777" w:rsidR="00AB6066" w:rsidRPr="00AB6066" w:rsidRDefault="00AB6066" w:rsidP="00AB6066">
            <w:pPr>
              <w:widowControl/>
              <w:jc w:val="left"/>
              <w:rPr>
                <w:ins w:id="3981" w:author="haha" w:date="2019-07-23T10:05:00Z"/>
                <w:rFonts w:ascii="微软雅黑" w:eastAsia="微软雅黑" w:hAnsi="微软雅黑" w:cs="微软雅黑"/>
                <w:color w:val="000000"/>
                <w:sz w:val="18"/>
                <w:szCs w:val="18"/>
              </w:rPr>
            </w:pPr>
            <w:ins w:id="3982" w:author="haha" w:date="2019-07-23T10:05:00Z">
              <w:r w:rsidRPr="00AB6066">
                <w:rPr>
                  <w:rFonts w:ascii="微软雅黑" w:eastAsia="微软雅黑" w:hAnsi="微软雅黑" w:cs="微软雅黑" w:hint="eastAsia"/>
                  <w:color w:val="000000"/>
                  <w:sz w:val="18"/>
                  <w:szCs w:val="18"/>
                </w:rPr>
                <w:t>上次负责人</w:t>
              </w:r>
            </w:ins>
          </w:p>
        </w:tc>
        <w:tc>
          <w:tcPr>
            <w:tcW w:w="3000" w:type="dxa"/>
          </w:tcPr>
          <w:p w14:paraId="793C373C" w14:textId="77777777" w:rsidR="00AB6066" w:rsidRPr="00AB6066" w:rsidRDefault="00AB6066" w:rsidP="00AB6066">
            <w:pPr>
              <w:widowControl/>
              <w:jc w:val="left"/>
              <w:rPr>
                <w:ins w:id="3983" w:author="haha" w:date="2019-07-23T10:05:00Z"/>
                <w:rFonts w:ascii="微软雅黑" w:eastAsia="微软雅黑" w:hAnsi="微软雅黑" w:cs="微软雅黑"/>
                <w:color w:val="000000"/>
                <w:sz w:val="18"/>
                <w:szCs w:val="18"/>
              </w:rPr>
            </w:pPr>
            <w:ins w:id="3984" w:author="haha" w:date="2019-07-23T10:05:00Z">
              <w:r w:rsidRPr="00AB6066">
                <w:rPr>
                  <w:rFonts w:ascii="微软雅黑" w:eastAsia="微软雅黑" w:hAnsi="微软雅黑" w:cs="微软雅黑" w:hint="eastAsia"/>
                  <w:color w:val="000000"/>
                  <w:sz w:val="18"/>
                  <w:szCs w:val="18"/>
                </w:rPr>
                <w:t>展示当前借款案件的上次负责人</w:t>
              </w:r>
            </w:ins>
          </w:p>
        </w:tc>
        <w:tc>
          <w:tcPr>
            <w:tcW w:w="3209" w:type="dxa"/>
          </w:tcPr>
          <w:p w14:paraId="161FFEB2" w14:textId="77777777" w:rsidR="00AB6066" w:rsidRPr="00AB6066" w:rsidRDefault="00AB6066" w:rsidP="00AB6066">
            <w:pPr>
              <w:spacing w:before="60" w:after="60"/>
              <w:rPr>
                <w:ins w:id="3985" w:author="haha" w:date="2019-07-23T10:05:00Z"/>
                <w:rFonts w:ascii="微软雅黑" w:eastAsia="微软雅黑" w:hAnsi="微软雅黑" w:cs="微软雅黑"/>
                <w:sz w:val="18"/>
                <w:szCs w:val="18"/>
              </w:rPr>
            </w:pPr>
          </w:p>
        </w:tc>
        <w:tc>
          <w:tcPr>
            <w:tcW w:w="1712" w:type="dxa"/>
          </w:tcPr>
          <w:p w14:paraId="647ABCEB" w14:textId="77777777" w:rsidR="00AB6066" w:rsidRPr="00AB6066" w:rsidRDefault="00AB6066" w:rsidP="00AB6066">
            <w:pPr>
              <w:widowControl/>
              <w:jc w:val="left"/>
              <w:rPr>
                <w:ins w:id="3986" w:author="haha" w:date="2019-07-23T10:05:00Z"/>
                <w:rFonts w:ascii="微软雅黑" w:eastAsia="微软雅黑" w:hAnsi="微软雅黑" w:cs="微软雅黑"/>
                <w:color w:val="000000"/>
                <w:sz w:val="18"/>
                <w:szCs w:val="18"/>
              </w:rPr>
            </w:pPr>
          </w:p>
        </w:tc>
      </w:tr>
      <w:tr w:rsidR="00AB6066" w:rsidRPr="00AB6066" w14:paraId="69E2430E"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87" w:author="haha" w:date="2019-07-23T10:05:00Z"/>
        </w:trPr>
        <w:tc>
          <w:tcPr>
            <w:tcW w:w="802" w:type="dxa"/>
          </w:tcPr>
          <w:p w14:paraId="634351E6" w14:textId="61D87E1D" w:rsidR="00AB6066" w:rsidRPr="00AB6066" w:rsidRDefault="00144814" w:rsidP="00AB6066">
            <w:pPr>
              <w:widowControl/>
              <w:ind w:firstLineChars="100" w:firstLine="180"/>
              <w:rPr>
                <w:ins w:id="3988" w:author="haha" w:date="2019-07-23T10:05:00Z"/>
                <w:rFonts w:ascii="微软雅黑" w:eastAsia="微软雅黑" w:hAnsi="微软雅黑" w:cs="微软雅黑"/>
                <w:sz w:val="18"/>
                <w:szCs w:val="18"/>
              </w:rPr>
            </w:pPr>
            <w:ins w:id="3989" w:author="haha" w:date="2019-07-23T15:38:00Z">
              <w:r>
                <w:rPr>
                  <w:rFonts w:ascii="微软雅黑" w:eastAsia="微软雅黑" w:hAnsi="微软雅黑" w:cs="微软雅黑" w:hint="eastAsia"/>
                  <w:sz w:val="18"/>
                  <w:szCs w:val="18"/>
                </w:rPr>
                <w:t>1</w:t>
              </w:r>
              <w:r>
                <w:rPr>
                  <w:rFonts w:ascii="微软雅黑" w:eastAsia="微软雅黑" w:hAnsi="微软雅黑" w:cs="微软雅黑"/>
                  <w:sz w:val="18"/>
                  <w:szCs w:val="18"/>
                </w:rPr>
                <w:t>5</w:t>
              </w:r>
            </w:ins>
          </w:p>
        </w:tc>
        <w:tc>
          <w:tcPr>
            <w:tcW w:w="1309" w:type="dxa"/>
            <w:gridSpan w:val="2"/>
          </w:tcPr>
          <w:p w14:paraId="28A9D7F2" w14:textId="77777777" w:rsidR="00AB6066" w:rsidRPr="00AB6066" w:rsidRDefault="00AB6066" w:rsidP="00AB6066">
            <w:pPr>
              <w:widowControl/>
              <w:jc w:val="left"/>
              <w:rPr>
                <w:ins w:id="3990" w:author="haha" w:date="2019-07-23T10:05:00Z"/>
                <w:rFonts w:ascii="微软雅黑" w:eastAsia="微软雅黑" w:hAnsi="微软雅黑" w:cs="微软雅黑"/>
                <w:color w:val="000000"/>
                <w:sz w:val="18"/>
                <w:szCs w:val="18"/>
              </w:rPr>
            </w:pPr>
            <w:ins w:id="3991" w:author="haha" w:date="2019-07-23T10:05:00Z">
              <w:r w:rsidRPr="00AB6066">
                <w:rPr>
                  <w:rFonts w:ascii="微软雅黑" w:eastAsia="微软雅黑" w:hAnsi="微软雅黑" w:cs="微软雅黑" w:hint="eastAsia"/>
                  <w:color w:val="000000"/>
                  <w:sz w:val="18"/>
                  <w:szCs w:val="18"/>
                </w:rPr>
                <w:t>客服按钮</w:t>
              </w:r>
            </w:ins>
          </w:p>
        </w:tc>
        <w:tc>
          <w:tcPr>
            <w:tcW w:w="3000" w:type="dxa"/>
          </w:tcPr>
          <w:p w14:paraId="16CE2E44" w14:textId="77777777" w:rsidR="00AB6066" w:rsidRPr="00AB6066" w:rsidRDefault="00AB6066" w:rsidP="00AB6066">
            <w:pPr>
              <w:widowControl/>
              <w:jc w:val="left"/>
              <w:rPr>
                <w:ins w:id="3992" w:author="haha" w:date="2019-07-23T10:05:00Z"/>
                <w:rFonts w:ascii="微软雅黑" w:eastAsia="微软雅黑" w:hAnsi="微软雅黑" w:cs="微软雅黑"/>
                <w:color w:val="000000"/>
                <w:sz w:val="18"/>
                <w:szCs w:val="18"/>
              </w:rPr>
            </w:pPr>
            <w:ins w:id="3993" w:author="haha" w:date="2019-07-23T10:05:00Z">
              <w:r w:rsidRPr="00AB6066">
                <w:rPr>
                  <w:rFonts w:ascii="微软雅黑" w:eastAsia="微软雅黑" w:hAnsi="微软雅黑" w:cs="微软雅黑" w:hint="eastAsia"/>
                  <w:color w:val="000000"/>
                  <w:sz w:val="18"/>
                  <w:szCs w:val="18"/>
                </w:rPr>
                <w:t>可点击，点击弹出权限内的客服角色的用户</w:t>
              </w:r>
            </w:ins>
          </w:p>
        </w:tc>
        <w:tc>
          <w:tcPr>
            <w:tcW w:w="3209" w:type="dxa"/>
          </w:tcPr>
          <w:p w14:paraId="7ED1A7E3" w14:textId="77777777" w:rsidR="00AB6066" w:rsidRPr="00AB6066" w:rsidRDefault="00AB6066" w:rsidP="00AB6066">
            <w:pPr>
              <w:spacing w:before="60" w:after="60"/>
              <w:rPr>
                <w:ins w:id="3994" w:author="haha" w:date="2019-07-23T10:05:00Z"/>
                <w:rFonts w:ascii="微软雅黑" w:eastAsia="微软雅黑" w:hAnsi="微软雅黑" w:cs="微软雅黑"/>
                <w:sz w:val="18"/>
                <w:szCs w:val="18"/>
              </w:rPr>
            </w:pPr>
          </w:p>
        </w:tc>
        <w:tc>
          <w:tcPr>
            <w:tcW w:w="1712" w:type="dxa"/>
          </w:tcPr>
          <w:p w14:paraId="4C22B0B7" w14:textId="77777777" w:rsidR="00AB6066" w:rsidRPr="00AB6066" w:rsidRDefault="00AB6066" w:rsidP="00AB6066">
            <w:pPr>
              <w:widowControl/>
              <w:jc w:val="left"/>
              <w:rPr>
                <w:ins w:id="3995" w:author="haha" w:date="2019-07-23T10:05:00Z"/>
                <w:rFonts w:ascii="微软雅黑" w:eastAsia="微软雅黑" w:hAnsi="微软雅黑" w:cs="微软雅黑"/>
                <w:color w:val="000000"/>
                <w:sz w:val="18"/>
                <w:szCs w:val="18"/>
              </w:rPr>
            </w:pPr>
          </w:p>
        </w:tc>
      </w:tr>
      <w:tr w:rsidR="00AB6066" w:rsidRPr="00AB6066" w14:paraId="1B71706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3996" w:author="haha" w:date="2019-07-23T10:05:00Z"/>
        </w:trPr>
        <w:tc>
          <w:tcPr>
            <w:tcW w:w="802" w:type="dxa"/>
          </w:tcPr>
          <w:p w14:paraId="2833637A" w14:textId="0876ACFB" w:rsidR="00AB6066" w:rsidRPr="00AB6066" w:rsidRDefault="00144814" w:rsidP="00AB6066">
            <w:pPr>
              <w:widowControl/>
              <w:ind w:firstLineChars="100" w:firstLine="180"/>
              <w:rPr>
                <w:ins w:id="3997" w:author="haha" w:date="2019-07-23T10:05:00Z"/>
                <w:rFonts w:ascii="微软雅黑" w:eastAsia="微软雅黑" w:hAnsi="微软雅黑" w:cs="微软雅黑"/>
                <w:sz w:val="18"/>
                <w:szCs w:val="18"/>
              </w:rPr>
            </w:pPr>
            <w:ins w:id="3998" w:author="haha" w:date="2019-07-23T15:38:00Z">
              <w:r>
                <w:rPr>
                  <w:rFonts w:ascii="微软雅黑" w:eastAsia="微软雅黑" w:hAnsi="微软雅黑" w:cs="微软雅黑"/>
                  <w:sz w:val="18"/>
                  <w:szCs w:val="18"/>
                </w:rPr>
                <w:t>16</w:t>
              </w:r>
            </w:ins>
          </w:p>
        </w:tc>
        <w:tc>
          <w:tcPr>
            <w:tcW w:w="1309" w:type="dxa"/>
            <w:gridSpan w:val="2"/>
          </w:tcPr>
          <w:p w14:paraId="567C0EAB" w14:textId="77777777" w:rsidR="00AB6066" w:rsidRPr="00AB6066" w:rsidRDefault="00AB6066" w:rsidP="00AB6066">
            <w:pPr>
              <w:widowControl/>
              <w:jc w:val="left"/>
              <w:rPr>
                <w:ins w:id="3999" w:author="haha" w:date="2019-07-23T10:05:00Z"/>
                <w:rFonts w:ascii="微软雅黑" w:eastAsia="微软雅黑" w:hAnsi="微软雅黑" w:cs="微软雅黑"/>
                <w:color w:val="000000"/>
                <w:sz w:val="18"/>
                <w:szCs w:val="18"/>
              </w:rPr>
            </w:pPr>
            <w:ins w:id="4000" w:author="haha" w:date="2019-07-23T10:05:00Z">
              <w:r w:rsidRPr="00AB6066">
                <w:rPr>
                  <w:rFonts w:ascii="微软雅黑" w:eastAsia="微软雅黑" w:hAnsi="微软雅黑" w:cs="微软雅黑" w:hint="eastAsia"/>
                  <w:color w:val="000000"/>
                  <w:sz w:val="18"/>
                  <w:szCs w:val="18"/>
                </w:rPr>
                <w:t>催收按钮</w:t>
              </w:r>
            </w:ins>
          </w:p>
        </w:tc>
        <w:tc>
          <w:tcPr>
            <w:tcW w:w="3000" w:type="dxa"/>
          </w:tcPr>
          <w:p w14:paraId="704B9DAB" w14:textId="77777777" w:rsidR="00AB6066" w:rsidRPr="00AB6066" w:rsidRDefault="00AB6066" w:rsidP="00AB6066">
            <w:pPr>
              <w:widowControl/>
              <w:jc w:val="left"/>
              <w:rPr>
                <w:ins w:id="4001" w:author="haha" w:date="2019-07-23T10:05:00Z"/>
                <w:rFonts w:ascii="微软雅黑" w:eastAsia="微软雅黑" w:hAnsi="微软雅黑" w:cs="微软雅黑"/>
                <w:color w:val="000000"/>
                <w:sz w:val="18"/>
                <w:szCs w:val="18"/>
              </w:rPr>
            </w:pPr>
            <w:ins w:id="4002" w:author="haha" w:date="2019-07-23T10:05:00Z">
              <w:r w:rsidRPr="00AB6066">
                <w:rPr>
                  <w:rFonts w:ascii="微软雅黑" w:eastAsia="微软雅黑" w:hAnsi="微软雅黑" w:cs="微软雅黑" w:hint="eastAsia"/>
                  <w:color w:val="000000"/>
                  <w:sz w:val="18"/>
                  <w:szCs w:val="18"/>
                </w:rPr>
                <w:t>可点击，点击弹出权限内的催收角色的用户</w:t>
              </w:r>
            </w:ins>
          </w:p>
        </w:tc>
        <w:tc>
          <w:tcPr>
            <w:tcW w:w="3209" w:type="dxa"/>
          </w:tcPr>
          <w:p w14:paraId="1FECAA60" w14:textId="77777777" w:rsidR="00AB6066" w:rsidRPr="00AB6066" w:rsidRDefault="00AB6066" w:rsidP="00AB6066">
            <w:pPr>
              <w:spacing w:before="60" w:after="60"/>
              <w:rPr>
                <w:ins w:id="4003" w:author="haha" w:date="2019-07-23T10:05:00Z"/>
                <w:rFonts w:ascii="微软雅黑" w:eastAsia="微软雅黑" w:hAnsi="微软雅黑" w:cs="微软雅黑"/>
                <w:sz w:val="18"/>
                <w:szCs w:val="18"/>
              </w:rPr>
            </w:pPr>
          </w:p>
        </w:tc>
        <w:tc>
          <w:tcPr>
            <w:tcW w:w="1712" w:type="dxa"/>
          </w:tcPr>
          <w:p w14:paraId="5550E516" w14:textId="77777777" w:rsidR="00AB6066" w:rsidRPr="00AB6066" w:rsidRDefault="00AB6066" w:rsidP="00AB6066">
            <w:pPr>
              <w:widowControl/>
              <w:jc w:val="left"/>
              <w:rPr>
                <w:ins w:id="4004" w:author="haha" w:date="2019-07-23T10:05:00Z"/>
                <w:rFonts w:ascii="微软雅黑" w:eastAsia="微软雅黑" w:hAnsi="微软雅黑" w:cs="微软雅黑"/>
                <w:color w:val="000000"/>
                <w:sz w:val="18"/>
                <w:szCs w:val="18"/>
              </w:rPr>
            </w:pPr>
          </w:p>
        </w:tc>
      </w:tr>
      <w:tr w:rsidR="00AB6066" w:rsidRPr="00AB6066" w14:paraId="3BBE87B8"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005" w:author="haha" w:date="2019-07-23T10:05:00Z"/>
        </w:trPr>
        <w:tc>
          <w:tcPr>
            <w:tcW w:w="802" w:type="dxa"/>
          </w:tcPr>
          <w:p w14:paraId="69F12EF3" w14:textId="3B9FD9F7" w:rsidR="00AB6066" w:rsidRPr="00AB6066" w:rsidRDefault="00144814" w:rsidP="00AB6066">
            <w:pPr>
              <w:widowControl/>
              <w:rPr>
                <w:ins w:id="4006" w:author="haha" w:date="2019-07-23T10:05:00Z"/>
                <w:rFonts w:ascii="微软雅黑" w:eastAsia="微软雅黑" w:hAnsi="微软雅黑" w:cs="微软雅黑"/>
                <w:sz w:val="18"/>
                <w:szCs w:val="18"/>
              </w:rPr>
            </w:pPr>
            <w:ins w:id="4007" w:author="haha" w:date="2019-07-23T15:38:00Z">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17</w:t>
              </w:r>
            </w:ins>
          </w:p>
        </w:tc>
        <w:tc>
          <w:tcPr>
            <w:tcW w:w="1309" w:type="dxa"/>
            <w:gridSpan w:val="2"/>
          </w:tcPr>
          <w:p w14:paraId="64A307D4" w14:textId="77777777" w:rsidR="00AB6066" w:rsidRPr="00AB6066" w:rsidRDefault="00AB6066" w:rsidP="00AB6066">
            <w:pPr>
              <w:widowControl/>
              <w:jc w:val="left"/>
              <w:rPr>
                <w:ins w:id="4008" w:author="haha" w:date="2019-07-23T10:05:00Z"/>
                <w:rFonts w:ascii="微软雅黑" w:eastAsia="微软雅黑" w:hAnsi="微软雅黑" w:cs="微软雅黑"/>
                <w:color w:val="000000"/>
                <w:sz w:val="18"/>
                <w:szCs w:val="18"/>
              </w:rPr>
            </w:pPr>
            <w:ins w:id="4009" w:author="haha" w:date="2019-07-23T10:05:00Z">
              <w:r w:rsidRPr="00AB6066">
                <w:rPr>
                  <w:rFonts w:ascii="微软雅黑" w:eastAsia="微软雅黑" w:hAnsi="微软雅黑" w:cs="微软雅黑" w:hint="eastAsia"/>
                  <w:color w:val="000000"/>
                  <w:sz w:val="18"/>
                  <w:szCs w:val="18"/>
                </w:rPr>
                <w:t>派单按钮</w:t>
              </w:r>
            </w:ins>
          </w:p>
        </w:tc>
        <w:tc>
          <w:tcPr>
            <w:tcW w:w="3000" w:type="dxa"/>
          </w:tcPr>
          <w:p w14:paraId="5D702AE7" w14:textId="77777777" w:rsidR="00AB6066" w:rsidRPr="00AB6066" w:rsidRDefault="00AB6066" w:rsidP="00AB6066">
            <w:pPr>
              <w:widowControl/>
              <w:jc w:val="left"/>
              <w:rPr>
                <w:ins w:id="4010" w:author="haha" w:date="2019-07-23T10:05:00Z"/>
                <w:rFonts w:ascii="微软雅黑" w:eastAsia="微软雅黑" w:hAnsi="微软雅黑" w:cs="微软雅黑"/>
                <w:color w:val="000000"/>
                <w:sz w:val="18"/>
                <w:szCs w:val="18"/>
              </w:rPr>
            </w:pPr>
            <w:ins w:id="4011" w:author="haha" w:date="2019-07-23T10:05:00Z">
              <w:r w:rsidRPr="00AB6066">
                <w:rPr>
                  <w:rFonts w:ascii="微软雅黑" w:eastAsia="微软雅黑" w:hAnsi="微软雅黑" w:cs="微软雅黑" w:hint="eastAsia"/>
                  <w:color w:val="000000"/>
                  <w:sz w:val="18"/>
                  <w:szCs w:val="18"/>
                </w:rPr>
                <w:t>可点击，点击弹出派单弹框</w:t>
              </w:r>
            </w:ins>
          </w:p>
        </w:tc>
        <w:tc>
          <w:tcPr>
            <w:tcW w:w="3209" w:type="dxa"/>
          </w:tcPr>
          <w:p w14:paraId="332AC66C" w14:textId="77777777" w:rsidR="00AB6066" w:rsidRPr="00AB6066" w:rsidRDefault="00AB6066" w:rsidP="00AB6066">
            <w:pPr>
              <w:spacing w:before="60" w:after="60"/>
              <w:rPr>
                <w:ins w:id="4012" w:author="haha" w:date="2019-07-23T10:05:00Z"/>
                <w:rFonts w:ascii="微软雅黑" w:eastAsia="微软雅黑" w:hAnsi="微软雅黑" w:cs="微软雅黑"/>
                <w:sz w:val="18"/>
                <w:szCs w:val="18"/>
              </w:rPr>
            </w:pPr>
          </w:p>
        </w:tc>
        <w:tc>
          <w:tcPr>
            <w:tcW w:w="1712" w:type="dxa"/>
          </w:tcPr>
          <w:p w14:paraId="0B0AE34C" w14:textId="77777777" w:rsidR="00AB6066" w:rsidRPr="00AB6066" w:rsidRDefault="00AB6066" w:rsidP="00AB6066">
            <w:pPr>
              <w:widowControl/>
              <w:jc w:val="left"/>
              <w:rPr>
                <w:ins w:id="4013" w:author="haha" w:date="2019-07-23T10:05:00Z"/>
                <w:rFonts w:ascii="微软雅黑" w:eastAsia="微软雅黑" w:hAnsi="微软雅黑" w:cs="微软雅黑"/>
                <w:color w:val="000000"/>
                <w:sz w:val="18"/>
                <w:szCs w:val="18"/>
              </w:rPr>
            </w:pPr>
            <w:ins w:id="4014" w:author="haha" w:date="2019-07-23T10:05:00Z">
              <w:r w:rsidRPr="00AB6066">
                <w:rPr>
                  <w:rFonts w:ascii="微软雅黑" w:eastAsia="微软雅黑" w:hAnsi="微软雅黑" w:cs="微软雅黑" w:hint="eastAsia"/>
                  <w:color w:val="000000"/>
                  <w:sz w:val="18"/>
                  <w:szCs w:val="18"/>
                </w:rPr>
                <w:t>可与筛选一起操作使用</w:t>
              </w:r>
            </w:ins>
          </w:p>
        </w:tc>
      </w:tr>
    </w:tbl>
    <w:p w14:paraId="17695EA9" w14:textId="480215FB" w:rsidR="00AB6066" w:rsidRPr="00AB6066" w:rsidRDefault="00225374" w:rsidP="00AB6066">
      <w:pPr>
        <w:keepNext/>
        <w:keepLines/>
        <w:spacing w:before="260" w:after="260" w:line="416" w:lineRule="auto"/>
        <w:outlineLvl w:val="2"/>
        <w:rPr>
          <w:ins w:id="4015" w:author="haha" w:date="2019-07-23T10:05:00Z"/>
          <w:b/>
          <w:bCs/>
          <w:sz w:val="32"/>
          <w:szCs w:val="32"/>
        </w:rPr>
      </w:pPr>
      <w:bookmarkStart w:id="4016" w:name="_Toc14795488"/>
      <w:ins w:id="4017" w:author="haha" w:date="2019-07-23T16:26:00Z">
        <w:r>
          <w:rPr>
            <w:rFonts w:hint="eastAsia"/>
            <w:b/>
            <w:bCs/>
            <w:sz w:val="32"/>
            <w:szCs w:val="32"/>
          </w:rPr>
          <w:t>4</w:t>
        </w:r>
        <w:r>
          <w:rPr>
            <w:b/>
            <w:bCs/>
            <w:sz w:val="32"/>
            <w:szCs w:val="32"/>
          </w:rPr>
          <w:t>.3.1</w:t>
        </w:r>
      </w:ins>
      <w:ins w:id="4018" w:author="haha" w:date="2019-07-23T10:05:00Z">
        <w:r w:rsidR="00AB6066" w:rsidRPr="00AB6066">
          <w:rPr>
            <w:rFonts w:hint="eastAsia"/>
            <w:b/>
            <w:bCs/>
            <w:sz w:val="32"/>
            <w:szCs w:val="32"/>
          </w:rPr>
          <w:t>客服弹框</w:t>
        </w:r>
        <w:bookmarkEnd w:id="4016"/>
      </w:ins>
    </w:p>
    <w:p w14:paraId="40613171" w14:textId="77777777" w:rsidR="00AB6066" w:rsidRPr="00AB6066" w:rsidRDefault="00AB6066" w:rsidP="00AB6066">
      <w:pPr>
        <w:rPr>
          <w:ins w:id="4019" w:author="haha" w:date="2019-07-23T10:05:00Z"/>
        </w:rPr>
      </w:pPr>
      <w:ins w:id="4020" w:author="haha" w:date="2019-07-23T10:05:00Z">
        <w:r w:rsidRPr="00AB6066">
          <w:rPr>
            <w:noProof/>
          </w:rPr>
          <w:drawing>
            <wp:inline distT="0" distB="0" distL="0" distR="0" wp14:anchorId="69A84438" wp14:editId="774E0CDB">
              <wp:extent cx="3457575" cy="2015391"/>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8043" cy="2021493"/>
                      </a:xfrm>
                      <a:prstGeom prst="rect">
                        <a:avLst/>
                      </a:prstGeom>
                    </pic:spPr>
                  </pic:pic>
                </a:graphicData>
              </a:graphic>
            </wp:inline>
          </w:drawing>
        </w:r>
      </w:ins>
    </w:p>
    <w:tbl>
      <w:tblPr>
        <w:tblpPr w:leftFromText="180" w:rightFromText="180" w:vertAnchor="text" w:horzAnchor="margin" w:tblpXSpec="center" w:tblpY="226"/>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6D4156B6" w14:textId="77777777" w:rsidTr="00AB6066">
        <w:trPr>
          <w:trHeight w:val="90"/>
          <w:ins w:id="4021" w:author="haha" w:date="2019-07-23T10:06:00Z"/>
        </w:trPr>
        <w:tc>
          <w:tcPr>
            <w:tcW w:w="1245" w:type="dxa"/>
            <w:gridSpan w:val="2"/>
            <w:tcBorders>
              <w:top w:val="nil"/>
              <w:left w:val="single" w:sz="4" w:space="0" w:color="auto"/>
              <w:bottom w:val="single" w:sz="4" w:space="0" w:color="auto"/>
              <w:right w:val="single" w:sz="4" w:space="0" w:color="auto"/>
            </w:tcBorders>
          </w:tcPr>
          <w:p w14:paraId="572988C9" w14:textId="77777777" w:rsidR="00AB6066" w:rsidRPr="00AB6066" w:rsidRDefault="00AB6066" w:rsidP="00AB6066">
            <w:pPr>
              <w:widowControl/>
              <w:jc w:val="left"/>
              <w:rPr>
                <w:ins w:id="4022" w:author="haha" w:date="2019-07-23T10:06:00Z"/>
                <w:rFonts w:ascii="微软雅黑" w:eastAsia="微软雅黑" w:hAnsi="微软雅黑" w:cs="宋体"/>
                <w:b/>
                <w:bCs/>
                <w:color w:val="000000"/>
                <w:kern w:val="0"/>
                <w:sz w:val="18"/>
                <w:szCs w:val="18"/>
              </w:rPr>
            </w:pPr>
            <w:ins w:id="4023" w:author="haha" w:date="2019-07-23T10:06: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6F716BCC" w14:textId="77777777" w:rsidR="00AB6066" w:rsidRPr="00AB6066" w:rsidRDefault="00AB6066" w:rsidP="00AB6066">
            <w:pPr>
              <w:widowControl/>
              <w:jc w:val="left"/>
              <w:rPr>
                <w:ins w:id="4024" w:author="haha" w:date="2019-07-23T10:06:00Z"/>
                <w:rFonts w:ascii="微软雅黑" w:eastAsia="微软雅黑" w:hAnsi="微软雅黑" w:cs="宋体"/>
                <w:color w:val="000000"/>
                <w:kern w:val="0"/>
                <w:sz w:val="18"/>
                <w:szCs w:val="18"/>
              </w:rPr>
            </w:pPr>
            <w:ins w:id="4025" w:author="haha" w:date="2019-07-23T10:06:00Z">
              <w:r w:rsidRPr="00AB6066">
                <w:rPr>
                  <w:rFonts w:ascii="微软雅黑" w:eastAsia="微软雅黑" w:hAnsi="微软雅黑" w:cs="宋体" w:hint="eastAsia"/>
                  <w:color w:val="000000"/>
                  <w:kern w:val="0"/>
                  <w:sz w:val="18"/>
                  <w:szCs w:val="18"/>
                </w:rPr>
                <w:t>案件分配</w:t>
              </w:r>
            </w:ins>
          </w:p>
        </w:tc>
      </w:tr>
      <w:tr w:rsidR="00AB6066" w:rsidRPr="00AB6066" w14:paraId="2B1A9A21" w14:textId="77777777" w:rsidTr="00AB6066">
        <w:trPr>
          <w:trHeight w:val="408"/>
          <w:ins w:id="4026" w:author="haha" w:date="2019-07-23T10:06:00Z"/>
        </w:trPr>
        <w:tc>
          <w:tcPr>
            <w:tcW w:w="1245" w:type="dxa"/>
            <w:gridSpan w:val="2"/>
            <w:tcBorders>
              <w:top w:val="nil"/>
              <w:left w:val="single" w:sz="4" w:space="0" w:color="auto"/>
              <w:bottom w:val="single" w:sz="4" w:space="0" w:color="auto"/>
              <w:right w:val="single" w:sz="4" w:space="0" w:color="auto"/>
            </w:tcBorders>
          </w:tcPr>
          <w:p w14:paraId="7EA869A4" w14:textId="77777777" w:rsidR="00AB6066" w:rsidRPr="00AB6066" w:rsidRDefault="00AB6066" w:rsidP="00AB6066">
            <w:pPr>
              <w:widowControl/>
              <w:jc w:val="left"/>
              <w:rPr>
                <w:ins w:id="4027" w:author="haha" w:date="2019-07-23T10:06:00Z"/>
                <w:rFonts w:ascii="微软雅黑" w:eastAsia="微软雅黑" w:hAnsi="微软雅黑" w:cs="宋体"/>
                <w:b/>
                <w:bCs/>
                <w:kern w:val="0"/>
                <w:sz w:val="18"/>
                <w:szCs w:val="18"/>
              </w:rPr>
            </w:pPr>
            <w:ins w:id="4028" w:author="haha" w:date="2019-07-23T10:06:00Z">
              <w:r w:rsidRPr="00AB6066">
                <w:rPr>
                  <w:rFonts w:ascii="微软雅黑" w:eastAsia="微软雅黑" w:hAnsi="微软雅黑" w:cs="宋体" w:hint="eastAsia"/>
                  <w:b/>
                  <w:bCs/>
                  <w:kern w:val="0"/>
                  <w:sz w:val="18"/>
                  <w:szCs w:val="18"/>
                </w:rPr>
                <w:lastRenderedPageBreak/>
                <w:t>页面入口</w:t>
              </w:r>
            </w:ins>
          </w:p>
        </w:tc>
        <w:tc>
          <w:tcPr>
            <w:tcW w:w="8787" w:type="dxa"/>
            <w:gridSpan w:val="4"/>
            <w:tcBorders>
              <w:top w:val="single" w:sz="4" w:space="0" w:color="auto"/>
              <w:left w:val="nil"/>
              <w:bottom w:val="single" w:sz="4" w:space="0" w:color="auto"/>
              <w:right w:val="single" w:sz="4" w:space="0" w:color="auto"/>
            </w:tcBorders>
          </w:tcPr>
          <w:p w14:paraId="1DE9BD94" w14:textId="77777777" w:rsidR="00AB6066" w:rsidRPr="00AB6066" w:rsidRDefault="00AB6066" w:rsidP="00AB6066">
            <w:pPr>
              <w:widowControl/>
              <w:jc w:val="left"/>
              <w:rPr>
                <w:ins w:id="4029" w:author="haha" w:date="2019-07-23T10:06:00Z"/>
                <w:rFonts w:ascii="微软雅黑" w:eastAsia="微软雅黑" w:hAnsi="微软雅黑" w:cs="宋体"/>
                <w:kern w:val="0"/>
                <w:sz w:val="18"/>
                <w:szCs w:val="18"/>
              </w:rPr>
            </w:pPr>
            <w:ins w:id="4030" w:author="haha" w:date="2019-07-23T10:06:00Z">
              <w:r w:rsidRPr="00AB6066">
                <w:rPr>
                  <w:rFonts w:ascii="微软雅黑" w:eastAsia="微软雅黑" w:hAnsi="微软雅黑" w:cs="宋体" w:hint="eastAsia"/>
                  <w:kern w:val="0"/>
                  <w:sz w:val="18"/>
                  <w:szCs w:val="18"/>
                </w:rPr>
                <w:t>案件分配-客服按钮</w:t>
              </w:r>
            </w:ins>
          </w:p>
        </w:tc>
      </w:tr>
      <w:tr w:rsidR="00AB6066" w:rsidRPr="00AB6066" w14:paraId="7DFEC9CB" w14:textId="77777777" w:rsidTr="00AB6066">
        <w:trPr>
          <w:trHeight w:val="423"/>
          <w:ins w:id="4031" w:author="haha" w:date="2019-07-23T10:06:00Z"/>
        </w:trPr>
        <w:tc>
          <w:tcPr>
            <w:tcW w:w="1245" w:type="dxa"/>
            <w:gridSpan w:val="2"/>
            <w:tcBorders>
              <w:top w:val="nil"/>
              <w:left w:val="single" w:sz="4" w:space="0" w:color="auto"/>
              <w:bottom w:val="single" w:sz="4" w:space="0" w:color="auto"/>
              <w:right w:val="single" w:sz="4" w:space="0" w:color="auto"/>
            </w:tcBorders>
          </w:tcPr>
          <w:p w14:paraId="3697A2C7" w14:textId="77777777" w:rsidR="00AB6066" w:rsidRPr="00AB6066" w:rsidRDefault="00AB6066" w:rsidP="00AB6066">
            <w:pPr>
              <w:widowControl/>
              <w:jc w:val="left"/>
              <w:rPr>
                <w:ins w:id="4032" w:author="haha" w:date="2019-07-23T10:06:00Z"/>
                <w:rFonts w:ascii="微软雅黑" w:eastAsia="微软雅黑" w:hAnsi="微软雅黑" w:cs="宋体"/>
                <w:b/>
                <w:bCs/>
                <w:kern w:val="0"/>
                <w:sz w:val="18"/>
                <w:szCs w:val="18"/>
              </w:rPr>
            </w:pPr>
            <w:ins w:id="4033" w:author="haha" w:date="2019-07-23T10:06: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724C8E5F" w14:textId="77777777" w:rsidR="00AB6066" w:rsidRPr="00AB6066" w:rsidRDefault="00AB6066" w:rsidP="00AB6066">
            <w:pPr>
              <w:widowControl/>
              <w:jc w:val="left"/>
              <w:rPr>
                <w:ins w:id="4034" w:author="haha" w:date="2019-07-23T10:06:00Z"/>
                <w:rFonts w:ascii="微软雅黑" w:eastAsia="微软雅黑" w:hAnsi="微软雅黑" w:cs="宋体"/>
                <w:kern w:val="0"/>
                <w:sz w:val="18"/>
                <w:szCs w:val="18"/>
              </w:rPr>
            </w:pPr>
            <w:ins w:id="4035" w:author="haha" w:date="2019-07-23T10:06:00Z">
              <w:r w:rsidRPr="00AB6066">
                <w:rPr>
                  <w:rFonts w:ascii="微软雅黑" w:eastAsia="微软雅黑" w:hAnsi="微软雅黑" w:cs="宋体" w:hint="eastAsia"/>
                  <w:kern w:val="0"/>
                  <w:sz w:val="18"/>
                  <w:szCs w:val="18"/>
                </w:rPr>
                <w:t>底部完成右上角关闭按钮</w:t>
              </w:r>
            </w:ins>
          </w:p>
        </w:tc>
      </w:tr>
      <w:tr w:rsidR="00AB6066" w:rsidRPr="00AB6066" w14:paraId="6B46E0A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036" w:author="haha" w:date="2019-07-23T10:06:00Z"/>
        </w:trPr>
        <w:tc>
          <w:tcPr>
            <w:tcW w:w="10032" w:type="dxa"/>
            <w:gridSpan w:val="6"/>
          </w:tcPr>
          <w:p w14:paraId="3290778B" w14:textId="77777777" w:rsidR="00AB6066" w:rsidRPr="00AB6066" w:rsidRDefault="00AB6066" w:rsidP="00AB6066">
            <w:pPr>
              <w:widowControl/>
              <w:jc w:val="left"/>
              <w:rPr>
                <w:ins w:id="4037" w:author="haha" w:date="2019-07-23T10:06:00Z"/>
                <w:rFonts w:ascii="微软雅黑" w:eastAsia="微软雅黑" w:hAnsi="微软雅黑" w:cs="宋体"/>
                <w:b/>
                <w:bCs/>
                <w:kern w:val="0"/>
                <w:sz w:val="18"/>
                <w:szCs w:val="18"/>
              </w:rPr>
            </w:pPr>
            <w:ins w:id="4038" w:author="haha" w:date="2019-07-23T10:06:00Z">
              <w:r w:rsidRPr="00AB6066">
                <w:rPr>
                  <w:rFonts w:ascii="微软雅黑" w:eastAsia="微软雅黑" w:hAnsi="微软雅黑" w:cs="宋体" w:hint="eastAsia"/>
                  <w:b/>
                  <w:bCs/>
                  <w:kern w:val="0"/>
                  <w:sz w:val="18"/>
                  <w:szCs w:val="18"/>
                </w:rPr>
                <w:t>操作说明</w:t>
              </w:r>
            </w:ins>
          </w:p>
        </w:tc>
      </w:tr>
      <w:tr w:rsidR="00AB6066" w:rsidRPr="00AB6066" w14:paraId="4CDE4E77"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039" w:author="haha" w:date="2019-07-23T10:06:00Z"/>
        </w:trPr>
        <w:tc>
          <w:tcPr>
            <w:tcW w:w="802" w:type="dxa"/>
          </w:tcPr>
          <w:p w14:paraId="1924E8EB" w14:textId="77777777" w:rsidR="00AB6066" w:rsidRPr="00AB6066" w:rsidRDefault="00AB6066" w:rsidP="00AB6066">
            <w:pPr>
              <w:widowControl/>
              <w:jc w:val="left"/>
              <w:rPr>
                <w:ins w:id="4040" w:author="haha" w:date="2019-07-23T10:06:00Z"/>
                <w:rFonts w:ascii="微软雅黑" w:eastAsia="微软雅黑" w:hAnsi="微软雅黑" w:cs="宋体"/>
                <w:b/>
                <w:bCs/>
                <w:kern w:val="0"/>
                <w:sz w:val="18"/>
                <w:szCs w:val="18"/>
              </w:rPr>
            </w:pPr>
            <w:ins w:id="4041" w:author="haha" w:date="2019-07-23T10:06:00Z">
              <w:r w:rsidRPr="00AB6066">
                <w:rPr>
                  <w:rFonts w:ascii="微软雅黑" w:eastAsia="微软雅黑" w:hAnsi="微软雅黑" w:cs="宋体" w:hint="eastAsia"/>
                  <w:b/>
                  <w:bCs/>
                  <w:kern w:val="0"/>
                  <w:sz w:val="18"/>
                  <w:szCs w:val="18"/>
                </w:rPr>
                <w:t>序号</w:t>
              </w:r>
            </w:ins>
          </w:p>
        </w:tc>
        <w:tc>
          <w:tcPr>
            <w:tcW w:w="1309" w:type="dxa"/>
            <w:gridSpan w:val="2"/>
          </w:tcPr>
          <w:p w14:paraId="3808443B" w14:textId="77777777" w:rsidR="00AB6066" w:rsidRPr="00AB6066" w:rsidRDefault="00AB6066" w:rsidP="00AB6066">
            <w:pPr>
              <w:widowControl/>
              <w:jc w:val="left"/>
              <w:rPr>
                <w:ins w:id="4042" w:author="haha" w:date="2019-07-23T10:06:00Z"/>
                <w:rFonts w:ascii="微软雅黑" w:eastAsia="微软雅黑" w:hAnsi="微软雅黑" w:cs="宋体"/>
                <w:kern w:val="0"/>
                <w:sz w:val="18"/>
                <w:szCs w:val="18"/>
              </w:rPr>
            </w:pPr>
            <w:ins w:id="4043" w:author="haha" w:date="2019-07-23T10:06:00Z">
              <w:r w:rsidRPr="00AB6066">
                <w:rPr>
                  <w:rFonts w:ascii="微软雅黑" w:eastAsia="微软雅黑" w:hAnsi="微软雅黑" w:cs="宋体" w:hint="eastAsia"/>
                  <w:kern w:val="0"/>
                  <w:sz w:val="18"/>
                  <w:szCs w:val="18"/>
                </w:rPr>
                <w:t>名称</w:t>
              </w:r>
            </w:ins>
          </w:p>
        </w:tc>
        <w:tc>
          <w:tcPr>
            <w:tcW w:w="3000" w:type="dxa"/>
          </w:tcPr>
          <w:p w14:paraId="302E6280" w14:textId="77777777" w:rsidR="00AB6066" w:rsidRPr="00AB6066" w:rsidRDefault="00AB6066" w:rsidP="00AB6066">
            <w:pPr>
              <w:widowControl/>
              <w:jc w:val="left"/>
              <w:rPr>
                <w:ins w:id="4044" w:author="haha" w:date="2019-07-23T10:06:00Z"/>
                <w:rFonts w:ascii="微软雅黑" w:eastAsia="微软雅黑" w:hAnsi="微软雅黑" w:cs="宋体"/>
                <w:kern w:val="0"/>
                <w:sz w:val="18"/>
                <w:szCs w:val="18"/>
              </w:rPr>
            </w:pPr>
            <w:ins w:id="4045" w:author="haha" w:date="2019-07-23T10:06:00Z">
              <w:r w:rsidRPr="00AB6066">
                <w:rPr>
                  <w:rFonts w:ascii="微软雅黑" w:eastAsia="微软雅黑" w:hAnsi="微软雅黑" w:cs="宋体" w:hint="eastAsia"/>
                  <w:kern w:val="0"/>
                  <w:sz w:val="18"/>
                  <w:szCs w:val="18"/>
                </w:rPr>
                <w:t>说明（默认值、规则、数据需求）</w:t>
              </w:r>
            </w:ins>
          </w:p>
        </w:tc>
        <w:tc>
          <w:tcPr>
            <w:tcW w:w="3209" w:type="dxa"/>
          </w:tcPr>
          <w:p w14:paraId="7E85A4E2" w14:textId="77777777" w:rsidR="00AB6066" w:rsidRPr="00AB6066" w:rsidRDefault="00AB6066" w:rsidP="00AB6066">
            <w:pPr>
              <w:widowControl/>
              <w:jc w:val="left"/>
              <w:rPr>
                <w:ins w:id="4046" w:author="haha" w:date="2019-07-23T10:06:00Z"/>
                <w:rFonts w:ascii="微软雅黑" w:eastAsia="微软雅黑" w:hAnsi="微软雅黑" w:cs="宋体"/>
                <w:b/>
                <w:bCs/>
                <w:kern w:val="0"/>
                <w:sz w:val="18"/>
                <w:szCs w:val="18"/>
              </w:rPr>
            </w:pPr>
            <w:ins w:id="4047" w:author="haha" w:date="2019-07-23T10:06:00Z">
              <w:r w:rsidRPr="00AB6066">
                <w:rPr>
                  <w:rFonts w:ascii="微软雅黑" w:eastAsia="微软雅黑" w:hAnsi="微软雅黑" w:cs="宋体" w:hint="eastAsia"/>
                  <w:b/>
                  <w:bCs/>
                  <w:kern w:val="0"/>
                  <w:sz w:val="18"/>
                  <w:szCs w:val="18"/>
                </w:rPr>
                <w:t>交互（跳转页面等）</w:t>
              </w:r>
            </w:ins>
          </w:p>
        </w:tc>
        <w:tc>
          <w:tcPr>
            <w:tcW w:w="1712" w:type="dxa"/>
          </w:tcPr>
          <w:p w14:paraId="681370E1" w14:textId="77777777" w:rsidR="00AB6066" w:rsidRPr="00AB6066" w:rsidRDefault="00AB6066" w:rsidP="00AB6066">
            <w:pPr>
              <w:widowControl/>
              <w:jc w:val="left"/>
              <w:rPr>
                <w:ins w:id="4048" w:author="haha" w:date="2019-07-23T10:06:00Z"/>
                <w:rFonts w:ascii="微软雅黑" w:eastAsia="微软雅黑" w:hAnsi="微软雅黑" w:cs="宋体"/>
                <w:b/>
                <w:bCs/>
                <w:kern w:val="0"/>
                <w:sz w:val="18"/>
                <w:szCs w:val="18"/>
              </w:rPr>
            </w:pPr>
            <w:ins w:id="4049" w:author="haha" w:date="2019-07-23T10:06:00Z">
              <w:r w:rsidRPr="00AB6066">
                <w:rPr>
                  <w:rFonts w:ascii="微软雅黑" w:eastAsia="微软雅黑" w:hAnsi="微软雅黑" w:cs="宋体" w:hint="eastAsia"/>
                  <w:b/>
                  <w:bCs/>
                  <w:kern w:val="0"/>
                  <w:sz w:val="18"/>
                  <w:szCs w:val="18"/>
                </w:rPr>
                <w:t>异常逻辑</w:t>
              </w:r>
            </w:ins>
          </w:p>
        </w:tc>
      </w:tr>
      <w:tr w:rsidR="00AB6066" w:rsidRPr="00AB6066" w14:paraId="76A4CA4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050" w:author="haha" w:date="2019-07-23T10:06:00Z"/>
        </w:trPr>
        <w:tc>
          <w:tcPr>
            <w:tcW w:w="802" w:type="dxa"/>
          </w:tcPr>
          <w:p w14:paraId="07750632" w14:textId="77777777" w:rsidR="00AB6066" w:rsidRPr="00AB6066" w:rsidRDefault="00AB6066" w:rsidP="00AB6066">
            <w:pPr>
              <w:widowControl/>
              <w:jc w:val="center"/>
              <w:rPr>
                <w:ins w:id="4051" w:author="haha" w:date="2019-07-23T10:06:00Z"/>
                <w:rFonts w:ascii="微软雅黑" w:eastAsia="微软雅黑" w:hAnsi="微软雅黑" w:cs="宋体"/>
                <w:bCs/>
                <w:kern w:val="0"/>
                <w:sz w:val="18"/>
                <w:szCs w:val="18"/>
              </w:rPr>
            </w:pPr>
            <w:ins w:id="4052" w:author="haha" w:date="2019-07-23T10:06:00Z">
              <w:r w:rsidRPr="00AB6066">
                <w:rPr>
                  <w:rFonts w:ascii="微软雅黑" w:eastAsia="微软雅黑" w:hAnsi="微软雅黑" w:cs="宋体" w:hint="eastAsia"/>
                  <w:bCs/>
                  <w:kern w:val="0"/>
                  <w:sz w:val="18"/>
                  <w:szCs w:val="18"/>
                </w:rPr>
                <w:t>1</w:t>
              </w:r>
            </w:ins>
          </w:p>
        </w:tc>
        <w:tc>
          <w:tcPr>
            <w:tcW w:w="1309" w:type="dxa"/>
            <w:gridSpan w:val="2"/>
          </w:tcPr>
          <w:p w14:paraId="2F7B7346" w14:textId="77777777" w:rsidR="00AB6066" w:rsidRPr="00AB6066" w:rsidRDefault="00AB6066" w:rsidP="00AB6066">
            <w:pPr>
              <w:widowControl/>
              <w:jc w:val="left"/>
              <w:rPr>
                <w:ins w:id="4053" w:author="haha" w:date="2019-07-23T10:06:00Z"/>
                <w:rFonts w:ascii="微软雅黑" w:eastAsia="微软雅黑" w:hAnsi="微软雅黑" w:cs="微软雅黑"/>
                <w:color w:val="000000"/>
                <w:sz w:val="18"/>
                <w:szCs w:val="18"/>
              </w:rPr>
            </w:pPr>
            <w:ins w:id="4054" w:author="haha" w:date="2019-07-23T10:06:00Z">
              <w:r w:rsidRPr="00AB6066">
                <w:rPr>
                  <w:rFonts w:ascii="微软雅黑" w:eastAsia="微软雅黑" w:hAnsi="微软雅黑" w:cs="微软雅黑" w:hint="eastAsia"/>
                  <w:color w:val="000000"/>
                  <w:sz w:val="18"/>
                  <w:szCs w:val="18"/>
                </w:rPr>
                <w:t>系统派单</w:t>
              </w:r>
            </w:ins>
          </w:p>
        </w:tc>
        <w:tc>
          <w:tcPr>
            <w:tcW w:w="3000" w:type="dxa"/>
          </w:tcPr>
          <w:p w14:paraId="2E02065E" w14:textId="77777777" w:rsidR="00AB6066" w:rsidRPr="00AB6066" w:rsidRDefault="00AB6066" w:rsidP="00AB6066">
            <w:pPr>
              <w:widowControl/>
              <w:jc w:val="left"/>
              <w:rPr>
                <w:ins w:id="4055" w:author="haha" w:date="2019-07-23T10:06:00Z"/>
                <w:rFonts w:ascii="微软雅黑" w:eastAsia="微软雅黑" w:hAnsi="微软雅黑" w:cs="微软雅黑"/>
                <w:color w:val="000000"/>
                <w:sz w:val="18"/>
                <w:szCs w:val="18"/>
              </w:rPr>
            </w:pPr>
            <w:ins w:id="4056" w:author="haha" w:date="2019-07-23T10:06:00Z">
              <w:r w:rsidRPr="00AB6066">
                <w:rPr>
                  <w:rFonts w:ascii="微软雅黑" w:eastAsia="微软雅黑" w:hAnsi="微软雅黑" w:cs="微软雅黑" w:hint="eastAsia"/>
                  <w:color w:val="000000"/>
                  <w:sz w:val="18"/>
                  <w:szCs w:val="18"/>
                </w:rPr>
                <w:t>展示权限内的客服角色用户，有勾选和未勾选状态，可进行编辑更改，系统根据此处为勾选状态的用户进行明日预提醒案件的分配（每天中午1</w:t>
              </w:r>
              <w:r w:rsidRPr="00AB6066">
                <w:rPr>
                  <w:rFonts w:ascii="微软雅黑" w:eastAsia="微软雅黑" w:hAnsi="微软雅黑" w:cs="微软雅黑"/>
                  <w:color w:val="000000"/>
                  <w:sz w:val="18"/>
                  <w:szCs w:val="18"/>
                </w:rPr>
                <w:t>2</w:t>
              </w:r>
              <w:r w:rsidRPr="00AB6066">
                <w:rPr>
                  <w:rFonts w:ascii="微软雅黑" w:eastAsia="微软雅黑" w:hAnsi="微软雅黑" w:cs="微软雅黑" w:hint="eastAsia"/>
                  <w:color w:val="000000"/>
                  <w:sz w:val="18"/>
                  <w:szCs w:val="18"/>
                </w:rPr>
                <w:t>点定时分配明日预提醒案件）</w:t>
              </w:r>
            </w:ins>
          </w:p>
        </w:tc>
        <w:tc>
          <w:tcPr>
            <w:tcW w:w="3209" w:type="dxa"/>
          </w:tcPr>
          <w:p w14:paraId="1EBB17FF" w14:textId="77777777" w:rsidR="00AB6066" w:rsidRPr="00AB6066" w:rsidRDefault="00AB6066" w:rsidP="00AB6066">
            <w:pPr>
              <w:spacing w:before="60" w:after="60"/>
              <w:rPr>
                <w:ins w:id="4057" w:author="haha" w:date="2019-07-23T10:06:00Z"/>
                <w:rFonts w:ascii="微软雅黑" w:eastAsia="微软雅黑" w:hAnsi="微软雅黑" w:cs="微软雅黑"/>
                <w:sz w:val="18"/>
                <w:szCs w:val="18"/>
              </w:rPr>
            </w:pPr>
            <w:ins w:id="4058" w:author="haha" w:date="2019-07-23T10:06:00Z">
              <w:r w:rsidRPr="00AB6066">
                <w:rPr>
                  <w:rFonts w:ascii="微软雅黑" w:eastAsia="微软雅黑" w:hAnsi="微软雅黑" w:cs="微软雅黑" w:hint="eastAsia"/>
                  <w:sz w:val="18"/>
                  <w:szCs w:val="18"/>
                </w:rPr>
                <w:t>回显上一次保存的用户，可进行勾选和不勾选交互</w:t>
              </w:r>
            </w:ins>
          </w:p>
        </w:tc>
        <w:tc>
          <w:tcPr>
            <w:tcW w:w="1712" w:type="dxa"/>
          </w:tcPr>
          <w:p w14:paraId="0A944EEF" w14:textId="77777777" w:rsidR="00AB6066" w:rsidRPr="00AB6066" w:rsidRDefault="00AB6066" w:rsidP="00AB6066">
            <w:pPr>
              <w:widowControl/>
              <w:jc w:val="left"/>
              <w:rPr>
                <w:ins w:id="4059" w:author="haha" w:date="2019-07-23T10:06:00Z"/>
                <w:rFonts w:ascii="微软雅黑" w:eastAsia="微软雅黑" w:hAnsi="微软雅黑" w:cs="宋体"/>
                <w:bCs/>
                <w:kern w:val="0"/>
                <w:sz w:val="18"/>
                <w:szCs w:val="18"/>
              </w:rPr>
            </w:pPr>
            <w:ins w:id="4060" w:author="haha" w:date="2019-07-23T10:06:00Z">
              <w:r w:rsidRPr="00AB6066">
                <w:rPr>
                  <w:rFonts w:ascii="微软雅黑" w:eastAsia="微软雅黑" w:hAnsi="微软雅黑" w:cs="宋体" w:hint="eastAsia"/>
                  <w:bCs/>
                  <w:kern w:val="0"/>
                  <w:sz w:val="18"/>
                  <w:szCs w:val="18"/>
                </w:rPr>
                <w:t>展示权限内的用户，若无用户展示空即可</w:t>
              </w:r>
            </w:ins>
          </w:p>
        </w:tc>
      </w:tr>
      <w:tr w:rsidR="00AB6066" w:rsidRPr="00AB6066" w14:paraId="15F348B7"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061" w:author="haha" w:date="2019-07-23T10:06:00Z"/>
        </w:trPr>
        <w:tc>
          <w:tcPr>
            <w:tcW w:w="802" w:type="dxa"/>
          </w:tcPr>
          <w:p w14:paraId="2AF06952" w14:textId="77777777" w:rsidR="00AB6066" w:rsidRPr="00AB6066" w:rsidRDefault="00AB6066" w:rsidP="00AB6066">
            <w:pPr>
              <w:widowControl/>
              <w:jc w:val="center"/>
              <w:rPr>
                <w:ins w:id="4062" w:author="haha" w:date="2019-07-23T10:06:00Z"/>
                <w:rFonts w:ascii="微软雅黑" w:eastAsia="微软雅黑" w:hAnsi="微软雅黑" w:cs="微软雅黑"/>
                <w:sz w:val="18"/>
                <w:szCs w:val="18"/>
              </w:rPr>
            </w:pPr>
            <w:ins w:id="4063" w:author="haha" w:date="2019-07-23T10:06:00Z">
              <w:r w:rsidRPr="00AB6066">
                <w:rPr>
                  <w:rFonts w:ascii="微软雅黑" w:eastAsia="微软雅黑" w:hAnsi="微软雅黑" w:cs="微软雅黑" w:hint="eastAsia"/>
                  <w:sz w:val="18"/>
                  <w:szCs w:val="18"/>
                </w:rPr>
                <w:t>2</w:t>
              </w:r>
            </w:ins>
          </w:p>
        </w:tc>
        <w:tc>
          <w:tcPr>
            <w:tcW w:w="1309" w:type="dxa"/>
            <w:gridSpan w:val="2"/>
          </w:tcPr>
          <w:p w14:paraId="640547BA" w14:textId="77777777" w:rsidR="00AB6066" w:rsidRPr="00AB6066" w:rsidRDefault="00AB6066" w:rsidP="00AB6066">
            <w:pPr>
              <w:widowControl/>
              <w:jc w:val="left"/>
              <w:rPr>
                <w:ins w:id="4064" w:author="haha" w:date="2019-07-23T10:06:00Z"/>
                <w:rFonts w:ascii="微软雅黑" w:eastAsia="微软雅黑" w:hAnsi="微软雅黑" w:cs="微软雅黑"/>
                <w:color w:val="000000"/>
                <w:sz w:val="18"/>
                <w:szCs w:val="18"/>
              </w:rPr>
            </w:pPr>
            <w:ins w:id="4065" w:author="haha" w:date="2019-07-23T10:06:00Z">
              <w:r w:rsidRPr="00AB6066">
                <w:rPr>
                  <w:rFonts w:ascii="微软雅黑" w:eastAsia="微软雅黑" w:hAnsi="微软雅黑" w:cs="微软雅黑" w:hint="eastAsia"/>
                  <w:color w:val="000000"/>
                  <w:sz w:val="18"/>
                  <w:szCs w:val="18"/>
                </w:rPr>
                <w:t>完成</w:t>
              </w:r>
            </w:ins>
          </w:p>
        </w:tc>
        <w:tc>
          <w:tcPr>
            <w:tcW w:w="3000" w:type="dxa"/>
          </w:tcPr>
          <w:p w14:paraId="399D9BB6" w14:textId="77777777" w:rsidR="00AB6066" w:rsidRPr="00AB6066" w:rsidRDefault="00AB6066" w:rsidP="00AB6066">
            <w:pPr>
              <w:widowControl/>
              <w:jc w:val="left"/>
              <w:rPr>
                <w:ins w:id="4066" w:author="haha" w:date="2019-07-23T10:06:00Z"/>
                <w:rFonts w:ascii="微软雅黑" w:eastAsia="微软雅黑" w:hAnsi="微软雅黑" w:cs="微软雅黑"/>
                <w:color w:val="000000"/>
                <w:sz w:val="18"/>
                <w:szCs w:val="18"/>
              </w:rPr>
            </w:pPr>
            <w:ins w:id="4067" w:author="haha" w:date="2019-07-23T10:06:00Z">
              <w:r w:rsidRPr="00AB6066">
                <w:rPr>
                  <w:rFonts w:ascii="微软雅黑" w:eastAsia="微软雅黑" w:hAnsi="微软雅黑" w:cs="微软雅黑" w:hint="eastAsia"/>
                  <w:color w:val="000000"/>
                  <w:sz w:val="18"/>
                  <w:szCs w:val="18"/>
                </w:rPr>
                <w:t>保存当前操作，系统判断正常分单即可</w:t>
              </w:r>
            </w:ins>
          </w:p>
        </w:tc>
        <w:tc>
          <w:tcPr>
            <w:tcW w:w="3209" w:type="dxa"/>
          </w:tcPr>
          <w:p w14:paraId="6E6B7998" w14:textId="77777777" w:rsidR="00AB6066" w:rsidRPr="00AB6066" w:rsidRDefault="00AB6066" w:rsidP="00AB6066">
            <w:pPr>
              <w:spacing w:before="60" w:after="60"/>
              <w:rPr>
                <w:ins w:id="4068" w:author="haha" w:date="2019-07-23T10:06:00Z"/>
                <w:rFonts w:ascii="微软雅黑" w:eastAsia="微软雅黑" w:hAnsi="微软雅黑" w:cs="微软雅黑"/>
                <w:sz w:val="18"/>
                <w:szCs w:val="18"/>
              </w:rPr>
            </w:pPr>
            <w:ins w:id="4069" w:author="haha" w:date="2019-07-23T10:06:00Z">
              <w:r w:rsidRPr="00AB6066">
                <w:rPr>
                  <w:rFonts w:ascii="微软雅黑" w:eastAsia="微软雅黑" w:hAnsi="微软雅黑" w:cs="微软雅黑" w:hint="eastAsia"/>
                  <w:sz w:val="18"/>
                  <w:szCs w:val="18"/>
                </w:rPr>
                <w:t>点击提示</w:t>
              </w:r>
              <w:r w:rsidRPr="00AB6066">
                <w:rPr>
                  <w:rFonts w:ascii="微软雅黑" w:eastAsia="微软雅黑" w:hAnsi="微软雅黑" w:cs="宋体" w:hint="eastAsia"/>
                  <w:bCs/>
                  <w:kern w:val="0"/>
                  <w:sz w:val="18"/>
                  <w:szCs w:val="18"/>
                </w:rPr>
                <w:t>提示“确定系统分单给以下用户？确定，执行保存操作且关闭弹框提示成功，取消则关闭提示弹框”</w:t>
              </w:r>
            </w:ins>
          </w:p>
        </w:tc>
        <w:tc>
          <w:tcPr>
            <w:tcW w:w="1712" w:type="dxa"/>
          </w:tcPr>
          <w:p w14:paraId="2C24AC50" w14:textId="77777777" w:rsidR="00AB6066" w:rsidRPr="00AB6066" w:rsidRDefault="00AB6066" w:rsidP="00AB6066">
            <w:pPr>
              <w:widowControl/>
              <w:jc w:val="left"/>
              <w:rPr>
                <w:ins w:id="4070" w:author="haha" w:date="2019-07-23T10:06:00Z"/>
                <w:rFonts w:ascii="微软雅黑" w:eastAsia="微软雅黑" w:hAnsi="微软雅黑" w:cs="微软雅黑"/>
                <w:sz w:val="18"/>
                <w:szCs w:val="18"/>
              </w:rPr>
            </w:pPr>
            <w:ins w:id="4071" w:author="haha" w:date="2019-07-23T10:06:00Z">
              <w:r w:rsidRPr="00AB6066">
                <w:rPr>
                  <w:rFonts w:ascii="微软雅黑" w:eastAsia="微软雅黑" w:hAnsi="微软雅黑" w:cs="宋体" w:hint="eastAsia"/>
                  <w:bCs/>
                  <w:kern w:val="0"/>
                  <w:sz w:val="18"/>
                  <w:szCs w:val="18"/>
                </w:rPr>
                <w:t>提示“确定系统分单给以下用户？确定，执行保存操作，取消则关闭提示弹框”</w:t>
              </w:r>
            </w:ins>
          </w:p>
        </w:tc>
      </w:tr>
      <w:tr w:rsidR="00AB6066" w:rsidRPr="00AB6066" w14:paraId="46EEBBCC"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072" w:author="haha" w:date="2019-07-23T10:06:00Z"/>
        </w:trPr>
        <w:tc>
          <w:tcPr>
            <w:tcW w:w="802" w:type="dxa"/>
          </w:tcPr>
          <w:p w14:paraId="31394B2E" w14:textId="77777777" w:rsidR="00AB6066" w:rsidRPr="00AB6066" w:rsidRDefault="00AB6066" w:rsidP="00AB6066">
            <w:pPr>
              <w:widowControl/>
              <w:jc w:val="center"/>
              <w:rPr>
                <w:ins w:id="4073" w:author="haha" w:date="2019-07-23T10:06:00Z"/>
                <w:rFonts w:ascii="微软雅黑" w:eastAsia="微软雅黑" w:hAnsi="微软雅黑" w:cs="微软雅黑"/>
                <w:sz w:val="18"/>
                <w:szCs w:val="18"/>
              </w:rPr>
            </w:pPr>
            <w:ins w:id="4074" w:author="haha" w:date="2019-07-23T10:06:00Z">
              <w:r w:rsidRPr="00AB6066">
                <w:rPr>
                  <w:rFonts w:ascii="微软雅黑" w:eastAsia="微软雅黑" w:hAnsi="微软雅黑" w:cs="微软雅黑" w:hint="eastAsia"/>
                  <w:sz w:val="18"/>
                  <w:szCs w:val="18"/>
                </w:rPr>
                <w:t>3</w:t>
              </w:r>
            </w:ins>
          </w:p>
        </w:tc>
        <w:tc>
          <w:tcPr>
            <w:tcW w:w="1309" w:type="dxa"/>
            <w:gridSpan w:val="2"/>
          </w:tcPr>
          <w:p w14:paraId="7E05EE1C" w14:textId="77777777" w:rsidR="00AB6066" w:rsidRPr="00AB6066" w:rsidRDefault="00AB6066" w:rsidP="00AB6066">
            <w:pPr>
              <w:widowControl/>
              <w:jc w:val="left"/>
              <w:rPr>
                <w:ins w:id="4075" w:author="haha" w:date="2019-07-23T10:06:00Z"/>
                <w:rFonts w:ascii="微软雅黑" w:eastAsia="微软雅黑" w:hAnsi="微软雅黑" w:cs="微软雅黑"/>
                <w:color w:val="000000"/>
                <w:sz w:val="18"/>
                <w:szCs w:val="18"/>
              </w:rPr>
            </w:pPr>
            <w:ins w:id="4076" w:author="haha" w:date="2019-07-23T10:06:00Z">
              <w:r w:rsidRPr="00AB6066">
                <w:rPr>
                  <w:rFonts w:ascii="微软雅黑" w:eastAsia="微软雅黑" w:hAnsi="微软雅黑" w:cs="微软雅黑" w:hint="eastAsia"/>
                  <w:color w:val="000000"/>
                  <w:sz w:val="18"/>
                  <w:szCs w:val="18"/>
                </w:rPr>
                <w:t>右上角关闭</w:t>
              </w:r>
            </w:ins>
          </w:p>
        </w:tc>
        <w:tc>
          <w:tcPr>
            <w:tcW w:w="3000" w:type="dxa"/>
          </w:tcPr>
          <w:p w14:paraId="448CB689" w14:textId="77777777" w:rsidR="00AB6066" w:rsidRPr="00AB6066" w:rsidRDefault="00AB6066" w:rsidP="00AB6066">
            <w:pPr>
              <w:widowControl/>
              <w:jc w:val="left"/>
              <w:rPr>
                <w:ins w:id="4077" w:author="haha" w:date="2019-07-23T10:06:00Z"/>
                <w:rFonts w:ascii="微软雅黑" w:eastAsia="微软雅黑" w:hAnsi="微软雅黑" w:cs="微软雅黑"/>
                <w:color w:val="000000"/>
                <w:sz w:val="18"/>
                <w:szCs w:val="18"/>
              </w:rPr>
            </w:pPr>
            <w:ins w:id="4078" w:author="haha" w:date="2019-07-23T10:06:00Z">
              <w:r w:rsidRPr="00AB6066">
                <w:rPr>
                  <w:rFonts w:ascii="微软雅黑" w:eastAsia="微软雅黑" w:hAnsi="微软雅黑" w:cs="微软雅黑" w:hint="eastAsia"/>
                  <w:color w:val="000000"/>
                  <w:sz w:val="18"/>
                  <w:szCs w:val="18"/>
                </w:rPr>
                <w:t>点击为放弃当前操作</w:t>
              </w:r>
            </w:ins>
          </w:p>
        </w:tc>
        <w:tc>
          <w:tcPr>
            <w:tcW w:w="3209" w:type="dxa"/>
          </w:tcPr>
          <w:p w14:paraId="6543841A" w14:textId="77777777" w:rsidR="00AB6066" w:rsidRPr="00AB6066" w:rsidRDefault="00AB6066" w:rsidP="00AB6066">
            <w:pPr>
              <w:spacing w:before="60" w:after="60"/>
              <w:rPr>
                <w:ins w:id="4079" w:author="haha" w:date="2019-07-23T10:06:00Z"/>
                <w:rFonts w:ascii="微软雅黑" w:eastAsia="微软雅黑" w:hAnsi="微软雅黑" w:cs="微软雅黑"/>
                <w:sz w:val="18"/>
                <w:szCs w:val="18"/>
              </w:rPr>
            </w:pPr>
            <w:ins w:id="4080" w:author="haha" w:date="2019-07-23T10:06:00Z">
              <w:r w:rsidRPr="00AB6066">
                <w:rPr>
                  <w:rFonts w:ascii="微软雅黑" w:eastAsia="微软雅黑" w:hAnsi="微软雅黑" w:cs="微软雅黑" w:hint="eastAsia"/>
                  <w:sz w:val="18"/>
                  <w:szCs w:val="18"/>
                </w:rPr>
                <w:t>直接关闭当前弹框即可</w:t>
              </w:r>
            </w:ins>
          </w:p>
        </w:tc>
        <w:tc>
          <w:tcPr>
            <w:tcW w:w="1712" w:type="dxa"/>
          </w:tcPr>
          <w:p w14:paraId="6A2FCD95" w14:textId="77777777" w:rsidR="00AB6066" w:rsidRPr="00AB6066" w:rsidRDefault="00AB6066" w:rsidP="00AB6066">
            <w:pPr>
              <w:widowControl/>
              <w:jc w:val="left"/>
              <w:rPr>
                <w:ins w:id="4081" w:author="haha" w:date="2019-07-23T10:06:00Z"/>
                <w:rFonts w:ascii="微软雅黑" w:eastAsia="微软雅黑" w:hAnsi="微软雅黑" w:cs="微软雅黑"/>
                <w:sz w:val="18"/>
                <w:szCs w:val="18"/>
              </w:rPr>
            </w:pPr>
          </w:p>
        </w:tc>
      </w:tr>
    </w:tbl>
    <w:p w14:paraId="4CBC7FD2" w14:textId="77777777" w:rsidR="00AB6066" w:rsidRDefault="00AB6066" w:rsidP="00AB6066">
      <w:pPr>
        <w:rPr>
          <w:ins w:id="4082" w:author="haha" w:date="2019-07-23T10:06:00Z"/>
        </w:rPr>
      </w:pPr>
    </w:p>
    <w:p w14:paraId="3995DF1A" w14:textId="61D245C6" w:rsidR="00AB6066" w:rsidRPr="00AB6066" w:rsidRDefault="00225374">
      <w:pPr>
        <w:keepNext/>
        <w:keepLines/>
        <w:spacing w:before="260" w:after="260" w:line="416" w:lineRule="auto"/>
        <w:outlineLvl w:val="2"/>
        <w:rPr>
          <w:ins w:id="4083" w:author="haha" w:date="2019-07-23T10:06:00Z"/>
          <w:b/>
          <w:bCs/>
          <w:sz w:val="32"/>
          <w:szCs w:val="32"/>
          <w:rPrChange w:id="4084" w:author="haha" w:date="2019-07-23T10:06:00Z">
            <w:rPr>
              <w:ins w:id="4085" w:author="haha" w:date="2019-07-23T10:06:00Z"/>
              <w:noProof/>
            </w:rPr>
          </w:rPrChange>
        </w:rPr>
        <w:pPrChange w:id="4086" w:author="haha" w:date="2019-07-23T10:06:00Z">
          <w:pPr/>
        </w:pPrChange>
      </w:pPr>
      <w:bookmarkStart w:id="4087" w:name="_Toc14795489"/>
      <w:ins w:id="4088" w:author="haha" w:date="2019-07-23T16:26:00Z">
        <w:r>
          <w:rPr>
            <w:rFonts w:hint="eastAsia"/>
            <w:b/>
            <w:bCs/>
            <w:sz w:val="32"/>
            <w:szCs w:val="32"/>
          </w:rPr>
          <w:t>4</w:t>
        </w:r>
        <w:r>
          <w:rPr>
            <w:b/>
            <w:bCs/>
            <w:sz w:val="32"/>
            <w:szCs w:val="32"/>
          </w:rPr>
          <w:t>.3.2</w:t>
        </w:r>
      </w:ins>
      <w:ins w:id="4089" w:author="haha" w:date="2019-07-23T10:06:00Z">
        <w:r w:rsidR="00AB6066" w:rsidRPr="00AB6066">
          <w:rPr>
            <w:rFonts w:hint="eastAsia"/>
            <w:b/>
            <w:bCs/>
            <w:sz w:val="32"/>
            <w:szCs w:val="32"/>
          </w:rPr>
          <w:t>催收弹框</w:t>
        </w:r>
        <w:bookmarkEnd w:id="4087"/>
      </w:ins>
    </w:p>
    <w:p w14:paraId="1BA8CF79" w14:textId="76807859" w:rsidR="00AB6066" w:rsidRPr="00AB6066" w:rsidRDefault="00AB6066" w:rsidP="00AB6066">
      <w:pPr>
        <w:rPr>
          <w:ins w:id="4090" w:author="haha" w:date="2019-07-23T10:05:00Z"/>
        </w:rPr>
      </w:pPr>
      <w:ins w:id="4091" w:author="haha" w:date="2019-07-23T10:05:00Z">
        <w:r w:rsidRPr="00AB6066">
          <w:rPr>
            <w:noProof/>
          </w:rPr>
          <w:drawing>
            <wp:inline distT="0" distB="0" distL="0" distR="0" wp14:anchorId="085018B6" wp14:editId="03D0A802">
              <wp:extent cx="3305175" cy="183352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6246" cy="1850765"/>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0B9EE15C" w14:textId="77777777" w:rsidTr="00AB6066">
        <w:trPr>
          <w:trHeight w:val="90"/>
          <w:ins w:id="4092" w:author="haha" w:date="2019-07-23T10:05:00Z"/>
        </w:trPr>
        <w:tc>
          <w:tcPr>
            <w:tcW w:w="1245" w:type="dxa"/>
            <w:gridSpan w:val="2"/>
            <w:tcBorders>
              <w:top w:val="nil"/>
              <w:left w:val="single" w:sz="4" w:space="0" w:color="auto"/>
              <w:bottom w:val="single" w:sz="4" w:space="0" w:color="auto"/>
              <w:right w:val="single" w:sz="4" w:space="0" w:color="auto"/>
            </w:tcBorders>
          </w:tcPr>
          <w:p w14:paraId="362C0835" w14:textId="77777777" w:rsidR="00AB6066" w:rsidRPr="00AB6066" w:rsidRDefault="00AB6066" w:rsidP="00AB6066">
            <w:pPr>
              <w:widowControl/>
              <w:jc w:val="left"/>
              <w:rPr>
                <w:ins w:id="4093" w:author="haha" w:date="2019-07-23T10:05:00Z"/>
                <w:rFonts w:ascii="微软雅黑" w:eastAsia="微软雅黑" w:hAnsi="微软雅黑" w:cs="宋体"/>
                <w:b/>
                <w:bCs/>
                <w:color w:val="000000"/>
                <w:kern w:val="0"/>
                <w:sz w:val="18"/>
                <w:szCs w:val="18"/>
              </w:rPr>
            </w:pPr>
            <w:ins w:id="4094" w:author="haha" w:date="2019-07-23T10:05: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5243BC62" w14:textId="77777777" w:rsidR="00AB6066" w:rsidRPr="00AB6066" w:rsidRDefault="00AB6066" w:rsidP="00AB6066">
            <w:pPr>
              <w:widowControl/>
              <w:jc w:val="left"/>
              <w:rPr>
                <w:ins w:id="4095" w:author="haha" w:date="2019-07-23T10:05:00Z"/>
                <w:rFonts w:ascii="微软雅黑" w:eastAsia="微软雅黑" w:hAnsi="微软雅黑" w:cs="宋体"/>
                <w:color w:val="000000"/>
                <w:kern w:val="0"/>
                <w:sz w:val="18"/>
                <w:szCs w:val="18"/>
              </w:rPr>
            </w:pPr>
            <w:ins w:id="4096" w:author="haha" w:date="2019-07-23T10:05:00Z">
              <w:r w:rsidRPr="00AB6066">
                <w:rPr>
                  <w:rFonts w:ascii="微软雅黑" w:eastAsia="微软雅黑" w:hAnsi="微软雅黑" w:cs="宋体" w:hint="eastAsia"/>
                  <w:color w:val="000000"/>
                  <w:kern w:val="0"/>
                  <w:sz w:val="18"/>
                  <w:szCs w:val="18"/>
                </w:rPr>
                <w:t>案件分配</w:t>
              </w:r>
            </w:ins>
          </w:p>
        </w:tc>
      </w:tr>
      <w:tr w:rsidR="00AB6066" w:rsidRPr="00AB6066" w14:paraId="6B907F0B" w14:textId="77777777" w:rsidTr="00AB6066">
        <w:trPr>
          <w:trHeight w:val="408"/>
          <w:ins w:id="4097" w:author="haha" w:date="2019-07-23T10:05:00Z"/>
        </w:trPr>
        <w:tc>
          <w:tcPr>
            <w:tcW w:w="1245" w:type="dxa"/>
            <w:gridSpan w:val="2"/>
            <w:tcBorders>
              <w:top w:val="nil"/>
              <w:left w:val="single" w:sz="4" w:space="0" w:color="auto"/>
              <w:bottom w:val="single" w:sz="4" w:space="0" w:color="auto"/>
              <w:right w:val="single" w:sz="4" w:space="0" w:color="auto"/>
            </w:tcBorders>
          </w:tcPr>
          <w:p w14:paraId="69382D28" w14:textId="77777777" w:rsidR="00AB6066" w:rsidRPr="00AB6066" w:rsidRDefault="00AB6066" w:rsidP="00AB6066">
            <w:pPr>
              <w:widowControl/>
              <w:jc w:val="left"/>
              <w:rPr>
                <w:ins w:id="4098" w:author="haha" w:date="2019-07-23T10:05:00Z"/>
                <w:rFonts w:ascii="微软雅黑" w:eastAsia="微软雅黑" w:hAnsi="微软雅黑" w:cs="宋体"/>
                <w:b/>
                <w:bCs/>
                <w:kern w:val="0"/>
                <w:sz w:val="18"/>
                <w:szCs w:val="18"/>
              </w:rPr>
            </w:pPr>
            <w:ins w:id="4099" w:author="haha" w:date="2019-07-23T10:0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2B295437" w14:textId="77777777" w:rsidR="00AB6066" w:rsidRPr="00AB6066" w:rsidRDefault="00AB6066" w:rsidP="00AB6066">
            <w:pPr>
              <w:widowControl/>
              <w:jc w:val="left"/>
              <w:rPr>
                <w:ins w:id="4100" w:author="haha" w:date="2019-07-23T10:05:00Z"/>
                <w:rFonts w:ascii="微软雅黑" w:eastAsia="微软雅黑" w:hAnsi="微软雅黑" w:cs="宋体"/>
                <w:kern w:val="0"/>
                <w:sz w:val="18"/>
                <w:szCs w:val="18"/>
              </w:rPr>
            </w:pPr>
            <w:ins w:id="4101" w:author="haha" w:date="2019-07-23T10:05:00Z">
              <w:r w:rsidRPr="00AB6066">
                <w:rPr>
                  <w:rFonts w:ascii="微软雅黑" w:eastAsia="微软雅黑" w:hAnsi="微软雅黑" w:cs="宋体" w:hint="eastAsia"/>
                  <w:kern w:val="0"/>
                  <w:sz w:val="18"/>
                  <w:szCs w:val="18"/>
                </w:rPr>
                <w:t>案件分配-催收按钮</w:t>
              </w:r>
            </w:ins>
          </w:p>
        </w:tc>
      </w:tr>
      <w:tr w:rsidR="00AB6066" w:rsidRPr="00AB6066" w14:paraId="3D5FC895" w14:textId="77777777" w:rsidTr="00AB6066">
        <w:trPr>
          <w:trHeight w:val="423"/>
          <w:ins w:id="4102" w:author="haha" w:date="2019-07-23T10:05:00Z"/>
        </w:trPr>
        <w:tc>
          <w:tcPr>
            <w:tcW w:w="1245" w:type="dxa"/>
            <w:gridSpan w:val="2"/>
            <w:tcBorders>
              <w:top w:val="nil"/>
              <w:left w:val="single" w:sz="4" w:space="0" w:color="auto"/>
              <w:bottom w:val="single" w:sz="4" w:space="0" w:color="auto"/>
              <w:right w:val="single" w:sz="4" w:space="0" w:color="auto"/>
            </w:tcBorders>
          </w:tcPr>
          <w:p w14:paraId="2166CAA0" w14:textId="77777777" w:rsidR="00AB6066" w:rsidRPr="00AB6066" w:rsidRDefault="00AB6066" w:rsidP="00AB6066">
            <w:pPr>
              <w:widowControl/>
              <w:jc w:val="left"/>
              <w:rPr>
                <w:ins w:id="4103" w:author="haha" w:date="2019-07-23T10:05:00Z"/>
                <w:rFonts w:ascii="微软雅黑" w:eastAsia="微软雅黑" w:hAnsi="微软雅黑" w:cs="宋体"/>
                <w:b/>
                <w:bCs/>
                <w:kern w:val="0"/>
                <w:sz w:val="18"/>
                <w:szCs w:val="18"/>
              </w:rPr>
            </w:pPr>
            <w:ins w:id="4104" w:author="haha" w:date="2019-07-23T10:0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7F7818E3" w14:textId="77777777" w:rsidR="00AB6066" w:rsidRPr="00AB6066" w:rsidRDefault="00AB6066" w:rsidP="00AB6066">
            <w:pPr>
              <w:widowControl/>
              <w:jc w:val="left"/>
              <w:rPr>
                <w:ins w:id="4105" w:author="haha" w:date="2019-07-23T10:05:00Z"/>
                <w:rFonts w:ascii="微软雅黑" w:eastAsia="微软雅黑" w:hAnsi="微软雅黑" w:cs="宋体"/>
                <w:kern w:val="0"/>
                <w:sz w:val="18"/>
                <w:szCs w:val="18"/>
              </w:rPr>
            </w:pPr>
            <w:ins w:id="4106" w:author="haha" w:date="2019-07-23T10:05:00Z">
              <w:r w:rsidRPr="00AB6066">
                <w:rPr>
                  <w:rFonts w:ascii="微软雅黑" w:eastAsia="微软雅黑" w:hAnsi="微软雅黑" w:cs="宋体" w:hint="eastAsia"/>
                  <w:kern w:val="0"/>
                  <w:sz w:val="18"/>
                  <w:szCs w:val="18"/>
                </w:rPr>
                <w:t>底部完成右上角关闭按钮</w:t>
              </w:r>
            </w:ins>
          </w:p>
        </w:tc>
      </w:tr>
      <w:tr w:rsidR="00AB6066" w:rsidRPr="00AB6066" w14:paraId="4CA0727E"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107" w:author="haha" w:date="2019-07-23T10:05:00Z"/>
        </w:trPr>
        <w:tc>
          <w:tcPr>
            <w:tcW w:w="10032" w:type="dxa"/>
            <w:gridSpan w:val="6"/>
          </w:tcPr>
          <w:p w14:paraId="1E9EC962" w14:textId="77777777" w:rsidR="00AB6066" w:rsidRPr="00AB6066" w:rsidRDefault="00AB6066" w:rsidP="00AB6066">
            <w:pPr>
              <w:widowControl/>
              <w:jc w:val="left"/>
              <w:rPr>
                <w:ins w:id="4108" w:author="haha" w:date="2019-07-23T10:05:00Z"/>
                <w:rFonts w:ascii="微软雅黑" w:eastAsia="微软雅黑" w:hAnsi="微软雅黑" w:cs="宋体"/>
                <w:b/>
                <w:bCs/>
                <w:kern w:val="0"/>
                <w:sz w:val="18"/>
                <w:szCs w:val="18"/>
              </w:rPr>
            </w:pPr>
            <w:ins w:id="4109" w:author="haha" w:date="2019-07-23T10:05:00Z">
              <w:r w:rsidRPr="00AB6066">
                <w:rPr>
                  <w:rFonts w:ascii="微软雅黑" w:eastAsia="微软雅黑" w:hAnsi="微软雅黑" w:cs="宋体" w:hint="eastAsia"/>
                  <w:b/>
                  <w:bCs/>
                  <w:kern w:val="0"/>
                  <w:sz w:val="18"/>
                  <w:szCs w:val="18"/>
                </w:rPr>
                <w:t>操作说明</w:t>
              </w:r>
            </w:ins>
          </w:p>
        </w:tc>
      </w:tr>
      <w:tr w:rsidR="00AB6066" w:rsidRPr="00AB6066" w14:paraId="52B5C7A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110" w:author="haha" w:date="2019-07-23T10:05:00Z"/>
        </w:trPr>
        <w:tc>
          <w:tcPr>
            <w:tcW w:w="802" w:type="dxa"/>
          </w:tcPr>
          <w:p w14:paraId="425526F6" w14:textId="77777777" w:rsidR="00AB6066" w:rsidRPr="00AB6066" w:rsidRDefault="00AB6066" w:rsidP="00AB6066">
            <w:pPr>
              <w:widowControl/>
              <w:jc w:val="left"/>
              <w:rPr>
                <w:ins w:id="4111" w:author="haha" w:date="2019-07-23T10:05:00Z"/>
                <w:rFonts w:ascii="微软雅黑" w:eastAsia="微软雅黑" w:hAnsi="微软雅黑" w:cs="宋体"/>
                <w:b/>
                <w:bCs/>
                <w:kern w:val="0"/>
                <w:sz w:val="18"/>
                <w:szCs w:val="18"/>
              </w:rPr>
            </w:pPr>
            <w:ins w:id="4112" w:author="haha" w:date="2019-07-23T10:05:00Z">
              <w:r w:rsidRPr="00AB6066">
                <w:rPr>
                  <w:rFonts w:ascii="微软雅黑" w:eastAsia="微软雅黑" w:hAnsi="微软雅黑" w:cs="宋体" w:hint="eastAsia"/>
                  <w:b/>
                  <w:bCs/>
                  <w:kern w:val="0"/>
                  <w:sz w:val="18"/>
                  <w:szCs w:val="18"/>
                </w:rPr>
                <w:t>序号</w:t>
              </w:r>
            </w:ins>
          </w:p>
        </w:tc>
        <w:tc>
          <w:tcPr>
            <w:tcW w:w="1309" w:type="dxa"/>
            <w:gridSpan w:val="2"/>
          </w:tcPr>
          <w:p w14:paraId="57C48761" w14:textId="77777777" w:rsidR="00AB6066" w:rsidRPr="00AB6066" w:rsidRDefault="00AB6066" w:rsidP="00AB6066">
            <w:pPr>
              <w:widowControl/>
              <w:jc w:val="left"/>
              <w:rPr>
                <w:ins w:id="4113" w:author="haha" w:date="2019-07-23T10:05:00Z"/>
                <w:rFonts w:ascii="微软雅黑" w:eastAsia="微软雅黑" w:hAnsi="微软雅黑" w:cs="宋体"/>
                <w:kern w:val="0"/>
                <w:sz w:val="18"/>
                <w:szCs w:val="18"/>
              </w:rPr>
            </w:pPr>
            <w:ins w:id="4114" w:author="haha" w:date="2019-07-23T10:05:00Z">
              <w:r w:rsidRPr="00AB6066">
                <w:rPr>
                  <w:rFonts w:ascii="微软雅黑" w:eastAsia="微软雅黑" w:hAnsi="微软雅黑" w:cs="宋体" w:hint="eastAsia"/>
                  <w:kern w:val="0"/>
                  <w:sz w:val="18"/>
                  <w:szCs w:val="18"/>
                </w:rPr>
                <w:t>名称</w:t>
              </w:r>
            </w:ins>
          </w:p>
        </w:tc>
        <w:tc>
          <w:tcPr>
            <w:tcW w:w="3000" w:type="dxa"/>
          </w:tcPr>
          <w:p w14:paraId="298A702D" w14:textId="77777777" w:rsidR="00AB6066" w:rsidRPr="00AB6066" w:rsidRDefault="00AB6066" w:rsidP="00AB6066">
            <w:pPr>
              <w:widowControl/>
              <w:jc w:val="left"/>
              <w:rPr>
                <w:ins w:id="4115" w:author="haha" w:date="2019-07-23T10:05:00Z"/>
                <w:rFonts w:ascii="微软雅黑" w:eastAsia="微软雅黑" w:hAnsi="微软雅黑" w:cs="宋体"/>
                <w:kern w:val="0"/>
                <w:sz w:val="18"/>
                <w:szCs w:val="18"/>
              </w:rPr>
            </w:pPr>
            <w:ins w:id="4116" w:author="haha" w:date="2019-07-23T10:05:00Z">
              <w:r w:rsidRPr="00AB6066">
                <w:rPr>
                  <w:rFonts w:ascii="微软雅黑" w:eastAsia="微软雅黑" w:hAnsi="微软雅黑" w:cs="宋体" w:hint="eastAsia"/>
                  <w:kern w:val="0"/>
                  <w:sz w:val="18"/>
                  <w:szCs w:val="18"/>
                </w:rPr>
                <w:t>说明（默认值、规则、数据需求）</w:t>
              </w:r>
            </w:ins>
          </w:p>
        </w:tc>
        <w:tc>
          <w:tcPr>
            <w:tcW w:w="3209" w:type="dxa"/>
          </w:tcPr>
          <w:p w14:paraId="3EFE4351" w14:textId="77777777" w:rsidR="00AB6066" w:rsidRPr="00AB6066" w:rsidRDefault="00AB6066" w:rsidP="00AB6066">
            <w:pPr>
              <w:widowControl/>
              <w:jc w:val="left"/>
              <w:rPr>
                <w:ins w:id="4117" w:author="haha" w:date="2019-07-23T10:05:00Z"/>
                <w:rFonts w:ascii="微软雅黑" w:eastAsia="微软雅黑" w:hAnsi="微软雅黑" w:cs="宋体"/>
                <w:b/>
                <w:bCs/>
                <w:kern w:val="0"/>
                <w:sz w:val="18"/>
                <w:szCs w:val="18"/>
              </w:rPr>
            </w:pPr>
            <w:ins w:id="4118" w:author="haha" w:date="2019-07-23T10:05:00Z">
              <w:r w:rsidRPr="00AB6066">
                <w:rPr>
                  <w:rFonts w:ascii="微软雅黑" w:eastAsia="微软雅黑" w:hAnsi="微软雅黑" w:cs="宋体" w:hint="eastAsia"/>
                  <w:b/>
                  <w:bCs/>
                  <w:kern w:val="0"/>
                  <w:sz w:val="18"/>
                  <w:szCs w:val="18"/>
                </w:rPr>
                <w:t>交互（跳转页面等）</w:t>
              </w:r>
            </w:ins>
          </w:p>
        </w:tc>
        <w:tc>
          <w:tcPr>
            <w:tcW w:w="1712" w:type="dxa"/>
          </w:tcPr>
          <w:p w14:paraId="3B695384" w14:textId="77777777" w:rsidR="00AB6066" w:rsidRPr="00AB6066" w:rsidRDefault="00AB6066" w:rsidP="00AB6066">
            <w:pPr>
              <w:widowControl/>
              <w:jc w:val="left"/>
              <w:rPr>
                <w:ins w:id="4119" w:author="haha" w:date="2019-07-23T10:05:00Z"/>
                <w:rFonts w:ascii="微软雅黑" w:eastAsia="微软雅黑" w:hAnsi="微软雅黑" w:cs="宋体"/>
                <w:b/>
                <w:bCs/>
                <w:kern w:val="0"/>
                <w:sz w:val="18"/>
                <w:szCs w:val="18"/>
              </w:rPr>
            </w:pPr>
            <w:ins w:id="4120" w:author="haha" w:date="2019-07-23T10:05:00Z">
              <w:r w:rsidRPr="00AB6066">
                <w:rPr>
                  <w:rFonts w:ascii="微软雅黑" w:eastAsia="微软雅黑" w:hAnsi="微软雅黑" w:cs="宋体" w:hint="eastAsia"/>
                  <w:b/>
                  <w:bCs/>
                  <w:kern w:val="0"/>
                  <w:sz w:val="18"/>
                  <w:szCs w:val="18"/>
                </w:rPr>
                <w:t>异常逻辑</w:t>
              </w:r>
            </w:ins>
          </w:p>
        </w:tc>
      </w:tr>
      <w:tr w:rsidR="00AB6066" w:rsidRPr="00AB6066" w14:paraId="51F851D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121" w:author="haha" w:date="2019-07-23T10:05:00Z"/>
        </w:trPr>
        <w:tc>
          <w:tcPr>
            <w:tcW w:w="802" w:type="dxa"/>
          </w:tcPr>
          <w:p w14:paraId="22B9C75C" w14:textId="77777777" w:rsidR="00AB6066" w:rsidRPr="00AB6066" w:rsidRDefault="00AB6066" w:rsidP="00AB6066">
            <w:pPr>
              <w:widowControl/>
              <w:jc w:val="center"/>
              <w:rPr>
                <w:ins w:id="4122" w:author="haha" w:date="2019-07-23T10:05:00Z"/>
                <w:rFonts w:ascii="微软雅黑" w:eastAsia="微软雅黑" w:hAnsi="微软雅黑" w:cs="宋体"/>
                <w:bCs/>
                <w:kern w:val="0"/>
                <w:sz w:val="18"/>
                <w:szCs w:val="18"/>
              </w:rPr>
            </w:pPr>
            <w:ins w:id="4123" w:author="haha" w:date="2019-07-23T10:05:00Z">
              <w:r w:rsidRPr="00AB6066">
                <w:rPr>
                  <w:rFonts w:ascii="微软雅黑" w:eastAsia="微软雅黑" w:hAnsi="微软雅黑" w:cs="宋体" w:hint="eastAsia"/>
                  <w:bCs/>
                  <w:kern w:val="0"/>
                  <w:sz w:val="18"/>
                  <w:szCs w:val="18"/>
                </w:rPr>
                <w:t>1</w:t>
              </w:r>
            </w:ins>
          </w:p>
        </w:tc>
        <w:tc>
          <w:tcPr>
            <w:tcW w:w="1309" w:type="dxa"/>
            <w:gridSpan w:val="2"/>
          </w:tcPr>
          <w:p w14:paraId="4C21DEE6" w14:textId="77777777" w:rsidR="00AB6066" w:rsidRPr="00AB6066" w:rsidRDefault="00AB6066" w:rsidP="00AB6066">
            <w:pPr>
              <w:widowControl/>
              <w:jc w:val="left"/>
              <w:rPr>
                <w:ins w:id="4124" w:author="haha" w:date="2019-07-23T10:05:00Z"/>
                <w:rFonts w:ascii="微软雅黑" w:eastAsia="微软雅黑" w:hAnsi="微软雅黑" w:cs="微软雅黑"/>
                <w:color w:val="000000"/>
                <w:sz w:val="18"/>
                <w:szCs w:val="18"/>
              </w:rPr>
            </w:pPr>
            <w:ins w:id="4125" w:author="haha" w:date="2019-07-23T10:05:00Z">
              <w:r w:rsidRPr="00AB6066">
                <w:rPr>
                  <w:rFonts w:ascii="微软雅黑" w:eastAsia="微软雅黑" w:hAnsi="微软雅黑" w:cs="微软雅黑" w:hint="eastAsia"/>
                  <w:color w:val="000000"/>
                  <w:sz w:val="18"/>
                  <w:szCs w:val="18"/>
                </w:rPr>
                <w:t>系统派单</w:t>
              </w:r>
            </w:ins>
          </w:p>
        </w:tc>
        <w:tc>
          <w:tcPr>
            <w:tcW w:w="3000" w:type="dxa"/>
          </w:tcPr>
          <w:p w14:paraId="4A710C86" w14:textId="77777777" w:rsidR="00AB6066" w:rsidRPr="00AB6066" w:rsidRDefault="00AB6066" w:rsidP="00AB6066">
            <w:pPr>
              <w:widowControl/>
              <w:jc w:val="left"/>
              <w:rPr>
                <w:ins w:id="4126" w:author="haha" w:date="2019-07-23T10:05:00Z"/>
                <w:rFonts w:ascii="微软雅黑" w:eastAsia="微软雅黑" w:hAnsi="微软雅黑" w:cs="微软雅黑"/>
                <w:color w:val="000000"/>
                <w:sz w:val="18"/>
                <w:szCs w:val="18"/>
              </w:rPr>
            </w:pPr>
            <w:ins w:id="4127" w:author="haha" w:date="2019-07-23T10:05:00Z">
              <w:r w:rsidRPr="00AB6066">
                <w:rPr>
                  <w:rFonts w:ascii="微软雅黑" w:eastAsia="微软雅黑" w:hAnsi="微软雅黑" w:cs="微软雅黑" w:hint="eastAsia"/>
                  <w:color w:val="000000"/>
                  <w:sz w:val="18"/>
                  <w:szCs w:val="18"/>
                </w:rPr>
                <w:t>展示权限内的催收角色用户，有勾选和未勾选状态，可进行编辑更改，系统根据此处为勾选状态的用</w:t>
              </w:r>
              <w:r w:rsidRPr="00AB6066">
                <w:rPr>
                  <w:rFonts w:ascii="微软雅黑" w:eastAsia="微软雅黑" w:hAnsi="微软雅黑" w:cs="微软雅黑" w:hint="eastAsia"/>
                  <w:color w:val="000000"/>
                  <w:sz w:val="18"/>
                  <w:szCs w:val="18"/>
                </w:rPr>
                <w:lastRenderedPageBreak/>
                <w:t>户进行今日到期用户案件进行系统平均分单</w:t>
              </w:r>
            </w:ins>
          </w:p>
        </w:tc>
        <w:tc>
          <w:tcPr>
            <w:tcW w:w="3209" w:type="dxa"/>
          </w:tcPr>
          <w:p w14:paraId="6DFA4AE4" w14:textId="77777777" w:rsidR="00AB6066" w:rsidRPr="00AB6066" w:rsidRDefault="00AB6066" w:rsidP="00AB6066">
            <w:pPr>
              <w:spacing w:before="60" w:after="60"/>
              <w:rPr>
                <w:ins w:id="4128" w:author="haha" w:date="2019-07-23T10:05:00Z"/>
                <w:rFonts w:ascii="微软雅黑" w:eastAsia="微软雅黑" w:hAnsi="微软雅黑" w:cs="微软雅黑"/>
                <w:sz w:val="18"/>
                <w:szCs w:val="18"/>
              </w:rPr>
            </w:pPr>
            <w:ins w:id="4129" w:author="haha" w:date="2019-07-23T10:05:00Z">
              <w:r w:rsidRPr="00AB6066">
                <w:rPr>
                  <w:rFonts w:ascii="微软雅黑" w:eastAsia="微软雅黑" w:hAnsi="微软雅黑" w:cs="微软雅黑" w:hint="eastAsia"/>
                  <w:sz w:val="18"/>
                  <w:szCs w:val="18"/>
                </w:rPr>
                <w:lastRenderedPageBreak/>
                <w:t>回显上一次保存的用户，可进行勾选和不勾选交互</w:t>
              </w:r>
            </w:ins>
          </w:p>
        </w:tc>
        <w:tc>
          <w:tcPr>
            <w:tcW w:w="1712" w:type="dxa"/>
          </w:tcPr>
          <w:p w14:paraId="36180158" w14:textId="77777777" w:rsidR="00AB6066" w:rsidRPr="00AB6066" w:rsidRDefault="00AB6066" w:rsidP="00AB6066">
            <w:pPr>
              <w:widowControl/>
              <w:jc w:val="left"/>
              <w:rPr>
                <w:ins w:id="4130" w:author="haha" w:date="2019-07-23T10:05:00Z"/>
                <w:rFonts w:ascii="微软雅黑" w:eastAsia="微软雅黑" w:hAnsi="微软雅黑" w:cs="宋体"/>
                <w:bCs/>
                <w:kern w:val="0"/>
                <w:sz w:val="18"/>
                <w:szCs w:val="18"/>
              </w:rPr>
            </w:pPr>
            <w:ins w:id="4131" w:author="haha" w:date="2019-07-23T10:05:00Z">
              <w:r w:rsidRPr="00AB6066">
                <w:rPr>
                  <w:rFonts w:ascii="微软雅黑" w:eastAsia="微软雅黑" w:hAnsi="微软雅黑" w:cs="宋体" w:hint="eastAsia"/>
                  <w:bCs/>
                  <w:kern w:val="0"/>
                  <w:sz w:val="18"/>
                  <w:szCs w:val="18"/>
                </w:rPr>
                <w:t>展示权限内的用户，若无用户展示空即可</w:t>
              </w:r>
            </w:ins>
          </w:p>
        </w:tc>
      </w:tr>
      <w:tr w:rsidR="00AB6066" w:rsidRPr="00AB6066" w14:paraId="3F761736"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132" w:author="haha" w:date="2019-07-23T10:05:00Z"/>
        </w:trPr>
        <w:tc>
          <w:tcPr>
            <w:tcW w:w="802" w:type="dxa"/>
          </w:tcPr>
          <w:p w14:paraId="3E680915" w14:textId="77777777" w:rsidR="00AB6066" w:rsidRPr="00AB6066" w:rsidRDefault="00AB6066" w:rsidP="00AB6066">
            <w:pPr>
              <w:widowControl/>
              <w:jc w:val="center"/>
              <w:rPr>
                <w:ins w:id="4133" w:author="haha" w:date="2019-07-23T10:05:00Z"/>
                <w:rFonts w:ascii="微软雅黑" w:eastAsia="微软雅黑" w:hAnsi="微软雅黑" w:cs="微软雅黑"/>
                <w:sz w:val="18"/>
                <w:szCs w:val="18"/>
              </w:rPr>
            </w:pPr>
            <w:ins w:id="4134" w:author="haha" w:date="2019-07-23T10:05:00Z">
              <w:r w:rsidRPr="00AB6066">
                <w:rPr>
                  <w:rFonts w:ascii="微软雅黑" w:eastAsia="微软雅黑" w:hAnsi="微软雅黑" w:cs="微软雅黑" w:hint="eastAsia"/>
                  <w:sz w:val="18"/>
                  <w:szCs w:val="18"/>
                </w:rPr>
                <w:t>2</w:t>
              </w:r>
            </w:ins>
          </w:p>
        </w:tc>
        <w:tc>
          <w:tcPr>
            <w:tcW w:w="1309" w:type="dxa"/>
            <w:gridSpan w:val="2"/>
          </w:tcPr>
          <w:p w14:paraId="38314704" w14:textId="77777777" w:rsidR="00AB6066" w:rsidRPr="00AB6066" w:rsidRDefault="00AB6066" w:rsidP="00AB6066">
            <w:pPr>
              <w:widowControl/>
              <w:jc w:val="left"/>
              <w:rPr>
                <w:ins w:id="4135" w:author="haha" w:date="2019-07-23T10:05:00Z"/>
                <w:rFonts w:ascii="微软雅黑" w:eastAsia="微软雅黑" w:hAnsi="微软雅黑" w:cs="微软雅黑"/>
                <w:color w:val="000000"/>
                <w:sz w:val="18"/>
                <w:szCs w:val="18"/>
              </w:rPr>
            </w:pPr>
            <w:ins w:id="4136" w:author="haha" w:date="2019-07-23T10:05:00Z">
              <w:r w:rsidRPr="00AB6066">
                <w:rPr>
                  <w:rFonts w:ascii="微软雅黑" w:eastAsia="微软雅黑" w:hAnsi="微软雅黑" w:cs="微软雅黑" w:hint="eastAsia"/>
                  <w:color w:val="000000"/>
                  <w:sz w:val="18"/>
                  <w:szCs w:val="18"/>
                </w:rPr>
                <w:t>完成</w:t>
              </w:r>
            </w:ins>
          </w:p>
        </w:tc>
        <w:tc>
          <w:tcPr>
            <w:tcW w:w="3000" w:type="dxa"/>
          </w:tcPr>
          <w:p w14:paraId="557E3CDE" w14:textId="77777777" w:rsidR="00AB6066" w:rsidRPr="00AB6066" w:rsidRDefault="00AB6066" w:rsidP="00AB6066">
            <w:pPr>
              <w:widowControl/>
              <w:jc w:val="left"/>
              <w:rPr>
                <w:ins w:id="4137" w:author="haha" w:date="2019-07-23T10:05:00Z"/>
                <w:rFonts w:ascii="微软雅黑" w:eastAsia="微软雅黑" w:hAnsi="微软雅黑" w:cs="微软雅黑"/>
                <w:color w:val="000000"/>
                <w:sz w:val="18"/>
                <w:szCs w:val="18"/>
              </w:rPr>
            </w:pPr>
            <w:ins w:id="4138" w:author="haha" w:date="2019-07-23T10:05:00Z">
              <w:r w:rsidRPr="00AB6066">
                <w:rPr>
                  <w:rFonts w:ascii="微软雅黑" w:eastAsia="微软雅黑" w:hAnsi="微软雅黑" w:cs="微软雅黑" w:hint="eastAsia"/>
                  <w:color w:val="000000"/>
                  <w:sz w:val="18"/>
                  <w:szCs w:val="18"/>
                </w:rPr>
                <w:t>保存当前操作，系统判断正常分单即可</w:t>
              </w:r>
            </w:ins>
          </w:p>
        </w:tc>
        <w:tc>
          <w:tcPr>
            <w:tcW w:w="3209" w:type="dxa"/>
          </w:tcPr>
          <w:p w14:paraId="66F1F760" w14:textId="77777777" w:rsidR="00AB6066" w:rsidRPr="00AB6066" w:rsidRDefault="00AB6066" w:rsidP="00AB6066">
            <w:pPr>
              <w:spacing w:before="60" w:after="60"/>
              <w:rPr>
                <w:ins w:id="4139" w:author="haha" w:date="2019-07-23T10:05:00Z"/>
                <w:rFonts w:ascii="微软雅黑" w:eastAsia="微软雅黑" w:hAnsi="微软雅黑" w:cs="微软雅黑"/>
                <w:sz w:val="18"/>
                <w:szCs w:val="18"/>
              </w:rPr>
            </w:pPr>
            <w:ins w:id="4140" w:author="haha" w:date="2019-07-23T10:05:00Z">
              <w:r w:rsidRPr="00AB6066">
                <w:rPr>
                  <w:rFonts w:ascii="微软雅黑" w:eastAsia="微软雅黑" w:hAnsi="微软雅黑" w:cs="微软雅黑" w:hint="eastAsia"/>
                  <w:sz w:val="18"/>
                  <w:szCs w:val="18"/>
                </w:rPr>
                <w:t>点击提示</w:t>
              </w:r>
              <w:r w:rsidRPr="00AB6066">
                <w:rPr>
                  <w:rFonts w:ascii="微软雅黑" w:eastAsia="微软雅黑" w:hAnsi="微软雅黑" w:cs="宋体" w:hint="eastAsia"/>
                  <w:bCs/>
                  <w:kern w:val="0"/>
                  <w:sz w:val="18"/>
                  <w:szCs w:val="18"/>
                </w:rPr>
                <w:t>提示“确定系统分单给以下用户？确定，执行保存操作且关闭弹框提示成功，取消则关闭提示弹框”</w:t>
              </w:r>
            </w:ins>
          </w:p>
        </w:tc>
        <w:tc>
          <w:tcPr>
            <w:tcW w:w="1712" w:type="dxa"/>
          </w:tcPr>
          <w:p w14:paraId="6BABF8D6" w14:textId="77777777" w:rsidR="00AB6066" w:rsidRPr="00AB6066" w:rsidRDefault="00AB6066" w:rsidP="00AB6066">
            <w:pPr>
              <w:widowControl/>
              <w:jc w:val="left"/>
              <w:rPr>
                <w:ins w:id="4141" w:author="haha" w:date="2019-07-23T10:05:00Z"/>
                <w:rFonts w:ascii="微软雅黑" w:eastAsia="微软雅黑" w:hAnsi="微软雅黑" w:cs="微软雅黑"/>
                <w:sz w:val="18"/>
                <w:szCs w:val="18"/>
              </w:rPr>
            </w:pPr>
            <w:ins w:id="4142" w:author="haha" w:date="2019-07-23T10:05:00Z">
              <w:r w:rsidRPr="00AB6066">
                <w:rPr>
                  <w:rFonts w:ascii="微软雅黑" w:eastAsia="微软雅黑" w:hAnsi="微软雅黑" w:cs="宋体" w:hint="eastAsia"/>
                  <w:bCs/>
                  <w:kern w:val="0"/>
                  <w:sz w:val="18"/>
                  <w:szCs w:val="18"/>
                </w:rPr>
                <w:t>提示“确定系统分单给以下用户？确定，执行保存操作，取消则关闭提示弹框”</w:t>
              </w:r>
            </w:ins>
          </w:p>
        </w:tc>
      </w:tr>
      <w:tr w:rsidR="00AB6066" w:rsidRPr="00AB6066" w14:paraId="194E5D40"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143" w:author="haha" w:date="2019-07-23T10:05:00Z"/>
        </w:trPr>
        <w:tc>
          <w:tcPr>
            <w:tcW w:w="802" w:type="dxa"/>
          </w:tcPr>
          <w:p w14:paraId="30655AFE" w14:textId="77777777" w:rsidR="00AB6066" w:rsidRPr="00AB6066" w:rsidRDefault="00AB6066" w:rsidP="00AB6066">
            <w:pPr>
              <w:widowControl/>
              <w:jc w:val="center"/>
              <w:rPr>
                <w:ins w:id="4144" w:author="haha" w:date="2019-07-23T10:05:00Z"/>
                <w:rFonts w:ascii="微软雅黑" w:eastAsia="微软雅黑" w:hAnsi="微软雅黑" w:cs="微软雅黑"/>
                <w:sz w:val="18"/>
                <w:szCs w:val="18"/>
              </w:rPr>
            </w:pPr>
            <w:ins w:id="4145" w:author="haha" w:date="2019-07-23T10:05:00Z">
              <w:r w:rsidRPr="00AB6066">
                <w:rPr>
                  <w:rFonts w:ascii="微软雅黑" w:eastAsia="微软雅黑" w:hAnsi="微软雅黑" w:cs="微软雅黑" w:hint="eastAsia"/>
                  <w:sz w:val="18"/>
                  <w:szCs w:val="18"/>
                </w:rPr>
                <w:t>3</w:t>
              </w:r>
            </w:ins>
          </w:p>
        </w:tc>
        <w:tc>
          <w:tcPr>
            <w:tcW w:w="1309" w:type="dxa"/>
            <w:gridSpan w:val="2"/>
          </w:tcPr>
          <w:p w14:paraId="3B609D16" w14:textId="77777777" w:rsidR="00AB6066" w:rsidRPr="00AB6066" w:rsidRDefault="00AB6066" w:rsidP="00AB6066">
            <w:pPr>
              <w:widowControl/>
              <w:jc w:val="left"/>
              <w:rPr>
                <w:ins w:id="4146" w:author="haha" w:date="2019-07-23T10:05:00Z"/>
                <w:rFonts w:ascii="微软雅黑" w:eastAsia="微软雅黑" w:hAnsi="微软雅黑" w:cs="微软雅黑"/>
                <w:color w:val="000000"/>
                <w:sz w:val="18"/>
                <w:szCs w:val="18"/>
              </w:rPr>
            </w:pPr>
            <w:ins w:id="4147" w:author="haha" w:date="2019-07-23T10:05:00Z">
              <w:r w:rsidRPr="00AB6066">
                <w:rPr>
                  <w:rFonts w:ascii="微软雅黑" w:eastAsia="微软雅黑" w:hAnsi="微软雅黑" w:cs="微软雅黑" w:hint="eastAsia"/>
                  <w:color w:val="000000"/>
                  <w:sz w:val="18"/>
                  <w:szCs w:val="18"/>
                </w:rPr>
                <w:t>右上角关闭</w:t>
              </w:r>
            </w:ins>
          </w:p>
        </w:tc>
        <w:tc>
          <w:tcPr>
            <w:tcW w:w="3000" w:type="dxa"/>
          </w:tcPr>
          <w:p w14:paraId="04773488" w14:textId="77777777" w:rsidR="00AB6066" w:rsidRPr="00AB6066" w:rsidRDefault="00AB6066" w:rsidP="00AB6066">
            <w:pPr>
              <w:widowControl/>
              <w:jc w:val="left"/>
              <w:rPr>
                <w:ins w:id="4148" w:author="haha" w:date="2019-07-23T10:05:00Z"/>
                <w:rFonts w:ascii="微软雅黑" w:eastAsia="微软雅黑" w:hAnsi="微软雅黑" w:cs="微软雅黑"/>
                <w:color w:val="000000"/>
                <w:sz w:val="18"/>
                <w:szCs w:val="18"/>
              </w:rPr>
            </w:pPr>
            <w:ins w:id="4149" w:author="haha" w:date="2019-07-23T10:05:00Z">
              <w:r w:rsidRPr="00AB6066">
                <w:rPr>
                  <w:rFonts w:ascii="微软雅黑" w:eastAsia="微软雅黑" w:hAnsi="微软雅黑" w:cs="微软雅黑" w:hint="eastAsia"/>
                  <w:color w:val="000000"/>
                  <w:sz w:val="18"/>
                  <w:szCs w:val="18"/>
                </w:rPr>
                <w:t>点击为放弃当前操作</w:t>
              </w:r>
            </w:ins>
          </w:p>
        </w:tc>
        <w:tc>
          <w:tcPr>
            <w:tcW w:w="3209" w:type="dxa"/>
          </w:tcPr>
          <w:p w14:paraId="6C26E938" w14:textId="77777777" w:rsidR="00AB6066" w:rsidRPr="00AB6066" w:rsidRDefault="00AB6066" w:rsidP="00AB6066">
            <w:pPr>
              <w:spacing w:before="60" w:after="60"/>
              <w:rPr>
                <w:ins w:id="4150" w:author="haha" w:date="2019-07-23T10:05:00Z"/>
                <w:rFonts w:ascii="微软雅黑" w:eastAsia="微软雅黑" w:hAnsi="微软雅黑" w:cs="微软雅黑"/>
                <w:sz w:val="18"/>
                <w:szCs w:val="18"/>
              </w:rPr>
            </w:pPr>
            <w:ins w:id="4151" w:author="haha" w:date="2019-07-23T10:05:00Z">
              <w:r w:rsidRPr="00AB6066">
                <w:rPr>
                  <w:rFonts w:ascii="微软雅黑" w:eastAsia="微软雅黑" w:hAnsi="微软雅黑" w:cs="微软雅黑" w:hint="eastAsia"/>
                  <w:sz w:val="18"/>
                  <w:szCs w:val="18"/>
                </w:rPr>
                <w:t>直接关闭当前弹框即可</w:t>
              </w:r>
            </w:ins>
          </w:p>
        </w:tc>
        <w:tc>
          <w:tcPr>
            <w:tcW w:w="1712" w:type="dxa"/>
          </w:tcPr>
          <w:p w14:paraId="2BCE02CE" w14:textId="77777777" w:rsidR="00AB6066" w:rsidRPr="00AB6066" w:rsidRDefault="00AB6066" w:rsidP="00AB6066">
            <w:pPr>
              <w:widowControl/>
              <w:jc w:val="left"/>
              <w:rPr>
                <w:ins w:id="4152" w:author="haha" w:date="2019-07-23T10:05:00Z"/>
                <w:rFonts w:ascii="微软雅黑" w:eastAsia="微软雅黑" w:hAnsi="微软雅黑" w:cs="微软雅黑"/>
                <w:sz w:val="18"/>
                <w:szCs w:val="18"/>
              </w:rPr>
            </w:pPr>
          </w:p>
        </w:tc>
      </w:tr>
    </w:tbl>
    <w:p w14:paraId="6E5C0D81" w14:textId="2B3E885F" w:rsidR="00AB6066" w:rsidRPr="00AB6066" w:rsidRDefault="00225374" w:rsidP="00AB6066">
      <w:pPr>
        <w:keepNext/>
        <w:keepLines/>
        <w:spacing w:before="260" w:after="260" w:line="416" w:lineRule="auto"/>
        <w:outlineLvl w:val="2"/>
        <w:rPr>
          <w:ins w:id="4153" w:author="haha" w:date="2019-07-23T10:05:00Z"/>
          <w:b/>
          <w:bCs/>
          <w:sz w:val="32"/>
          <w:szCs w:val="32"/>
        </w:rPr>
      </w:pPr>
      <w:bookmarkStart w:id="4154" w:name="_Toc14795490"/>
      <w:ins w:id="4155" w:author="haha" w:date="2019-07-23T16:26:00Z">
        <w:r>
          <w:rPr>
            <w:rFonts w:hint="eastAsia"/>
            <w:b/>
            <w:bCs/>
            <w:sz w:val="32"/>
            <w:szCs w:val="32"/>
          </w:rPr>
          <w:t>4</w:t>
        </w:r>
        <w:r>
          <w:rPr>
            <w:b/>
            <w:bCs/>
            <w:sz w:val="32"/>
            <w:szCs w:val="32"/>
          </w:rPr>
          <w:t>.3.3</w:t>
        </w:r>
      </w:ins>
      <w:ins w:id="4156" w:author="haha" w:date="2019-07-23T10:05:00Z">
        <w:r w:rsidR="00AB6066" w:rsidRPr="00AB6066">
          <w:rPr>
            <w:rFonts w:hint="eastAsia"/>
            <w:b/>
            <w:bCs/>
            <w:sz w:val="32"/>
            <w:szCs w:val="32"/>
          </w:rPr>
          <w:t>派单弹框</w:t>
        </w:r>
        <w:bookmarkEnd w:id="4154"/>
      </w:ins>
    </w:p>
    <w:p w14:paraId="5C7F02FA" w14:textId="77777777" w:rsidR="00AB6066" w:rsidRPr="00AB6066" w:rsidRDefault="00AB6066" w:rsidP="00AB6066">
      <w:pPr>
        <w:rPr>
          <w:ins w:id="4157" w:author="haha" w:date="2019-07-23T10:05:00Z"/>
        </w:rPr>
      </w:pPr>
      <w:ins w:id="4158" w:author="haha" w:date="2019-07-23T10:05:00Z">
        <w:r w:rsidRPr="00AB6066">
          <w:rPr>
            <w:noProof/>
          </w:rPr>
          <w:drawing>
            <wp:inline distT="0" distB="0" distL="0" distR="0" wp14:anchorId="76C9F671" wp14:editId="3D004337">
              <wp:extent cx="3886200" cy="2201333"/>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8227" cy="2213810"/>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51D0D5D0" w14:textId="77777777" w:rsidTr="00AB6066">
        <w:trPr>
          <w:trHeight w:val="90"/>
          <w:ins w:id="4159" w:author="haha" w:date="2019-07-23T10:05:00Z"/>
        </w:trPr>
        <w:tc>
          <w:tcPr>
            <w:tcW w:w="1245" w:type="dxa"/>
            <w:gridSpan w:val="2"/>
            <w:tcBorders>
              <w:top w:val="nil"/>
              <w:left w:val="single" w:sz="4" w:space="0" w:color="auto"/>
              <w:bottom w:val="single" w:sz="4" w:space="0" w:color="auto"/>
              <w:right w:val="single" w:sz="4" w:space="0" w:color="auto"/>
            </w:tcBorders>
          </w:tcPr>
          <w:p w14:paraId="0FA20711" w14:textId="77777777" w:rsidR="00AB6066" w:rsidRPr="00AB6066" w:rsidRDefault="00AB6066" w:rsidP="00AB6066">
            <w:pPr>
              <w:widowControl/>
              <w:jc w:val="left"/>
              <w:rPr>
                <w:ins w:id="4160" w:author="haha" w:date="2019-07-23T10:05:00Z"/>
                <w:rFonts w:ascii="微软雅黑" w:eastAsia="微软雅黑" w:hAnsi="微软雅黑" w:cs="宋体"/>
                <w:b/>
                <w:bCs/>
                <w:color w:val="000000"/>
                <w:kern w:val="0"/>
                <w:sz w:val="18"/>
                <w:szCs w:val="18"/>
              </w:rPr>
            </w:pPr>
            <w:ins w:id="4161" w:author="haha" w:date="2019-07-23T10:05: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55F5CD46" w14:textId="77777777" w:rsidR="00AB6066" w:rsidRPr="00AB6066" w:rsidRDefault="00AB6066" w:rsidP="00AB6066">
            <w:pPr>
              <w:widowControl/>
              <w:jc w:val="left"/>
              <w:rPr>
                <w:ins w:id="4162" w:author="haha" w:date="2019-07-23T10:05:00Z"/>
                <w:rFonts w:ascii="微软雅黑" w:eastAsia="微软雅黑" w:hAnsi="微软雅黑" w:cs="宋体"/>
                <w:color w:val="000000"/>
                <w:kern w:val="0"/>
                <w:sz w:val="18"/>
                <w:szCs w:val="18"/>
              </w:rPr>
            </w:pPr>
            <w:ins w:id="4163" w:author="haha" w:date="2019-07-23T10:05:00Z">
              <w:r w:rsidRPr="00AB6066">
                <w:rPr>
                  <w:rFonts w:ascii="微软雅黑" w:eastAsia="微软雅黑" w:hAnsi="微软雅黑" w:cs="宋体" w:hint="eastAsia"/>
                  <w:color w:val="000000"/>
                  <w:kern w:val="0"/>
                  <w:sz w:val="18"/>
                  <w:szCs w:val="18"/>
                </w:rPr>
                <w:t>案件分配</w:t>
              </w:r>
            </w:ins>
          </w:p>
        </w:tc>
      </w:tr>
      <w:tr w:rsidR="00AB6066" w:rsidRPr="00AB6066" w14:paraId="6AE563F3" w14:textId="77777777" w:rsidTr="00AB6066">
        <w:trPr>
          <w:trHeight w:val="408"/>
          <w:ins w:id="4164" w:author="haha" w:date="2019-07-23T10:05:00Z"/>
        </w:trPr>
        <w:tc>
          <w:tcPr>
            <w:tcW w:w="1245" w:type="dxa"/>
            <w:gridSpan w:val="2"/>
            <w:tcBorders>
              <w:top w:val="nil"/>
              <w:left w:val="single" w:sz="4" w:space="0" w:color="auto"/>
              <w:bottom w:val="single" w:sz="4" w:space="0" w:color="auto"/>
              <w:right w:val="single" w:sz="4" w:space="0" w:color="auto"/>
            </w:tcBorders>
          </w:tcPr>
          <w:p w14:paraId="53A76F2B" w14:textId="77777777" w:rsidR="00AB6066" w:rsidRPr="00AB6066" w:rsidRDefault="00AB6066" w:rsidP="00AB6066">
            <w:pPr>
              <w:widowControl/>
              <w:jc w:val="left"/>
              <w:rPr>
                <w:ins w:id="4165" w:author="haha" w:date="2019-07-23T10:05:00Z"/>
                <w:rFonts w:ascii="微软雅黑" w:eastAsia="微软雅黑" w:hAnsi="微软雅黑" w:cs="宋体"/>
                <w:b/>
                <w:bCs/>
                <w:kern w:val="0"/>
                <w:sz w:val="18"/>
                <w:szCs w:val="18"/>
              </w:rPr>
            </w:pPr>
            <w:ins w:id="4166" w:author="haha" w:date="2019-07-23T10:0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59609FF5" w14:textId="77777777" w:rsidR="00AB6066" w:rsidRPr="00AB6066" w:rsidRDefault="00AB6066" w:rsidP="00AB6066">
            <w:pPr>
              <w:widowControl/>
              <w:jc w:val="left"/>
              <w:rPr>
                <w:ins w:id="4167" w:author="haha" w:date="2019-07-23T10:05:00Z"/>
                <w:rFonts w:ascii="微软雅黑" w:eastAsia="微软雅黑" w:hAnsi="微软雅黑" w:cs="宋体"/>
                <w:kern w:val="0"/>
                <w:sz w:val="18"/>
                <w:szCs w:val="18"/>
              </w:rPr>
            </w:pPr>
            <w:ins w:id="4168" w:author="haha" w:date="2019-07-23T10:05:00Z">
              <w:r w:rsidRPr="00AB6066">
                <w:rPr>
                  <w:rFonts w:ascii="微软雅黑" w:eastAsia="微软雅黑" w:hAnsi="微软雅黑" w:cs="宋体" w:hint="eastAsia"/>
                  <w:kern w:val="0"/>
                  <w:sz w:val="18"/>
                  <w:szCs w:val="18"/>
                </w:rPr>
                <w:t>案件分配-派单按钮</w:t>
              </w:r>
            </w:ins>
          </w:p>
        </w:tc>
      </w:tr>
      <w:tr w:rsidR="00AB6066" w:rsidRPr="00AB6066" w14:paraId="164ADA5D" w14:textId="77777777" w:rsidTr="00AB6066">
        <w:trPr>
          <w:trHeight w:val="423"/>
          <w:ins w:id="4169" w:author="haha" w:date="2019-07-23T10:05:00Z"/>
        </w:trPr>
        <w:tc>
          <w:tcPr>
            <w:tcW w:w="1245" w:type="dxa"/>
            <w:gridSpan w:val="2"/>
            <w:tcBorders>
              <w:top w:val="nil"/>
              <w:left w:val="single" w:sz="4" w:space="0" w:color="auto"/>
              <w:bottom w:val="single" w:sz="4" w:space="0" w:color="auto"/>
              <w:right w:val="single" w:sz="4" w:space="0" w:color="auto"/>
            </w:tcBorders>
          </w:tcPr>
          <w:p w14:paraId="7D385B55" w14:textId="77777777" w:rsidR="00AB6066" w:rsidRPr="00AB6066" w:rsidRDefault="00AB6066" w:rsidP="00AB6066">
            <w:pPr>
              <w:widowControl/>
              <w:jc w:val="left"/>
              <w:rPr>
                <w:ins w:id="4170" w:author="haha" w:date="2019-07-23T10:05:00Z"/>
                <w:rFonts w:ascii="微软雅黑" w:eastAsia="微软雅黑" w:hAnsi="微软雅黑" w:cs="宋体"/>
                <w:b/>
                <w:bCs/>
                <w:kern w:val="0"/>
                <w:sz w:val="18"/>
                <w:szCs w:val="18"/>
              </w:rPr>
            </w:pPr>
            <w:ins w:id="4171" w:author="haha" w:date="2019-07-23T10:0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7614C808" w14:textId="77777777" w:rsidR="00AB6066" w:rsidRPr="00AB6066" w:rsidRDefault="00AB6066" w:rsidP="00AB6066">
            <w:pPr>
              <w:widowControl/>
              <w:jc w:val="left"/>
              <w:rPr>
                <w:ins w:id="4172" w:author="haha" w:date="2019-07-23T10:05:00Z"/>
                <w:rFonts w:ascii="微软雅黑" w:eastAsia="微软雅黑" w:hAnsi="微软雅黑" w:cs="宋体"/>
                <w:kern w:val="0"/>
                <w:sz w:val="18"/>
                <w:szCs w:val="18"/>
              </w:rPr>
            </w:pPr>
            <w:ins w:id="4173" w:author="haha" w:date="2019-07-23T10:05:00Z">
              <w:r w:rsidRPr="00AB6066">
                <w:rPr>
                  <w:rFonts w:ascii="微软雅黑" w:eastAsia="微软雅黑" w:hAnsi="微软雅黑" w:cs="宋体" w:hint="eastAsia"/>
                  <w:kern w:val="0"/>
                  <w:sz w:val="18"/>
                  <w:szCs w:val="18"/>
                </w:rPr>
                <w:t>底部完成右上角关闭按钮</w:t>
              </w:r>
            </w:ins>
          </w:p>
        </w:tc>
      </w:tr>
      <w:tr w:rsidR="00AB6066" w:rsidRPr="00AB6066" w14:paraId="5184FED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174" w:author="haha" w:date="2019-07-23T10:05:00Z"/>
        </w:trPr>
        <w:tc>
          <w:tcPr>
            <w:tcW w:w="10032" w:type="dxa"/>
            <w:gridSpan w:val="6"/>
          </w:tcPr>
          <w:p w14:paraId="50A7D436" w14:textId="77777777" w:rsidR="00AB6066" w:rsidRPr="00AB6066" w:rsidRDefault="00AB6066" w:rsidP="00AB6066">
            <w:pPr>
              <w:widowControl/>
              <w:jc w:val="left"/>
              <w:rPr>
                <w:ins w:id="4175" w:author="haha" w:date="2019-07-23T10:05:00Z"/>
                <w:rFonts w:ascii="微软雅黑" w:eastAsia="微软雅黑" w:hAnsi="微软雅黑" w:cs="宋体"/>
                <w:b/>
                <w:bCs/>
                <w:kern w:val="0"/>
                <w:sz w:val="18"/>
                <w:szCs w:val="18"/>
              </w:rPr>
            </w:pPr>
            <w:ins w:id="4176" w:author="haha" w:date="2019-07-23T10:05:00Z">
              <w:r w:rsidRPr="00AB6066">
                <w:rPr>
                  <w:rFonts w:ascii="微软雅黑" w:eastAsia="微软雅黑" w:hAnsi="微软雅黑" w:cs="宋体" w:hint="eastAsia"/>
                  <w:b/>
                  <w:bCs/>
                  <w:kern w:val="0"/>
                  <w:sz w:val="18"/>
                  <w:szCs w:val="18"/>
                </w:rPr>
                <w:t>操作说明</w:t>
              </w:r>
            </w:ins>
          </w:p>
        </w:tc>
      </w:tr>
      <w:tr w:rsidR="00AB6066" w:rsidRPr="00AB6066" w14:paraId="0AC1846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177" w:author="haha" w:date="2019-07-23T10:05:00Z"/>
        </w:trPr>
        <w:tc>
          <w:tcPr>
            <w:tcW w:w="802" w:type="dxa"/>
          </w:tcPr>
          <w:p w14:paraId="7630AB02" w14:textId="77777777" w:rsidR="00AB6066" w:rsidRPr="00AB6066" w:rsidRDefault="00AB6066" w:rsidP="00AB6066">
            <w:pPr>
              <w:widowControl/>
              <w:jc w:val="left"/>
              <w:rPr>
                <w:ins w:id="4178" w:author="haha" w:date="2019-07-23T10:05:00Z"/>
                <w:rFonts w:ascii="微软雅黑" w:eastAsia="微软雅黑" w:hAnsi="微软雅黑" w:cs="宋体"/>
                <w:b/>
                <w:bCs/>
                <w:kern w:val="0"/>
                <w:sz w:val="18"/>
                <w:szCs w:val="18"/>
              </w:rPr>
            </w:pPr>
            <w:ins w:id="4179" w:author="haha" w:date="2019-07-23T10:05:00Z">
              <w:r w:rsidRPr="00AB6066">
                <w:rPr>
                  <w:rFonts w:ascii="微软雅黑" w:eastAsia="微软雅黑" w:hAnsi="微软雅黑" w:cs="宋体" w:hint="eastAsia"/>
                  <w:b/>
                  <w:bCs/>
                  <w:kern w:val="0"/>
                  <w:sz w:val="18"/>
                  <w:szCs w:val="18"/>
                </w:rPr>
                <w:t>序号</w:t>
              </w:r>
            </w:ins>
          </w:p>
        </w:tc>
        <w:tc>
          <w:tcPr>
            <w:tcW w:w="1309" w:type="dxa"/>
            <w:gridSpan w:val="2"/>
          </w:tcPr>
          <w:p w14:paraId="441D5B12" w14:textId="77777777" w:rsidR="00AB6066" w:rsidRPr="00AB6066" w:rsidRDefault="00AB6066" w:rsidP="00AB6066">
            <w:pPr>
              <w:widowControl/>
              <w:jc w:val="left"/>
              <w:rPr>
                <w:ins w:id="4180" w:author="haha" w:date="2019-07-23T10:05:00Z"/>
                <w:rFonts w:ascii="微软雅黑" w:eastAsia="微软雅黑" w:hAnsi="微软雅黑" w:cs="宋体"/>
                <w:kern w:val="0"/>
                <w:sz w:val="18"/>
                <w:szCs w:val="18"/>
              </w:rPr>
            </w:pPr>
            <w:ins w:id="4181" w:author="haha" w:date="2019-07-23T10:05:00Z">
              <w:r w:rsidRPr="00AB6066">
                <w:rPr>
                  <w:rFonts w:ascii="微软雅黑" w:eastAsia="微软雅黑" w:hAnsi="微软雅黑" w:cs="宋体" w:hint="eastAsia"/>
                  <w:kern w:val="0"/>
                  <w:sz w:val="18"/>
                  <w:szCs w:val="18"/>
                </w:rPr>
                <w:t>名称</w:t>
              </w:r>
            </w:ins>
          </w:p>
        </w:tc>
        <w:tc>
          <w:tcPr>
            <w:tcW w:w="3000" w:type="dxa"/>
          </w:tcPr>
          <w:p w14:paraId="353B9862" w14:textId="77777777" w:rsidR="00AB6066" w:rsidRPr="00AB6066" w:rsidRDefault="00AB6066" w:rsidP="00AB6066">
            <w:pPr>
              <w:widowControl/>
              <w:jc w:val="left"/>
              <w:rPr>
                <w:ins w:id="4182" w:author="haha" w:date="2019-07-23T10:05:00Z"/>
                <w:rFonts w:ascii="微软雅黑" w:eastAsia="微软雅黑" w:hAnsi="微软雅黑" w:cs="宋体"/>
                <w:kern w:val="0"/>
                <w:sz w:val="18"/>
                <w:szCs w:val="18"/>
              </w:rPr>
            </w:pPr>
            <w:ins w:id="4183" w:author="haha" w:date="2019-07-23T10:05:00Z">
              <w:r w:rsidRPr="00AB6066">
                <w:rPr>
                  <w:rFonts w:ascii="微软雅黑" w:eastAsia="微软雅黑" w:hAnsi="微软雅黑" w:cs="宋体" w:hint="eastAsia"/>
                  <w:kern w:val="0"/>
                  <w:sz w:val="18"/>
                  <w:szCs w:val="18"/>
                </w:rPr>
                <w:t>说明（默认值、规则、数据需求）</w:t>
              </w:r>
            </w:ins>
          </w:p>
        </w:tc>
        <w:tc>
          <w:tcPr>
            <w:tcW w:w="3209" w:type="dxa"/>
          </w:tcPr>
          <w:p w14:paraId="4A51AF15" w14:textId="77777777" w:rsidR="00AB6066" w:rsidRPr="00AB6066" w:rsidRDefault="00AB6066" w:rsidP="00AB6066">
            <w:pPr>
              <w:widowControl/>
              <w:jc w:val="left"/>
              <w:rPr>
                <w:ins w:id="4184" w:author="haha" w:date="2019-07-23T10:05:00Z"/>
                <w:rFonts w:ascii="微软雅黑" w:eastAsia="微软雅黑" w:hAnsi="微软雅黑" w:cs="宋体"/>
                <w:b/>
                <w:bCs/>
                <w:kern w:val="0"/>
                <w:sz w:val="18"/>
                <w:szCs w:val="18"/>
              </w:rPr>
            </w:pPr>
            <w:ins w:id="4185" w:author="haha" w:date="2019-07-23T10:05:00Z">
              <w:r w:rsidRPr="00AB6066">
                <w:rPr>
                  <w:rFonts w:ascii="微软雅黑" w:eastAsia="微软雅黑" w:hAnsi="微软雅黑" w:cs="宋体" w:hint="eastAsia"/>
                  <w:b/>
                  <w:bCs/>
                  <w:kern w:val="0"/>
                  <w:sz w:val="18"/>
                  <w:szCs w:val="18"/>
                </w:rPr>
                <w:t>交互（跳转页面等）</w:t>
              </w:r>
            </w:ins>
          </w:p>
        </w:tc>
        <w:tc>
          <w:tcPr>
            <w:tcW w:w="1712" w:type="dxa"/>
          </w:tcPr>
          <w:p w14:paraId="3AB69D68" w14:textId="77777777" w:rsidR="00AB6066" w:rsidRPr="00AB6066" w:rsidRDefault="00AB6066" w:rsidP="00AB6066">
            <w:pPr>
              <w:widowControl/>
              <w:jc w:val="left"/>
              <w:rPr>
                <w:ins w:id="4186" w:author="haha" w:date="2019-07-23T10:05:00Z"/>
                <w:rFonts w:ascii="微软雅黑" w:eastAsia="微软雅黑" w:hAnsi="微软雅黑" w:cs="宋体"/>
                <w:b/>
                <w:bCs/>
                <w:kern w:val="0"/>
                <w:sz w:val="18"/>
                <w:szCs w:val="18"/>
              </w:rPr>
            </w:pPr>
            <w:ins w:id="4187" w:author="haha" w:date="2019-07-23T10:05:00Z">
              <w:r w:rsidRPr="00AB6066">
                <w:rPr>
                  <w:rFonts w:ascii="微软雅黑" w:eastAsia="微软雅黑" w:hAnsi="微软雅黑" w:cs="宋体" w:hint="eastAsia"/>
                  <w:b/>
                  <w:bCs/>
                  <w:kern w:val="0"/>
                  <w:sz w:val="18"/>
                  <w:szCs w:val="18"/>
                </w:rPr>
                <w:t>异常逻辑</w:t>
              </w:r>
            </w:ins>
          </w:p>
        </w:tc>
      </w:tr>
      <w:tr w:rsidR="00AB6066" w:rsidRPr="00AB6066" w14:paraId="450DD806"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188" w:author="haha" w:date="2019-07-23T10:05:00Z"/>
        </w:trPr>
        <w:tc>
          <w:tcPr>
            <w:tcW w:w="802" w:type="dxa"/>
          </w:tcPr>
          <w:p w14:paraId="3D008921" w14:textId="77777777" w:rsidR="00AB6066" w:rsidRPr="00AB6066" w:rsidRDefault="00AB6066" w:rsidP="00AB6066">
            <w:pPr>
              <w:widowControl/>
              <w:jc w:val="center"/>
              <w:rPr>
                <w:ins w:id="4189" w:author="haha" w:date="2019-07-23T10:05:00Z"/>
                <w:rFonts w:ascii="微软雅黑" w:eastAsia="微软雅黑" w:hAnsi="微软雅黑" w:cs="宋体"/>
                <w:bCs/>
                <w:kern w:val="0"/>
                <w:sz w:val="18"/>
                <w:szCs w:val="18"/>
              </w:rPr>
            </w:pPr>
            <w:ins w:id="4190" w:author="haha" w:date="2019-07-23T10:05:00Z">
              <w:r w:rsidRPr="00AB6066">
                <w:rPr>
                  <w:rFonts w:ascii="微软雅黑" w:eastAsia="微软雅黑" w:hAnsi="微软雅黑" w:cs="宋体" w:hint="eastAsia"/>
                  <w:bCs/>
                  <w:kern w:val="0"/>
                  <w:sz w:val="18"/>
                  <w:szCs w:val="18"/>
                </w:rPr>
                <w:t>1</w:t>
              </w:r>
            </w:ins>
          </w:p>
        </w:tc>
        <w:tc>
          <w:tcPr>
            <w:tcW w:w="1309" w:type="dxa"/>
            <w:gridSpan w:val="2"/>
          </w:tcPr>
          <w:p w14:paraId="5899958C" w14:textId="77777777" w:rsidR="00AB6066" w:rsidRPr="00AB6066" w:rsidRDefault="00AB6066" w:rsidP="00AB6066">
            <w:pPr>
              <w:widowControl/>
              <w:jc w:val="left"/>
              <w:rPr>
                <w:ins w:id="4191" w:author="haha" w:date="2019-07-23T10:05:00Z"/>
                <w:rFonts w:ascii="微软雅黑" w:eastAsia="微软雅黑" w:hAnsi="微软雅黑" w:cs="微软雅黑"/>
                <w:color w:val="000000"/>
                <w:sz w:val="18"/>
                <w:szCs w:val="18"/>
              </w:rPr>
            </w:pPr>
            <w:ins w:id="4192" w:author="haha" w:date="2019-07-23T10:05:00Z">
              <w:r w:rsidRPr="00AB6066">
                <w:rPr>
                  <w:rFonts w:ascii="微软雅黑" w:eastAsia="微软雅黑" w:hAnsi="微软雅黑" w:cs="微软雅黑" w:hint="eastAsia"/>
                  <w:color w:val="000000"/>
                  <w:sz w:val="18"/>
                  <w:szCs w:val="18"/>
                </w:rPr>
                <w:t>负责人</w:t>
              </w:r>
            </w:ins>
          </w:p>
        </w:tc>
        <w:tc>
          <w:tcPr>
            <w:tcW w:w="3000" w:type="dxa"/>
          </w:tcPr>
          <w:p w14:paraId="170AFE8B" w14:textId="77777777" w:rsidR="00AB6066" w:rsidRPr="00AB6066" w:rsidRDefault="00AB6066" w:rsidP="00AB6066">
            <w:pPr>
              <w:widowControl/>
              <w:jc w:val="left"/>
              <w:rPr>
                <w:ins w:id="4193" w:author="haha" w:date="2019-07-23T10:05:00Z"/>
                <w:rFonts w:ascii="微软雅黑" w:eastAsia="微软雅黑" w:hAnsi="微软雅黑" w:cs="微软雅黑"/>
                <w:color w:val="000000"/>
                <w:sz w:val="18"/>
                <w:szCs w:val="18"/>
              </w:rPr>
            </w:pPr>
            <w:ins w:id="4194" w:author="haha" w:date="2019-07-23T10:05:00Z">
              <w:r w:rsidRPr="00AB6066">
                <w:rPr>
                  <w:rFonts w:ascii="微软雅黑" w:eastAsia="微软雅黑" w:hAnsi="微软雅黑" w:cs="微软雅黑" w:hint="eastAsia"/>
                  <w:color w:val="000000"/>
                  <w:sz w:val="18"/>
                  <w:szCs w:val="18"/>
                </w:rPr>
                <w:t>默认展示“请选择”，下拉显示权限内的所有用户</w:t>
              </w:r>
            </w:ins>
          </w:p>
        </w:tc>
        <w:tc>
          <w:tcPr>
            <w:tcW w:w="3209" w:type="dxa"/>
          </w:tcPr>
          <w:p w14:paraId="1BD3D671" w14:textId="77777777" w:rsidR="00AB6066" w:rsidRPr="00AB6066" w:rsidRDefault="00AB6066" w:rsidP="00AB6066">
            <w:pPr>
              <w:spacing w:before="60" w:after="60"/>
              <w:rPr>
                <w:ins w:id="4195" w:author="haha" w:date="2019-07-23T10:05:00Z"/>
                <w:rFonts w:ascii="微软雅黑" w:eastAsia="微软雅黑" w:hAnsi="微软雅黑" w:cs="微软雅黑"/>
                <w:sz w:val="18"/>
                <w:szCs w:val="18"/>
              </w:rPr>
            </w:pPr>
          </w:p>
        </w:tc>
        <w:tc>
          <w:tcPr>
            <w:tcW w:w="1712" w:type="dxa"/>
          </w:tcPr>
          <w:p w14:paraId="28D66C84" w14:textId="77777777" w:rsidR="00AB6066" w:rsidRPr="00AB6066" w:rsidRDefault="00AB6066" w:rsidP="00AB6066">
            <w:pPr>
              <w:widowControl/>
              <w:jc w:val="left"/>
              <w:rPr>
                <w:ins w:id="4196" w:author="haha" w:date="2019-07-23T10:05:00Z"/>
                <w:rFonts w:ascii="微软雅黑" w:eastAsia="微软雅黑" w:hAnsi="微软雅黑" w:cs="宋体"/>
                <w:bCs/>
                <w:kern w:val="0"/>
                <w:sz w:val="18"/>
                <w:szCs w:val="18"/>
              </w:rPr>
            </w:pPr>
            <w:ins w:id="4197" w:author="haha" w:date="2019-07-23T10:05:00Z">
              <w:r w:rsidRPr="00AB6066">
                <w:rPr>
                  <w:rFonts w:ascii="微软雅黑" w:eastAsia="微软雅黑" w:hAnsi="微软雅黑" w:cs="宋体" w:hint="eastAsia"/>
                  <w:bCs/>
                  <w:kern w:val="0"/>
                  <w:sz w:val="18"/>
                  <w:szCs w:val="18"/>
                </w:rPr>
                <w:t>展示权限内的用户，若无用户展示空即可</w:t>
              </w:r>
            </w:ins>
          </w:p>
        </w:tc>
      </w:tr>
      <w:tr w:rsidR="00AB6066" w:rsidRPr="00AB6066" w14:paraId="279BD52E"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198" w:author="haha" w:date="2019-07-23T10:05:00Z"/>
        </w:trPr>
        <w:tc>
          <w:tcPr>
            <w:tcW w:w="802" w:type="dxa"/>
          </w:tcPr>
          <w:p w14:paraId="3F253060" w14:textId="77777777" w:rsidR="00AB6066" w:rsidRPr="00AB6066" w:rsidRDefault="00AB6066" w:rsidP="00AB6066">
            <w:pPr>
              <w:widowControl/>
              <w:jc w:val="center"/>
              <w:rPr>
                <w:ins w:id="4199" w:author="haha" w:date="2019-07-23T10:05:00Z"/>
                <w:rFonts w:ascii="微软雅黑" w:eastAsia="微软雅黑" w:hAnsi="微软雅黑" w:cs="微软雅黑"/>
                <w:sz w:val="18"/>
                <w:szCs w:val="18"/>
              </w:rPr>
            </w:pPr>
            <w:ins w:id="4200" w:author="haha" w:date="2019-07-23T10:05:00Z">
              <w:r w:rsidRPr="00AB6066">
                <w:rPr>
                  <w:rFonts w:ascii="微软雅黑" w:eastAsia="微软雅黑" w:hAnsi="微软雅黑" w:cs="微软雅黑" w:hint="eastAsia"/>
                  <w:sz w:val="18"/>
                  <w:szCs w:val="18"/>
                </w:rPr>
                <w:t>2</w:t>
              </w:r>
            </w:ins>
          </w:p>
        </w:tc>
        <w:tc>
          <w:tcPr>
            <w:tcW w:w="1309" w:type="dxa"/>
            <w:gridSpan w:val="2"/>
          </w:tcPr>
          <w:p w14:paraId="10BDB6AF" w14:textId="77777777" w:rsidR="00AB6066" w:rsidRPr="00AB6066" w:rsidRDefault="00AB6066" w:rsidP="00AB6066">
            <w:pPr>
              <w:widowControl/>
              <w:jc w:val="left"/>
              <w:rPr>
                <w:ins w:id="4201" w:author="haha" w:date="2019-07-23T10:05:00Z"/>
                <w:rFonts w:ascii="微软雅黑" w:eastAsia="微软雅黑" w:hAnsi="微软雅黑" w:cs="微软雅黑"/>
                <w:color w:val="000000"/>
                <w:sz w:val="18"/>
                <w:szCs w:val="18"/>
              </w:rPr>
            </w:pPr>
            <w:ins w:id="4202" w:author="haha" w:date="2019-07-23T10:05:00Z">
              <w:r w:rsidRPr="00AB6066">
                <w:rPr>
                  <w:rFonts w:ascii="微软雅黑" w:eastAsia="微软雅黑" w:hAnsi="微软雅黑" w:cs="微软雅黑" w:hint="eastAsia"/>
                  <w:color w:val="000000"/>
                  <w:sz w:val="18"/>
                  <w:szCs w:val="18"/>
                </w:rPr>
                <w:t>负责人当前库存</w:t>
              </w:r>
            </w:ins>
          </w:p>
        </w:tc>
        <w:tc>
          <w:tcPr>
            <w:tcW w:w="3000" w:type="dxa"/>
          </w:tcPr>
          <w:p w14:paraId="591608F3" w14:textId="77777777" w:rsidR="00AB6066" w:rsidRPr="00AB6066" w:rsidRDefault="00AB6066" w:rsidP="00AB6066">
            <w:pPr>
              <w:widowControl/>
              <w:jc w:val="left"/>
              <w:rPr>
                <w:ins w:id="4203" w:author="haha" w:date="2019-07-23T10:05:00Z"/>
                <w:rFonts w:ascii="微软雅黑" w:eastAsia="微软雅黑" w:hAnsi="微软雅黑" w:cs="微软雅黑"/>
                <w:color w:val="000000"/>
                <w:sz w:val="18"/>
                <w:szCs w:val="18"/>
              </w:rPr>
            </w:pPr>
            <w:ins w:id="4204" w:author="haha" w:date="2019-07-23T10:05:00Z">
              <w:r w:rsidRPr="00AB6066">
                <w:rPr>
                  <w:rFonts w:ascii="微软雅黑" w:eastAsia="微软雅黑" w:hAnsi="微软雅黑" w:cs="微软雅黑" w:hint="eastAsia"/>
                  <w:color w:val="000000"/>
                  <w:sz w:val="18"/>
                  <w:szCs w:val="18"/>
                </w:rPr>
                <w:t>展示选择的负责人的当前库存</w:t>
              </w:r>
            </w:ins>
          </w:p>
        </w:tc>
        <w:tc>
          <w:tcPr>
            <w:tcW w:w="3209" w:type="dxa"/>
          </w:tcPr>
          <w:p w14:paraId="3D624704" w14:textId="77777777" w:rsidR="00AB6066" w:rsidRPr="00AB6066" w:rsidRDefault="00AB6066" w:rsidP="00AB6066">
            <w:pPr>
              <w:spacing w:before="60" w:after="60"/>
              <w:rPr>
                <w:ins w:id="4205" w:author="haha" w:date="2019-07-23T10:05:00Z"/>
                <w:rFonts w:ascii="微软雅黑" w:eastAsia="微软雅黑" w:hAnsi="微软雅黑" w:cs="微软雅黑"/>
                <w:sz w:val="18"/>
                <w:szCs w:val="18"/>
              </w:rPr>
            </w:pPr>
          </w:p>
        </w:tc>
        <w:tc>
          <w:tcPr>
            <w:tcW w:w="1712" w:type="dxa"/>
          </w:tcPr>
          <w:p w14:paraId="7E4B3E24" w14:textId="77777777" w:rsidR="00AB6066" w:rsidRPr="00AB6066" w:rsidRDefault="00AB6066" w:rsidP="00AB6066">
            <w:pPr>
              <w:widowControl/>
              <w:jc w:val="left"/>
              <w:rPr>
                <w:ins w:id="4206" w:author="haha" w:date="2019-07-23T10:05:00Z"/>
                <w:rFonts w:ascii="微软雅黑" w:eastAsia="微软雅黑" w:hAnsi="微软雅黑" w:cs="微软雅黑"/>
                <w:sz w:val="18"/>
                <w:szCs w:val="18"/>
              </w:rPr>
            </w:pPr>
          </w:p>
        </w:tc>
      </w:tr>
      <w:tr w:rsidR="00AB6066" w:rsidRPr="00AB6066" w14:paraId="6EFF5E79"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207" w:author="haha" w:date="2019-07-23T10:05:00Z"/>
        </w:trPr>
        <w:tc>
          <w:tcPr>
            <w:tcW w:w="802" w:type="dxa"/>
          </w:tcPr>
          <w:p w14:paraId="204E00FB" w14:textId="77777777" w:rsidR="00AB6066" w:rsidRPr="00AB6066" w:rsidRDefault="00AB6066" w:rsidP="00AB6066">
            <w:pPr>
              <w:widowControl/>
              <w:jc w:val="center"/>
              <w:rPr>
                <w:ins w:id="4208" w:author="haha" w:date="2019-07-23T10:05:00Z"/>
                <w:rFonts w:ascii="微软雅黑" w:eastAsia="微软雅黑" w:hAnsi="微软雅黑" w:cs="微软雅黑"/>
                <w:sz w:val="18"/>
                <w:szCs w:val="18"/>
              </w:rPr>
            </w:pPr>
            <w:ins w:id="4209" w:author="haha" w:date="2019-07-23T10:05:00Z">
              <w:r w:rsidRPr="00AB6066">
                <w:rPr>
                  <w:rFonts w:ascii="微软雅黑" w:eastAsia="微软雅黑" w:hAnsi="微软雅黑" w:cs="微软雅黑" w:hint="eastAsia"/>
                  <w:sz w:val="18"/>
                  <w:szCs w:val="18"/>
                </w:rPr>
                <w:t>3</w:t>
              </w:r>
            </w:ins>
          </w:p>
        </w:tc>
        <w:tc>
          <w:tcPr>
            <w:tcW w:w="1309" w:type="dxa"/>
            <w:gridSpan w:val="2"/>
          </w:tcPr>
          <w:p w14:paraId="6B886AA8" w14:textId="77777777" w:rsidR="00AB6066" w:rsidRPr="00AB6066" w:rsidRDefault="00AB6066" w:rsidP="00AB6066">
            <w:pPr>
              <w:widowControl/>
              <w:jc w:val="left"/>
              <w:rPr>
                <w:ins w:id="4210" w:author="haha" w:date="2019-07-23T10:05:00Z"/>
                <w:rFonts w:ascii="微软雅黑" w:eastAsia="微软雅黑" w:hAnsi="微软雅黑" w:cs="微软雅黑"/>
                <w:color w:val="000000"/>
                <w:sz w:val="18"/>
                <w:szCs w:val="18"/>
              </w:rPr>
            </w:pPr>
            <w:ins w:id="4211" w:author="haha" w:date="2019-07-23T10:05:00Z">
              <w:r w:rsidRPr="00AB6066">
                <w:rPr>
                  <w:rFonts w:ascii="微软雅黑" w:eastAsia="微软雅黑" w:hAnsi="微软雅黑" w:cs="微软雅黑" w:hint="eastAsia"/>
                  <w:color w:val="000000"/>
                  <w:sz w:val="18"/>
                  <w:szCs w:val="18"/>
                </w:rPr>
                <w:t>已选案件</w:t>
              </w:r>
            </w:ins>
          </w:p>
        </w:tc>
        <w:tc>
          <w:tcPr>
            <w:tcW w:w="3000" w:type="dxa"/>
          </w:tcPr>
          <w:p w14:paraId="6B70A830" w14:textId="77777777" w:rsidR="00AB6066" w:rsidRPr="00AB6066" w:rsidRDefault="00AB6066" w:rsidP="00AB6066">
            <w:pPr>
              <w:widowControl/>
              <w:jc w:val="left"/>
              <w:rPr>
                <w:ins w:id="4212" w:author="haha" w:date="2019-07-23T10:05:00Z"/>
                <w:rFonts w:ascii="微软雅黑" w:eastAsia="微软雅黑" w:hAnsi="微软雅黑" w:cs="微软雅黑"/>
                <w:color w:val="000000"/>
                <w:sz w:val="18"/>
                <w:szCs w:val="18"/>
              </w:rPr>
            </w:pPr>
            <w:ins w:id="4213" w:author="haha" w:date="2019-07-23T10:05:00Z">
              <w:r w:rsidRPr="00AB6066">
                <w:rPr>
                  <w:rFonts w:ascii="微软雅黑" w:eastAsia="微软雅黑" w:hAnsi="微软雅黑" w:cs="微软雅黑" w:hint="eastAsia"/>
                  <w:color w:val="000000"/>
                  <w:sz w:val="18"/>
                  <w:szCs w:val="18"/>
                </w:rPr>
                <w:t>显示主页面勾选的案件数</w:t>
              </w:r>
            </w:ins>
          </w:p>
        </w:tc>
        <w:tc>
          <w:tcPr>
            <w:tcW w:w="3209" w:type="dxa"/>
          </w:tcPr>
          <w:p w14:paraId="5BF12EB3" w14:textId="77777777" w:rsidR="00AB6066" w:rsidRPr="00AB6066" w:rsidRDefault="00AB6066" w:rsidP="00AB6066">
            <w:pPr>
              <w:spacing w:before="60" w:after="60"/>
              <w:rPr>
                <w:ins w:id="4214" w:author="haha" w:date="2019-07-23T10:05:00Z"/>
                <w:rFonts w:ascii="微软雅黑" w:eastAsia="微软雅黑" w:hAnsi="微软雅黑" w:cs="微软雅黑"/>
                <w:sz w:val="18"/>
                <w:szCs w:val="18"/>
              </w:rPr>
            </w:pPr>
          </w:p>
        </w:tc>
        <w:tc>
          <w:tcPr>
            <w:tcW w:w="1712" w:type="dxa"/>
          </w:tcPr>
          <w:p w14:paraId="4E996D35" w14:textId="77777777" w:rsidR="00AB6066" w:rsidRPr="00AB6066" w:rsidRDefault="00AB6066" w:rsidP="00AB6066">
            <w:pPr>
              <w:widowControl/>
              <w:jc w:val="left"/>
              <w:rPr>
                <w:ins w:id="4215" w:author="haha" w:date="2019-07-23T10:05:00Z"/>
                <w:rFonts w:ascii="微软雅黑" w:eastAsia="微软雅黑" w:hAnsi="微软雅黑" w:cs="微软雅黑"/>
                <w:sz w:val="18"/>
                <w:szCs w:val="18"/>
              </w:rPr>
            </w:pPr>
            <w:ins w:id="4216" w:author="haha" w:date="2019-07-23T10:05:00Z">
              <w:r w:rsidRPr="00AB6066">
                <w:rPr>
                  <w:rFonts w:ascii="微软雅黑" w:eastAsia="微软雅黑" w:hAnsi="微软雅黑" w:cs="微软雅黑" w:hint="eastAsia"/>
                  <w:sz w:val="18"/>
                  <w:szCs w:val="18"/>
                </w:rPr>
                <w:t>若主页面未勾选案件点击派单按钮提示“请至少选择一个案件”</w:t>
              </w:r>
            </w:ins>
          </w:p>
        </w:tc>
      </w:tr>
      <w:tr w:rsidR="00AB6066" w:rsidRPr="00AB6066" w14:paraId="1C1BDA60"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217" w:author="haha" w:date="2019-07-23T10:05:00Z"/>
        </w:trPr>
        <w:tc>
          <w:tcPr>
            <w:tcW w:w="802" w:type="dxa"/>
          </w:tcPr>
          <w:p w14:paraId="55D82817" w14:textId="77777777" w:rsidR="00AB6066" w:rsidRPr="00AB6066" w:rsidRDefault="00AB6066" w:rsidP="00AB6066">
            <w:pPr>
              <w:widowControl/>
              <w:jc w:val="center"/>
              <w:rPr>
                <w:ins w:id="4218" w:author="haha" w:date="2019-07-23T10:05:00Z"/>
                <w:rFonts w:ascii="微软雅黑" w:eastAsia="微软雅黑" w:hAnsi="微软雅黑" w:cs="微软雅黑"/>
                <w:sz w:val="18"/>
                <w:szCs w:val="18"/>
              </w:rPr>
            </w:pPr>
            <w:ins w:id="4219" w:author="haha" w:date="2019-07-23T10:05:00Z">
              <w:r w:rsidRPr="00AB6066">
                <w:rPr>
                  <w:rFonts w:ascii="微软雅黑" w:eastAsia="微软雅黑" w:hAnsi="微软雅黑" w:cs="微软雅黑" w:hint="eastAsia"/>
                  <w:sz w:val="18"/>
                  <w:szCs w:val="18"/>
                </w:rPr>
                <w:t>4</w:t>
              </w:r>
            </w:ins>
          </w:p>
        </w:tc>
        <w:tc>
          <w:tcPr>
            <w:tcW w:w="1309" w:type="dxa"/>
            <w:gridSpan w:val="2"/>
          </w:tcPr>
          <w:p w14:paraId="6086D5FE" w14:textId="77777777" w:rsidR="00AB6066" w:rsidRPr="00AB6066" w:rsidRDefault="00AB6066" w:rsidP="00AB6066">
            <w:pPr>
              <w:widowControl/>
              <w:jc w:val="left"/>
              <w:rPr>
                <w:ins w:id="4220" w:author="haha" w:date="2019-07-23T10:05:00Z"/>
                <w:rFonts w:ascii="微软雅黑" w:eastAsia="微软雅黑" w:hAnsi="微软雅黑" w:cs="微软雅黑"/>
                <w:color w:val="000000"/>
                <w:sz w:val="18"/>
                <w:szCs w:val="18"/>
              </w:rPr>
            </w:pPr>
            <w:ins w:id="4221" w:author="haha" w:date="2019-07-23T10:05:00Z">
              <w:r w:rsidRPr="00AB6066">
                <w:rPr>
                  <w:rFonts w:ascii="微软雅黑" w:eastAsia="微软雅黑" w:hAnsi="微软雅黑" w:cs="微软雅黑" w:hint="eastAsia"/>
                  <w:color w:val="000000"/>
                  <w:sz w:val="18"/>
                  <w:szCs w:val="18"/>
                </w:rPr>
                <w:t>完成</w:t>
              </w:r>
            </w:ins>
          </w:p>
        </w:tc>
        <w:tc>
          <w:tcPr>
            <w:tcW w:w="3000" w:type="dxa"/>
          </w:tcPr>
          <w:p w14:paraId="2FCC50BC" w14:textId="77777777" w:rsidR="00AB6066" w:rsidRPr="00AB6066" w:rsidRDefault="00AB6066" w:rsidP="00AB6066">
            <w:pPr>
              <w:widowControl/>
              <w:jc w:val="left"/>
              <w:rPr>
                <w:ins w:id="4222" w:author="haha" w:date="2019-07-23T10:05:00Z"/>
                <w:rFonts w:ascii="微软雅黑" w:eastAsia="微软雅黑" w:hAnsi="微软雅黑" w:cs="微软雅黑"/>
                <w:color w:val="000000"/>
                <w:sz w:val="18"/>
                <w:szCs w:val="18"/>
              </w:rPr>
            </w:pPr>
            <w:ins w:id="4223" w:author="haha" w:date="2019-07-23T10:05:00Z">
              <w:r w:rsidRPr="00AB6066">
                <w:rPr>
                  <w:rFonts w:ascii="微软雅黑" w:eastAsia="微软雅黑" w:hAnsi="微软雅黑" w:cs="微软雅黑" w:hint="eastAsia"/>
                  <w:color w:val="000000"/>
                  <w:sz w:val="18"/>
                  <w:szCs w:val="18"/>
                </w:rPr>
                <w:t>保存当前操作，案件分到此时编辑的库内</w:t>
              </w:r>
            </w:ins>
          </w:p>
        </w:tc>
        <w:tc>
          <w:tcPr>
            <w:tcW w:w="3209" w:type="dxa"/>
          </w:tcPr>
          <w:p w14:paraId="4C41FF82" w14:textId="77777777" w:rsidR="00AB6066" w:rsidRPr="00AB6066" w:rsidRDefault="00AB6066" w:rsidP="00AB6066">
            <w:pPr>
              <w:spacing w:before="60" w:after="60"/>
              <w:rPr>
                <w:ins w:id="4224" w:author="haha" w:date="2019-07-23T10:05:00Z"/>
                <w:rFonts w:ascii="微软雅黑" w:eastAsia="微软雅黑" w:hAnsi="微软雅黑" w:cs="微软雅黑"/>
                <w:sz w:val="18"/>
                <w:szCs w:val="18"/>
              </w:rPr>
            </w:pPr>
            <w:ins w:id="4225" w:author="haha" w:date="2019-07-23T10:05:00Z">
              <w:r w:rsidRPr="00AB6066">
                <w:rPr>
                  <w:rFonts w:ascii="微软雅黑" w:eastAsia="微软雅黑" w:hAnsi="微软雅黑" w:cs="微软雅黑" w:hint="eastAsia"/>
                  <w:sz w:val="18"/>
                  <w:szCs w:val="18"/>
                </w:rPr>
                <w:t>点击提示成功</w:t>
              </w:r>
            </w:ins>
          </w:p>
        </w:tc>
        <w:tc>
          <w:tcPr>
            <w:tcW w:w="1712" w:type="dxa"/>
          </w:tcPr>
          <w:p w14:paraId="1AF3F572" w14:textId="77777777" w:rsidR="00AB6066" w:rsidRPr="00AB6066" w:rsidRDefault="00AB6066" w:rsidP="00AB6066">
            <w:pPr>
              <w:widowControl/>
              <w:jc w:val="left"/>
              <w:rPr>
                <w:ins w:id="4226" w:author="haha" w:date="2019-07-23T10:05:00Z"/>
                <w:rFonts w:ascii="微软雅黑" w:eastAsia="微软雅黑" w:hAnsi="微软雅黑" w:cs="微软雅黑"/>
                <w:sz w:val="18"/>
                <w:szCs w:val="18"/>
              </w:rPr>
            </w:pPr>
          </w:p>
        </w:tc>
      </w:tr>
      <w:tr w:rsidR="00AB6066" w:rsidRPr="00AB6066" w14:paraId="5B2871B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227" w:author="haha" w:date="2019-07-23T10:05:00Z"/>
        </w:trPr>
        <w:tc>
          <w:tcPr>
            <w:tcW w:w="802" w:type="dxa"/>
          </w:tcPr>
          <w:p w14:paraId="7395650C" w14:textId="2BE5485F" w:rsidR="00AB6066" w:rsidRPr="00AB6066" w:rsidRDefault="00144814" w:rsidP="00AB6066">
            <w:pPr>
              <w:widowControl/>
              <w:jc w:val="center"/>
              <w:rPr>
                <w:ins w:id="4228" w:author="haha" w:date="2019-07-23T10:05:00Z"/>
                <w:rFonts w:ascii="微软雅黑" w:eastAsia="微软雅黑" w:hAnsi="微软雅黑" w:cs="微软雅黑"/>
                <w:sz w:val="18"/>
                <w:szCs w:val="18"/>
              </w:rPr>
            </w:pPr>
            <w:ins w:id="4229" w:author="haha" w:date="2019-07-23T15:38:00Z">
              <w:r>
                <w:rPr>
                  <w:rFonts w:ascii="微软雅黑" w:eastAsia="微软雅黑" w:hAnsi="微软雅黑" w:cs="微软雅黑" w:hint="eastAsia"/>
                  <w:sz w:val="18"/>
                  <w:szCs w:val="18"/>
                </w:rPr>
                <w:lastRenderedPageBreak/>
                <w:t>5</w:t>
              </w:r>
            </w:ins>
          </w:p>
        </w:tc>
        <w:tc>
          <w:tcPr>
            <w:tcW w:w="1309" w:type="dxa"/>
            <w:gridSpan w:val="2"/>
          </w:tcPr>
          <w:p w14:paraId="455264D6" w14:textId="77777777" w:rsidR="00AB6066" w:rsidRPr="00AB6066" w:rsidRDefault="00AB6066" w:rsidP="00AB6066">
            <w:pPr>
              <w:widowControl/>
              <w:jc w:val="left"/>
              <w:rPr>
                <w:ins w:id="4230" w:author="haha" w:date="2019-07-23T10:05:00Z"/>
                <w:rFonts w:ascii="微软雅黑" w:eastAsia="微软雅黑" w:hAnsi="微软雅黑" w:cs="微软雅黑"/>
                <w:color w:val="000000"/>
                <w:sz w:val="18"/>
                <w:szCs w:val="18"/>
              </w:rPr>
            </w:pPr>
            <w:ins w:id="4231" w:author="haha" w:date="2019-07-23T10:05:00Z">
              <w:r w:rsidRPr="00AB6066">
                <w:rPr>
                  <w:rFonts w:ascii="微软雅黑" w:eastAsia="微软雅黑" w:hAnsi="微软雅黑" w:cs="微软雅黑" w:hint="eastAsia"/>
                  <w:color w:val="000000"/>
                  <w:sz w:val="18"/>
                  <w:szCs w:val="18"/>
                </w:rPr>
                <w:t>右上角关闭</w:t>
              </w:r>
            </w:ins>
          </w:p>
        </w:tc>
        <w:tc>
          <w:tcPr>
            <w:tcW w:w="3000" w:type="dxa"/>
          </w:tcPr>
          <w:p w14:paraId="04F339BE" w14:textId="77777777" w:rsidR="00AB6066" w:rsidRPr="00AB6066" w:rsidRDefault="00AB6066" w:rsidP="00AB6066">
            <w:pPr>
              <w:widowControl/>
              <w:jc w:val="left"/>
              <w:rPr>
                <w:ins w:id="4232" w:author="haha" w:date="2019-07-23T10:05:00Z"/>
                <w:rFonts w:ascii="微软雅黑" w:eastAsia="微软雅黑" w:hAnsi="微软雅黑" w:cs="微软雅黑"/>
                <w:color w:val="000000"/>
                <w:sz w:val="18"/>
                <w:szCs w:val="18"/>
              </w:rPr>
            </w:pPr>
            <w:ins w:id="4233" w:author="haha" w:date="2019-07-23T10:05:00Z">
              <w:r w:rsidRPr="00AB6066">
                <w:rPr>
                  <w:rFonts w:ascii="微软雅黑" w:eastAsia="微软雅黑" w:hAnsi="微软雅黑" w:cs="微软雅黑" w:hint="eastAsia"/>
                  <w:color w:val="000000"/>
                  <w:sz w:val="18"/>
                  <w:szCs w:val="18"/>
                </w:rPr>
                <w:t>点击为放弃当前操作</w:t>
              </w:r>
            </w:ins>
          </w:p>
        </w:tc>
        <w:tc>
          <w:tcPr>
            <w:tcW w:w="3209" w:type="dxa"/>
          </w:tcPr>
          <w:p w14:paraId="01FAD2E4" w14:textId="77777777" w:rsidR="00AB6066" w:rsidRPr="00AB6066" w:rsidRDefault="00AB6066" w:rsidP="00AB6066">
            <w:pPr>
              <w:spacing w:before="60" w:after="60"/>
              <w:rPr>
                <w:ins w:id="4234" w:author="haha" w:date="2019-07-23T10:05:00Z"/>
                <w:rFonts w:ascii="微软雅黑" w:eastAsia="微软雅黑" w:hAnsi="微软雅黑" w:cs="微软雅黑"/>
                <w:sz w:val="18"/>
                <w:szCs w:val="18"/>
              </w:rPr>
            </w:pPr>
            <w:ins w:id="4235" w:author="haha" w:date="2019-07-23T10:05:00Z">
              <w:r w:rsidRPr="00AB6066">
                <w:rPr>
                  <w:rFonts w:ascii="微软雅黑" w:eastAsia="微软雅黑" w:hAnsi="微软雅黑" w:cs="微软雅黑" w:hint="eastAsia"/>
                  <w:sz w:val="18"/>
                  <w:szCs w:val="18"/>
                </w:rPr>
                <w:t>直接关闭当前弹框即可</w:t>
              </w:r>
            </w:ins>
          </w:p>
        </w:tc>
        <w:tc>
          <w:tcPr>
            <w:tcW w:w="1712" w:type="dxa"/>
          </w:tcPr>
          <w:p w14:paraId="0E793665" w14:textId="77777777" w:rsidR="00AB6066" w:rsidRPr="00AB6066" w:rsidRDefault="00AB6066" w:rsidP="00AB6066">
            <w:pPr>
              <w:widowControl/>
              <w:jc w:val="left"/>
              <w:rPr>
                <w:ins w:id="4236" w:author="haha" w:date="2019-07-23T10:05:00Z"/>
                <w:rFonts w:ascii="微软雅黑" w:eastAsia="微软雅黑" w:hAnsi="微软雅黑" w:cs="微软雅黑"/>
                <w:sz w:val="18"/>
                <w:szCs w:val="18"/>
              </w:rPr>
            </w:pPr>
          </w:p>
        </w:tc>
      </w:tr>
    </w:tbl>
    <w:p w14:paraId="15CF538B" w14:textId="77777777" w:rsidR="00AB6066" w:rsidRPr="00AB6066" w:rsidRDefault="00AB6066" w:rsidP="00AB6066">
      <w:pPr>
        <w:rPr>
          <w:ins w:id="4237" w:author="haha" w:date="2019-07-23T10:05:00Z"/>
        </w:rPr>
      </w:pPr>
    </w:p>
    <w:p w14:paraId="4DC4BE2F" w14:textId="281D74B9" w:rsidR="00AB6066" w:rsidRPr="00AB6066" w:rsidRDefault="00225374" w:rsidP="00AB6066">
      <w:pPr>
        <w:keepNext/>
        <w:keepLines/>
        <w:spacing w:before="260" w:after="260" w:line="416" w:lineRule="auto"/>
        <w:outlineLvl w:val="2"/>
        <w:rPr>
          <w:ins w:id="4238" w:author="haha" w:date="2019-07-23T10:05:00Z"/>
          <w:b/>
          <w:bCs/>
          <w:sz w:val="32"/>
          <w:szCs w:val="32"/>
        </w:rPr>
      </w:pPr>
      <w:bookmarkStart w:id="4239" w:name="_Toc14795491"/>
      <w:ins w:id="4240" w:author="haha" w:date="2019-07-23T16:26:00Z">
        <w:r>
          <w:rPr>
            <w:rFonts w:hint="eastAsia"/>
            <w:b/>
            <w:bCs/>
            <w:sz w:val="32"/>
            <w:szCs w:val="32"/>
          </w:rPr>
          <w:t>4</w:t>
        </w:r>
        <w:r>
          <w:rPr>
            <w:b/>
            <w:bCs/>
            <w:sz w:val="32"/>
            <w:szCs w:val="32"/>
          </w:rPr>
          <w:t>.4</w:t>
        </w:r>
      </w:ins>
      <w:ins w:id="4241" w:author="haha" w:date="2019-07-23T10:05:00Z">
        <w:r w:rsidR="00AB6066" w:rsidRPr="00AB6066">
          <w:rPr>
            <w:rFonts w:hint="eastAsia"/>
            <w:b/>
            <w:bCs/>
            <w:sz w:val="32"/>
            <w:szCs w:val="32"/>
          </w:rPr>
          <w:t>案件还款记录</w:t>
        </w:r>
        <w:bookmarkEnd w:id="4239"/>
      </w:ins>
    </w:p>
    <w:p w14:paraId="0FC0DDE1" w14:textId="77777777" w:rsidR="00AB6066" w:rsidRPr="00AB6066" w:rsidRDefault="00AB6066" w:rsidP="00AB6066">
      <w:pPr>
        <w:rPr>
          <w:ins w:id="4242" w:author="haha" w:date="2019-07-23T10:05:00Z"/>
        </w:rPr>
      </w:pPr>
      <w:ins w:id="4243" w:author="haha" w:date="2019-07-23T10:05:00Z">
        <w:r w:rsidRPr="00AB6066">
          <w:rPr>
            <w:rFonts w:hint="eastAsia"/>
          </w:rPr>
          <w:t>此页面数据为贷后业务人员线下提交的还款申请记录根据提交时间的倒叙展示。</w:t>
        </w:r>
      </w:ins>
    </w:p>
    <w:p w14:paraId="750CBB2E" w14:textId="77777777" w:rsidR="00AB6066" w:rsidRPr="00AB6066" w:rsidRDefault="00AB6066" w:rsidP="00AB6066">
      <w:pPr>
        <w:rPr>
          <w:ins w:id="4244" w:author="haha" w:date="2019-07-23T10:05:00Z"/>
        </w:rPr>
      </w:pPr>
      <w:ins w:id="4245" w:author="haha" w:date="2019-07-23T10:05:00Z">
        <w:r w:rsidRPr="00AB6066">
          <w:rPr>
            <w:noProof/>
          </w:rPr>
          <w:drawing>
            <wp:inline distT="0" distB="0" distL="0" distR="0" wp14:anchorId="4E1F59B0" wp14:editId="23C0A46F">
              <wp:extent cx="4829175" cy="1618065"/>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817" cy="1632018"/>
                      </a:xfrm>
                      <a:prstGeom prst="rect">
                        <a:avLst/>
                      </a:prstGeom>
                    </pic:spPr>
                  </pic:pic>
                </a:graphicData>
              </a:graphic>
            </wp:inline>
          </w:drawing>
        </w:r>
      </w:ins>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AB6066" w:rsidRPr="00AB6066" w14:paraId="5C48BB67" w14:textId="77777777" w:rsidTr="00AB6066">
        <w:trPr>
          <w:trHeight w:val="90"/>
          <w:ins w:id="4246" w:author="haha" w:date="2019-07-23T10:05:00Z"/>
        </w:trPr>
        <w:tc>
          <w:tcPr>
            <w:tcW w:w="1245" w:type="dxa"/>
            <w:gridSpan w:val="2"/>
            <w:tcBorders>
              <w:top w:val="nil"/>
              <w:left w:val="single" w:sz="4" w:space="0" w:color="auto"/>
              <w:bottom w:val="single" w:sz="4" w:space="0" w:color="auto"/>
              <w:right w:val="single" w:sz="4" w:space="0" w:color="auto"/>
            </w:tcBorders>
          </w:tcPr>
          <w:p w14:paraId="0475C7A1" w14:textId="77777777" w:rsidR="00AB6066" w:rsidRPr="00AB6066" w:rsidRDefault="00AB6066" w:rsidP="00AB6066">
            <w:pPr>
              <w:widowControl/>
              <w:jc w:val="left"/>
              <w:rPr>
                <w:ins w:id="4247" w:author="haha" w:date="2019-07-23T10:05:00Z"/>
                <w:rFonts w:ascii="微软雅黑" w:eastAsia="微软雅黑" w:hAnsi="微软雅黑" w:cs="宋体"/>
                <w:b/>
                <w:bCs/>
                <w:color w:val="000000"/>
                <w:kern w:val="0"/>
                <w:sz w:val="18"/>
                <w:szCs w:val="18"/>
              </w:rPr>
            </w:pPr>
            <w:ins w:id="4248" w:author="haha" w:date="2019-07-23T10:05:00Z">
              <w:r w:rsidRPr="00AB6066">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35781EF7" w14:textId="77777777" w:rsidR="00AB6066" w:rsidRPr="00AB6066" w:rsidRDefault="00AB6066" w:rsidP="00AB6066">
            <w:pPr>
              <w:widowControl/>
              <w:jc w:val="left"/>
              <w:rPr>
                <w:ins w:id="4249" w:author="haha" w:date="2019-07-23T10:05:00Z"/>
                <w:rFonts w:ascii="微软雅黑" w:eastAsia="微软雅黑" w:hAnsi="微软雅黑" w:cs="宋体"/>
                <w:color w:val="000000"/>
                <w:kern w:val="0"/>
                <w:sz w:val="18"/>
                <w:szCs w:val="18"/>
              </w:rPr>
            </w:pPr>
            <w:ins w:id="4250" w:author="haha" w:date="2019-07-23T10:05:00Z">
              <w:r w:rsidRPr="00AB6066">
                <w:rPr>
                  <w:rFonts w:ascii="微软雅黑" w:eastAsia="微软雅黑" w:hAnsi="微软雅黑" w:cs="宋体" w:hint="eastAsia"/>
                  <w:color w:val="000000"/>
                  <w:kern w:val="0"/>
                  <w:sz w:val="18"/>
                  <w:szCs w:val="18"/>
                </w:rPr>
                <w:t>案件分配</w:t>
              </w:r>
            </w:ins>
          </w:p>
        </w:tc>
      </w:tr>
      <w:tr w:rsidR="00AB6066" w:rsidRPr="00AB6066" w14:paraId="1E3AF75A" w14:textId="77777777" w:rsidTr="00AB6066">
        <w:trPr>
          <w:trHeight w:val="408"/>
          <w:ins w:id="4251" w:author="haha" w:date="2019-07-23T10:05:00Z"/>
        </w:trPr>
        <w:tc>
          <w:tcPr>
            <w:tcW w:w="1245" w:type="dxa"/>
            <w:gridSpan w:val="2"/>
            <w:tcBorders>
              <w:top w:val="nil"/>
              <w:left w:val="single" w:sz="4" w:space="0" w:color="auto"/>
              <w:bottom w:val="single" w:sz="4" w:space="0" w:color="auto"/>
              <w:right w:val="single" w:sz="4" w:space="0" w:color="auto"/>
            </w:tcBorders>
          </w:tcPr>
          <w:p w14:paraId="6D4A37CE" w14:textId="77777777" w:rsidR="00AB6066" w:rsidRPr="00AB6066" w:rsidRDefault="00AB6066" w:rsidP="00AB6066">
            <w:pPr>
              <w:widowControl/>
              <w:jc w:val="left"/>
              <w:rPr>
                <w:ins w:id="4252" w:author="haha" w:date="2019-07-23T10:05:00Z"/>
                <w:rFonts w:ascii="微软雅黑" w:eastAsia="微软雅黑" w:hAnsi="微软雅黑" w:cs="宋体"/>
                <w:b/>
                <w:bCs/>
                <w:kern w:val="0"/>
                <w:sz w:val="18"/>
                <w:szCs w:val="18"/>
              </w:rPr>
            </w:pPr>
            <w:ins w:id="4253" w:author="haha" w:date="2019-07-23T10:05:00Z">
              <w:r w:rsidRPr="00AB6066">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534BCE6C" w14:textId="77777777" w:rsidR="00AB6066" w:rsidRPr="00AB6066" w:rsidRDefault="00AB6066" w:rsidP="00AB6066">
            <w:pPr>
              <w:widowControl/>
              <w:jc w:val="left"/>
              <w:rPr>
                <w:ins w:id="4254" w:author="haha" w:date="2019-07-23T10:05:00Z"/>
                <w:rFonts w:ascii="微软雅黑" w:eastAsia="微软雅黑" w:hAnsi="微软雅黑" w:cs="宋体"/>
                <w:kern w:val="0"/>
                <w:sz w:val="18"/>
                <w:szCs w:val="18"/>
              </w:rPr>
            </w:pPr>
            <w:ins w:id="4255" w:author="haha" w:date="2019-07-23T10:05:00Z">
              <w:r w:rsidRPr="00AB6066">
                <w:rPr>
                  <w:rFonts w:ascii="微软雅黑" w:eastAsia="微软雅黑" w:hAnsi="微软雅黑" w:cs="宋体" w:hint="eastAsia"/>
                  <w:kern w:val="0"/>
                  <w:sz w:val="18"/>
                  <w:szCs w:val="18"/>
                </w:rPr>
                <w:t>案件分配按钮</w:t>
              </w:r>
            </w:ins>
          </w:p>
        </w:tc>
      </w:tr>
      <w:tr w:rsidR="00AB6066" w:rsidRPr="00AB6066" w14:paraId="58D8F0AB" w14:textId="77777777" w:rsidTr="00AB6066">
        <w:trPr>
          <w:trHeight w:val="423"/>
          <w:ins w:id="4256" w:author="haha" w:date="2019-07-23T10:05:00Z"/>
        </w:trPr>
        <w:tc>
          <w:tcPr>
            <w:tcW w:w="1245" w:type="dxa"/>
            <w:gridSpan w:val="2"/>
            <w:tcBorders>
              <w:top w:val="nil"/>
              <w:left w:val="single" w:sz="4" w:space="0" w:color="auto"/>
              <w:bottom w:val="single" w:sz="4" w:space="0" w:color="auto"/>
              <w:right w:val="single" w:sz="4" w:space="0" w:color="auto"/>
            </w:tcBorders>
          </w:tcPr>
          <w:p w14:paraId="573003AC" w14:textId="77777777" w:rsidR="00AB6066" w:rsidRPr="00AB6066" w:rsidRDefault="00AB6066" w:rsidP="00AB6066">
            <w:pPr>
              <w:widowControl/>
              <w:jc w:val="left"/>
              <w:rPr>
                <w:ins w:id="4257" w:author="haha" w:date="2019-07-23T10:05:00Z"/>
                <w:rFonts w:ascii="微软雅黑" w:eastAsia="微软雅黑" w:hAnsi="微软雅黑" w:cs="宋体"/>
                <w:b/>
                <w:bCs/>
                <w:kern w:val="0"/>
                <w:sz w:val="18"/>
                <w:szCs w:val="18"/>
              </w:rPr>
            </w:pPr>
            <w:ins w:id="4258" w:author="haha" w:date="2019-07-23T10:05:00Z">
              <w:r w:rsidRPr="00AB6066">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6809BE5D" w14:textId="77777777" w:rsidR="00AB6066" w:rsidRPr="00AB6066" w:rsidRDefault="00AB6066" w:rsidP="00AB6066">
            <w:pPr>
              <w:widowControl/>
              <w:jc w:val="left"/>
              <w:rPr>
                <w:ins w:id="4259" w:author="haha" w:date="2019-07-23T10:05:00Z"/>
                <w:rFonts w:ascii="微软雅黑" w:eastAsia="微软雅黑" w:hAnsi="微软雅黑" w:cs="宋体"/>
                <w:kern w:val="0"/>
                <w:sz w:val="18"/>
                <w:szCs w:val="18"/>
              </w:rPr>
            </w:pPr>
            <w:ins w:id="4260" w:author="haha" w:date="2019-07-23T10:05:00Z">
              <w:r w:rsidRPr="00AB6066">
                <w:rPr>
                  <w:rFonts w:ascii="微软雅黑" w:eastAsia="微软雅黑" w:hAnsi="微软雅黑" w:cs="宋体"/>
                  <w:kern w:val="0"/>
                  <w:sz w:val="18"/>
                  <w:szCs w:val="18"/>
                </w:rPr>
                <w:t>其他页面跳转</w:t>
              </w:r>
            </w:ins>
          </w:p>
        </w:tc>
      </w:tr>
      <w:tr w:rsidR="00AB6066" w:rsidRPr="00AB6066" w14:paraId="29051B48"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261" w:author="haha" w:date="2019-07-23T10:05:00Z"/>
        </w:trPr>
        <w:tc>
          <w:tcPr>
            <w:tcW w:w="10032" w:type="dxa"/>
            <w:gridSpan w:val="6"/>
          </w:tcPr>
          <w:p w14:paraId="1595A5C4" w14:textId="77777777" w:rsidR="00AB6066" w:rsidRPr="00AB6066" w:rsidRDefault="00AB6066" w:rsidP="00AB6066">
            <w:pPr>
              <w:widowControl/>
              <w:jc w:val="left"/>
              <w:rPr>
                <w:ins w:id="4262" w:author="haha" w:date="2019-07-23T10:05:00Z"/>
                <w:rFonts w:ascii="微软雅黑" w:eastAsia="微软雅黑" w:hAnsi="微软雅黑" w:cs="宋体"/>
                <w:b/>
                <w:bCs/>
                <w:kern w:val="0"/>
                <w:sz w:val="18"/>
                <w:szCs w:val="18"/>
              </w:rPr>
            </w:pPr>
            <w:ins w:id="4263" w:author="haha" w:date="2019-07-23T10:05:00Z">
              <w:r w:rsidRPr="00AB6066">
                <w:rPr>
                  <w:rFonts w:ascii="微软雅黑" w:eastAsia="微软雅黑" w:hAnsi="微软雅黑" w:cs="宋体" w:hint="eastAsia"/>
                  <w:b/>
                  <w:bCs/>
                  <w:kern w:val="0"/>
                  <w:sz w:val="18"/>
                  <w:szCs w:val="18"/>
                </w:rPr>
                <w:t>操作说明</w:t>
              </w:r>
            </w:ins>
          </w:p>
        </w:tc>
      </w:tr>
      <w:tr w:rsidR="00AB6066" w:rsidRPr="00AB6066" w14:paraId="443C34E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264" w:author="haha" w:date="2019-07-23T10:05:00Z"/>
        </w:trPr>
        <w:tc>
          <w:tcPr>
            <w:tcW w:w="802" w:type="dxa"/>
          </w:tcPr>
          <w:p w14:paraId="43F47325" w14:textId="77777777" w:rsidR="00AB6066" w:rsidRPr="00AB6066" w:rsidRDefault="00AB6066" w:rsidP="00AB6066">
            <w:pPr>
              <w:widowControl/>
              <w:jc w:val="left"/>
              <w:rPr>
                <w:ins w:id="4265" w:author="haha" w:date="2019-07-23T10:05:00Z"/>
                <w:rFonts w:ascii="微软雅黑" w:eastAsia="微软雅黑" w:hAnsi="微软雅黑" w:cs="宋体"/>
                <w:b/>
                <w:bCs/>
                <w:kern w:val="0"/>
                <w:sz w:val="18"/>
                <w:szCs w:val="18"/>
              </w:rPr>
            </w:pPr>
            <w:ins w:id="4266" w:author="haha" w:date="2019-07-23T10:05:00Z">
              <w:r w:rsidRPr="00AB6066">
                <w:rPr>
                  <w:rFonts w:ascii="微软雅黑" w:eastAsia="微软雅黑" w:hAnsi="微软雅黑" w:cs="宋体" w:hint="eastAsia"/>
                  <w:b/>
                  <w:bCs/>
                  <w:kern w:val="0"/>
                  <w:sz w:val="18"/>
                  <w:szCs w:val="18"/>
                </w:rPr>
                <w:t>序号</w:t>
              </w:r>
            </w:ins>
          </w:p>
        </w:tc>
        <w:tc>
          <w:tcPr>
            <w:tcW w:w="1309" w:type="dxa"/>
            <w:gridSpan w:val="2"/>
          </w:tcPr>
          <w:p w14:paraId="13F2320E" w14:textId="77777777" w:rsidR="00AB6066" w:rsidRPr="00AB6066" w:rsidRDefault="00AB6066" w:rsidP="00AB6066">
            <w:pPr>
              <w:widowControl/>
              <w:jc w:val="left"/>
              <w:rPr>
                <w:ins w:id="4267" w:author="haha" w:date="2019-07-23T10:05:00Z"/>
                <w:rFonts w:ascii="微软雅黑" w:eastAsia="微软雅黑" w:hAnsi="微软雅黑" w:cs="宋体"/>
                <w:kern w:val="0"/>
                <w:sz w:val="18"/>
                <w:szCs w:val="18"/>
              </w:rPr>
            </w:pPr>
            <w:ins w:id="4268" w:author="haha" w:date="2019-07-23T10:05:00Z">
              <w:r w:rsidRPr="00AB6066">
                <w:rPr>
                  <w:rFonts w:ascii="微软雅黑" w:eastAsia="微软雅黑" w:hAnsi="微软雅黑" w:cs="宋体" w:hint="eastAsia"/>
                  <w:kern w:val="0"/>
                  <w:sz w:val="18"/>
                  <w:szCs w:val="18"/>
                </w:rPr>
                <w:t>名称</w:t>
              </w:r>
            </w:ins>
          </w:p>
        </w:tc>
        <w:tc>
          <w:tcPr>
            <w:tcW w:w="3000" w:type="dxa"/>
          </w:tcPr>
          <w:p w14:paraId="4D76EDDF" w14:textId="77777777" w:rsidR="00AB6066" w:rsidRPr="00AB6066" w:rsidRDefault="00AB6066" w:rsidP="00AB6066">
            <w:pPr>
              <w:widowControl/>
              <w:jc w:val="left"/>
              <w:rPr>
                <w:ins w:id="4269" w:author="haha" w:date="2019-07-23T10:05:00Z"/>
                <w:rFonts w:ascii="微软雅黑" w:eastAsia="微软雅黑" w:hAnsi="微软雅黑" w:cs="宋体"/>
                <w:kern w:val="0"/>
                <w:sz w:val="18"/>
                <w:szCs w:val="18"/>
              </w:rPr>
            </w:pPr>
            <w:ins w:id="4270" w:author="haha" w:date="2019-07-23T10:05:00Z">
              <w:r w:rsidRPr="00AB6066">
                <w:rPr>
                  <w:rFonts w:ascii="微软雅黑" w:eastAsia="微软雅黑" w:hAnsi="微软雅黑" w:cs="宋体" w:hint="eastAsia"/>
                  <w:kern w:val="0"/>
                  <w:sz w:val="18"/>
                  <w:szCs w:val="18"/>
                </w:rPr>
                <w:t>说明（默认值、规则、数据需求）</w:t>
              </w:r>
            </w:ins>
          </w:p>
        </w:tc>
        <w:tc>
          <w:tcPr>
            <w:tcW w:w="3209" w:type="dxa"/>
          </w:tcPr>
          <w:p w14:paraId="669052FC" w14:textId="77777777" w:rsidR="00AB6066" w:rsidRPr="00AB6066" w:rsidRDefault="00AB6066" w:rsidP="00AB6066">
            <w:pPr>
              <w:widowControl/>
              <w:jc w:val="left"/>
              <w:rPr>
                <w:ins w:id="4271" w:author="haha" w:date="2019-07-23T10:05:00Z"/>
                <w:rFonts w:ascii="微软雅黑" w:eastAsia="微软雅黑" w:hAnsi="微软雅黑" w:cs="宋体"/>
                <w:b/>
                <w:bCs/>
                <w:kern w:val="0"/>
                <w:sz w:val="18"/>
                <w:szCs w:val="18"/>
              </w:rPr>
            </w:pPr>
            <w:ins w:id="4272" w:author="haha" w:date="2019-07-23T10:05:00Z">
              <w:r w:rsidRPr="00AB6066">
                <w:rPr>
                  <w:rFonts w:ascii="微软雅黑" w:eastAsia="微软雅黑" w:hAnsi="微软雅黑" w:cs="宋体" w:hint="eastAsia"/>
                  <w:b/>
                  <w:bCs/>
                  <w:kern w:val="0"/>
                  <w:sz w:val="18"/>
                  <w:szCs w:val="18"/>
                </w:rPr>
                <w:t>交互（跳转页面等）</w:t>
              </w:r>
            </w:ins>
          </w:p>
        </w:tc>
        <w:tc>
          <w:tcPr>
            <w:tcW w:w="1712" w:type="dxa"/>
          </w:tcPr>
          <w:p w14:paraId="49CC789E" w14:textId="77777777" w:rsidR="00AB6066" w:rsidRPr="00AB6066" w:rsidRDefault="00AB6066" w:rsidP="00AB6066">
            <w:pPr>
              <w:widowControl/>
              <w:jc w:val="left"/>
              <w:rPr>
                <w:ins w:id="4273" w:author="haha" w:date="2019-07-23T10:05:00Z"/>
                <w:rFonts w:ascii="微软雅黑" w:eastAsia="微软雅黑" w:hAnsi="微软雅黑" w:cs="宋体"/>
                <w:b/>
                <w:bCs/>
                <w:kern w:val="0"/>
                <w:sz w:val="18"/>
                <w:szCs w:val="18"/>
              </w:rPr>
            </w:pPr>
            <w:ins w:id="4274" w:author="haha" w:date="2019-07-23T10:05:00Z">
              <w:r w:rsidRPr="00AB6066">
                <w:rPr>
                  <w:rFonts w:ascii="微软雅黑" w:eastAsia="微软雅黑" w:hAnsi="微软雅黑" w:cs="宋体" w:hint="eastAsia"/>
                  <w:b/>
                  <w:bCs/>
                  <w:kern w:val="0"/>
                  <w:sz w:val="18"/>
                  <w:szCs w:val="18"/>
                </w:rPr>
                <w:t>异常逻辑</w:t>
              </w:r>
            </w:ins>
          </w:p>
        </w:tc>
      </w:tr>
      <w:tr w:rsidR="00AB6066" w:rsidRPr="00AB6066" w14:paraId="783191D6"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275" w:author="haha" w:date="2019-07-23T10:05:00Z"/>
        </w:trPr>
        <w:tc>
          <w:tcPr>
            <w:tcW w:w="802" w:type="dxa"/>
          </w:tcPr>
          <w:p w14:paraId="54C5F375" w14:textId="77777777" w:rsidR="00AB6066" w:rsidRPr="00AB6066" w:rsidRDefault="00AB6066" w:rsidP="00AB6066">
            <w:pPr>
              <w:widowControl/>
              <w:jc w:val="center"/>
              <w:rPr>
                <w:ins w:id="4276" w:author="haha" w:date="2019-07-23T10:05:00Z"/>
                <w:rFonts w:ascii="微软雅黑" w:eastAsia="微软雅黑" w:hAnsi="微软雅黑" w:cs="宋体"/>
                <w:bCs/>
                <w:kern w:val="0"/>
                <w:sz w:val="18"/>
                <w:szCs w:val="18"/>
              </w:rPr>
            </w:pPr>
            <w:ins w:id="4277" w:author="haha" w:date="2019-07-23T10:05:00Z">
              <w:r w:rsidRPr="00AB6066">
                <w:rPr>
                  <w:rFonts w:ascii="微软雅黑" w:eastAsia="微软雅黑" w:hAnsi="微软雅黑" w:cs="宋体" w:hint="eastAsia"/>
                  <w:bCs/>
                  <w:kern w:val="0"/>
                  <w:sz w:val="18"/>
                  <w:szCs w:val="18"/>
                </w:rPr>
                <w:t>1</w:t>
              </w:r>
            </w:ins>
          </w:p>
        </w:tc>
        <w:tc>
          <w:tcPr>
            <w:tcW w:w="1309" w:type="dxa"/>
            <w:gridSpan w:val="2"/>
          </w:tcPr>
          <w:p w14:paraId="4919A72B" w14:textId="77777777" w:rsidR="00AB6066" w:rsidRPr="00AB6066" w:rsidRDefault="00AB6066" w:rsidP="00AB6066">
            <w:pPr>
              <w:widowControl/>
              <w:jc w:val="left"/>
              <w:rPr>
                <w:ins w:id="4278" w:author="haha" w:date="2019-07-23T10:05:00Z"/>
                <w:rFonts w:ascii="微软雅黑" w:eastAsia="微软雅黑" w:hAnsi="微软雅黑" w:cs="微软雅黑"/>
                <w:color w:val="000000"/>
                <w:sz w:val="18"/>
                <w:szCs w:val="18"/>
              </w:rPr>
            </w:pPr>
            <w:ins w:id="4279" w:author="haha" w:date="2019-07-23T10:05:00Z">
              <w:r w:rsidRPr="00AB6066">
                <w:rPr>
                  <w:rFonts w:ascii="微软雅黑" w:eastAsia="微软雅黑" w:hAnsi="微软雅黑" w:cs="微软雅黑" w:hint="eastAsia"/>
                  <w:color w:val="000000"/>
                  <w:sz w:val="18"/>
                  <w:szCs w:val="18"/>
                </w:rPr>
                <w:t>关键字搜索</w:t>
              </w:r>
            </w:ins>
          </w:p>
        </w:tc>
        <w:tc>
          <w:tcPr>
            <w:tcW w:w="3000" w:type="dxa"/>
          </w:tcPr>
          <w:p w14:paraId="782F0A63" w14:textId="77777777" w:rsidR="00AB6066" w:rsidRPr="00AB6066" w:rsidRDefault="00AB6066" w:rsidP="00AB6066">
            <w:pPr>
              <w:widowControl/>
              <w:jc w:val="left"/>
              <w:rPr>
                <w:ins w:id="4280" w:author="haha" w:date="2019-07-23T10:05:00Z"/>
                <w:rFonts w:ascii="微软雅黑" w:eastAsia="微软雅黑" w:hAnsi="微软雅黑" w:cs="微软雅黑"/>
                <w:color w:val="000000"/>
                <w:sz w:val="18"/>
                <w:szCs w:val="18"/>
              </w:rPr>
            </w:pPr>
            <w:ins w:id="4281" w:author="haha" w:date="2019-07-23T10:05:00Z">
              <w:r w:rsidRPr="00AB6066">
                <w:rPr>
                  <w:rFonts w:ascii="微软雅黑" w:eastAsia="微软雅黑" w:hAnsi="微软雅黑" w:cs="微软雅黑" w:hint="eastAsia"/>
                  <w:color w:val="000000"/>
                  <w:sz w:val="18"/>
                  <w:szCs w:val="18"/>
                </w:rPr>
                <w:t>默认显示“案件号/手机号/姓名”可搜索这3列的数据右模糊搜索</w:t>
              </w:r>
            </w:ins>
          </w:p>
        </w:tc>
        <w:tc>
          <w:tcPr>
            <w:tcW w:w="3209" w:type="dxa"/>
          </w:tcPr>
          <w:p w14:paraId="3FAE7C24" w14:textId="77777777" w:rsidR="00AB6066" w:rsidRPr="00AB6066" w:rsidRDefault="00AB6066" w:rsidP="00AB6066">
            <w:pPr>
              <w:spacing w:before="60" w:after="60"/>
              <w:rPr>
                <w:ins w:id="4282" w:author="haha" w:date="2019-07-23T10:05:00Z"/>
                <w:rFonts w:ascii="微软雅黑" w:eastAsia="微软雅黑" w:hAnsi="微软雅黑" w:cs="微软雅黑"/>
                <w:sz w:val="18"/>
                <w:szCs w:val="18"/>
              </w:rPr>
            </w:pPr>
          </w:p>
        </w:tc>
        <w:tc>
          <w:tcPr>
            <w:tcW w:w="1712" w:type="dxa"/>
          </w:tcPr>
          <w:p w14:paraId="23DD3471" w14:textId="77777777" w:rsidR="00AB6066" w:rsidRPr="00AB6066" w:rsidRDefault="00AB6066" w:rsidP="00AB6066">
            <w:pPr>
              <w:widowControl/>
              <w:jc w:val="left"/>
              <w:rPr>
                <w:ins w:id="4283" w:author="haha" w:date="2019-07-23T10:05:00Z"/>
                <w:rFonts w:ascii="微软雅黑" w:eastAsia="微软雅黑" w:hAnsi="微软雅黑" w:cs="宋体"/>
                <w:bCs/>
                <w:kern w:val="0"/>
                <w:sz w:val="18"/>
                <w:szCs w:val="18"/>
              </w:rPr>
            </w:pPr>
          </w:p>
        </w:tc>
      </w:tr>
      <w:tr w:rsidR="00AB6066" w:rsidRPr="00AB6066" w14:paraId="3DF80A1F"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284" w:author="haha" w:date="2019-07-23T10:05:00Z"/>
        </w:trPr>
        <w:tc>
          <w:tcPr>
            <w:tcW w:w="802" w:type="dxa"/>
          </w:tcPr>
          <w:p w14:paraId="20B4C730" w14:textId="77777777" w:rsidR="00AB6066" w:rsidRPr="00AB6066" w:rsidRDefault="00AB6066" w:rsidP="00AB6066">
            <w:pPr>
              <w:widowControl/>
              <w:jc w:val="center"/>
              <w:rPr>
                <w:ins w:id="4285" w:author="haha" w:date="2019-07-23T10:05:00Z"/>
                <w:rFonts w:ascii="微软雅黑" w:eastAsia="微软雅黑" w:hAnsi="微软雅黑" w:cs="微软雅黑"/>
                <w:sz w:val="18"/>
                <w:szCs w:val="18"/>
              </w:rPr>
            </w:pPr>
            <w:ins w:id="4286" w:author="haha" w:date="2019-07-23T10:05:00Z">
              <w:r w:rsidRPr="00AB6066">
                <w:rPr>
                  <w:rFonts w:ascii="微软雅黑" w:eastAsia="微软雅黑" w:hAnsi="微软雅黑" w:cs="微软雅黑" w:hint="eastAsia"/>
                  <w:sz w:val="18"/>
                  <w:szCs w:val="18"/>
                </w:rPr>
                <w:t>2</w:t>
              </w:r>
            </w:ins>
          </w:p>
        </w:tc>
        <w:tc>
          <w:tcPr>
            <w:tcW w:w="1309" w:type="dxa"/>
            <w:gridSpan w:val="2"/>
          </w:tcPr>
          <w:p w14:paraId="524A4D6F" w14:textId="77777777" w:rsidR="00AB6066" w:rsidRPr="00AB6066" w:rsidRDefault="00AB6066" w:rsidP="00AB6066">
            <w:pPr>
              <w:widowControl/>
              <w:jc w:val="left"/>
              <w:rPr>
                <w:ins w:id="4287" w:author="haha" w:date="2019-07-23T10:05:00Z"/>
                <w:rFonts w:ascii="微软雅黑" w:eastAsia="微软雅黑" w:hAnsi="微软雅黑" w:cs="微软雅黑"/>
                <w:color w:val="000000"/>
                <w:sz w:val="18"/>
                <w:szCs w:val="18"/>
              </w:rPr>
            </w:pPr>
            <w:ins w:id="4288" w:author="haha" w:date="2019-07-23T10:05:00Z">
              <w:r w:rsidRPr="00AB6066">
                <w:rPr>
                  <w:rFonts w:ascii="微软雅黑" w:eastAsia="微软雅黑" w:hAnsi="微软雅黑" w:cs="微软雅黑" w:hint="eastAsia"/>
                  <w:color w:val="000000"/>
                  <w:sz w:val="18"/>
                  <w:szCs w:val="18"/>
                </w:rPr>
                <w:t>受理状态</w:t>
              </w:r>
            </w:ins>
          </w:p>
        </w:tc>
        <w:tc>
          <w:tcPr>
            <w:tcW w:w="3000" w:type="dxa"/>
          </w:tcPr>
          <w:p w14:paraId="078982BB" w14:textId="77777777" w:rsidR="00AB6066" w:rsidRPr="00AB6066" w:rsidRDefault="00AB6066" w:rsidP="00AB6066">
            <w:pPr>
              <w:widowControl/>
              <w:jc w:val="left"/>
              <w:rPr>
                <w:ins w:id="4289" w:author="haha" w:date="2019-07-23T10:05:00Z"/>
                <w:rFonts w:ascii="微软雅黑" w:eastAsia="微软雅黑" w:hAnsi="微软雅黑" w:cs="微软雅黑"/>
                <w:color w:val="000000"/>
                <w:sz w:val="18"/>
                <w:szCs w:val="18"/>
              </w:rPr>
            </w:pPr>
            <w:ins w:id="4290" w:author="haha" w:date="2019-07-23T10:05:00Z">
              <w:r w:rsidRPr="00AB6066">
                <w:rPr>
                  <w:rFonts w:ascii="微软雅黑" w:eastAsia="微软雅黑" w:hAnsi="微软雅黑" w:cs="微软雅黑" w:hint="eastAsia"/>
                  <w:color w:val="000000"/>
                  <w:sz w:val="18"/>
                  <w:szCs w:val="18"/>
                </w:rPr>
                <w:t>默认显示“请选择”字段为“未受理、已通过、已拒绝”</w:t>
              </w:r>
            </w:ins>
          </w:p>
        </w:tc>
        <w:tc>
          <w:tcPr>
            <w:tcW w:w="3209" w:type="dxa"/>
          </w:tcPr>
          <w:p w14:paraId="4168E686" w14:textId="77777777" w:rsidR="00AB6066" w:rsidRPr="00AB6066" w:rsidRDefault="00AB6066" w:rsidP="00AB6066">
            <w:pPr>
              <w:spacing w:before="60" w:after="60"/>
              <w:rPr>
                <w:ins w:id="4291" w:author="haha" w:date="2019-07-23T10:05:00Z"/>
                <w:rFonts w:ascii="微软雅黑" w:eastAsia="微软雅黑" w:hAnsi="微软雅黑" w:cs="微软雅黑"/>
                <w:sz w:val="18"/>
                <w:szCs w:val="18"/>
              </w:rPr>
            </w:pPr>
          </w:p>
        </w:tc>
        <w:tc>
          <w:tcPr>
            <w:tcW w:w="1712" w:type="dxa"/>
          </w:tcPr>
          <w:p w14:paraId="70606B0F" w14:textId="77777777" w:rsidR="00AB6066" w:rsidRPr="00AB6066" w:rsidRDefault="00AB6066" w:rsidP="00AB6066">
            <w:pPr>
              <w:widowControl/>
              <w:jc w:val="left"/>
              <w:rPr>
                <w:ins w:id="4292" w:author="haha" w:date="2019-07-23T10:05:00Z"/>
                <w:rFonts w:ascii="微软雅黑" w:eastAsia="微软雅黑" w:hAnsi="微软雅黑" w:cs="微软雅黑"/>
                <w:sz w:val="18"/>
                <w:szCs w:val="18"/>
              </w:rPr>
            </w:pPr>
          </w:p>
        </w:tc>
      </w:tr>
      <w:tr w:rsidR="00AB6066" w:rsidRPr="00AB6066" w14:paraId="5EE94F23"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293" w:author="haha" w:date="2019-07-23T10:05:00Z"/>
        </w:trPr>
        <w:tc>
          <w:tcPr>
            <w:tcW w:w="802" w:type="dxa"/>
          </w:tcPr>
          <w:p w14:paraId="6FA921D9" w14:textId="77777777" w:rsidR="00AB6066" w:rsidRPr="00AB6066" w:rsidRDefault="00AB6066" w:rsidP="00AB6066">
            <w:pPr>
              <w:widowControl/>
              <w:jc w:val="center"/>
              <w:rPr>
                <w:ins w:id="4294" w:author="haha" w:date="2019-07-23T10:05:00Z"/>
                <w:rFonts w:ascii="微软雅黑" w:eastAsia="微软雅黑" w:hAnsi="微软雅黑" w:cs="微软雅黑"/>
                <w:sz w:val="18"/>
                <w:szCs w:val="18"/>
              </w:rPr>
            </w:pPr>
            <w:ins w:id="4295" w:author="haha" w:date="2019-07-23T10:05:00Z">
              <w:r w:rsidRPr="00AB6066">
                <w:rPr>
                  <w:rFonts w:ascii="微软雅黑" w:eastAsia="微软雅黑" w:hAnsi="微软雅黑" w:cs="微软雅黑" w:hint="eastAsia"/>
                  <w:sz w:val="18"/>
                  <w:szCs w:val="18"/>
                </w:rPr>
                <w:t>3</w:t>
              </w:r>
            </w:ins>
          </w:p>
        </w:tc>
        <w:tc>
          <w:tcPr>
            <w:tcW w:w="1309" w:type="dxa"/>
            <w:gridSpan w:val="2"/>
          </w:tcPr>
          <w:p w14:paraId="468472D3" w14:textId="77777777" w:rsidR="00AB6066" w:rsidRPr="00AB6066" w:rsidRDefault="00AB6066" w:rsidP="00AB6066">
            <w:pPr>
              <w:widowControl/>
              <w:jc w:val="left"/>
              <w:rPr>
                <w:ins w:id="4296" w:author="haha" w:date="2019-07-23T10:05:00Z"/>
                <w:rFonts w:ascii="微软雅黑" w:eastAsia="微软雅黑" w:hAnsi="微软雅黑" w:cs="微软雅黑"/>
                <w:color w:val="000000"/>
                <w:sz w:val="18"/>
                <w:szCs w:val="18"/>
              </w:rPr>
            </w:pPr>
            <w:ins w:id="4297" w:author="haha" w:date="2019-07-23T10:05:00Z">
              <w:r w:rsidRPr="00AB6066">
                <w:rPr>
                  <w:rFonts w:ascii="微软雅黑" w:eastAsia="微软雅黑" w:hAnsi="微软雅黑" w:cs="微软雅黑" w:hint="eastAsia"/>
                  <w:color w:val="000000"/>
                  <w:sz w:val="18"/>
                  <w:szCs w:val="18"/>
                </w:rPr>
                <w:t>申请人</w:t>
              </w:r>
            </w:ins>
          </w:p>
        </w:tc>
        <w:tc>
          <w:tcPr>
            <w:tcW w:w="3000" w:type="dxa"/>
          </w:tcPr>
          <w:p w14:paraId="6235DF31" w14:textId="77777777" w:rsidR="00AB6066" w:rsidRPr="00AB6066" w:rsidRDefault="00AB6066" w:rsidP="00AB6066">
            <w:pPr>
              <w:widowControl/>
              <w:jc w:val="left"/>
              <w:rPr>
                <w:ins w:id="4298" w:author="haha" w:date="2019-07-23T10:05:00Z"/>
                <w:rFonts w:ascii="微软雅黑" w:eastAsia="微软雅黑" w:hAnsi="微软雅黑" w:cs="微软雅黑"/>
                <w:color w:val="000000"/>
                <w:sz w:val="18"/>
                <w:szCs w:val="18"/>
              </w:rPr>
            </w:pPr>
            <w:ins w:id="4299" w:author="haha" w:date="2019-07-23T10:05:00Z">
              <w:r w:rsidRPr="00AB6066">
                <w:rPr>
                  <w:rFonts w:ascii="微软雅黑" w:eastAsia="微软雅黑" w:hAnsi="微软雅黑" w:cs="微软雅黑" w:hint="eastAsia"/>
                  <w:color w:val="000000"/>
                  <w:sz w:val="18"/>
                  <w:szCs w:val="18"/>
                </w:rPr>
                <w:t>默认展示请选择，数据为权限内的所有用户</w:t>
              </w:r>
              <w:r w:rsidRPr="00AB6066">
                <w:rPr>
                  <w:rFonts w:ascii="微软雅黑" w:eastAsia="微软雅黑" w:hAnsi="微软雅黑" w:cs="微软雅黑"/>
                  <w:color w:val="000000"/>
                  <w:sz w:val="18"/>
                  <w:szCs w:val="18"/>
                </w:rPr>
                <w:t xml:space="preserve"> </w:t>
              </w:r>
            </w:ins>
          </w:p>
        </w:tc>
        <w:tc>
          <w:tcPr>
            <w:tcW w:w="3209" w:type="dxa"/>
          </w:tcPr>
          <w:p w14:paraId="47C05323" w14:textId="77777777" w:rsidR="00AB6066" w:rsidRPr="00AB6066" w:rsidRDefault="00AB6066" w:rsidP="00AB6066">
            <w:pPr>
              <w:spacing w:before="60" w:after="60"/>
              <w:rPr>
                <w:ins w:id="4300" w:author="haha" w:date="2019-07-23T10:05:00Z"/>
                <w:rFonts w:ascii="微软雅黑" w:eastAsia="微软雅黑" w:hAnsi="微软雅黑" w:cs="微软雅黑"/>
                <w:sz w:val="18"/>
                <w:szCs w:val="18"/>
              </w:rPr>
            </w:pPr>
          </w:p>
        </w:tc>
        <w:tc>
          <w:tcPr>
            <w:tcW w:w="1712" w:type="dxa"/>
          </w:tcPr>
          <w:p w14:paraId="3842349D" w14:textId="77777777" w:rsidR="00AB6066" w:rsidRPr="00AB6066" w:rsidRDefault="00AB6066" w:rsidP="00AB6066">
            <w:pPr>
              <w:widowControl/>
              <w:jc w:val="left"/>
              <w:rPr>
                <w:ins w:id="4301" w:author="haha" w:date="2019-07-23T10:05:00Z"/>
                <w:rFonts w:ascii="微软雅黑" w:eastAsia="微软雅黑" w:hAnsi="微软雅黑" w:cs="微软雅黑"/>
                <w:sz w:val="18"/>
                <w:szCs w:val="18"/>
              </w:rPr>
            </w:pPr>
          </w:p>
        </w:tc>
      </w:tr>
      <w:tr w:rsidR="00AB6066" w:rsidRPr="00AB6066" w14:paraId="1F0B9749"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02" w:author="haha" w:date="2019-07-23T10:05:00Z"/>
        </w:trPr>
        <w:tc>
          <w:tcPr>
            <w:tcW w:w="802" w:type="dxa"/>
          </w:tcPr>
          <w:p w14:paraId="378DE554" w14:textId="301A661B" w:rsidR="00AB6066" w:rsidRPr="00AB6066" w:rsidRDefault="00144814" w:rsidP="00AB6066">
            <w:pPr>
              <w:widowControl/>
              <w:jc w:val="center"/>
              <w:rPr>
                <w:ins w:id="4303" w:author="haha" w:date="2019-07-23T10:05:00Z"/>
                <w:rFonts w:ascii="微软雅黑" w:eastAsia="微软雅黑" w:hAnsi="微软雅黑" w:cs="微软雅黑"/>
                <w:sz w:val="18"/>
                <w:szCs w:val="18"/>
              </w:rPr>
            </w:pPr>
            <w:ins w:id="4304" w:author="haha" w:date="2019-07-23T15:37:00Z">
              <w:r>
                <w:rPr>
                  <w:rFonts w:ascii="微软雅黑" w:eastAsia="微软雅黑" w:hAnsi="微软雅黑" w:cs="微软雅黑" w:hint="eastAsia"/>
                  <w:sz w:val="18"/>
                  <w:szCs w:val="18"/>
                </w:rPr>
                <w:t>4</w:t>
              </w:r>
            </w:ins>
          </w:p>
        </w:tc>
        <w:tc>
          <w:tcPr>
            <w:tcW w:w="1309" w:type="dxa"/>
            <w:gridSpan w:val="2"/>
          </w:tcPr>
          <w:p w14:paraId="59A3ABC5" w14:textId="77777777" w:rsidR="00AB6066" w:rsidRPr="00AB6066" w:rsidRDefault="00AB6066" w:rsidP="00AB6066">
            <w:pPr>
              <w:widowControl/>
              <w:jc w:val="left"/>
              <w:rPr>
                <w:ins w:id="4305" w:author="haha" w:date="2019-07-23T10:05:00Z"/>
                <w:rFonts w:ascii="微软雅黑" w:eastAsia="微软雅黑" w:hAnsi="微软雅黑" w:cs="微软雅黑"/>
                <w:color w:val="000000"/>
                <w:sz w:val="18"/>
                <w:szCs w:val="18"/>
              </w:rPr>
            </w:pPr>
            <w:ins w:id="4306" w:author="haha" w:date="2019-07-23T10:05:00Z">
              <w:r w:rsidRPr="00AB6066">
                <w:rPr>
                  <w:rFonts w:ascii="微软雅黑" w:eastAsia="微软雅黑" w:hAnsi="微软雅黑" w:cs="微软雅黑" w:hint="eastAsia"/>
                  <w:color w:val="000000"/>
                  <w:sz w:val="18"/>
                  <w:szCs w:val="18"/>
                </w:rPr>
                <w:t>还款类型</w:t>
              </w:r>
            </w:ins>
          </w:p>
        </w:tc>
        <w:tc>
          <w:tcPr>
            <w:tcW w:w="3000" w:type="dxa"/>
          </w:tcPr>
          <w:p w14:paraId="77017FC0" w14:textId="77777777" w:rsidR="00AB6066" w:rsidRPr="00AB6066" w:rsidRDefault="00AB6066" w:rsidP="00AB6066">
            <w:pPr>
              <w:widowControl/>
              <w:jc w:val="left"/>
              <w:rPr>
                <w:ins w:id="4307" w:author="haha" w:date="2019-07-23T10:05:00Z"/>
                <w:rFonts w:ascii="微软雅黑" w:eastAsia="微软雅黑" w:hAnsi="微软雅黑" w:cs="微软雅黑"/>
                <w:color w:val="000000"/>
                <w:sz w:val="18"/>
                <w:szCs w:val="18"/>
              </w:rPr>
            </w:pPr>
            <w:ins w:id="4308" w:author="haha" w:date="2019-07-23T10:05:00Z">
              <w:r w:rsidRPr="00AB6066">
                <w:rPr>
                  <w:rFonts w:ascii="微软雅黑" w:eastAsia="微软雅黑" w:hAnsi="微软雅黑" w:cs="微软雅黑" w:hint="eastAsia"/>
                  <w:color w:val="000000"/>
                  <w:sz w:val="18"/>
                  <w:szCs w:val="18"/>
                </w:rPr>
                <w:t>展示当期记录提交的还款类型，字段为“全额还款、展期还款、部分还款”</w:t>
              </w:r>
            </w:ins>
          </w:p>
        </w:tc>
        <w:tc>
          <w:tcPr>
            <w:tcW w:w="3209" w:type="dxa"/>
          </w:tcPr>
          <w:p w14:paraId="0F8EEB21" w14:textId="77777777" w:rsidR="00AB6066" w:rsidRPr="00AB6066" w:rsidRDefault="00AB6066" w:rsidP="00AB6066">
            <w:pPr>
              <w:spacing w:before="60" w:after="60"/>
              <w:rPr>
                <w:ins w:id="4309" w:author="haha" w:date="2019-07-23T10:05:00Z"/>
                <w:rFonts w:ascii="微软雅黑" w:eastAsia="微软雅黑" w:hAnsi="微软雅黑" w:cs="微软雅黑"/>
                <w:sz w:val="18"/>
                <w:szCs w:val="18"/>
              </w:rPr>
            </w:pPr>
          </w:p>
        </w:tc>
        <w:tc>
          <w:tcPr>
            <w:tcW w:w="1712" w:type="dxa"/>
          </w:tcPr>
          <w:p w14:paraId="78DF068F" w14:textId="77777777" w:rsidR="00AB6066" w:rsidRPr="00AB6066" w:rsidRDefault="00AB6066" w:rsidP="00AB6066">
            <w:pPr>
              <w:widowControl/>
              <w:jc w:val="left"/>
              <w:rPr>
                <w:ins w:id="4310" w:author="haha" w:date="2019-07-23T10:05:00Z"/>
                <w:rFonts w:ascii="微软雅黑" w:eastAsia="微软雅黑" w:hAnsi="微软雅黑" w:cs="微软雅黑"/>
                <w:sz w:val="18"/>
                <w:szCs w:val="18"/>
              </w:rPr>
            </w:pPr>
          </w:p>
        </w:tc>
      </w:tr>
      <w:tr w:rsidR="00AB6066" w:rsidRPr="00AB6066" w14:paraId="279FB3D4"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11" w:author="haha" w:date="2019-07-23T10:05:00Z"/>
        </w:trPr>
        <w:tc>
          <w:tcPr>
            <w:tcW w:w="802" w:type="dxa"/>
          </w:tcPr>
          <w:p w14:paraId="1AB77E66" w14:textId="4D4964BF" w:rsidR="00AB6066" w:rsidRPr="00AB6066" w:rsidRDefault="00144814" w:rsidP="00AB6066">
            <w:pPr>
              <w:widowControl/>
              <w:jc w:val="center"/>
              <w:rPr>
                <w:ins w:id="4312" w:author="haha" w:date="2019-07-23T10:05:00Z"/>
                <w:rFonts w:ascii="微软雅黑" w:eastAsia="微软雅黑" w:hAnsi="微软雅黑" w:cs="微软雅黑"/>
                <w:sz w:val="18"/>
                <w:szCs w:val="18"/>
              </w:rPr>
            </w:pPr>
            <w:ins w:id="4313" w:author="haha" w:date="2019-07-23T15:37:00Z">
              <w:r>
                <w:rPr>
                  <w:rFonts w:ascii="微软雅黑" w:eastAsia="微软雅黑" w:hAnsi="微软雅黑" w:cs="微软雅黑"/>
                  <w:sz w:val="18"/>
                  <w:szCs w:val="18"/>
                </w:rPr>
                <w:t>5</w:t>
              </w:r>
            </w:ins>
          </w:p>
        </w:tc>
        <w:tc>
          <w:tcPr>
            <w:tcW w:w="1309" w:type="dxa"/>
            <w:gridSpan w:val="2"/>
          </w:tcPr>
          <w:p w14:paraId="0C78CF59" w14:textId="77777777" w:rsidR="00AB6066" w:rsidRPr="00AB6066" w:rsidRDefault="00AB6066" w:rsidP="00AB6066">
            <w:pPr>
              <w:widowControl/>
              <w:jc w:val="left"/>
              <w:rPr>
                <w:ins w:id="4314" w:author="haha" w:date="2019-07-23T10:05:00Z"/>
                <w:rFonts w:ascii="微软雅黑" w:eastAsia="微软雅黑" w:hAnsi="微软雅黑" w:cs="微软雅黑"/>
                <w:color w:val="000000"/>
                <w:sz w:val="18"/>
                <w:szCs w:val="18"/>
              </w:rPr>
            </w:pPr>
            <w:ins w:id="4315" w:author="haha" w:date="2019-07-23T10:05:00Z">
              <w:r w:rsidRPr="00AB6066">
                <w:rPr>
                  <w:rFonts w:ascii="微软雅黑" w:eastAsia="微软雅黑" w:hAnsi="微软雅黑" w:cs="微软雅黑" w:hint="eastAsia"/>
                  <w:color w:val="000000"/>
                  <w:sz w:val="18"/>
                  <w:szCs w:val="18"/>
                </w:rPr>
                <w:t>应还款日期</w:t>
              </w:r>
            </w:ins>
          </w:p>
        </w:tc>
        <w:tc>
          <w:tcPr>
            <w:tcW w:w="3000" w:type="dxa"/>
          </w:tcPr>
          <w:p w14:paraId="11B736F7" w14:textId="77777777" w:rsidR="00AB6066" w:rsidRPr="00AB6066" w:rsidRDefault="00AB6066" w:rsidP="00AB6066">
            <w:pPr>
              <w:widowControl/>
              <w:jc w:val="left"/>
              <w:rPr>
                <w:ins w:id="4316" w:author="haha" w:date="2019-07-23T10:05:00Z"/>
                <w:rFonts w:ascii="微软雅黑" w:eastAsia="微软雅黑" w:hAnsi="微软雅黑" w:cs="微软雅黑"/>
                <w:color w:val="000000"/>
                <w:sz w:val="18"/>
                <w:szCs w:val="18"/>
              </w:rPr>
            </w:pPr>
            <w:ins w:id="4317" w:author="haha" w:date="2019-07-23T10:05:00Z">
              <w:r w:rsidRPr="00AB6066">
                <w:rPr>
                  <w:rFonts w:ascii="微软雅黑" w:eastAsia="微软雅黑" w:hAnsi="微软雅黑" w:cs="微软雅黑" w:hint="eastAsia"/>
                  <w:color w:val="000000"/>
                  <w:sz w:val="18"/>
                  <w:szCs w:val="18"/>
                </w:rPr>
                <w:t>筛选应还款日期，可查询一天也可查询范围内的，查询范围内的则右边大于左边的</w:t>
              </w:r>
            </w:ins>
          </w:p>
        </w:tc>
        <w:tc>
          <w:tcPr>
            <w:tcW w:w="3209" w:type="dxa"/>
          </w:tcPr>
          <w:p w14:paraId="3CC46CF6" w14:textId="77777777" w:rsidR="00AB6066" w:rsidRPr="00AB6066" w:rsidRDefault="00AB6066" w:rsidP="00AB6066">
            <w:pPr>
              <w:spacing w:before="60" w:after="60"/>
              <w:rPr>
                <w:ins w:id="4318" w:author="haha" w:date="2019-07-23T10:05:00Z"/>
                <w:rFonts w:ascii="微软雅黑" w:eastAsia="微软雅黑" w:hAnsi="微软雅黑" w:cs="微软雅黑"/>
                <w:sz w:val="18"/>
                <w:szCs w:val="18"/>
              </w:rPr>
            </w:pPr>
          </w:p>
        </w:tc>
        <w:tc>
          <w:tcPr>
            <w:tcW w:w="1712" w:type="dxa"/>
          </w:tcPr>
          <w:p w14:paraId="5694DAEE" w14:textId="77777777" w:rsidR="00AB6066" w:rsidRPr="00AB6066" w:rsidRDefault="00AB6066" w:rsidP="00AB6066">
            <w:pPr>
              <w:widowControl/>
              <w:jc w:val="left"/>
              <w:rPr>
                <w:ins w:id="4319" w:author="haha" w:date="2019-07-23T10:05:00Z"/>
                <w:rFonts w:ascii="微软雅黑" w:eastAsia="微软雅黑" w:hAnsi="微软雅黑" w:cs="微软雅黑"/>
                <w:sz w:val="18"/>
                <w:szCs w:val="18"/>
              </w:rPr>
            </w:pPr>
            <w:ins w:id="4320" w:author="haha" w:date="2019-07-23T10:05:00Z">
              <w:r w:rsidRPr="00AB6066">
                <w:rPr>
                  <w:rFonts w:ascii="微软雅黑" w:eastAsia="微软雅黑" w:hAnsi="微软雅黑" w:cs="微软雅黑" w:hint="eastAsia"/>
                  <w:sz w:val="18"/>
                  <w:szCs w:val="18"/>
                </w:rPr>
                <w:t>若无数据则提示无数据即可</w:t>
              </w:r>
            </w:ins>
          </w:p>
        </w:tc>
      </w:tr>
      <w:tr w:rsidR="00AB6066" w:rsidRPr="00AB6066" w14:paraId="02DEA0AC"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21" w:author="haha" w:date="2019-07-23T10:05:00Z"/>
        </w:trPr>
        <w:tc>
          <w:tcPr>
            <w:tcW w:w="802" w:type="dxa"/>
          </w:tcPr>
          <w:p w14:paraId="34C29DEA" w14:textId="13AAC43D" w:rsidR="00AB6066" w:rsidRPr="00AB6066" w:rsidRDefault="00144814" w:rsidP="00AB6066">
            <w:pPr>
              <w:widowControl/>
              <w:jc w:val="center"/>
              <w:rPr>
                <w:ins w:id="4322" w:author="haha" w:date="2019-07-23T10:05:00Z"/>
                <w:rFonts w:ascii="微软雅黑" w:eastAsia="微软雅黑" w:hAnsi="微软雅黑" w:cs="微软雅黑"/>
                <w:sz w:val="18"/>
                <w:szCs w:val="18"/>
              </w:rPr>
            </w:pPr>
            <w:ins w:id="4323" w:author="haha" w:date="2019-07-23T15:37:00Z">
              <w:r>
                <w:rPr>
                  <w:rFonts w:ascii="微软雅黑" w:eastAsia="微软雅黑" w:hAnsi="微软雅黑" w:cs="微软雅黑" w:hint="eastAsia"/>
                  <w:sz w:val="18"/>
                  <w:szCs w:val="18"/>
                </w:rPr>
                <w:t>6</w:t>
              </w:r>
            </w:ins>
          </w:p>
        </w:tc>
        <w:tc>
          <w:tcPr>
            <w:tcW w:w="1309" w:type="dxa"/>
            <w:gridSpan w:val="2"/>
          </w:tcPr>
          <w:p w14:paraId="2930E1F1" w14:textId="77777777" w:rsidR="00AB6066" w:rsidRPr="00AB6066" w:rsidRDefault="00AB6066" w:rsidP="00AB6066">
            <w:pPr>
              <w:widowControl/>
              <w:jc w:val="left"/>
              <w:rPr>
                <w:ins w:id="4324" w:author="haha" w:date="2019-07-23T10:05:00Z"/>
                <w:rFonts w:ascii="微软雅黑" w:eastAsia="微软雅黑" w:hAnsi="微软雅黑" w:cs="微软雅黑"/>
                <w:color w:val="000000"/>
                <w:sz w:val="18"/>
                <w:szCs w:val="18"/>
              </w:rPr>
            </w:pPr>
            <w:ins w:id="4325" w:author="haha" w:date="2019-07-23T10:05:00Z">
              <w:r w:rsidRPr="00AB6066">
                <w:rPr>
                  <w:rFonts w:ascii="微软雅黑" w:eastAsia="微软雅黑" w:hAnsi="微软雅黑" w:cs="微软雅黑" w:hint="eastAsia"/>
                  <w:color w:val="000000"/>
                  <w:sz w:val="18"/>
                  <w:szCs w:val="18"/>
                </w:rPr>
                <w:t>实际还款时间筛选</w:t>
              </w:r>
            </w:ins>
          </w:p>
        </w:tc>
        <w:tc>
          <w:tcPr>
            <w:tcW w:w="3000" w:type="dxa"/>
          </w:tcPr>
          <w:p w14:paraId="53589C69" w14:textId="77777777" w:rsidR="00AB6066" w:rsidRPr="00AB6066" w:rsidRDefault="00AB6066" w:rsidP="00AB6066">
            <w:pPr>
              <w:widowControl/>
              <w:jc w:val="left"/>
              <w:rPr>
                <w:ins w:id="4326" w:author="haha" w:date="2019-07-23T10:05:00Z"/>
                <w:rFonts w:ascii="微软雅黑" w:eastAsia="微软雅黑" w:hAnsi="微软雅黑" w:cs="微软雅黑"/>
                <w:color w:val="000000"/>
                <w:sz w:val="18"/>
                <w:szCs w:val="18"/>
              </w:rPr>
            </w:pPr>
            <w:ins w:id="4327" w:author="haha" w:date="2019-07-23T10:05:00Z">
              <w:r w:rsidRPr="00AB6066">
                <w:rPr>
                  <w:rFonts w:ascii="微软雅黑" w:eastAsia="微软雅黑" w:hAnsi="微软雅黑" w:cs="微软雅黑" w:hint="eastAsia"/>
                  <w:color w:val="000000"/>
                  <w:sz w:val="18"/>
                  <w:szCs w:val="18"/>
                </w:rPr>
                <w:t>筛选实际还款日期，可查询一天也可查询范围内的，查询范围内的则右边大于左边的</w:t>
              </w:r>
            </w:ins>
          </w:p>
        </w:tc>
        <w:tc>
          <w:tcPr>
            <w:tcW w:w="3209" w:type="dxa"/>
          </w:tcPr>
          <w:p w14:paraId="09755B63" w14:textId="77777777" w:rsidR="00AB6066" w:rsidRPr="00AB6066" w:rsidRDefault="00AB6066" w:rsidP="00AB6066">
            <w:pPr>
              <w:spacing w:before="60" w:after="60"/>
              <w:rPr>
                <w:ins w:id="4328" w:author="haha" w:date="2019-07-23T10:05:00Z"/>
                <w:rFonts w:ascii="微软雅黑" w:eastAsia="微软雅黑" w:hAnsi="微软雅黑" w:cs="微软雅黑"/>
                <w:sz w:val="18"/>
                <w:szCs w:val="18"/>
              </w:rPr>
            </w:pPr>
          </w:p>
        </w:tc>
        <w:tc>
          <w:tcPr>
            <w:tcW w:w="1712" w:type="dxa"/>
          </w:tcPr>
          <w:p w14:paraId="763FA660" w14:textId="77777777" w:rsidR="00AB6066" w:rsidRPr="00AB6066" w:rsidRDefault="00AB6066" w:rsidP="00AB6066">
            <w:pPr>
              <w:widowControl/>
              <w:jc w:val="left"/>
              <w:rPr>
                <w:ins w:id="4329" w:author="haha" w:date="2019-07-23T10:05:00Z"/>
                <w:rFonts w:ascii="微软雅黑" w:eastAsia="微软雅黑" w:hAnsi="微软雅黑" w:cs="微软雅黑"/>
                <w:sz w:val="18"/>
                <w:szCs w:val="18"/>
              </w:rPr>
            </w:pPr>
          </w:p>
        </w:tc>
      </w:tr>
      <w:tr w:rsidR="00AB6066" w:rsidRPr="00AB6066" w14:paraId="7C9D3F90"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30" w:author="haha" w:date="2019-07-23T10:05:00Z"/>
        </w:trPr>
        <w:tc>
          <w:tcPr>
            <w:tcW w:w="802" w:type="dxa"/>
          </w:tcPr>
          <w:p w14:paraId="31C69A43" w14:textId="19370B44" w:rsidR="00AB6066" w:rsidRPr="00AB6066" w:rsidRDefault="00144814" w:rsidP="00AB6066">
            <w:pPr>
              <w:widowControl/>
              <w:jc w:val="center"/>
              <w:rPr>
                <w:ins w:id="4331" w:author="haha" w:date="2019-07-23T10:05:00Z"/>
                <w:rFonts w:ascii="微软雅黑" w:eastAsia="微软雅黑" w:hAnsi="微软雅黑" w:cs="微软雅黑"/>
                <w:sz w:val="18"/>
                <w:szCs w:val="18"/>
              </w:rPr>
            </w:pPr>
            <w:ins w:id="4332" w:author="haha" w:date="2019-07-23T15:37:00Z">
              <w:r>
                <w:rPr>
                  <w:rFonts w:ascii="微软雅黑" w:eastAsia="微软雅黑" w:hAnsi="微软雅黑" w:cs="微软雅黑" w:hint="eastAsia"/>
                  <w:sz w:val="18"/>
                  <w:szCs w:val="18"/>
                </w:rPr>
                <w:t>7</w:t>
              </w:r>
            </w:ins>
          </w:p>
        </w:tc>
        <w:tc>
          <w:tcPr>
            <w:tcW w:w="1309" w:type="dxa"/>
            <w:gridSpan w:val="2"/>
          </w:tcPr>
          <w:p w14:paraId="2B18C387" w14:textId="77777777" w:rsidR="00AB6066" w:rsidRPr="00AB6066" w:rsidRDefault="00AB6066" w:rsidP="00AB6066">
            <w:pPr>
              <w:widowControl/>
              <w:jc w:val="left"/>
              <w:rPr>
                <w:ins w:id="4333" w:author="haha" w:date="2019-07-23T10:05:00Z"/>
                <w:rFonts w:ascii="微软雅黑" w:eastAsia="微软雅黑" w:hAnsi="微软雅黑" w:cs="微软雅黑"/>
                <w:color w:val="000000"/>
                <w:sz w:val="18"/>
                <w:szCs w:val="18"/>
              </w:rPr>
            </w:pPr>
            <w:ins w:id="4334" w:author="haha" w:date="2019-07-23T10:05:00Z">
              <w:r w:rsidRPr="00AB6066">
                <w:rPr>
                  <w:rFonts w:ascii="微软雅黑" w:eastAsia="微软雅黑" w:hAnsi="微软雅黑" w:cs="微软雅黑" w:hint="eastAsia"/>
                  <w:color w:val="000000"/>
                  <w:sz w:val="18"/>
                  <w:szCs w:val="18"/>
                </w:rPr>
                <w:t>提交时间筛选</w:t>
              </w:r>
            </w:ins>
          </w:p>
        </w:tc>
        <w:tc>
          <w:tcPr>
            <w:tcW w:w="3000" w:type="dxa"/>
          </w:tcPr>
          <w:p w14:paraId="7011CB96" w14:textId="77777777" w:rsidR="00AB6066" w:rsidRPr="00AB6066" w:rsidRDefault="00AB6066" w:rsidP="00AB6066">
            <w:pPr>
              <w:widowControl/>
              <w:jc w:val="left"/>
              <w:rPr>
                <w:ins w:id="4335" w:author="haha" w:date="2019-07-23T10:05:00Z"/>
                <w:rFonts w:ascii="微软雅黑" w:eastAsia="微软雅黑" w:hAnsi="微软雅黑" w:cs="微软雅黑"/>
                <w:color w:val="000000"/>
                <w:sz w:val="18"/>
                <w:szCs w:val="18"/>
              </w:rPr>
            </w:pPr>
            <w:ins w:id="4336" w:author="haha" w:date="2019-07-23T10:05:00Z">
              <w:r w:rsidRPr="00AB6066">
                <w:rPr>
                  <w:rFonts w:ascii="微软雅黑" w:eastAsia="微软雅黑" w:hAnsi="微软雅黑" w:cs="微软雅黑" w:hint="eastAsia"/>
                  <w:color w:val="000000"/>
                  <w:sz w:val="18"/>
                  <w:szCs w:val="18"/>
                </w:rPr>
                <w:t>筛选提交时间，可查询一天也可查询范围内的，查询范围内的则右边大于左边的</w:t>
              </w:r>
            </w:ins>
          </w:p>
        </w:tc>
        <w:tc>
          <w:tcPr>
            <w:tcW w:w="3209" w:type="dxa"/>
          </w:tcPr>
          <w:p w14:paraId="75BC2683" w14:textId="77777777" w:rsidR="00AB6066" w:rsidRPr="00AB6066" w:rsidRDefault="00AB6066" w:rsidP="00AB6066">
            <w:pPr>
              <w:spacing w:before="60" w:after="60"/>
              <w:rPr>
                <w:ins w:id="4337" w:author="haha" w:date="2019-07-23T10:05:00Z"/>
                <w:rFonts w:ascii="微软雅黑" w:eastAsia="微软雅黑" w:hAnsi="微软雅黑" w:cs="微软雅黑"/>
                <w:sz w:val="18"/>
                <w:szCs w:val="18"/>
              </w:rPr>
            </w:pPr>
          </w:p>
        </w:tc>
        <w:tc>
          <w:tcPr>
            <w:tcW w:w="1712" w:type="dxa"/>
          </w:tcPr>
          <w:p w14:paraId="4E1E5485" w14:textId="77777777" w:rsidR="00AB6066" w:rsidRPr="00AB6066" w:rsidRDefault="00AB6066" w:rsidP="00AB6066">
            <w:pPr>
              <w:widowControl/>
              <w:jc w:val="left"/>
              <w:rPr>
                <w:ins w:id="4338" w:author="haha" w:date="2019-07-23T10:05:00Z"/>
                <w:rFonts w:ascii="微软雅黑" w:eastAsia="微软雅黑" w:hAnsi="微软雅黑" w:cs="微软雅黑"/>
                <w:sz w:val="18"/>
                <w:szCs w:val="18"/>
              </w:rPr>
            </w:pPr>
          </w:p>
        </w:tc>
      </w:tr>
      <w:tr w:rsidR="00AB6066" w:rsidRPr="00AB6066" w14:paraId="5D7B8CF1"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39" w:author="haha" w:date="2019-07-23T10:05:00Z"/>
        </w:trPr>
        <w:tc>
          <w:tcPr>
            <w:tcW w:w="802" w:type="dxa"/>
          </w:tcPr>
          <w:p w14:paraId="379C81EE" w14:textId="7BE0F566" w:rsidR="00AB6066" w:rsidRPr="00AB6066" w:rsidRDefault="00144814" w:rsidP="00AB6066">
            <w:pPr>
              <w:widowControl/>
              <w:jc w:val="center"/>
              <w:rPr>
                <w:ins w:id="4340" w:author="haha" w:date="2019-07-23T10:05:00Z"/>
                <w:rFonts w:ascii="微软雅黑" w:eastAsia="微软雅黑" w:hAnsi="微软雅黑" w:cs="微软雅黑"/>
                <w:sz w:val="18"/>
                <w:szCs w:val="18"/>
              </w:rPr>
            </w:pPr>
            <w:ins w:id="4341" w:author="haha" w:date="2019-07-23T15:37:00Z">
              <w:r>
                <w:rPr>
                  <w:rFonts w:ascii="微软雅黑" w:eastAsia="微软雅黑" w:hAnsi="微软雅黑" w:cs="微软雅黑"/>
                  <w:sz w:val="18"/>
                  <w:szCs w:val="18"/>
                </w:rPr>
                <w:lastRenderedPageBreak/>
                <w:t>8</w:t>
              </w:r>
            </w:ins>
          </w:p>
        </w:tc>
        <w:tc>
          <w:tcPr>
            <w:tcW w:w="1309" w:type="dxa"/>
            <w:gridSpan w:val="2"/>
          </w:tcPr>
          <w:p w14:paraId="0A3162CD" w14:textId="77777777" w:rsidR="00AB6066" w:rsidRPr="00AB6066" w:rsidRDefault="00AB6066" w:rsidP="00AB6066">
            <w:pPr>
              <w:widowControl/>
              <w:jc w:val="left"/>
              <w:rPr>
                <w:ins w:id="4342" w:author="haha" w:date="2019-07-23T10:05:00Z"/>
                <w:rFonts w:ascii="微软雅黑" w:eastAsia="微软雅黑" w:hAnsi="微软雅黑" w:cs="微软雅黑"/>
                <w:color w:val="000000"/>
                <w:sz w:val="18"/>
                <w:szCs w:val="18"/>
              </w:rPr>
            </w:pPr>
            <w:ins w:id="4343" w:author="haha" w:date="2019-07-23T10:05:00Z">
              <w:r w:rsidRPr="00AB6066">
                <w:rPr>
                  <w:rFonts w:ascii="微软雅黑" w:eastAsia="微软雅黑" w:hAnsi="微软雅黑" w:cs="微软雅黑" w:hint="eastAsia"/>
                  <w:color w:val="000000"/>
                  <w:sz w:val="18"/>
                  <w:szCs w:val="18"/>
                </w:rPr>
                <w:t>重置</w:t>
              </w:r>
            </w:ins>
          </w:p>
        </w:tc>
        <w:tc>
          <w:tcPr>
            <w:tcW w:w="3000" w:type="dxa"/>
          </w:tcPr>
          <w:p w14:paraId="23A8160F" w14:textId="77777777" w:rsidR="00AB6066" w:rsidRPr="00AB6066" w:rsidRDefault="00AB6066" w:rsidP="00AB6066">
            <w:pPr>
              <w:widowControl/>
              <w:jc w:val="left"/>
              <w:rPr>
                <w:ins w:id="4344" w:author="haha" w:date="2019-07-23T10:05:00Z"/>
                <w:rFonts w:ascii="微软雅黑" w:eastAsia="微软雅黑" w:hAnsi="微软雅黑" w:cs="微软雅黑"/>
                <w:color w:val="000000"/>
                <w:sz w:val="18"/>
                <w:szCs w:val="18"/>
              </w:rPr>
            </w:pPr>
            <w:ins w:id="4345" w:author="haha" w:date="2019-07-23T10:05:00Z">
              <w:r w:rsidRPr="00AB6066">
                <w:rPr>
                  <w:rFonts w:ascii="微软雅黑" w:eastAsia="微软雅黑" w:hAnsi="微软雅黑" w:cs="微软雅黑" w:hint="eastAsia"/>
                  <w:color w:val="000000"/>
                  <w:sz w:val="18"/>
                  <w:szCs w:val="18"/>
                </w:rPr>
                <w:t>可点击，点击后筛选内容回到默认状态</w:t>
              </w:r>
            </w:ins>
          </w:p>
        </w:tc>
        <w:tc>
          <w:tcPr>
            <w:tcW w:w="3209" w:type="dxa"/>
          </w:tcPr>
          <w:p w14:paraId="02631126" w14:textId="77777777" w:rsidR="00AB6066" w:rsidRPr="00AB6066" w:rsidRDefault="00AB6066" w:rsidP="00AB6066">
            <w:pPr>
              <w:spacing w:before="60" w:after="60"/>
              <w:rPr>
                <w:ins w:id="4346" w:author="haha" w:date="2019-07-23T10:05:00Z"/>
                <w:rFonts w:ascii="微软雅黑" w:eastAsia="微软雅黑" w:hAnsi="微软雅黑" w:cs="微软雅黑"/>
                <w:sz w:val="18"/>
                <w:szCs w:val="18"/>
              </w:rPr>
            </w:pPr>
            <w:ins w:id="4347" w:author="haha" w:date="2019-07-23T10:05:00Z">
              <w:r w:rsidRPr="00AB6066">
                <w:rPr>
                  <w:rFonts w:ascii="微软雅黑" w:eastAsia="微软雅黑" w:hAnsi="微软雅黑" w:cs="微软雅黑" w:hint="eastAsia"/>
                  <w:sz w:val="18"/>
                  <w:szCs w:val="18"/>
                </w:rPr>
                <w:t>筛选部分回归默认状态</w:t>
              </w:r>
            </w:ins>
          </w:p>
        </w:tc>
        <w:tc>
          <w:tcPr>
            <w:tcW w:w="1712" w:type="dxa"/>
          </w:tcPr>
          <w:p w14:paraId="2D958E29" w14:textId="77777777" w:rsidR="00AB6066" w:rsidRPr="00AB6066" w:rsidRDefault="00AB6066" w:rsidP="00AB6066">
            <w:pPr>
              <w:widowControl/>
              <w:jc w:val="left"/>
              <w:rPr>
                <w:ins w:id="4348" w:author="haha" w:date="2019-07-23T10:05:00Z"/>
                <w:rFonts w:ascii="微软雅黑" w:eastAsia="微软雅黑" w:hAnsi="微软雅黑" w:cs="微软雅黑"/>
                <w:sz w:val="18"/>
                <w:szCs w:val="18"/>
              </w:rPr>
            </w:pPr>
            <w:ins w:id="4349" w:author="haha" w:date="2019-07-23T10:05:00Z">
              <w:r w:rsidRPr="00AB6066">
                <w:rPr>
                  <w:rFonts w:ascii="微软雅黑" w:eastAsia="微软雅黑" w:hAnsi="微软雅黑" w:cs="微软雅黑" w:hint="eastAsia"/>
                  <w:sz w:val="18"/>
                  <w:szCs w:val="18"/>
                </w:rPr>
                <w:t>页面数据回到默认状态</w:t>
              </w:r>
            </w:ins>
          </w:p>
        </w:tc>
      </w:tr>
      <w:tr w:rsidR="00AB6066" w:rsidRPr="00AB6066" w14:paraId="1D9D7AD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50" w:author="haha" w:date="2019-07-23T10:05:00Z"/>
        </w:trPr>
        <w:tc>
          <w:tcPr>
            <w:tcW w:w="802" w:type="dxa"/>
          </w:tcPr>
          <w:p w14:paraId="67DAE66B" w14:textId="00333CC6" w:rsidR="00AB6066" w:rsidRPr="00AB6066" w:rsidRDefault="00144814" w:rsidP="00AB6066">
            <w:pPr>
              <w:widowControl/>
              <w:jc w:val="center"/>
              <w:rPr>
                <w:ins w:id="4351" w:author="haha" w:date="2019-07-23T10:05:00Z"/>
                <w:rFonts w:ascii="微软雅黑" w:eastAsia="微软雅黑" w:hAnsi="微软雅黑" w:cs="微软雅黑"/>
                <w:sz w:val="18"/>
                <w:szCs w:val="18"/>
              </w:rPr>
            </w:pPr>
            <w:ins w:id="4352" w:author="haha" w:date="2019-07-23T15:37:00Z">
              <w:r>
                <w:rPr>
                  <w:rFonts w:ascii="微软雅黑" w:eastAsia="微软雅黑" w:hAnsi="微软雅黑" w:cs="微软雅黑" w:hint="eastAsia"/>
                  <w:sz w:val="18"/>
                  <w:szCs w:val="18"/>
                </w:rPr>
                <w:t>9</w:t>
              </w:r>
            </w:ins>
          </w:p>
        </w:tc>
        <w:tc>
          <w:tcPr>
            <w:tcW w:w="1309" w:type="dxa"/>
            <w:gridSpan w:val="2"/>
          </w:tcPr>
          <w:p w14:paraId="53C69426" w14:textId="77777777" w:rsidR="00AB6066" w:rsidRPr="00AB6066" w:rsidRDefault="00AB6066" w:rsidP="00AB6066">
            <w:pPr>
              <w:widowControl/>
              <w:jc w:val="left"/>
              <w:rPr>
                <w:ins w:id="4353" w:author="haha" w:date="2019-07-23T10:05:00Z"/>
                <w:rFonts w:ascii="微软雅黑" w:eastAsia="微软雅黑" w:hAnsi="微软雅黑" w:cs="微软雅黑"/>
                <w:color w:val="000000"/>
                <w:sz w:val="18"/>
                <w:szCs w:val="18"/>
              </w:rPr>
            </w:pPr>
            <w:ins w:id="4354" w:author="haha" w:date="2019-07-23T10:05:00Z">
              <w:r w:rsidRPr="00AB6066">
                <w:rPr>
                  <w:rFonts w:ascii="微软雅黑" w:eastAsia="微软雅黑" w:hAnsi="微软雅黑" w:cs="微软雅黑" w:hint="eastAsia"/>
                  <w:color w:val="000000"/>
                  <w:sz w:val="18"/>
                  <w:szCs w:val="18"/>
                </w:rPr>
                <w:t>搜索</w:t>
              </w:r>
            </w:ins>
          </w:p>
        </w:tc>
        <w:tc>
          <w:tcPr>
            <w:tcW w:w="3000" w:type="dxa"/>
          </w:tcPr>
          <w:p w14:paraId="042E6A9F" w14:textId="77777777" w:rsidR="00AB6066" w:rsidRPr="00AB6066" w:rsidRDefault="00AB6066" w:rsidP="00AB6066">
            <w:pPr>
              <w:widowControl/>
              <w:jc w:val="left"/>
              <w:rPr>
                <w:ins w:id="4355" w:author="haha" w:date="2019-07-23T10:05:00Z"/>
                <w:rFonts w:ascii="微软雅黑" w:eastAsia="微软雅黑" w:hAnsi="微软雅黑" w:cs="微软雅黑"/>
                <w:color w:val="000000"/>
                <w:sz w:val="18"/>
                <w:szCs w:val="18"/>
              </w:rPr>
            </w:pPr>
            <w:ins w:id="4356" w:author="haha" w:date="2019-07-23T10:05:00Z">
              <w:r w:rsidRPr="00AB6066">
                <w:rPr>
                  <w:rFonts w:ascii="微软雅黑" w:eastAsia="微软雅黑" w:hAnsi="微软雅黑" w:cs="微软雅黑" w:hint="eastAsia"/>
                  <w:color w:val="000000"/>
                  <w:sz w:val="18"/>
                  <w:szCs w:val="18"/>
                </w:rPr>
                <w:t>可点击，点击后执行筛选操作</w:t>
              </w:r>
            </w:ins>
          </w:p>
        </w:tc>
        <w:tc>
          <w:tcPr>
            <w:tcW w:w="3209" w:type="dxa"/>
          </w:tcPr>
          <w:p w14:paraId="03BD100F" w14:textId="77777777" w:rsidR="00AB6066" w:rsidRPr="00AB6066" w:rsidRDefault="00AB6066" w:rsidP="00AB6066">
            <w:pPr>
              <w:spacing w:before="60" w:after="60"/>
              <w:rPr>
                <w:ins w:id="4357" w:author="haha" w:date="2019-07-23T10:05:00Z"/>
                <w:rFonts w:ascii="微软雅黑" w:eastAsia="微软雅黑" w:hAnsi="微软雅黑" w:cs="微软雅黑"/>
                <w:sz w:val="18"/>
                <w:szCs w:val="18"/>
              </w:rPr>
            </w:pPr>
            <w:ins w:id="4358" w:author="haha" w:date="2019-07-23T10:05:00Z">
              <w:r w:rsidRPr="00AB6066">
                <w:rPr>
                  <w:rFonts w:ascii="微软雅黑" w:eastAsia="微软雅黑" w:hAnsi="微软雅黑" w:cs="微软雅黑" w:hint="eastAsia"/>
                  <w:sz w:val="18"/>
                  <w:szCs w:val="18"/>
                </w:rPr>
                <w:t>根据筛选显示表格数据</w:t>
              </w:r>
            </w:ins>
          </w:p>
        </w:tc>
        <w:tc>
          <w:tcPr>
            <w:tcW w:w="1712" w:type="dxa"/>
          </w:tcPr>
          <w:p w14:paraId="071DCF11" w14:textId="77777777" w:rsidR="00AB6066" w:rsidRPr="00AB6066" w:rsidRDefault="00AB6066" w:rsidP="00AB6066">
            <w:pPr>
              <w:widowControl/>
              <w:jc w:val="left"/>
              <w:rPr>
                <w:ins w:id="4359" w:author="haha" w:date="2019-07-23T10:05:00Z"/>
                <w:rFonts w:ascii="微软雅黑" w:eastAsia="微软雅黑" w:hAnsi="微软雅黑" w:cs="微软雅黑"/>
                <w:sz w:val="18"/>
                <w:szCs w:val="18"/>
              </w:rPr>
            </w:pPr>
            <w:ins w:id="4360" w:author="haha" w:date="2019-07-23T10:05:00Z">
              <w:r w:rsidRPr="00AB6066">
                <w:rPr>
                  <w:rFonts w:ascii="微软雅黑" w:eastAsia="微软雅黑" w:hAnsi="微软雅黑" w:cs="宋体" w:hint="eastAsia"/>
                  <w:bCs/>
                  <w:kern w:val="0"/>
                  <w:sz w:val="18"/>
                  <w:szCs w:val="18"/>
                </w:rPr>
                <w:t>根据输入内容进行表格数据查询，若查询数据为空则提示“无数据”</w:t>
              </w:r>
            </w:ins>
          </w:p>
        </w:tc>
      </w:tr>
      <w:tr w:rsidR="00AB6066" w:rsidRPr="00AB6066" w14:paraId="09F3BB65"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61" w:author="haha" w:date="2019-07-23T10:05:00Z"/>
        </w:trPr>
        <w:tc>
          <w:tcPr>
            <w:tcW w:w="802" w:type="dxa"/>
          </w:tcPr>
          <w:p w14:paraId="3D7D943E" w14:textId="03AB0040" w:rsidR="00AB6066" w:rsidRPr="00AB6066" w:rsidRDefault="00144814" w:rsidP="00AB6066">
            <w:pPr>
              <w:widowControl/>
              <w:jc w:val="center"/>
              <w:rPr>
                <w:ins w:id="4362" w:author="haha" w:date="2019-07-23T10:05:00Z"/>
                <w:rFonts w:ascii="微软雅黑" w:eastAsia="微软雅黑" w:hAnsi="微软雅黑" w:cs="微软雅黑"/>
                <w:sz w:val="18"/>
                <w:szCs w:val="18"/>
              </w:rPr>
            </w:pPr>
            <w:ins w:id="4363" w:author="haha" w:date="2019-07-23T15:37:00Z">
              <w:r>
                <w:rPr>
                  <w:rFonts w:ascii="微软雅黑" w:eastAsia="微软雅黑" w:hAnsi="微软雅黑" w:cs="微软雅黑" w:hint="eastAsia"/>
                  <w:sz w:val="18"/>
                  <w:szCs w:val="18"/>
                </w:rPr>
                <w:t>1</w:t>
              </w:r>
              <w:r>
                <w:rPr>
                  <w:rFonts w:ascii="微软雅黑" w:eastAsia="微软雅黑" w:hAnsi="微软雅黑" w:cs="微软雅黑"/>
                  <w:sz w:val="18"/>
                  <w:szCs w:val="18"/>
                </w:rPr>
                <w:t>0</w:t>
              </w:r>
            </w:ins>
          </w:p>
        </w:tc>
        <w:tc>
          <w:tcPr>
            <w:tcW w:w="1309" w:type="dxa"/>
            <w:gridSpan w:val="2"/>
          </w:tcPr>
          <w:p w14:paraId="15ACF315" w14:textId="77777777" w:rsidR="00AB6066" w:rsidRPr="00AB6066" w:rsidRDefault="00AB6066" w:rsidP="00AB6066">
            <w:pPr>
              <w:widowControl/>
              <w:jc w:val="left"/>
              <w:rPr>
                <w:ins w:id="4364" w:author="haha" w:date="2019-07-23T10:05:00Z"/>
                <w:rFonts w:ascii="微软雅黑" w:eastAsia="微软雅黑" w:hAnsi="微软雅黑" w:cs="微软雅黑"/>
                <w:color w:val="000000"/>
                <w:sz w:val="18"/>
                <w:szCs w:val="18"/>
              </w:rPr>
            </w:pPr>
            <w:ins w:id="4365" w:author="haha" w:date="2019-07-23T10:05:00Z">
              <w:r w:rsidRPr="00AB6066">
                <w:rPr>
                  <w:rFonts w:ascii="微软雅黑" w:eastAsia="微软雅黑" w:hAnsi="微软雅黑" w:cs="微软雅黑" w:hint="eastAsia"/>
                  <w:color w:val="000000"/>
                  <w:sz w:val="18"/>
                  <w:szCs w:val="18"/>
                </w:rPr>
                <w:t>导出</w:t>
              </w:r>
            </w:ins>
          </w:p>
        </w:tc>
        <w:tc>
          <w:tcPr>
            <w:tcW w:w="3000" w:type="dxa"/>
          </w:tcPr>
          <w:p w14:paraId="26F616F7" w14:textId="09C6D4FB" w:rsidR="00AB6066" w:rsidRPr="00AB6066" w:rsidRDefault="00AB6066" w:rsidP="00AB6066">
            <w:pPr>
              <w:widowControl/>
              <w:jc w:val="left"/>
              <w:rPr>
                <w:ins w:id="4366" w:author="haha" w:date="2019-07-23T10:05:00Z"/>
                <w:rFonts w:ascii="微软雅黑" w:eastAsia="微软雅黑" w:hAnsi="微软雅黑" w:cs="微软雅黑"/>
                <w:color w:val="000000"/>
                <w:sz w:val="18"/>
                <w:szCs w:val="18"/>
              </w:rPr>
            </w:pPr>
            <w:ins w:id="4367" w:author="haha" w:date="2019-07-23T10:05:00Z">
              <w:r w:rsidRPr="00AB6066">
                <w:rPr>
                  <w:rFonts w:ascii="微软雅黑" w:eastAsia="微软雅黑" w:hAnsi="微软雅黑" w:cs="微软雅黑" w:hint="eastAsia"/>
                  <w:color w:val="000000"/>
                  <w:sz w:val="18"/>
                  <w:szCs w:val="18"/>
                </w:rPr>
                <w:t>默认导出近3</w:t>
              </w:r>
              <w:r w:rsidRPr="00AB6066">
                <w:rPr>
                  <w:rFonts w:ascii="微软雅黑" w:eastAsia="微软雅黑" w:hAnsi="微软雅黑" w:cs="微软雅黑"/>
                  <w:color w:val="000000"/>
                  <w:sz w:val="18"/>
                  <w:szCs w:val="18"/>
                </w:rPr>
                <w:t>0</w:t>
              </w:r>
              <w:r w:rsidRPr="00AB6066">
                <w:rPr>
                  <w:rFonts w:ascii="微软雅黑" w:eastAsia="微软雅黑" w:hAnsi="微软雅黑" w:cs="微软雅黑" w:hint="eastAsia"/>
                  <w:color w:val="000000"/>
                  <w:sz w:val="18"/>
                  <w:szCs w:val="18"/>
                </w:rPr>
                <w:t>天的，有条件导出条件内的，导出为excel大小在2</w:t>
              </w:r>
              <w:r w:rsidRPr="00AB6066">
                <w:rPr>
                  <w:rFonts w:ascii="微软雅黑" w:eastAsia="微软雅黑" w:hAnsi="微软雅黑" w:cs="微软雅黑"/>
                  <w:color w:val="000000"/>
                  <w:sz w:val="18"/>
                  <w:szCs w:val="18"/>
                </w:rPr>
                <w:t>MB</w:t>
              </w:r>
              <w:r w:rsidRPr="00AB6066">
                <w:rPr>
                  <w:rFonts w:ascii="微软雅黑" w:eastAsia="微软雅黑" w:hAnsi="微软雅黑" w:cs="微软雅黑" w:hint="eastAsia"/>
                  <w:color w:val="000000"/>
                  <w:sz w:val="18"/>
                  <w:szCs w:val="18"/>
                </w:rPr>
                <w:t>以内，</w:t>
              </w:r>
            </w:ins>
            <w:ins w:id="4368" w:author="haha" w:date="2019-07-23T15:37:00Z">
              <w:r w:rsidR="00144814">
                <w:rPr>
                  <w:rFonts w:ascii="微软雅黑" w:eastAsia="微软雅黑" w:hAnsi="微软雅黑" w:cs="微软雅黑" w:hint="eastAsia"/>
                  <w:color w:val="000000"/>
                  <w:sz w:val="18"/>
                  <w:szCs w:val="18"/>
                </w:rPr>
                <w:t>导出文件名为“</w:t>
              </w:r>
            </w:ins>
            <w:ins w:id="4369" w:author="haha" w:date="2019-07-23T15:38:00Z">
              <w:r w:rsidR="00144814">
                <w:rPr>
                  <w:rFonts w:ascii="微软雅黑" w:eastAsia="微软雅黑" w:hAnsi="微软雅黑" w:cs="微软雅黑" w:hint="eastAsia"/>
                  <w:color w:val="000000"/>
                  <w:sz w:val="18"/>
                  <w:szCs w:val="18"/>
                </w:rPr>
                <w:t>还款案件</w:t>
              </w:r>
            </w:ins>
            <w:ins w:id="4370" w:author="haha" w:date="2019-07-23T15:37:00Z">
              <w:r w:rsidR="00144814">
                <w:rPr>
                  <w:rFonts w:ascii="微软雅黑" w:eastAsia="微软雅黑" w:hAnsi="微软雅黑" w:cs="微软雅黑" w:hint="eastAsia"/>
                  <w:color w:val="000000"/>
                  <w:sz w:val="18"/>
                  <w:szCs w:val="18"/>
                </w:rPr>
                <w:t>+年月日，例如</w:t>
              </w:r>
            </w:ins>
            <w:ins w:id="4371" w:author="haha" w:date="2019-07-23T15:38:00Z">
              <w:r w:rsidR="00144814">
                <w:rPr>
                  <w:rFonts w:ascii="微软雅黑" w:eastAsia="微软雅黑" w:hAnsi="微软雅黑" w:cs="微软雅黑" w:hint="eastAsia"/>
                  <w:color w:val="000000"/>
                  <w:sz w:val="18"/>
                  <w:szCs w:val="18"/>
                </w:rPr>
                <w:t>还款案件</w:t>
              </w:r>
            </w:ins>
            <w:ins w:id="4372" w:author="haha" w:date="2019-07-23T15:37:00Z">
              <w:r w:rsidR="00144814">
                <w:rPr>
                  <w:rFonts w:ascii="微软雅黑" w:eastAsia="微软雅黑" w:hAnsi="微软雅黑" w:cs="微软雅黑" w:hint="eastAsia"/>
                  <w:color w:val="000000"/>
                  <w:sz w:val="18"/>
                  <w:szCs w:val="18"/>
                </w:rPr>
                <w:t>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49DBCD42" w14:textId="77777777" w:rsidR="00AB6066" w:rsidRPr="00AB6066" w:rsidRDefault="00AB6066" w:rsidP="00AB6066">
            <w:pPr>
              <w:spacing w:before="60" w:after="60"/>
              <w:rPr>
                <w:ins w:id="4373" w:author="haha" w:date="2019-07-23T10:05:00Z"/>
                <w:rFonts w:ascii="微软雅黑" w:eastAsia="微软雅黑" w:hAnsi="微软雅黑" w:cs="微软雅黑"/>
                <w:sz w:val="18"/>
                <w:szCs w:val="18"/>
              </w:rPr>
            </w:pPr>
          </w:p>
        </w:tc>
        <w:tc>
          <w:tcPr>
            <w:tcW w:w="1712" w:type="dxa"/>
          </w:tcPr>
          <w:p w14:paraId="105E3A6A" w14:textId="77777777" w:rsidR="00AB6066" w:rsidRPr="00AB6066" w:rsidRDefault="00AB6066" w:rsidP="00AB6066">
            <w:pPr>
              <w:widowControl/>
              <w:jc w:val="left"/>
              <w:rPr>
                <w:ins w:id="4374" w:author="haha" w:date="2019-07-23T10:05:00Z"/>
                <w:rFonts w:ascii="微软雅黑" w:eastAsia="微软雅黑" w:hAnsi="微软雅黑" w:cs="微软雅黑"/>
                <w:color w:val="000000"/>
                <w:sz w:val="18"/>
                <w:szCs w:val="18"/>
              </w:rPr>
            </w:pPr>
            <w:ins w:id="4375" w:author="haha" w:date="2019-07-23T10:05:00Z">
              <w:r w:rsidRPr="00AB6066">
                <w:rPr>
                  <w:rFonts w:ascii="微软雅黑" w:eastAsia="微软雅黑" w:hAnsi="微软雅黑" w:cs="微软雅黑" w:hint="eastAsia"/>
                  <w:color w:val="000000"/>
                  <w:sz w:val="18"/>
                  <w:szCs w:val="18"/>
                </w:rPr>
                <w:t>默认导出一个月的，若导出数据大于2</w:t>
              </w:r>
              <w:r w:rsidRPr="00AB6066">
                <w:rPr>
                  <w:rFonts w:ascii="微软雅黑" w:eastAsia="微软雅黑" w:hAnsi="微软雅黑" w:cs="微软雅黑"/>
                  <w:color w:val="000000"/>
                  <w:sz w:val="18"/>
                  <w:szCs w:val="18"/>
                </w:rPr>
                <w:t>MB</w:t>
              </w:r>
              <w:r w:rsidRPr="00AB6066">
                <w:rPr>
                  <w:rFonts w:ascii="微软雅黑" w:eastAsia="微软雅黑" w:hAnsi="微软雅黑" w:cs="微软雅黑" w:hint="eastAsia"/>
                  <w:color w:val="000000"/>
                  <w:sz w:val="18"/>
                  <w:szCs w:val="18"/>
                </w:rPr>
                <w:t>则提示“数据太多请分开导出”若导出数据为空则提示“无数据”</w:t>
              </w:r>
            </w:ins>
          </w:p>
        </w:tc>
      </w:tr>
      <w:tr w:rsidR="00AB6066" w:rsidRPr="00AB6066" w14:paraId="390B579A"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76" w:author="haha" w:date="2019-07-23T10:05:00Z"/>
        </w:trPr>
        <w:tc>
          <w:tcPr>
            <w:tcW w:w="802" w:type="dxa"/>
          </w:tcPr>
          <w:p w14:paraId="6668BEB9" w14:textId="45C56353" w:rsidR="00AB6066" w:rsidRPr="00AB6066" w:rsidRDefault="00144814" w:rsidP="00AB6066">
            <w:pPr>
              <w:widowControl/>
              <w:jc w:val="center"/>
              <w:rPr>
                <w:ins w:id="4377" w:author="haha" w:date="2019-07-23T10:05:00Z"/>
                <w:rFonts w:ascii="微软雅黑" w:eastAsia="微软雅黑" w:hAnsi="微软雅黑" w:cs="微软雅黑"/>
                <w:sz w:val="18"/>
                <w:szCs w:val="18"/>
              </w:rPr>
            </w:pPr>
            <w:ins w:id="4378" w:author="haha" w:date="2019-07-23T15:37:00Z">
              <w:r>
                <w:rPr>
                  <w:rFonts w:ascii="微软雅黑" w:eastAsia="微软雅黑" w:hAnsi="微软雅黑" w:cs="微软雅黑"/>
                  <w:sz w:val="18"/>
                  <w:szCs w:val="18"/>
                </w:rPr>
                <w:t>11</w:t>
              </w:r>
            </w:ins>
          </w:p>
        </w:tc>
        <w:tc>
          <w:tcPr>
            <w:tcW w:w="1309" w:type="dxa"/>
            <w:gridSpan w:val="2"/>
          </w:tcPr>
          <w:p w14:paraId="5B699F6A" w14:textId="77777777" w:rsidR="00AB6066" w:rsidRPr="00AB6066" w:rsidRDefault="00AB6066" w:rsidP="00AB6066">
            <w:pPr>
              <w:widowControl/>
              <w:jc w:val="left"/>
              <w:rPr>
                <w:ins w:id="4379" w:author="haha" w:date="2019-07-23T10:05:00Z"/>
                <w:rFonts w:ascii="微软雅黑" w:eastAsia="微软雅黑" w:hAnsi="微软雅黑" w:cs="微软雅黑"/>
                <w:color w:val="000000"/>
                <w:sz w:val="18"/>
                <w:szCs w:val="18"/>
              </w:rPr>
            </w:pPr>
            <w:ins w:id="4380" w:author="haha" w:date="2019-07-23T10:05:00Z">
              <w:r w:rsidRPr="00AB6066">
                <w:rPr>
                  <w:rFonts w:ascii="微软雅黑" w:eastAsia="微软雅黑" w:hAnsi="微软雅黑" w:cs="微软雅黑" w:hint="eastAsia"/>
                  <w:color w:val="000000"/>
                  <w:sz w:val="18"/>
                  <w:szCs w:val="18"/>
                </w:rPr>
                <w:t>排序</w:t>
              </w:r>
            </w:ins>
          </w:p>
        </w:tc>
        <w:tc>
          <w:tcPr>
            <w:tcW w:w="3000" w:type="dxa"/>
          </w:tcPr>
          <w:p w14:paraId="7E158809" w14:textId="77777777" w:rsidR="00AB6066" w:rsidRPr="00AB6066" w:rsidRDefault="00AB6066" w:rsidP="00AB6066">
            <w:pPr>
              <w:widowControl/>
              <w:jc w:val="left"/>
              <w:rPr>
                <w:ins w:id="4381" w:author="haha" w:date="2019-07-23T10:05:00Z"/>
                <w:rFonts w:ascii="微软雅黑" w:eastAsia="微软雅黑" w:hAnsi="微软雅黑" w:cs="微软雅黑"/>
                <w:color w:val="000000"/>
                <w:sz w:val="18"/>
                <w:szCs w:val="18"/>
              </w:rPr>
            </w:pPr>
            <w:ins w:id="4382" w:author="haha" w:date="2019-07-23T10:05:00Z">
              <w:r w:rsidRPr="00AB6066">
                <w:rPr>
                  <w:rFonts w:ascii="微软雅黑" w:eastAsia="微软雅黑" w:hAnsi="微软雅黑" w:cs="微软雅黑" w:hint="eastAsia"/>
                  <w:color w:val="000000"/>
                  <w:sz w:val="18"/>
                  <w:szCs w:val="18"/>
                </w:rPr>
                <w:t>每页1</w:t>
              </w:r>
              <w:r w:rsidRPr="00AB6066">
                <w:rPr>
                  <w:rFonts w:ascii="微软雅黑" w:eastAsia="微软雅黑" w:hAnsi="微软雅黑" w:cs="微软雅黑"/>
                  <w:color w:val="000000"/>
                  <w:sz w:val="18"/>
                  <w:szCs w:val="18"/>
                </w:rPr>
                <w:t>-10展示</w:t>
              </w:r>
            </w:ins>
          </w:p>
        </w:tc>
        <w:tc>
          <w:tcPr>
            <w:tcW w:w="3209" w:type="dxa"/>
          </w:tcPr>
          <w:p w14:paraId="1B10BC01" w14:textId="77777777" w:rsidR="00AB6066" w:rsidRPr="00AB6066" w:rsidRDefault="00AB6066" w:rsidP="00AB6066">
            <w:pPr>
              <w:spacing w:before="60" w:after="60"/>
              <w:rPr>
                <w:ins w:id="4383" w:author="haha" w:date="2019-07-23T10:05:00Z"/>
                <w:rFonts w:ascii="微软雅黑" w:eastAsia="微软雅黑" w:hAnsi="微软雅黑" w:cs="微软雅黑"/>
                <w:sz w:val="18"/>
                <w:szCs w:val="18"/>
              </w:rPr>
            </w:pPr>
          </w:p>
        </w:tc>
        <w:tc>
          <w:tcPr>
            <w:tcW w:w="1712" w:type="dxa"/>
          </w:tcPr>
          <w:p w14:paraId="6C093A38" w14:textId="77777777" w:rsidR="00AB6066" w:rsidRPr="00AB6066" w:rsidRDefault="00AB6066" w:rsidP="00AB6066">
            <w:pPr>
              <w:widowControl/>
              <w:jc w:val="left"/>
              <w:rPr>
                <w:ins w:id="4384" w:author="haha" w:date="2019-07-23T10:05:00Z"/>
                <w:rFonts w:ascii="微软雅黑" w:eastAsia="微软雅黑" w:hAnsi="微软雅黑" w:cs="微软雅黑"/>
                <w:sz w:val="18"/>
                <w:szCs w:val="18"/>
              </w:rPr>
            </w:pPr>
            <w:ins w:id="4385" w:author="haha" w:date="2019-07-23T10:05:00Z">
              <w:r w:rsidRPr="00AB6066">
                <w:rPr>
                  <w:rFonts w:ascii="微软雅黑" w:eastAsia="微软雅黑" w:hAnsi="微软雅黑" w:cs="微软雅黑" w:hint="eastAsia"/>
                  <w:color w:val="000000"/>
                  <w:sz w:val="18"/>
                  <w:szCs w:val="18"/>
                </w:rPr>
                <w:t>每页1</w:t>
              </w:r>
              <w:r w:rsidRPr="00AB6066">
                <w:rPr>
                  <w:rFonts w:ascii="微软雅黑" w:eastAsia="微软雅黑" w:hAnsi="微软雅黑" w:cs="微软雅黑"/>
                  <w:color w:val="000000"/>
                  <w:sz w:val="18"/>
                  <w:szCs w:val="18"/>
                </w:rPr>
                <w:t>-10示</w:t>
              </w:r>
            </w:ins>
          </w:p>
        </w:tc>
      </w:tr>
      <w:tr w:rsidR="00AB6066" w:rsidRPr="00AB6066" w14:paraId="73C2DE5F"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86" w:author="haha" w:date="2019-07-23T10:05:00Z"/>
        </w:trPr>
        <w:tc>
          <w:tcPr>
            <w:tcW w:w="802" w:type="dxa"/>
          </w:tcPr>
          <w:p w14:paraId="032C8019" w14:textId="45DC4E83" w:rsidR="00AB6066" w:rsidRPr="00AB6066" w:rsidRDefault="00144814" w:rsidP="00AB6066">
            <w:pPr>
              <w:widowControl/>
              <w:jc w:val="center"/>
              <w:rPr>
                <w:ins w:id="4387" w:author="haha" w:date="2019-07-23T10:05:00Z"/>
                <w:rFonts w:ascii="微软雅黑" w:eastAsia="微软雅黑" w:hAnsi="微软雅黑" w:cs="微软雅黑"/>
                <w:sz w:val="18"/>
                <w:szCs w:val="18"/>
              </w:rPr>
            </w:pPr>
            <w:ins w:id="4388" w:author="haha" w:date="2019-07-23T15:37:00Z">
              <w:r>
                <w:rPr>
                  <w:rFonts w:ascii="微软雅黑" w:eastAsia="微软雅黑" w:hAnsi="微软雅黑" w:cs="微软雅黑"/>
                  <w:sz w:val="18"/>
                  <w:szCs w:val="18"/>
                </w:rPr>
                <w:t>12</w:t>
              </w:r>
            </w:ins>
          </w:p>
        </w:tc>
        <w:tc>
          <w:tcPr>
            <w:tcW w:w="1309" w:type="dxa"/>
            <w:gridSpan w:val="2"/>
          </w:tcPr>
          <w:p w14:paraId="5D3AE7B1" w14:textId="77777777" w:rsidR="00AB6066" w:rsidRPr="00AB6066" w:rsidRDefault="00AB6066" w:rsidP="00AB6066">
            <w:pPr>
              <w:widowControl/>
              <w:jc w:val="left"/>
              <w:rPr>
                <w:ins w:id="4389" w:author="haha" w:date="2019-07-23T10:05:00Z"/>
                <w:rFonts w:ascii="微软雅黑" w:eastAsia="微软雅黑" w:hAnsi="微软雅黑" w:cs="微软雅黑"/>
                <w:color w:val="000000"/>
                <w:sz w:val="18"/>
                <w:szCs w:val="18"/>
              </w:rPr>
            </w:pPr>
            <w:ins w:id="4390" w:author="haha" w:date="2019-07-23T10:05:00Z">
              <w:r w:rsidRPr="00AB6066">
                <w:rPr>
                  <w:rFonts w:ascii="微软雅黑" w:eastAsia="微软雅黑" w:hAnsi="微软雅黑" w:cs="微软雅黑" w:hint="eastAsia"/>
                  <w:color w:val="000000"/>
                  <w:sz w:val="18"/>
                  <w:szCs w:val="18"/>
                </w:rPr>
                <w:t>产品名称</w:t>
              </w:r>
            </w:ins>
          </w:p>
        </w:tc>
        <w:tc>
          <w:tcPr>
            <w:tcW w:w="3000" w:type="dxa"/>
          </w:tcPr>
          <w:p w14:paraId="37D75C60" w14:textId="77777777" w:rsidR="00AB6066" w:rsidRPr="00AB6066" w:rsidRDefault="00AB6066" w:rsidP="00AB6066">
            <w:pPr>
              <w:widowControl/>
              <w:jc w:val="left"/>
              <w:rPr>
                <w:ins w:id="4391" w:author="haha" w:date="2019-07-23T10:05:00Z"/>
                <w:rFonts w:ascii="微软雅黑" w:eastAsia="微软雅黑" w:hAnsi="微软雅黑" w:cs="微软雅黑"/>
                <w:color w:val="000000"/>
                <w:sz w:val="18"/>
                <w:szCs w:val="18"/>
              </w:rPr>
            </w:pPr>
            <w:ins w:id="4392" w:author="haha" w:date="2019-07-23T10:05:00Z">
              <w:r w:rsidRPr="00AB6066">
                <w:rPr>
                  <w:rFonts w:ascii="微软雅黑" w:eastAsia="微软雅黑" w:hAnsi="微软雅黑" w:cs="微软雅黑" w:hint="eastAsia"/>
                  <w:color w:val="000000"/>
                  <w:sz w:val="18"/>
                  <w:szCs w:val="18"/>
                </w:rPr>
                <w:t>展示当前产品名称（一个系统只有一个产品）</w:t>
              </w:r>
            </w:ins>
          </w:p>
        </w:tc>
        <w:tc>
          <w:tcPr>
            <w:tcW w:w="3209" w:type="dxa"/>
          </w:tcPr>
          <w:p w14:paraId="5BFFAF02" w14:textId="77777777" w:rsidR="00AB6066" w:rsidRPr="00AB6066" w:rsidRDefault="00AB6066" w:rsidP="00AB6066">
            <w:pPr>
              <w:spacing w:before="60" w:after="60"/>
              <w:rPr>
                <w:ins w:id="4393" w:author="haha" w:date="2019-07-23T10:05:00Z"/>
                <w:rFonts w:ascii="微软雅黑" w:eastAsia="微软雅黑" w:hAnsi="微软雅黑" w:cs="微软雅黑"/>
                <w:sz w:val="18"/>
                <w:szCs w:val="18"/>
              </w:rPr>
            </w:pPr>
          </w:p>
        </w:tc>
        <w:tc>
          <w:tcPr>
            <w:tcW w:w="1712" w:type="dxa"/>
          </w:tcPr>
          <w:p w14:paraId="7AE9BB49" w14:textId="77777777" w:rsidR="00AB6066" w:rsidRPr="00AB6066" w:rsidRDefault="00AB6066" w:rsidP="00AB6066">
            <w:pPr>
              <w:widowControl/>
              <w:jc w:val="left"/>
              <w:rPr>
                <w:ins w:id="4394" w:author="haha" w:date="2019-07-23T10:05:00Z"/>
                <w:rFonts w:ascii="微软雅黑" w:eastAsia="微软雅黑" w:hAnsi="微软雅黑" w:cs="微软雅黑"/>
                <w:color w:val="000000"/>
                <w:sz w:val="18"/>
                <w:szCs w:val="18"/>
              </w:rPr>
            </w:pPr>
          </w:p>
        </w:tc>
      </w:tr>
      <w:tr w:rsidR="00AB6066" w:rsidRPr="00AB6066" w14:paraId="1E4FC8CF"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395" w:author="haha" w:date="2019-07-23T10:05:00Z"/>
        </w:trPr>
        <w:tc>
          <w:tcPr>
            <w:tcW w:w="802" w:type="dxa"/>
          </w:tcPr>
          <w:p w14:paraId="15D9D049" w14:textId="77777777" w:rsidR="00AB6066" w:rsidRPr="00AB6066" w:rsidRDefault="00AB6066" w:rsidP="00AB6066">
            <w:pPr>
              <w:widowControl/>
              <w:ind w:firstLineChars="100" w:firstLine="180"/>
              <w:rPr>
                <w:ins w:id="4396" w:author="haha" w:date="2019-07-23T10:05:00Z"/>
                <w:rFonts w:ascii="微软雅黑" w:eastAsia="微软雅黑" w:hAnsi="微软雅黑" w:cs="微软雅黑"/>
                <w:sz w:val="18"/>
                <w:szCs w:val="18"/>
              </w:rPr>
            </w:pPr>
            <w:ins w:id="4397" w:author="haha" w:date="2019-07-23T10:05:00Z">
              <w:r w:rsidRPr="00AB6066">
                <w:rPr>
                  <w:rFonts w:ascii="微软雅黑" w:eastAsia="微软雅黑" w:hAnsi="微软雅黑" w:cs="微软雅黑" w:hint="eastAsia"/>
                  <w:sz w:val="18"/>
                  <w:szCs w:val="18"/>
                </w:rPr>
                <w:t>1</w:t>
              </w:r>
              <w:r w:rsidRPr="00AB6066">
                <w:rPr>
                  <w:rFonts w:ascii="微软雅黑" w:eastAsia="微软雅黑" w:hAnsi="微软雅黑" w:cs="微软雅黑"/>
                  <w:sz w:val="18"/>
                  <w:szCs w:val="18"/>
                </w:rPr>
                <w:t>3</w:t>
              </w:r>
            </w:ins>
          </w:p>
        </w:tc>
        <w:tc>
          <w:tcPr>
            <w:tcW w:w="1309" w:type="dxa"/>
            <w:gridSpan w:val="2"/>
          </w:tcPr>
          <w:p w14:paraId="6018380A" w14:textId="77777777" w:rsidR="00AB6066" w:rsidRPr="00AB6066" w:rsidRDefault="00AB6066" w:rsidP="00AB6066">
            <w:pPr>
              <w:widowControl/>
              <w:jc w:val="left"/>
              <w:rPr>
                <w:ins w:id="4398" w:author="haha" w:date="2019-07-23T10:05:00Z"/>
                <w:rFonts w:ascii="微软雅黑" w:eastAsia="微软雅黑" w:hAnsi="微软雅黑" w:cs="微软雅黑"/>
                <w:color w:val="000000"/>
                <w:sz w:val="18"/>
                <w:szCs w:val="18"/>
              </w:rPr>
            </w:pPr>
            <w:ins w:id="4399" w:author="haha" w:date="2019-07-23T10:05:00Z">
              <w:r w:rsidRPr="00AB6066">
                <w:rPr>
                  <w:rFonts w:ascii="微软雅黑" w:eastAsia="微软雅黑" w:hAnsi="微软雅黑" w:cs="微软雅黑" w:hint="eastAsia"/>
                  <w:color w:val="000000"/>
                  <w:sz w:val="18"/>
                  <w:szCs w:val="18"/>
                </w:rPr>
                <w:t>客户姓名</w:t>
              </w:r>
            </w:ins>
          </w:p>
        </w:tc>
        <w:tc>
          <w:tcPr>
            <w:tcW w:w="3000" w:type="dxa"/>
          </w:tcPr>
          <w:p w14:paraId="1C2AC854" w14:textId="77777777" w:rsidR="00AB6066" w:rsidRPr="00AB6066" w:rsidRDefault="00AB6066" w:rsidP="00AB6066">
            <w:pPr>
              <w:widowControl/>
              <w:jc w:val="left"/>
              <w:rPr>
                <w:ins w:id="4400" w:author="haha" w:date="2019-07-23T10:05:00Z"/>
                <w:rFonts w:ascii="微软雅黑" w:eastAsia="微软雅黑" w:hAnsi="微软雅黑" w:cs="微软雅黑"/>
                <w:color w:val="000000"/>
                <w:sz w:val="18"/>
                <w:szCs w:val="18"/>
              </w:rPr>
            </w:pPr>
            <w:ins w:id="4401" w:author="haha" w:date="2019-07-23T10:05:00Z">
              <w:r w:rsidRPr="00AB6066">
                <w:rPr>
                  <w:rFonts w:ascii="微软雅黑" w:eastAsia="微软雅黑" w:hAnsi="微软雅黑" w:cs="微软雅黑" w:hint="eastAsia"/>
                  <w:color w:val="000000"/>
                  <w:sz w:val="18"/>
                  <w:szCs w:val="18"/>
                </w:rPr>
                <w:t>展示客户姓名</w:t>
              </w:r>
            </w:ins>
          </w:p>
        </w:tc>
        <w:tc>
          <w:tcPr>
            <w:tcW w:w="3209" w:type="dxa"/>
          </w:tcPr>
          <w:p w14:paraId="3053F930" w14:textId="77777777" w:rsidR="00AB6066" w:rsidRPr="00AB6066" w:rsidRDefault="00AB6066" w:rsidP="00AB6066">
            <w:pPr>
              <w:spacing w:before="60" w:after="60"/>
              <w:rPr>
                <w:ins w:id="4402" w:author="haha" w:date="2019-07-23T10:05:00Z"/>
                <w:rFonts w:ascii="微软雅黑" w:eastAsia="微软雅黑" w:hAnsi="微软雅黑" w:cs="微软雅黑"/>
                <w:sz w:val="18"/>
                <w:szCs w:val="18"/>
              </w:rPr>
            </w:pPr>
          </w:p>
        </w:tc>
        <w:tc>
          <w:tcPr>
            <w:tcW w:w="1712" w:type="dxa"/>
          </w:tcPr>
          <w:p w14:paraId="208B6288" w14:textId="77777777" w:rsidR="00AB6066" w:rsidRPr="00AB6066" w:rsidRDefault="00AB6066" w:rsidP="00AB6066">
            <w:pPr>
              <w:widowControl/>
              <w:jc w:val="left"/>
              <w:rPr>
                <w:ins w:id="4403" w:author="haha" w:date="2019-07-23T10:05:00Z"/>
                <w:rFonts w:ascii="微软雅黑" w:eastAsia="微软雅黑" w:hAnsi="微软雅黑" w:cs="微软雅黑"/>
                <w:color w:val="000000"/>
                <w:sz w:val="18"/>
                <w:szCs w:val="18"/>
              </w:rPr>
            </w:pPr>
          </w:p>
        </w:tc>
      </w:tr>
      <w:tr w:rsidR="00AB6066" w:rsidRPr="00AB6066" w14:paraId="3074C1F6"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04" w:author="haha" w:date="2019-07-23T10:05:00Z"/>
        </w:trPr>
        <w:tc>
          <w:tcPr>
            <w:tcW w:w="802" w:type="dxa"/>
          </w:tcPr>
          <w:p w14:paraId="75D77906" w14:textId="7B02F75A" w:rsidR="00AB6066" w:rsidRPr="00AB6066" w:rsidRDefault="00144814" w:rsidP="00AB6066">
            <w:pPr>
              <w:widowControl/>
              <w:ind w:firstLineChars="100" w:firstLine="180"/>
              <w:rPr>
                <w:ins w:id="4405" w:author="haha" w:date="2019-07-23T10:05:00Z"/>
                <w:rFonts w:ascii="微软雅黑" w:eastAsia="微软雅黑" w:hAnsi="微软雅黑" w:cs="微软雅黑"/>
                <w:sz w:val="18"/>
                <w:szCs w:val="18"/>
              </w:rPr>
            </w:pPr>
            <w:ins w:id="4406" w:author="haha" w:date="2019-07-23T15:37:00Z">
              <w:r>
                <w:rPr>
                  <w:rFonts w:ascii="微软雅黑" w:eastAsia="微软雅黑" w:hAnsi="微软雅黑" w:cs="微软雅黑" w:hint="eastAsia"/>
                  <w:sz w:val="18"/>
                  <w:szCs w:val="18"/>
                </w:rPr>
                <w:t>1</w:t>
              </w:r>
              <w:r>
                <w:rPr>
                  <w:rFonts w:ascii="微软雅黑" w:eastAsia="微软雅黑" w:hAnsi="微软雅黑" w:cs="微软雅黑"/>
                  <w:sz w:val="18"/>
                  <w:szCs w:val="18"/>
                </w:rPr>
                <w:t>4</w:t>
              </w:r>
            </w:ins>
          </w:p>
        </w:tc>
        <w:tc>
          <w:tcPr>
            <w:tcW w:w="1309" w:type="dxa"/>
            <w:gridSpan w:val="2"/>
          </w:tcPr>
          <w:p w14:paraId="664AD47D" w14:textId="77777777" w:rsidR="00AB6066" w:rsidRPr="00AB6066" w:rsidRDefault="00AB6066" w:rsidP="00AB6066">
            <w:pPr>
              <w:widowControl/>
              <w:jc w:val="left"/>
              <w:rPr>
                <w:ins w:id="4407" w:author="haha" w:date="2019-07-23T10:05:00Z"/>
                <w:rFonts w:ascii="微软雅黑" w:eastAsia="微软雅黑" w:hAnsi="微软雅黑" w:cs="微软雅黑"/>
                <w:color w:val="000000"/>
                <w:sz w:val="18"/>
                <w:szCs w:val="18"/>
              </w:rPr>
            </w:pPr>
            <w:ins w:id="4408" w:author="haha" w:date="2019-07-23T10:05:00Z">
              <w:r w:rsidRPr="00AB6066">
                <w:rPr>
                  <w:rFonts w:ascii="微软雅黑" w:eastAsia="微软雅黑" w:hAnsi="微软雅黑" w:cs="微软雅黑" w:hint="eastAsia"/>
                  <w:color w:val="000000"/>
                  <w:sz w:val="18"/>
                  <w:szCs w:val="18"/>
                </w:rPr>
                <w:t>期数</w:t>
              </w:r>
            </w:ins>
          </w:p>
        </w:tc>
        <w:tc>
          <w:tcPr>
            <w:tcW w:w="3000" w:type="dxa"/>
          </w:tcPr>
          <w:p w14:paraId="5FC69C3F" w14:textId="77777777" w:rsidR="00AB6066" w:rsidRPr="00AB6066" w:rsidRDefault="00AB6066" w:rsidP="00AB6066">
            <w:pPr>
              <w:widowControl/>
              <w:jc w:val="left"/>
              <w:rPr>
                <w:ins w:id="4409" w:author="haha" w:date="2019-07-23T10:05:00Z"/>
                <w:rFonts w:ascii="微软雅黑" w:eastAsia="微软雅黑" w:hAnsi="微软雅黑" w:cs="微软雅黑"/>
                <w:color w:val="000000"/>
                <w:sz w:val="18"/>
                <w:szCs w:val="18"/>
              </w:rPr>
            </w:pPr>
            <w:ins w:id="4410" w:author="haha" w:date="2019-07-23T10:05:00Z">
              <w:r w:rsidRPr="00AB6066">
                <w:rPr>
                  <w:rFonts w:ascii="微软雅黑" w:eastAsia="微软雅黑" w:hAnsi="微软雅黑" w:cs="微软雅黑" w:hint="eastAsia"/>
                  <w:color w:val="000000"/>
                  <w:sz w:val="18"/>
                  <w:szCs w:val="18"/>
                </w:rPr>
                <w:t>展示客户户借款期数</w:t>
              </w:r>
            </w:ins>
          </w:p>
        </w:tc>
        <w:tc>
          <w:tcPr>
            <w:tcW w:w="3209" w:type="dxa"/>
          </w:tcPr>
          <w:p w14:paraId="6164F8BF" w14:textId="77777777" w:rsidR="00AB6066" w:rsidRPr="00AB6066" w:rsidRDefault="00AB6066" w:rsidP="00AB6066">
            <w:pPr>
              <w:spacing w:before="60" w:after="60"/>
              <w:rPr>
                <w:ins w:id="4411" w:author="haha" w:date="2019-07-23T10:05:00Z"/>
                <w:rFonts w:ascii="微软雅黑" w:eastAsia="微软雅黑" w:hAnsi="微软雅黑" w:cs="微软雅黑"/>
                <w:sz w:val="18"/>
                <w:szCs w:val="18"/>
              </w:rPr>
            </w:pPr>
          </w:p>
        </w:tc>
        <w:tc>
          <w:tcPr>
            <w:tcW w:w="1712" w:type="dxa"/>
          </w:tcPr>
          <w:p w14:paraId="79A7ABBF" w14:textId="77777777" w:rsidR="00AB6066" w:rsidRPr="00AB6066" w:rsidRDefault="00AB6066" w:rsidP="00AB6066">
            <w:pPr>
              <w:widowControl/>
              <w:jc w:val="left"/>
              <w:rPr>
                <w:ins w:id="4412" w:author="haha" w:date="2019-07-23T10:05:00Z"/>
                <w:rFonts w:ascii="微软雅黑" w:eastAsia="微软雅黑" w:hAnsi="微软雅黑" w:cs="微软雅黑"/>
                <w:color w:val="000000"/>
                <w:sz w:val="18"/>
                <w:szCs w:val="18"/>
              </w:rPr>
            </w:pPr>
          </w:p>
        </w:tc>
      </w:tr>
      <w:tr w:rsidR="00AB6066" w:rsidRPr="00AB6066" w14:paraId="3D2D1BF1"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13" w:author="haha" w:date="2019-07-23T10:05:00Z"/>
        </w:trPr>
        <w:tc>
          <w:tcPr>
            <w:tcW w:w="802" w:type="dxa"/>
          </w:tcPr>
          <w:p w14:paraId="0A41D2B6" w14:textId="6E364322" w:rsidR="00AB6066" w:rsidRPr="00AB6066" w:rsidRDefault="00AB6066" w:rsidP="00AB6066">
            <w:pPr>
              <w:widowControl/>
              <w:ind w:firstLineChars="100" w:firstLine="180"/>
              <w:rPr>
                <w:ins w:id="4414" w:author="haha" w:date="2019-07-23T10:05:00Z"/>
                <w:rFonts w:ascii="微软雅黑" w:eastAsia="微软雅黑" w:hAnsi="微软雅黑" w:cs="微软雅黑"/>
                <w:sz w:val="18"/>
                <w:szCs w:val="18"/>
              </w:rPr>
            </w:pPr>
            <w:ins w:id="4415" w:author="haha" w:date="2019-07-23T10:05:00Z">
              <w:r w:rsidRPr="00AB6066">
                <w:rPr>
                  <w:rFonts w:ascii="微软雅黑" w:eastAsia="微软雅黑" w:hAnsi="微软雅黑" w:cs="微软雅黑" w:hint="eastAsia"/>
                  <w:sz w:val="18"/>
                  <w:szCs w:val="18"/>
                </w:rPr>
                <w:t>1</w:t>
              </w:r>
            </w:ins>
            <w:ins w:id="4416" w:author="haha" w:date="2019-07-23T15:37:00Z">
              <w:r w:rsidR="00144814">
                <w:rPr>
                  <w:rFonts w:ascii="微软雅黑" w:eastAsia="微软雅黑" w:hAnsi="微软雅黑" w:cs="微软雅黑"/>
                  <w:sz w:val="18"/>
                  <w:szCs w:val="18"/>
                </w:rPr>
                <w:t>5</w:t>
              </w:r>
            </w:ins>
          </w:p>
        </w:tc>
        <w:tc>
          <w:tcPr>
            <w:tcW w:w="1309" w:type="dxa"/>
            <w:gridSpan w:val="2"/>
          </w:tcPr>
          <w:p w14:paraId="1A3D4984" w14:textId="77777777" w:rsidR="00AB6066" w:rsidRPr="00AB6066" w:rsidRDefault="00AB6066" w:rsidP="00AB6066">
            <w:pPr>
              <w:widowControl/>
              <w:jc w:val="left"/>
              <w:rPr>
                <w:ins w:id="4417" w:author="haha" w:date="2019-07-23T10:05:00Z"/>
                <w:rFonts w:ascii="微软雅黑" w:eastAsia="微软雅黑" w:hAnsi="微软雅黑" w:cs="微软雅黑"/>
                <w:color w:val="000000"/>
                <w:sz w:val="18"/>
                <w:szCs w:val="18"/>
              </w:rPr>
            </w:pPr>
            <w:ins w:id="4418" w:author="haha" w:date="2019-07-23T10:05:00Z">
              <w:r w:rsidRPr="00AB6066">
                <w:rPr>
                  <w:rFonts w:ascii="微软雅黑" w:eastAsia="微软雅黑" w:hAnsi="微软雅黑" w:cs="微软雅黑" w:hint="eastAsia"/>
                  <w:color w:val="000000"/>
                  <w:sz w:val="18"/>
                  <w:szCs w:val="18"/>
                </w:rPr>
                <w:t>手机号</w:t>
              </w:r>
            </w:ins>
          </w:p>
        </w:tc>
        <w:tc>
          <w:tcPr>
            <w:tcW w:w="3000" w:type="dxa"/>
          </w:tcPr>
          <w:p w14:paraId="3C3A05AD" w14:textId="77777777" w:rsidR="00AB6066" w:rsidRPr="00AB6066" w:rsidRDefault="00AB6066" w:rsidP="00AB6066">
            <w:pPr>
              <w:widowControl/>
              <w:jc w:val="left"/>
              <w:rPr>
                <w:ins w:id="4419" w:author="haha" w:date="2019-07-23T10:05:00Z"/>
                <w:rFonts w:ascii="微软雅黑" w:eastAsia="微软雅黑" w:hAnsi="微软雅黑" w:cs="微软雅黑"/>
                <w:color w:val="000000"/>
                <w:sz w:val="18"/>
                <w:szCs w:val="18"/>
              </w:rPr>
            </w:pPr>
            <w:ins w:id="4420" w:author="haha" w:date="2019-07-23T10:05:00Z">
              <w:r w:rsidRPr="00AB6066">
                <w:rPr>
                  <w:rFonts w:ascii="微软雅黑" w:eastAsia="微软雅黑" w:hAnsi="微软雅黑" w:cs="微软雅黑" w:hint="eastAsia"/>
                  <w:color w:val="000000"/>
                  <w:sz w:val="18"/>
                  <w:szCs w:val="18"/>
                </w:rPr>
                <w:t>展示借款人手机号</w:t>
              </w:r>
            </w:ins>
          </w:p>
        </w:tc>
        <w:tc>
          <w:tcPr>
            <w:tcW w:w="3209" w:type="dxa"/>
          </w:tcPr>
          <w:p w14:paraId="18F88495" w14:textId="77777777" w:rsidR="00AB6066" w:rsidRPr="00AB6066" w:rsidRDefault="00AB6066" w:rsidP="00AB6066">
            <w:pPr>
              <w:spacing w:before="60" w:after="60"/>
              <w:rPr>
                <w:ins w:id="4421" w:author="haha" w:date="2019-07-23T10:05:00Z"/>
                <w:rFonts w:ascii="微软雅黑" w:eastAsia="微软雅黑" w:hAnsi="微软雅黑" w:cs="微软雅黑"/>
                <w:sz w:val="18"/>
                <w:szCs w:val="18"/>
              </w:rPr>
            </w:pPr>
          </w:p>
        </w:tc>
        <w:tc>
          <w:tcPr>
            <w:tcW w:w="1712" w:type="dxa"/>
          </w:tcPr>
          <w:p w14:paraId="11030D97" w14:textId="77777777" w:rsidR="00AB6066" w:rsidRPr="00AB6066" w:rsidRDefault="00AB6066" w:rsidP="00AB6066">
            <w:pPr>
              <w:widowControl/>
              <w:jc w:val="left"/>
              <w:rPr>
                <w:ins w:id="4422" w:author="haha" w:date="2019-07-23T10:05:00Z"/>
                <w:rFonts w:ascii="微软雅黑" w:eastAsia="微软雅黑" w:hAnsi="微软雅黑" w:cs="微软雅黑"/>
                <w:color w:val="000000"/>
                <w:sz w:val="18"/>
                <w:szCs w:val="18"/>
              </w:rPr>
            </w:pPr>
          </w:p>
        </w:tc>
      </w:tr>
      <w:tr w:rsidR="00AB6066" w:rsidRPr="00AB6066" w14:paraId="2A05C3AB"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23" w:author="haha" w:date="2019-07-23T10:05:00Z"/>
        </w:trPr>
        <w:tc>
          <w:tcPr>
            <w:tcW w:w="802" w:type="dxa"/>
          </w:tcPr>
          <w:p w14:paraId="0695CE56" w14:textId="336522C8" w:rsidR="00AB6066" w:rsidRPr="00AB6066" w:rsidRDefault="00144814" w:rsidP="00AB6066">
            <w:pPr>
              <w:widowControl/>
              <w:ind w:firstLineChars="100" w:firstLine="180"/>
              <w:rPr>
                <w:ins w:id="4424" w:author="haha" w:date="2019-07-23T10:05:00Z"/>
                <w:rFonts w:ascii="微软雅黑" w:eastAsia="微软雅黑" w:hAnsi="微软雅黑" w:cs="微软雅黑"/>
                <w:sz w:val="18"/>
                <w:szCs w:val="18"/>
              </w:rPr>
            </w:pPr>
            <w:ins w:id="4425" w:author="haha" w:date="2019-07-23T15:37:00Z">
              <w:r>
                <w:rPr>
                  <w:rFonts w:ascii="微软雅黑" w:eastAsia="微软雅黑" w:hAnsi="微软雅黑" w:cs="微软雅黑" w:hint="eastAsia"/>
                  <w:sz w:val="18"/>
                  <w:szCs w:val="18"/>
                </w:rPr>
                <w:t>1</w:t>
              </w:r>
              <w:r>
                <w:rPr>
                  <w:rFonts w:ascii="微软雅黑" w:eastAsia="微软雅黑" w:hAnsi="微软雅黑" w:cs="微软雅黑"/>
                  <w:sz w:val="18"/>
                  <w:szCs w:val="18"/>
                </w:rPr>
                <w:t>6</w:t>
              </w:r>
            </w:ins>
          </w:p>
        </w:tc>
        <w:tc>
          <w:tcPr>
            <w:tcW w:w="1309" w:type="dxa"/>
            <w:gridSpan w:val="2"/>
          </w:tcPr>
          <w:p w14:paraId="3C196E4B" w14:textId="77777777" w:rsidR="00AB6066" w:rsidRPr="00AB6066" w:rsidRDefault="00AB6066" w:rsidP="00AB6066">
            <w:pPr>
              <w:widowControl/>
              <w:jc w:val="left"/>
              <w:rPr>
                <w:ins w:id="4426" w:author="haha" w:date="2019-07-23T10:05:00Z"/>
                <w:rFonts w:ascii="微软雅黑" w:eastAsia="微软雅黑" w:hAnsi="微软雅黑" w:cs="微软雅黑"/>
                <w:color w:val="000000"/>
                <w:sz w:val="18"/>
                <w:szCs w:val="18"/>
              </w:rPr>
            </w:pPr>
            <w:ins w:id="4427" w:author="haha" w:date="2019-07-23T10:05:00Z">
              <w:r w:rsidRPr="00AB6066">
                <w:rPr>
                  <w:rFonts w:ascii="微软雅黑" w:eastAsia="微软雅黑" w:hAnsi="微软雅黑" w:cs="微软雅黑" w:hint="eastAsia"/>
                  <w:color w:val="000000"/>
                  <w:sz w:val="18"/>
                  <w:szCs w:val="18"/>
                </w:rPr>
                <w:t>还款金额</w:t>
              </w:r>
            </w:ins>
          </w:p>
        </w:tc>
        <w:tc>
          <w:tcPr>
            <w:tcW w:w="3000" w:type="dxa"/>
          </w:tcPr>
          <w:p w14:paraId="36A8FDCD" w14:textId="77777777" w:rsidR="00AB6066" w:rsidRPr="00AB6066" w:rsidRDefault="00AB6066" w:rsidP="00AB6066">
            <w:pPr>
              <w:widowControl/>
              <w:jc w:val="left"/>
              <w:rPr>
                <w:ins w:id="4428" w:author="haha" w:date="2019-07-23T10:05:00Z"/>
                <w:rFonts w:ascii="微软雅黑" w:eastAsia="微软雅黑" w:hAnsi="微软雅黑" w:cs="微软雅黑"/>
                <w:color w:val="000000"/>
                <w:sz w:val="18"/>
                <w:szCs w:val="18"/>
              </w:rPr>
            </w:pPr>
            <w:ins w:id="4429" w:author="haha" w:date="2019-07-23T10:05:00Z">
              <w:r w:rsidRPr="00AB6066">
                <w:rPr>
                  <w:rFonts w:ascii="微软雅黑" w:eastAsia="微软雅黑" w:hAnsi="微软雅黑" w:cs="微软雅黑" w:hint="eastAsia"/>
                  <w:color w:val="000000"/>
                  <w:sz w:val="18"/>
                  <w:szCs w:val="18"/>
                </w:rPr>
                <w:t>展示当前记录内提交的还款金额</w:t>
              </w:r>
            </w:ins>
          </w:p>
        </w:tc>
        <w:tc>
          <w:tcPr>
            <w:tcW w:w="3209" w:type="dxa"/>
          </w:tcPr>
          <w:p w14:paraId="0C1D710D" w14:textId="77777777" w:rsidR="00AB6066" w:rsidRPr="00AB6066" w:rsidRDefault="00AB6066" w:rsidP="00AB6066">
            <w:pPr>
              <w:spacing w:before="60" w:after="60"/>
              <w:rPr>
                <w:ins w:id="4430" w:author="haha" w:date="2019-07-23T10:05:00Z"/>
                <w:rFonts w:ascii="微软雅黑" w:eastAsia="微软雅黑" w:hAnsi="微软雅黑" w:cs="微软雅黑"/>
                <w:sz w:val="18"/>
                <w:szCs w:val="18"/>
              </w:rPr>
            </w:pPr>
          </w:p>
        </w:tc>
        <w:tc>
          <w:tcPr>
            <w:tcW w:w="1712" w:type="dxa"/>
          </w:tcPr>
          <w:p w14:paraId="6086AF73" w14:textId="77777777" w:rsidR="00AB6066" w:rsidRPr="00AB6066" w:rsidRDefault="00AB6066" w:rsidP="00AB6066">
            <w:pPr>
              <w:widowControl/>
              <w:jc w:val="left"/>
              <w:rPr>
                <w:ins w:id="4431" w:author="haha" w:date="2019-07-23T10:05:00Z"/>
                <w:rFonts w:ascii="微软雅黑" w:eastAsia="微软雅黑" w:hAnsi="微软雅黑" w:cs="微软雅黑"/>
                <w:color w:val="000000"/>
                <w:sz w:val="18"/>
                <w:szCs w:val="18"/>
              </w:rPr>
            </w:pPr>
          </w:p>
        </w:tc>
      </w:tr>
      <w:tr w:rsidR="00AB6066" w:rsidRPr="00AB6066" w14:paraId="71B9D76E"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32" w:author="haha" w:date="2019-07-23T10:05:00Z"/>
        </w:trPr>
        <w:tc>
          <w:tcPr>
            <w:tcW w:w="802" w:type="dxa"/>
          </w:tcPr>
          <w:p w14:paraId="3A303862" w14:textId="36FCFA14" w:rsidR="00AB6066" w:rsidRPr="00AB6066" w:rsidRDefault="00AB6066" w:rsidP="00AB6066">
            <w:pPr>
              <w:widowControl/>
              <w:ind w:firstLineChars="100" w:firstLine="180"/>
              <w:rPr>
                <w:ins w:id="4433" w:author="haha" w:date="2019-07-23T10:05:00Z"/>
                <w:rFonts w:ascii="微软雅黑" w:eastAsia="微软雅黑" w:hAnsi="微软雅黑" w:cs="微软雅黑"/>
                <w:sz w:val="18"/>
                <w:szCs w:val="18"/>
              </w:rPr>
            </w:pPr>
            <w:ins w:id="4434" w:author="haha" w:date="2019-07-23T10:05:00Z">
              <w:r w:rsidRPr="00AB6066">
                <w:rPr>
                  <w:rFonts w:ascii="微软雅黑" w:eastAsia="微软雅黑" w:hAnsi="微软雅黑" w:cs="微软雅黑" w:hint="eastAsia"/>
                  <w:sz w:val="18"/>
                  <w:szCs w:val="18"/>
                </w:rPr>
                <w:t>1</w:t>
              </w:r>
            </w:ins>
            <w:ins w:id="4435" w:author="haha" w:date="2019-07-23T15:37:00Z">
              <w:r w:rsidR="00144814">
                <w:rPr>
                  <w:rFonts w:ascii="微软雅黑" w:eastAsia="微软雅黑" w:hAnsi="微软雅黑" w:cs="微软雅黑"/>
                  <w:sz w:val="18"/>
                  <w:szCs w:val="18"/>
                </w:rPr>
                <w:t>7</w:t>
              </w:r>
            </w:ins>
          </w:p>
        </w:tc>
        <w:tc>
          <w:tcPr>
            <w:tcW w:w="1309" w:type="dxa"/>
            <w:gridSpan w:val="2"/>
          </w:tcPr>
          <w:p w14:paraId="66EFE975" w14:textId="77777777" w:rsidR="00AB6066" w:rsidRPr="00AB6066" w:rsidRDefault="00AB6066" w:rsidP="00AB6066">
            <w:pPr>
              <w:widowControl/>
              <w:jc w:val="left"/>
              <w:rPr>
                <w:ins w:id="4436" w:author="haha" w:date="2019-07-23T10:05:00Z"/>
                <w:rFonts w:ascii="微软雅黑" w:eastAsia="微软雅黑" w:hAnsi="微软雅黑" w:cs="微软雅黑"/>
                <w:color w:val="000000"/>
                <w:sz w:val="18"/>
                <w:szCs w:val="18"/>
              </w:rPr>
            </w:pPr>
            <w:ins w:id="4437" w:author="haha" w:date="2019-07-23T10:05:00Z">
              <w:r w:rsidRPr="00AB6066">
                <w:rPr>
                  <w:rFonts w:ascii="微软雅黑" w:eastAsia="微软雅黑" w:hAnsi="微软雅黑" w:cs="微软雅黑" w:hint="eastAsia"/>
                  <w:color w:val="000000"/>
                  <w:sz w:val="18"/>
                  <w:szCs w:val="18"/>
                </w:rPr>
                <w:t>应还款日期</w:t>
              </w:r>
            </w:ins>
          </w:p>
        </w:tc>
        <w:tc>
          <w:tcPr>
            <w:tcW w:w="3000" w:type="dxa"/>
          </w:tcPr>
          <w:p w14:paraId="1CDC0FE3" w14:textId="77777777" w:rsidR="00AB6066" w:rsidRPr="00AB6066" w:rsidRDefault="00AB6066" w:rsidP="00AB6066">
            <w:pPr>
              <w:widowControl/>
              <w:jc w:val="left"/>
              <w:rPr>
                <w:ins w:id="4438" w:author="haha" w:date="2019-07-23T10:05:00Z"/>
                <w:rFonts w:ascii="微软雅黑" w:eastAsia="微软雅黑" w:hAnsi="微软雅黑" w:cs="微软雅黑"/>
                <w:color w:val="000000"/>
                <w:sz w:val="18"/>
                <w:szCs w:val="18"/>
              </w:rPr>
            </w:pPr>
            <w:ins w:id="4439" w:author="haha" w:date="2019-07-23T10:05:00Z">
              <w:r w:rsidRPr="00AB6066">
                <w:rPr>
                  <w:rFonts w:ascii="微软雅黑" w:eastAsia="微软雅黑" w:hAnsi="微软雅黑" w:cs="微软雅黑" w:hint="eastAsia"/>
                  <w:color w:val="000000"/>
                  <w:sz w:val="18"/>
                  <w:szCs w:val="18"/>
                </w:rPr>
                <w:t>展示客户应还日期，精确到日</w:t>
              </w:r>
            </w:ins>
          </w:p>
        </w:tc>
        <w:tc>
          <w:tcPr>
            <w:tcW w:w="3209" w:type="dxa"/>
          </w:tcPr>
          <w:p w14:paraId="415A3DE6" w14:textId="77777777" w:rsidR="00AB6066" w:rsidRPr="00AB6066" w:rsidRDefault="00AB6066" w:rsidP="00AB6066">
            <w:pPr>
              <w:spacing w:before="60" w:after="60"/>
              <w:rPr>
                <w:ins w:id="4440" w:author="haha" w:date="2019-07-23T10:05:00Z"/>
                <w:rFonts w:ascii="微软雅黑" w:eastAsia="微软雅黑" w:hAnsi="微软雅黑" w:cs="微软雅黑"/>
                <w:sz w:val="18"/>
                <w:szCs w:val="18"/>
              </w:rPr>
            </w:pPr>
          </w:p>
        </w:tc>
        <w:tc>
          <w:tcPr>
            <w:tcW w:w="1712" w:type="dxa"/>
          </w:tcPr>
          <w:p w14:paraId="3E057081" w14:textId="77777777" w:rsidR="00AB6066" w:rsidRPr="00AB6066" w:rsidRDefault="00AB6066" w:rsidP="00AB6066">
            <w:pPr>
              <w:widowControl/>
              <w:jc w:val="left"/>
              <w:rPr>
                <w:ins w:id="4441" w:author="haha" w:date="2019-07-23T10:05:00Z"/>
                <w:rFonts w:ascii="微软雅黑" w:eastAsia="微软雅黑" w:hAnsi="微软雅黑" w:cs="微软雅黑"/>
                <w:color w:val="000000"/>
                <w:sz w:val="18"/>
                <w:szCs w:val="18"/>
              </w:rPr>
            </w:pPr>
          </w:p>
        </w:tc>
      </w:tr>
      <w:tr w:rsidR="00AB6066" w:rsidRPr="00AB6066" w14:paraId="3B49707C"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42" w:author="haha" w:date="2019-07-23T10:05:00Z"/>
        </w:trPr>
        <w:tc>
          <w:tcPr>
            <w:tcW w:w="802" w:type="dxa"/>
          </w:tcPr>
          <w:p w14:paraId="018A9D9C" w14:textId="3E8BFB64" w:rsidR="00AB6066" w:rsidRPr="00AB6066" w:rsidRDefault="00144814" w:rsidP="00AB6066">
            <w:pPr>
              <w:widowControl/>
              <w:ind w:firstLineChars="100" w:firstLine="180"/>
              <w:rPr>
                <w:ins w:id="4443" w:author="haha" w:date="2019-07-23T10:05:00Z"/>
                <w:rFonts w:ascii="微软雅黑" w:eastAsia="微软雅黑" w:hAnsi="微软雅黑" w:cs="微软雅黑"/>
                <w:sz w:val="18"/>
                <w:szCs w:val="18"/>
              </w:rPr>
            </w:pPr>
            <w:ins w:id="4444" w:author="haha" w:date="2019-07-23T15:37:00Z">
              <w:r>
                <w:rPr>
                  <w:rFonts w:ascii="微软雅黑" w:eastAsia="微软雅黑" w:hAnsi="微软雅黑" w:cs="微软雅黑" w:hint="eastAsia"/>
                  <w:sz w:val="18"/>
                  <w:szCs w:val="18"/>
                </w:rPr>
                <w:t>1</w:t>
              </w:r>
              <w:r>
                <w:rPr>
                  <w:rFonts w:ascii="微软雅黑" w:eastAsia="微软雅黑" w:hAnsi="微软雅黑" w:cs="微软雅黑"/>
                  <w:sz w:val="18"/>
                  <w:szCs w:val="18"/>
                </w:rPr>
                <w:t>8</w:t>
              </w:r>
            </w:ins>
          </w:p>
        </w:tc>
        <w:tc>
          <w:tcPr>
            <w:tcW w:w="1309" w:type="dxa"/>
            <w:gridSpan w:val="2"/>
          </w:tcPr>
          <w:p w14:paraId="3DCD2CE2" w14:textId="77777777" w:rsidR="00AB6066" w:rsidRPr="00AB6066" w:rsidRDefault="00AB6066" w:rsidP="00AB6066">
            <w:pPr>
              <w:widowControl/>
              <w:jc w:val="left"/>
              <w:rPr>
                <w:ins w:id="4445" w:author="haha" w:date="2019-07-23T10:05:00Z"/>
                <w:rFonts w:ascii="微软雅黑" w:eastAsia="微软雅黑" w:hAnsi="微软雅黑" w:cs="微软雅黑"/>
                <w:color w:val="000000"/>
                <w:sz w:val="18"/>
                <w:szCs w:val="18"/>
              </w:rPr>
            </w:pPr>
            <w:ins w:id="4446" w:author="haha" w:date="2019-07-23T10:05:00Z">
              <w:r w:rsidRPr="00AB6066">
                <w:rPr>
                  <w:rFonts w:ascii="微软雅黑" w:eastAsia="微软雅黑" w:hAnsi="微软雅黑" w:cs="微软雅黑" w:hint="eastAsia"/>
                  <w:color w:val="000000"/>
                  <w:sz w:val="18"/>
                  <w:szCs w:val="18"/>
                </w:rPr>
                <w:t>实际还款时间</w:t>
              </w:r>
            </w:ins>
          </w:p>
        </w:tc>
        <w:tc>
          <w:tcPr>
            <w:tcW w:w="3000" w:type="dxa"/>
          </w:tcPr>
          <w:p w14:paraId="033FB153" w14:textId="77777777" w:rsidR="00AB6066" w:rsidRPr="00AB6066" w:rsidRDefault="00AB6066" w:rsidP="00AB6066">
            <w:pPr>
              <w:widowControl/>
              <w:jc w:val="left"/>
              <w:rPr>
                <w:ins w:id="4447" w:author="haha" w:date="2019-07-23T10:05:00Z"/>
                <w:rFonts w:ascii="微软雅黑" w:eastAsia="微软雅黑" w:hAnsi="微软雅黑" w:cs="微软雅黑"/>
                <w:color w:val="000000"/>
                <w:sz w:val="18"/>
                <w:szCs w:val="18"/>
              </w:rPr>
            </w:pPr>
            <w:ins w:id="4448" w:author="haha" w:date="2019-07-23T10:05:00Z">
              <w:r w:rsidRPr="00AB6066">
                <w:rPr>
                  <w:rFonts w:ascii="微软雅黑" w:eastAsia="微软雅黑" w:hAnsi="微软雅黑" w:cs="微软雅黑" w:hint="eastAsia"/>
                  <w:color w:val="000000"/>
                  <w:sz w:val="18"/>
                  <w:szCs w:val="18"/>
                </w:rPr>
                <w:t>展示当前记录内填写的实际还款时间</w:t>
              </w:r>
            </w:ins>
          </w:p>
        </w:tc>
        <w:tc>
          <w:tcPr>
            <w:tcW w:w="3209" w:type="dxa"/>
          </w:tcPr>
          <w:p w14:paraId="3D826637" w14:textId="77777777" w:rsidR="00AB6066" w:rsidRPr="00AB6066" w:rsidRDefault="00AB6066" w:rsidP="00AB6066">
            <w:pPr>
              <w:spacing w:before="60" w:after="60"/>
              <w:rPr>
                <w:ins w:id="4449" w:author="haha" w:date="2019-07-23T10:05:00Z"/>
                <w:rFonts w:ascii="微软雅黑" w:eastAsia="微软雅黑" w:hAnsi="微软雅黑" w:cs="微软雅黑"/>
                <w:sz w:val="18"/>
                <w:szCs w:val="18"/>
              </w:rPr>
            </w:pPr>
          </w:p>
        </w:tc>
        <w:tc>
          <w:tcPr>
            <w:tcW w:w="1712" w:type="dxa"/>
          </w:tcPr>
          <w:p w14:paraId="4E981423" w14:textId="77777777" w:rsidR="00AB6066" w:rsidRPr="00AB6066" w:rsidRDefault="00AB6066" w:rsidP="00AB6066">
            <w:pPr>
              <w:widowControl/>
              <w:jc w:val="left"/>
              <w:rPr>
                <w:ins w:id="4450" w:author="haha" w:date="2019-07-23T10:05:00Z"/>
                <w:rFonts w:ascii="微软雅黑" w:eastAsia="微软雅黑" w:hAnsi="微软雅黑" w:cs="微软雅黑"/>
                <w:color w:val="000000"/>
                <w:sz w:val="18"/>
                <w:szCs w:val="18"/>
              </w:rPr>
            </w:pPr>
          </w:p>
        </w:tc>
      </w:tr>
      <w:tr w:rsidR="00AB6066" w:rsidRPr="00AB6066" w14:paraId="0F12EEFC"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51" w:author="haha" w:date="2019-07-23T10:05:00Z"/>
        </w:trPr>
        <w:tc>
          <w:tcPr>
            <w:tcW w:w="802" w:type="dxa"/>
          </w:tcPr>
          <w:p w14:paraId="0B6D22DC" w14:textId="4D39CAAA" w:rsidR="00AB6066" w:rsidRPr="00AB6066" w:rsidRDefault="00144814" w:rsidP="00AB6066">
            <w:pPr>
              <w:widowControl/>
              <w:ind w:firstLineChars="100" w:firstLine="180"/>
              <w:rPr>
                <w:ins w:id="4452" w:author="haha" w:date="2019-07-23T10:05:00Z"/>
                <w:rFonts w:ascii="微软雅黑" w:eastAsia="微软雅黑" w:hAnsi="微软雅黑" w:cs="微软雅黑"/>
                <w:sz w:val="18"/>
                <w:szCs w:val="18"/>
              </w:rPr>
            </w:pPr>
            <w:ins w:id="4453" w:author="haha" w:date="2019-07-23T15:37:00Z">
              <w:r>
                <w:rPr>
                  <w:rFonts w:ascii="微软雅黑" w:eastAsia="微软雅黑" w:hAnsi="微软雅黑" w:cs="微软雅黑" w:hint="eastAsia"/>
                  <w:sz w:val="18"/>
                  <w:szCs w:val="18"/>
                </w:rPr>
                <w:t>1</w:t>
              </w:r>
              <w:r>
                <w:rPr>
                  <w:rFonts w:ascii="微软雅黑" w:eastAsia="微软雅黑" w:hAnsi="微软雅黑" w:cs="微软雅黑"/>
                  <w:sz w:val="18"/>
                  <w:szCs w:val="18"/>
                </w:rPr>
                <w:t>9</w:t>
              </w:r>
            </w:ins>
          </w:p>
        </w:tc>
        <w:tc>
          <w:tcPr>
            <w:tcW w:w="1309" w:type="dxa"/>
            <w:gridSpan w:val="2"/>
          </w:tcPr>
          <w:p w14:paraId="74DF1548" w14:textId="77777777" w:rsidR="00AB6066" w:rsidRPr="00AB6066" w:rsidRDefault="00AB6066" w:rsidP="00AB6066">
            <w:pPr>
              <w:widowControl/>
              <w:jc w:val="left"/>
              <w:rPr>
                <w:ins w:id="4454" w:author="haha" w:date="2019-07-23T10:05:00Z"/>
                <w:rFonts w:ascii="微软雅黑" w:eastAsia="微软雅黑" w:hAnsi="微软雅黑" w:cs="微软雅黑"/>
                <w:color w:val="000000"/>
                <w:sz w:val="18"/>
                <w:szCs w:val="18"/>
              </w:rPr>
            </w:pPr>
            <w:ins w:id="4455" w:author="haha" w:date="2019-07-23T10:05:00Z">
              <w:r w:rsidRPr="00AB6066">
                <w:rPr>
                  <w:rFonts w:ascii="微软雅黑" w:eastAsia="微软雅黑" w:hAnsi="微软雅黑" w:cs="微软雅黑" w:hint="eastAsia"/>
                  <w:color w:val="000000"/>
                  <w:sz w:val="18"/>
                  <w:szCs w:val="18"/>
                </w:rPr>
                <w:t>下次还款时间</w:t>
              </w:r>
            </w:ins>
          </w:p>
        </w:tc>
        <w:tc>
          <w:tcPr>
            <w:tcW w:w="3000" w:type="dxa"/>
          </w:tcPr>
          <w:p w14:paraId="2D405050" w14:textId="77777777" w:rsidR="00AB6066" w:rsidRPr="00AB6066" w:rsidRDefault="00AB6066" w:rsidP="00AB6066">
            <w:pPr>
              <w:widowControl/>
              <w:jc w:val="left"/>
              <w:rPr>
                <w:ins w:id="4456" w:author="haha" w:date="2019-07-23T10:05:00Z"/>
                <w:rFonts w:ascii="微软雅黑" w:eastAsia="微软雅黑" w:hAnsi="微软雅黑" w:cs="微软雅黑"/>
                <w:color w:val="000000"/>
                <w:sz w:val="18"/>
                <w:szCs w:val="18"/>
              </w:rPr>
            </w:pPr>
            <w:ins w:id="4457" w:author="haha" w:date="2019-07-23T10:05:00Z">
              <w:r w:rsidRPr="00AB6066">
                <w:rPr>
                  <w:rFonts w:ascii="微软雅黑" w:eastAsia="微软雅黑" w:hAnsi="微软雅黑" w:cs="微软雅黑" w:hint="eastAsia"/>
                  <w:color w:val="000000"/>
                  <w:sz w:val="18"/>
                  <w:szCs w:val="18"/>
                </w:rPr>
                <w:t>展示当期记录内的下次还款时间，若无则显示空即可</w:t>
              </w:r>
            </w:ins>
          </w:p>
        </w:tc>
        <w:tc>
          <w:tcPr>
            <w:tcW w:w="3209" w:type="dxa"/>
          </w:tcPr>
          <w:p w14:paraId="1755C8EF" w14:textId="77777777" w:rsidR="00AB6066" w:rsidRPr="00AB6066" w:rsidRDefault="00AB6066" w:rsidP="00AB6066">
            <w:pPr>
              <w:spacing w:before="60" w:after="60"/>
              <w:rPr>
                <w:ins w:id="4458" w:author="haha" w:date="2019-07-23T10:05:00Z"/>
                <w:rFonts w:ascii="微软雅黑" w:eastAsia="微软雅黑" w:hAnsi="微软雅黑" w:cs="微软雅黑"/>
                <w:sz w:val="18"/>
                <w:szCs w:val="18"/>
              </w:rPr>
            </w:pPr>
          </w:p>
        </w:tc>
        <w:tc>
          <w:tcPr>
            <w:tcW w:w="1712" w:type="dxa"/>
          </w:tcPr>
          <w:p w14:paraId="510A3152" w14:textId="77777777" w:rsidR="00AB6066" w:rsidRPr="00AB6066" w:rsidRDefault="00AB6066" w:rsidP="00AB6066">
            <w:pPr>
              <w:widowControl/>
              <w:jc w:val="left"/>
              <w:rPr>
                <w:ins w:id="4459" w:author="haha" w:date="2019-07-23T10:05:00Z"/>
                <w:rFonts w:ascii="微软雅黑" w:eastAsia="微软雅黑" w:hAnsi="微软雅黑" w:cs="微软雅黑"/>
                <w:color w:val="000000"/>
                <w:sz w:val="18"/>
                <w:szCs w:val="18"/>
              </w:rPr>
            </w:pPr>
          </w:p>
        </w:tc>
      </w:tr>
      <w:tr w:rsidR="00AB6066" w:rsidRPr="00AB6066" w14:paraId="440BD49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60" w:author="haha" w:date="2019-07-23T10:05:00Z"/>
        </w:trPr>
        <w:tc>
          <w:tcPr>
            <w:tcW w:w="802" w:type="dxa"/>
          </w:tcPr>
          <w:p w14:paraId="6466E501" w14:textId="2E2DBA5D" w:rsidR="00AB6066" w:rsidRPr="00AB6066" w:rsidRDefault="00144814" w:rsidP="00AB6066">
            <w:pPr>
              <w:widowControl/>
              <w:ind w:firstLineChars="100" w:firstLine="180"/>
              <w:rPr>
                <w:ins w:id="4461" w:author="haha" w:date="2019-07-23T10:05:00Z"/>
                <w:rFonts w:ascii="微软雅黑" w:eastAsia="微软雅黑" w:hAnsi="微软雅黑" w:cs="微软雅黑"/>
                <w:sz w:val="18"/>
                <w:szCs w:val="18"/>
              </w:rPr>
            </w:pPr>
            <w:ins w:id="4462" w:author="haha" w:date="2019-07-23T15:37:00Z">
              <w:r>
                <w:rPr>
                  <w:rFonts w:ascii="微软雅黑" w:eastAsia="微软雅黑" w:hAnsi="微软雅黑" w:cs="微软雅黑" w:hint="eastAsia"/>
                  <w:sz w:val="18"/>
                  <w:szCs w:val="18"/>
                </w:rPr>
                <w:t>2</w:t>
              </w:r>
              <w:r>
                <w:rPr>
                  <w:rFonts w:ascii="微软雅黑" w:eastAsia="微软雅黑" w:hAnsi="微软雅黑" w:cs="微软雅黑"/>
                  <w:sz w:val="18"/>
                  <w:szCs w:val="18"/>
                </w:rPr>
                <w:t>0</w:t>
              </w:r>
            </w:ins>
          </w:p>
        </w:tc>
        <w:tc>
          <w:tcPr>
            <w:tcW w:w="1309" w:type="dxa"/>
            <w:gridSpan w:val="2"/>
          </w:tcPr>
          <w:p w14:paraId="5A6C3EB0" w14:textId="77777777" w:rsidR="00AB6066" w:rsidRPr="00AB6066" w:rsidRDefault="00AB6066" w:rsidP="00AB6066">
            <w:pPr>
              <w:widowControl/>
              <w:jc w:val="left"/>
              <w:rPr>
                <w:ins w:id="4463" w:author="haha" w:date="2019-07-23T10:05:00Z"/>
                <w:rFonts w:ascii="微软雅黑" w:eastAsia="微软雅黑" w:hAnsi="微软雅黑" w:cs="微软雅黑"/>
                <w:color w:val="000000"/>
                <w:sz w:val="18"/>
                <w:szCs w:val="18"/>
              </w:rPr>
            </w:pPr>
            <w:ins w:id="4464" w:author="haha" w:date="2019-07-23T10:05:00Z">
              <w:r w:rsidRPr="00AB6066">
                <w:rPr>
                  <w:rFonts w:ascii="微软雅黑" w:eastAsia="微软雅黑" w:hAnsi="微软雅黑" w:cs="微软雅黑" w:hint="eastAsia"/>
                  <w:color w:val="000000"/>
                  <w:sz w:val="18"/>
                  <w:szCs w:val="18"/>
                </w:rPr>
                <w:t>提交时间</w:t>
              </w:r>
            </w:ins>
          </w:p>
        </w:tc>
        <w:tc>
          <w:tcPr>
            <w:tcW w:w="3000" w:type="dxa"/>
          </w:tcPr>
          <w:p w14:paraId="05ADD24A" w14:textId="77777777" w:rsidR="00AB6066" w:rsidRPr="00AB6066" w:rsidRDefault="00AB6066" w:rsidP="00AB6066">
            <w:pPr>
              <w:widowControl/>
              <w:jc w:val="left"/>
              <w:rPr>
                <w:ins w:id="4465" w:author="haha" w:date="2019-07-23T10:05:00Z"/>
                <w:rFonts w:ascii="微软雅黑" w:eastAsia="微软雅黑" w:hAnsi="微软雅黑" w:cs="微软雅黑"/>
                <w:color w:val="000000"/>
                <w:sz w:val="18"/>
                <w:szCs w:val="18"/>
              </w:rPr>
            </w:pPr>
            <w:ins w:id="4466" w:author="haha" w:date="2019-07-23T10:05:00Z">
              <w:r w:rsidRPr="00AB6066">
                <w:rPr>
                  <w:rFonts w:ascii="微软雅黑" w:eastAsia="微软雅黑" w:hAnsi="微软雅黑" w:cs="微软雅黑" w:hint="eastAsia"/>
                  <w:color w:val="000000"/>
                  <w:sz w:val="18"/>
                  <w:szCs w:val="18"/>
                </w:rPr>
                <w:t>展示当前记录的提交时间，倒叙展示</w:t>
              </w:r>
            </w:ins>
          </w:p>
        </w:tc>
        <w:tc>
          <w:tcPr>
            <w:tcW w:w="3209" w:type="dxa"/>
          </w:tcPr>
          <w:p w14:paraId="78690705" w14:textId="77777777" w:rsidR="00AB6066" w:rsidRPr="00AB6066" w:rsidRDefault="00AB6066" w:rsidP="00AB6066">
            <w:pPr>
              <w:spacing w:before="60" w:after="60"/>
              <w:rPr>
                <w:ins w:id="4467" w:author="haha" w:date="2019-07-23T10:05:00Z"/>
                <w:rFonts w:ascii="微软雅黑" w:eastAsia="微软雅黑" w:hAnsi="微软雅黑" w:cs="微软雅黑"/>
                <w:sz w:val="18"/>
                <w:szCs w:val="18"/>
              </w:rPr>
            </w:pPr>
          </w:p>
        </w:tc>
        <w:tc>
          <w:tcPr>
            <w:tcW w:w="1712" w:type="dxa"/>
          </w:tcPr>
          <w:p w14:paraId="703F361C" w14:textId="77777777" w:rsidR="00AB6066" w:rsidRPr="00AB6066" w:rsidRDefault="00AB6066" w:rsidP="00AB6066">
            <w:pPr>
              <w:widowControl/>
              <w:jc w:val="left"/>
              <w:rPr>
                <w:ins w:id="4468" w:author="haha" w:date="2019-07-23T10:05:00Z"/>
                <w:rFonts w:ascii="微软雅黑" w:eastAsia="微软雅黑" w:hAnsi="微软雅黑" w:cs="微软雅黑"/>
                <w:color w:val="000000"/>
                <w:sz w:val="18"/>
                <w:szCs w:val="18"/>
              </w:rPr>
            </w:pPr>
          </w:p>
        </w:tc>
      </w:tr>
      <w:tr w:rsidR="00AB6066" w:rsidRPr="00AB6066" w14:paraId="4F5F1711"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69" w:author="haha" w:date="2019-07-23T10:05:00Z"/>
        </w:trPr>
        <w:tc>
          <w:tcPr>
            <w:tcW w:w="802" w:type="dxa"/>
          </w:tcPr>
          <w:p w14:paraId="14E6BD62" w14:textId="1E09033D" w:rsidR="00AB6066" w:rsidRPr="00AB6066" w:rsidRDefault="00144814" w:rsidP="00AB6066">
            <w:pPr>
              <w:widowControl/>
              <w:ind w:firstLineChars="100" w:firstLine="180"/>
              <w:rPr>
                <w:ins w:id="4470" w:author="haha" w:date="2019-07-23T10:05:00Z"/>
                <w:rFonts w:ascii="微软雅黑" w:eastAsia="微软雅黑" w:hAnsi="微软雅黑" w:cs="微软雅黑"/>
                <w:sz w:val="18"/>
                <w:szCs w:val="18"/>
              </w:rPr>
            </w:pPr>
            <w:ins w:id="4471" w:author="haha" w:date="2019-07-23T15:37:00Z">
              <w:r>
                <w:rPr>
                  <w:rFonts w:ascii="微软雅黑" w:eastAsia="微软雅黑" w:hAnsi="微软雅黑" w:cs="微软雅黑"/>
                  <w:sz w:val="18"/>
                  <w:szCs w:val="18"/>
                </w:rPr>
                <w:t>21</w:t>
              </w:r>
            </w:ins>
          </w:p>
        </w:tc>
        <w:tc>
          <w:tcPr>
            <w:tcW w:w="1309" w:type="dxa"/>
            <w:gridSpan w:val="2"/>
          </w:tcPr>
          <w:p w14:paraId="72FC11FE" w14:textId="77777777" w:rsidR="00AB6066" w:rsidRPr="00AB6066" w:rsidRDefault="00AB6066" w:rsidP="00AB6066">
            <w:pPr>
              <w:widowControl/>
              <w:jc w:val="left"/>
              <w:rPr>
                <w:ins w:id="4472" w:author="haha" w:date="2019-07-23T10:05:00Z"/>
                <w:rFonts w:ascii="微软雅黑" w:eastAsia="微软雅黑" w:hAnsi="微软雅黑" w:cs="微软雅黑"/>
                <w:color w:val="000000"/>
                <w:sz w:val="18"/>
                <w:szCs w:val="18"/>
              </w:rPr>
            </w:pPr>
            <w:ins w:id="4473" w:author="haha" w:date="2019-07-23T10:05:00Z">
              <w:r w:rsidRPr="00AB6066">
                <w:rPr>
                  <w:rFonts w:ascii="微软雅黑" w:eastAsia="微软雅黑" w:hAnsi="微软雅黑" w:cs="微软雅黑" w:hint="eastAsia"/>
                  <w:color w:val="000000"/>
                  <w:sz w:val="18"/>
                  <w:szCs w:val="18"/>
                </w:rPr>
                <w:t>还款状态</w:t>
              </w:r>
            </w:ins>
          </w:p>
        </w:tc>
        <w:tc>
          <w:tcPr>
            <w:tcW w:w="3000" w:type="dxa"/>
          </w:tcPr>
          <w:p w14:paraId="4B4B42B8" w14:textId="77777777" w:rsidR="00AB6066" w:rsidRPr="00AB6066" w:rsidRDefault="00AB6066" w:rsidP="00AB6066">
            <w:pPr>
              <w:widowControl/>
              <w:jc w:val="left"/>
              <w:rPr>
                <w:ins w:id="4474" w:author="haha" w:date="2019-07-23T10:05:00Z"/>
                <w:rFonts w:ascii="微软雅黑" w:eastAsia="微软雅黑" w:hAnsi="微软雅黑" w:cs="微软雅黑"/>
                <w:color w:val="000000"/>
                <w:sz w:val="18"/>
                <w:szCs w:val="18"/>
              </w:rPr>
            </w:pPr>
            <w:ins w:id="4475" w:author="haha" w:date="2019-07-23T10:05:00Z">
              <w:r w:rsidRPr="00AB6066">
                <w:rPr>
                  <w:rFonts w:ascii="微软雅黑" w:eastAsia="微软雅黑" w:hAnsi="微软雅黑" w:cs="微软雅黑" w:hint="eastAsia"/>
                  <w:color w:val="000000"/>
                  <w:sz w:val="18"/>
                  <w:szCs w:val="18"/>
                </w:rPr>
                <w:t>展示当前记录内的还款状态</w:t>
              </w:r>
            </w:ins>
          </w:p>
        </w:tc>
        <w:tc>
          <w:tcPr>
            <w:tcW w:w="3209" w:type="dxa"/>
          </w:tcPr>
          <w:p w14:paraId="214B7A04" w14:textId="77777777" w:rsidR="00AB6066" w:rsidRPr="00AB6066" w:rsidRDefault="00AB6066" w:rsidP="00AB6066">
            <w:pPr>
              <w:spacing w:before="60" w:after="60"/>
              <w:rPr>
                <w:ins w:id="4476" w:author="haha" w:date="2019-07-23T10:05:00Z"/>
                <w:rFonts w:ascii="微软雅黑" w:eastAsia="微软雅黑" w:hAnsi="微软雅黑" w:cs="微软雅黑"/>
                <w:sz w:val="18"/>
                <w:szCs w:val="18"/>
              </w:rPr>
            </w:pPr>
          </w:p>
        </w:tc>
        <w:tc>
          <w:tcPr>
            <w:tcW w:w="1712" w:type="dxa"/>
          </w:tcPr>
          <w:p w14:paraId="6794B7E1" w14:textId="77777777" w:rsidR="00AB6066" w:rsidRPr="00AB6066" w:rsidRDefault="00AB6066" w:rsidP="00AB6066">
            <w:pPr>
              <w:widowControl/>
              <w:jc w:val="left"/>
              <w:rPr>
                <w:ins w:id="4477" w:author="haha" w:date="2019-07-23T10:05:00Z"/>
                <w:rFonts w:ascii="微软雅黑" w:eastAsia="微软雅黑" w:hAnsi="微软雅黑" w:cs="微软雅黑"/>
                <w:color w:val="000000"/>
                <w:sz w:val="18"/>
                <w:szCs w:val="18"/>
              </w:rPr>
            </w:pPr>
          </w:p>
        </w:tc>
      </w:tr>
      <w:tr w:rsidR="00AB6066" w:rsidRPr="00AB6066" w14:paraId="6E909852"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78" w:author="haha" w:date="2019-07-23T10:05:00Z"/>
        </w:trPr>
        <w:tc>
          <w:tcPr>
            <w:tcW w:w="802" w:type="dxa"/>
          </w:tcPr>
          <w:p w14:paraId="0E04C956" w14:textId="0ECDDFAE" w:rsidR="00AB6066" w:rsidRPr="00AB6066" w:rsidRDefault="00144814" w:rsidP="00AB6066">
            <w:pPr>
              <w:widowControl/>
              <w:ind w:firstLineChars="100" w:firstLine="180"/>
              <w:rPr>
                <w:ins w:id="4479" w:author="haha" w:date="2019-07-23T10:05:00Z"/>
                <w:rFonts w:ascii="微软雅黑" w:eastAsia="微软雅黑" w:hAnsi="微软雅黑" w:cs="微软雅黑"/>
                <w:sz w:val="18"/>
                <w:szCs w:val="18"/>
              </w:rPr>
            </w:pPr>
            <w:ins w:id="4480" w:author="haha" w:date="2019-07-23T15:37:00Z">
              <w:r>
                <w:rPr>
                  <w:rFonts w:ascii="微软雅黑" w:eastAsia="微软雅黑" w:hAnsi="微软雅黑" w:cs="微软雅黑"/>
                  <w:sz w:val="18"/>
                  <w:szCs w:val="18"/>
                </w:rPr>
                <w:t>22</w:t>
              </w:r>
            </w:ins>
          </w:p>
        </w:tc>
        <w:tc>
          <w:tcPr>
            <w:tcW w:w="1309" w:type="dxa"/>
            <w:gridSpan w:val="2"/>
          </w:tcPr>
          <w:p w14:paraId="68AC99C5" w14:textId="77777777" w:rsidR="00AB6066" w:rsidRPr="00AB6066" w:rsidRDefault="00AB6066" w:rsidP="00AB6066">
            <w:pPr>
              <w:widowControl/>
              <w:jc w:val="left"/>
              <w:rPr>
                <w:ins w:id="4481" w:author="haha" w:date="2019-07-23T10:05:00Z"/>
                <w:rFonts w:ascii="微软雅黑" w:eastAsia="微软雅黑" w:hAnsi="微软雅黑" w:cs="微软雅黑"/>
                <w:color w:val="000000"/>
                <w:sz w:val="18"/>
                <w:szCs w:val="18"/>
              </w:rPr>
            </w:pPr>
            <w:ins w:id="4482" w:author="haha" w:date="2019-07-23T10:05:00Z">
              <w:r w:rsidRPr="00AB6066">
                <w:rPr>
                  <w:rFonts w:ascii="微软雅黑" w:eastAsia="微软雅黑" w:hAnsi="微软雅黑" w:cs="微软雅黑" w:hint="eastAsia"/>
                  <w:color w:val="000000"/>
                  <w:sz w:val="18"/>
                  <w:szCs w:val="18"/>
                </w:rPr>
                <w:t>申请人</w:t>
              </w:r>
            </w:ins>
          </w:p>
        </w:tc>
        <w:tc>
          <w:tcPr>
            <w:tcW w:w="3000" w:type="dxa"/>
          </w:tcPr>
          <w:p w14:paraId="4093F6E1" w14:textId="77777777" w:rsidR="00AB6066" w:rsidRPr="00AB6066" w:rsidRDefault="00AB6066" w:rsidP="00AB6066">
            <w:pPr>
              <w:widowControl/>
              <w:jc w:val="left"/>
              <w:rPr>
                <w:ins w:id="4483" w:author="haha" w:date="2019-07-23T10:05:00Z"/>
                <w:rFonts w:ascii="微软雅黑" w:eastAsia="微软雅黑" w:hAnsi="微软雅黑" w:cs="微软雅黑"/>
                <w:color w:val="000000"/>
                <w:sz w:val="18"/>
                <w:szCs w:val="18"/>
              </w:rPr>
            </w:pPr>
            <w:ins w:id="4484" w:author="haha" w:date="2019-07-23T10:05:00Z">
              <w:r w:rsidRPr="00AB6066">
                <w:rPr>
                  <w:rFonts w:ascii="微软雅黑" w:eastAsia="微软雅黑" w:hAnsi="微软雅黑" w:cs="微软雅黑" w:hint="eastAsia"/>
                  <w:color w:val="000000"/>
                  <w:sz w:val="18"/>
                  <w:szCs w:val="18"/>
                </w:rPr>
                <w:t>展示记录的申请人</w:t>
              </w:r>
            </w:ins>
          </w:p>
        </w:tc>
        <w:tc>
          <w:tcPr>
            <w:tcW w:w="3209" w:type="dxa"/>
          </w:tcPr>
          <w:p w14:paraId="0772E730" w14:textId="77777777" w:rsidR="00AB6066" w:rsidRPr="00AB6066" w:rsidRDefault="00AB6066" w:rsidP="00AB6066">
            <w:pPr>
              <w:spacing w:before="60" w:after="60"/>
              <w:rPr>
                <w:ins w:id="4485" w:author="haha" w:date="2019-07-23T10:05:00Z"/>
                <w:rFonts w:ascii="微软雅黑" w:eastAsia="微软雅黑" w:hAnsi="微软雅黑" w:cs="微软雅黑"/>
                <w:sz w:val="18"/>
                <w:szCs w:val="18"/>
              </w:rPr>
            </w:pPr>
          </w:p>
        </w:tc>
        <w:tc>
          <w:tcPr>
            <w:tcW w:w="1712" w:type="dxa"/>
          </w:tcPr>
          <w:p w14:paraId="5E1BE0EC" w14:textId="77777777" w:rsidR="00AB6066" w:rsidRPr="00AB6066" w:rsidRDefault="00AB6066" w:rsidP="00AB6066">
            <w:pPr>
              <w:widowControl/>
              <w:jc w:val="left"/>
              <w:rPr>
                <w:ins w:id="4486" w:author="haha" w:date="2019-07-23T10:05:00Z"/>
                <w:rFonts w:ascii="微软雅黑" w:eastAsia="微软雅黑" w:hAnsi="微软雅黑" w:cs="微软雅黑"/>
                <w:color w:val="000000"/>
                <w:sz w:val="18"/>
                <w:szCs w:val="18"/>
              </w:rPr>
            </w:pPr>
          </w:p>
        </w:tc>
      </w:tr>
      <w:tr w:rsidR="00AB6066" w:rsidRPr="00AB6066" w14:paraId="2547C726" w14:textId="77777777" w:rsidTr="00AB60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487" w:author="haha" w:date="2019-07-23T10:05:00Z"/>
        </w:trPr>
        <w:tc>
          <w:tcPr>
            <w:tcW w:w="802" w:type="dxa"/>
          </w:tcPr>
          <w:p w14:paraId="3C3072C8" w14:textId="3B4F2F6D" w:rsidR="00AB6066" w:rsidRPr="00AB6066" w:rsidRDefault="00144814" w:rsidP="00AB6066">
            <w:pPr>
              <w:widowControl/>
              <w:ind w:firstLineChars="100" w:firstLine="180"/>
              <w:rPr>
                <w:ins w:id="4488" w:author="haha" w:date="2019-07-23T10:05:00Z"/>
                <w:rFonts w:ascii="微软雅黑" w:eastAsia="微软雅黑" w:hAnsi="微软雅黑" w:cs="微软雅黑"/>
                <w:sz w:val="18"/>
                <w:szCs w:val="18"/>
              </w:rPr>
            </w:pPr>
            <w:ins w:id="4489" w:author="haha" w:date="2019-07-23T15:37:00Z">
              <w:r>
                <w:rPr>
                  <w:rFonts w:ascii="微软雅黑" w:eastAsia="微软雅黑" w:hAnsi="微软雅黑" w:cs="微软雅黑" w:hint="eastAsia"/>
                  <w:sz w:val="18"/>
                  <w:szCs w:val="18"/>
                </w:rPr>
                <w:t>2</w:t>
              </w:r>
              <w:r>
                <w:rPr>
                  <w:rFonts w:ascii="微软雅黑" w:eastAsia="微软雅黑" w:hAnsi="微软雅黑" w:cs="微软雅黑"/>
                  <w:sz w:val="18"/>
                  <w:szCs w:val="18"/>
                </w:rPr>
                <w:t>3</w:t>
              </w:r>
            </w:ins>
          </w:p>
        </w:tc>
        <w:tc>
          <w:tcPr>
            <w:tcW w:w="1309" w:type="dxa"/>
            <w:gridSpan w:val="2"/>
          </w:tcPr>
          <w:p w14:paraId="29B03933" w14:textId="77777777" w:rsidR="00AB6066" w:rsidRPr="00AB6066" w:rsidRDefault="00AB6066" w:rsidP="00AB6066">
            <w:pPr>
              <w:widowControl/>
              <w:jc w:val="left"/>
              <w:rPr>
                <w:ins w:id="4490" w:author="haha" w:date="2019-07-23T10:05:00Z"/>
                <w:rFonts w:ascii="微软雅黑" w:eastAsia="微软雅黑" w:hAnsi="微软雅黑" w:cs="微软雅黑"/>
                <w:color w:val="000000"/>
                <w:sz w:val="18"/>
                <w:szCs w:val="18"/>
              </w:rPr>
            </w:pPr>
            <w:ins w:id="4491" w:author="haha" w:date="2019-07-23T10:05:00Z">
              <w:r w:rsidRPr="00AB6066">
                <w:rPr>
                  <w:rFonts w:ascii="微软雅黑" w:eastAsia="微软雅黑" w:hAnsi="微软雅黑" w:cs="微软雅黑" w:hint="eastAsia"/>
                  <w:color w:val="000000"/>
                  <w:sz w:val="18"/>
                  <w:szCs w:val="18"/>
                </w:rPr>
                <w:t>受理状态</w:t>
              </w:r>
            </w:ins>
          </w:p>
        </w:tc>
        <w:tc>
          <w:tcPr>
            <w:tcW w:w="3000" w:type="dxa"/>
          </w:tcPr>
          <w:p w14:paraId="688F2B7F" w14:textId="77777777" w:rsidR="00AB6066" w:rsidRPr="00AB6066" w:rsidRDefault="00AB6066" w:rsidP="00AB6066">
            <w:pPr>
              <w:widowControl/>
              <w:jc w:val="left"/>
              <w:rPr>
                <w:ins w:id="4492" w:author="haha" w:date="2019-07-23T10:05:00Z"/>
                <w:rFonts w:ascii="微软雅黑" w:eastAsia="微软雅黑" w:hAnsi="微软雅黑" w:cs="微软雅黑"/>
                <w:color w:val="000000"/>
                <w:sz w:val="18"/>
                <w:szCs w:val="18"/>
              </w:rPr>
            </w:pPr>
            <w:ins w:id="4493" w:author="haha" w:date="2019-07-23T10:05:00Z">
              <w:r w:rsidRPr="00AB6066">
                <w:rPr>
                  <w:rFonts w:ascii="微软雅黑" w:eastAsia="微软雅黑" w:hAnsi="微软雅黑" w:cs="微软雅黑" w:hint="eastAsia"/>
                  <w:color w:val="000000"/>
                  <w:sz w:val="18"/>
                  <w:szCs w:val="18"/>
                </w:rPr>
                <w:t>展示当前记录的受理状态，实时展示</w:t>
              </w:r>
            </w:ins>
          </w:p>
        </w:tc>
        <w:tc>
          <w:tcPr>
            <w:tcW w:w="3209" w:type="dxa"/>
          </w:tcPr>
          <w:p w14:paraId="57849C66" w14:textId="77777777" w:rsidR="00AB6066" w:rsidRPr="00AB6066" w:rsidRDefault="00AB6066" w:rsidP="00AB6066">
            <w:pPr>
              <w:spacing w:before="60" w:after="60"/>
              <w:rPr>
                <w:ins w:id="4494" w:author="haha" w:date="2019-07-23T10:05:00Z"/>
                <w:rFonts w:ascii="微软雅黑" w:eastAsia="微软雅黑" w:hAnsi="微软雅黑" w:cs="微软雅黑"/>
                <w:sz w:val="18"/>
                <w:szCs w:val="18"/>
              </w:rPr>
            </w:pPr>
          </w:p>
        </w:tc>
        <w:tc>
          <w:tcPr>
            <w:tcW w:w="1712" w:type="dxa"/>
          </w:tcPr>
          <w:p w14:paraId="1570D929" w14:textId="77777777" w:rsidR="00AB6066" w:rsidRPr="00AB6066" w:rsidRDefault="00AB6066" w:rsidP="00AB6066">
            <w:pPr>
              <w:widowControl/>
              <w:jc w:val="left"/>
              <w:rPr>
                <w:ins w:id="4495" w:author="haha" w:date="2019-07-23T10:05:00Z"/>
                <w:rFonts w:ascii="微软雅黑" w:eastAsia="微软雅黑" w:hAnsi="微软雅黑" w:cs="微软雅黑"/>
                <w:color w:val="000000"/>
                <w:sz w:val="18"/>
                <w:szCs w:val="18"/>
              </w:rPr>
            </w:pPr>
          </w:p>
        </w:tc>
      </w:tr>
    </w:tbl>
    <w:p w14:paraId="4DAFBAB2" w14:textId="77777777" w:rsidR="00AB6066" w:rsidRPr="00AB6066" w:rsidRDefault="00AB6066" w:rsidP="00AB6066">
      <w:pPr>
        <w:rPr>
          <w:ins w:id="4496" w:author="haha" w:date="2019-07-23T10:05:00Z"/>
        </w:rPr>
      </w:pPr>
    </w:p>
    <w:p w14:paraId="699A19D9" w14:textId="77777777" w:rsidR="00AB6066" w:rsidRPr="00AB6066" w:rsidRDefault="00AB6066" w:rsidP="00AB6066">
      <w:pPr>
        <w:rPr>
          <w:ins w:id="4497" w:author="haha" w:date="2019-07-23T10:05:00Z"/>
        </w:rPr>
      </w:pPr>
    </w:p>
    <w:p w14:paraId="261ECD37" w14:textId="779016EE" w:rsidR="00C81C91" w:rsidRPr="00C81C91" w:rsidDel="00AB6066" w:rsidRDefault="00C81C91" w:rsidP="00C81C91">
      <w:pPr>
        <w:rPr>
          <w:del w:id="4498" w:author="haha" w:date="2019-07-23T10:05:00Z"/>
          <w:color w:val="FF0000"/>
        </w:rPr>
      </w:pPr>
      <w:del w:id="4499" w:author="haha" w:date="2019-07-23T10:05:00Z">
        <w:r w:rsidRPr="00C81C91" w:rsidDel="00AB6066">
          <w:rPr>
            <w:rFonts w:hint="eastAsia"/>
            <w:color w:val="FF0000"/>
          </w:rPr>
          <w:delText>今日案件内展示今日为应还款且权限内的案件</w:delText>
        </w:r>
      </w:del>
    </w:p>
    <w:p w14:paraId="06B37194" w14:textId="5C7595D9" w:rsidR="00C81C91" w:rsidRPr="00C81C91" w:rsidDel="00AB6066" w:rsidRDefault="00C81C91" w:rsidP="00C81C91">
      <w:pPr>
        <w:rPr>
          <w:del w:id="4500" w:author="haha" w:date="2019-07-23T10:05:00Z"/>
          <w:color w:val="FF0000"/>
        </w:rPr>
      </w:pPr>
      <w:del w:id="4501" w:author="haha" w:date="2019-07-23T10:05:00Z">
        <w:r w:rsidRPr="00C81C91" w:rsidDel="00AB6066">
          <w:rPr>
            <w:rFonts w:hint="eastAsia"/>
            <w:color w:val="FF0000"/>
          </w:rPr>
          <w:delText>明日提醒案件内展示明日为应还款且权限内的案件</w:delText>
        </w:r>
      </w:del>
    </w:p>
    <w:p w14:paraId="2D18EFE4" w14:textId="4DA004D7" w:rsidR="00C81C91" w:rsidRPr="00C81C91" w:rsidDel="00AB6066" w:rsidRDefault="00C81C91" w:rsidP="00C81C91">
      <w:pPr>
        <w:rPr>
          <w:del w:id="4502" w:author="haha" w:date="2019-07-23T10:05:00Z"/>
          <w:color w:val="FF0000"/>
        </w:rPr>
      </w:pPr>
      <w:del w:id="4503" w:author="haha" w:date="2019-07-23T10:05:00Z">
        <w:r w:rsidRPr="00C81C91" w:rsidDel="00AB6066">
          <w:rPr>
            <w:rFonts w:hint="eastAsia"/>
            <w:color w:val="FF0000"/>
          </w:rPr>
          <w:delText>逾期案件展示逾期且权限内的案件</w:delText>
        </w:r>
      </w:del>
    </w:p>
    <w:p w14:paraId="30B7CF5A" w14:textId="1E1C3BF2" w:rsidR="00C81C91" w:rsidDel="00AB6066" w:rsidRDefault="00C81C91" w:rsidP="00C81C91">
      <w:pPr>
        <w:rPr>
          <w:del w:id="4504" w:author="haha" w:date="2019-07-23T10:05:00Z"/>
          <w:color w:val="FF0000"/>
        </w:rPr>
      </w:pPr>
      <w:del w:id="4505" w:author="haha" w:date="2019-07-23T10:05:00Z">
        <w:r w:rsidRPr="00C81C91" w:rsidDel="00AB6066">
          <w:rPr>
            <w:rFonts w:hint="eastAsia"/>
            <w:color w:val="FF0000"/>
          </w:rPr>
          <w:delText>此</w:delText>
        </w:r>
        <w:r w:rsidRPr="00C81C91" w:rsidDel="00AB6066">
          <w:rPr>
            <w:rFonts w:hint="eastAsia"/>
            <w:color w:val="FF0000"/>
          </w:rPr>
          <w:delText>3</w:delText>
        </w:r>
        <w:r w:rsidRPr="00C81C91" w:rsidDel="00AB6066">
          <w:rPr>
            <w:rFonts w:hint="eastAsia"/>
            <w:color w:val="FF0000"/>
          </w:rPr>
          <w:delText>页面与全部案件字段一致不进行叙述</w:delText>
        </w:r>
      </w:del>
    </w:p>
    <w:p w14:paraId="169A7B27" w14:textId="12212BA2" w:rsidR="00AB6066" w:rsidRDefault="00AB6066" w:rsidP="00C81C91">
      <w:pPr>
        <w:rPr>
          <w:ins w:id="4506" w:author="haha" w:date="2019-07-23T10:04:00Z"/>
        </w:rPr>
      </w:pPr>
    </w:p>
    <w:p w14:paraId="4FB94BBF" w14:textId="76569A43" w:rsidR="00AB6066" w:rsidRDefault="00AB6066">
      <w:pPr>
        <w:widowControl/>
        <w:jc w:val="left"/>
        <w:rPr>
          <w:ins w:id="4507" w:author="haha" w:date="2019-07-23T10:05:00Z"/>
        </w:rPr>
        <w:pPrChange w:id="4508" w:author="haha" w:date="2019-07-23T10:06:00Z">
          <w:pPr/>
        </w:pPrChange>
      </w:pPr>
    </w:p>
    <w:p w14:paraId="4F462A79" w14:textId="77777777" w:rsidR="00C81C91" w:rsidRPr="00C81C91" w:rsidRDefault="00C81C91" w:rsidP="00C81C91"/>
    <w:p w14:paraId="623275B5" w14:textId="6B76939F" w:rsidR="00225374" w:rsidRDefault="00225374" w:rsidP="00D55C2A">
      <w:pPr>
        <w:pStyle w:val="1"/>
        <w:rPr>
          <w:ins w:id="4509" w:author="haha" w:date="2019-07-23T16:26:00Z"/>
        </w:rPr>
      </w:pPr>
      <w:bookmarkStart w:id="4510" w:name="_Toc14795492"/>
      <w:ins w:id="4511" w:author="haha" w:date="2019-07-23T16:27:00Z">
        <w:r w:rsidRPr="00F169E4">
          <w:rPr>
            <w:highlight w:val="yellow"/>
            <w:rPrChange w:id="4512" w:author=" " w:date="2019-07-24T17:44:00Z">
              <w:rPr/>
            </w:rPrChange>
          </w:rPr>
          <w:lastRenderedPageBreak/>
          <w:t xml:space="preserve">5 </w:t>
        </w:r>
      </w:ins>
      <w:ins w:id="4513" w:author="haha" w:date="2019-07-23T16:26:00Z">
        <w:r w:rsidRPr="00F169E4">
          <w:rPr>
            <w:rFonts w:hint="eastAsia"/>
            <w:highlight w:val="yellow"/>
            <w:rPrChange w:id="4514" w:author=" " w:date="2019-07-24T17:44:00Z">
              <w:rPr>
                <w:rFonts w:hint="eastAsia"/>
              </w:rPr>
            </w:rPrChange>
          </w:rPr>
          <w:t>运营报表</w:t>
        </w:r>
        <w:bookmarkEnd w:id="4510"/>
      </w:ins>
    </w:p>
    <w:p w14:paraId="3F733746" w14:textId="632649F1" w:rsidR="00881F69" w:rsidRDefault="00225374">
      <w:pPr>
        <w:pStyle w:val="2"/>
        <w:pPrChange w:id="4515" w:author="haha" w:date="2019-07-23T16:27:00Z">
          <w:pPr>
            <w:pStyle w:val="1"/>
          </w:pPr>
        </w:pPrChange>
      </w:pPr>
      <w:bookmarkStart w:id="4516" w:name="_Toc14795493"/>
      <w:ins w:id="4517" w:author="haha" w:date="2019-07-23T16:27:00Z">
        <w:r>
          <w:rPr>
            <w:rFonts w:hint="eastAsia"/>
          </w:rPr>
          <w:t>5</w:t>
        </w:r>
        <w:r>
          <w:t>.1</w:t>
        </w:r>
      </w:ins>
      <w:r w:rsidR="00D55C2A">
        <w:rPr>
          <w:rFonts w:hint="eastAsia"/>
        </w:rPr>
        <w:t>运营报表</w:t>
      </w:r>
      <w:bookmarkEnd w:id="4516"/>
    </w:p>
    <w:p w14:paraId="421C436F" w14:textId="77777777" w:rsidR="00FF6622" w:rsidRPr="00FF6622" w:rsidRDefault="00FF6622" w:rsidP="00FF6622">
      <w:r>
        <w:rPr>
          <w:rFonts w:hint="eastAsia"/>
        </w:rPr>
        <w:t>此报表展示目前的运营数据，</w:t>
      </w:r>
      <w:del w:id="4518" w:author="张达闻" w:date="2019-07-22T18:10:00Z">
        <w:r w:rsidR="00EA0D6F" w:rsidDel="00A02CA2">
          <w:rPr>
            <w:rFonts w:hint="eastAsia"/>
          </w:rPr>
          <w:delText>2</w:delText>
        </w:r>
        <w:r w:rsidR="00EA0D6F" w:rsidDel="00A02CA2">
          <w:rPr>
            <w:rFonts w:hint="eastAsia"/>
          </w:rPr>
          <w:delText>小时</w:delText>
        </w:r>
      </w:del>
      <w:ins w:id="4519" w:author="张达闻" w:date="2019-07-22T18:10:00Z">
        <w:r w:rsidR="00A02CA2">
          <w:t>10</w:t>
        </w:r>
        <w:r w:rsidR="00A02CA2">
          <w:rPr>
            <w:rFonts w:hint="eastAsia"/>
          </w:rPr>
          <w:t>分钟</w:t>
        </w:r>
      </w:ins>
      <w:r w:rsidR="00EA0D6F">
        <w:rPr>
          <w:rFonts w:hint="eastAsia"/>
        </w:rPr>
        <w:t>进行数据刷新展示</w:t>
      </w:r>
    </w:p>
    <w:p w14:paraId="5153CC58" w14:textId="77777777" w:rsidR="00D55C2A" w:rsidRDefault="00D55C2A" w:rsidP="00881F69">
      <w:r>
        <w:rPr>
          <w:noProof/>
        </w:rPr>
        <w:drawing>
          <wp:inline distT="0" distB="0" distL="0" distR="0" wp14:anchorId="02065AA7" wp14:editId="48D06E3E">
            <wp:extent cx="5270500" cy="354774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3547745"/>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55C2A" w14:paraId="4146A8F8" w14:textId="77777777" w:rsidTr="00F77E9B">
        <w:trPr>
          <w:trHeight w:val="90"/>
        </w:trPr>
        <w:tc>
          <w:tcPr>
            <w:tcW w:w="1245" w:type="dxa"/>
            <w:gridSpan w:val="2"/>
            <w:tcBorders>
              <w:top w:val="nil"/>
              <w:left w:val="single" w:sz="4" w:space="0" w:color="auto"/>
              <w:bottom w:val="single" w:sz="4" w:space="0" w:color="auto"/>
              <w:right w:val="single" w:sz="4" w:space="0" w:color="auto"/>
            </w:tcBorders>
          </w:tcPr>
          <w:p w14:paraId="16D32FB3" w14:textId="77777777" w:rsidR="00D55C2A" w:rsidRDefault="00D55C2A" w:rsidP="00F77E9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3ED9B6CD" w14:textId="77777777" w:rsidR="00D55C2A" w:rsidRDefault="00D55C2A" w:rsidP="00F77E9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运营报表</w:t>
            </w:r>
          </w:p>
        </w:tc>
      </w:tr>
      <w:tr w:rsidR="00D55C2A" w14:paraId="2506794B" w14:textId="77777777" w:rsidTr="00F77E9B">
        <w:trPr>
          <w:trHeight w:val="408"/>
        </w:trPr>
        <w:tc>
          <w:tcPr>
            <w:tcW w:w="1245" w:type="dxa"/>
            <w:gridSpan w:val="2"/>
            <w:tcBorders>
              <w:top w:val="nil"/>
              <w:left w:val="single" w:sz="4" w:space="0" w:color="auto"/>
              <w:bottom w:val="single" w:sz="4" w:space="0" w:color="auto"/>
              <w:right w:val="single" w:sz="4" w:space="0" w:color="auto"/>
            </w:tcBorders>
          </w:tcPr>
          <w:p w14:paraId="4ECD0B68" w14:textId="77777777" w:rsidR="00D55C2A" w:rsidRDefault="00D55C2A"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B3B8267" w14:textId="77777777" w:rsidR="00D55C2A" w:rsidRDefault="00D55C2A"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运营报表按钮</w:t>
            </w:r>
          </w:p>
        </w:tc>
      </w:tr>
      <w:tr w:rsidR="00D55C2A" w14:paraId="3699B0EC" w14:textId="77777777" w:rsidTr="00F77E9B">
        <w:trPr>
          <w:trHeight w:val="423"/>
        </w:trPr>
        <w:tc>
          <w:tcPr>
            <w:tcW w:w="1245" w:type="dxa"/>
            <w:gridSpan w:val="2"/>
            <w:tcBorders>
              <w:top w:val="nil"/>
              <w:left w:val="single" w:sz="4" w:space="0" w:color="auto"/>
              <w:bottom w:val="single" w:sz="4" w:space="0" w:color="auto"/>
              <w:right w:val="single" w:sz="4" w:space="0" w:color="auto"/>
            </w:tcBorders>
          </w:tcPr>
          <w:p w14:paraId="0467FDDA" w14:textId="77777777" w:rsidR="00D55C2A" w:rsidRDefault="00D55C2A"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482523D" w14:textId="77777777" w:rsidR="00D55C2A" w:rsidRDefault="00D55C2A" w:rsidP="00F77E9B">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D55C2A" w14:paraId="48832E8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41252181" w14:textId="77777777" w:rsidR="00D55C2A" w:rsidRDefault="00D55C2A"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55C2A" w14:paraId="410962E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B9DA525" w14:textId="77777777" w:rsidR="00D55C2A" w:rsidRDefault="00D55C2A"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9D5790D" w14:textId="77777777" w:rsidR="00D55C2A" w:rsidRDefault="00D55C2A"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D919DE6" w14:textId="77777777" w:rsidR="00D55C2A" w:rsidRDefault="00D55C2A"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4663408B" w14:textId="77777777" w:rsidR="00D55C2A" w:rsidRDefault="00D55C2A"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8AFF2FA" w14:textId="77777777" w:rsidR="00D55C2A" w:rsidRDefault="00D55C2A"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55C2A" w14:paraId="59B7312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023D19F" w14:textId="77777777" w:rsidR="00D55C2A" w:rsidRDefault="00D55C2A"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92D7FDB"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今日注册人数</w:t>
            </w:r>
          </w:p>
        </w:tc>
        <w:tc>
          <w:tcPr>
            <w:tcW w:w="3000" w:type="dxa"/>
          </w:tcPr>
          <w:p w14:paraId="018EA5CA" w14:textId="77777777" w:rsidR="00D55C2A" w:rsidRDefault="00D55C2A" w:rsidP="00F77E9B">
            <w:pPr>
              <w:widowControl/>
              <w:jc w:val="left"/>
              <w:rPr>
                <w:rFonts w:ascii="微软雅黑" w:eastAsia="微软雅黑" w:hAnsi="微软雅黑" w:cs="微软雅黑"/>
                <w:color w:val="000000"/>
                <w:sz w:val="18"/>
                <w:szCs w:val="18"/>
              </w:rPr>
            </w:pPr>
            <w:r w:rsidRPr="00D55C2A">
              <w:rPr>
                <w:rFonts w:ascii="微软雅黑" w:eastAsia="微软雅黑" w:hAnsi="微软雅黑" w:cs="微软雅黑" w:hint="eastAsia"/>
                <w:color w:val="000000"/>
                <w:sz w:val="18"/>
                <w:szCs w:val="18"/>
              </w:rPr>
              <w:t>今日注册APP的总人数</w:t>
            </w:r>
          </w:p>
        </w:tc>
        <w:tc>
          <w:tcPr>
            <w:tcW w:w="3209" w:type="dxa"/>
          </w:tcPr>
          <w:p w14:paraId="587AF6D2" w14:textId="77777777" w:rsidR="00D55C2A" w:rsidRDefault="00D55C2A" w:rsidP="00F77E9B">
            <w:pPr>
              <w:pStyle w:val="Axure"/>
              <w:rPr>
                <w:rFonts w:ascii="微软雅黑" w:eastAsia="微软雅黑" w:hAnsi="微软雅黑" w:cs="微软雅黑"/>
                <w:sz w:val="18"/>
                <w:szCs w:val="18"/>
              </w:rPr>
            </w:pPr>
          </w:p>
        </w:tc>
        <w:tc>
          <w:tcPr>
            <w:tcW w:w="1712" w:type="dxa"/>
          </w:tcPr>
          <w:p w14:paraId="005BB83A" w14:textId="77777777" w:rsidR="00D55C2A" w:rsidRDefault="00EA0D6F" w:rsidP="00F77E9B">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一个手机号算一次</w:t>
            </w:r>
          </w:p>
        </w:tc>
      </w:tr>
      <w:tr w:rsidR="00D55C2A" w14:paraId="38F5214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E5AC30" w14:textId="77777777" w:rsidR="00D55C2A" w:rsidRDefault="00D55C2A"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D0BA1CC"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今日放款笔数</w:t>
            </w:r>
          </w:p>
        </w:tc>
        <w:tc>
          <w:tcPr>
            <w:tcW w:w="3000" w:type="dxa"/>
          </w:tcPr>
          <w:p w14:paraId="424B12AF" w14:textId="77777777" w:rsidR="00D55C2A" w:rsidRDefault="00D55C2A" w:rsidP="00F77E9B">
            <w:pPr>
              <w:widowControl/>
              <w:jc w:val="left"/>
              <w:rPr>
                <w:rFonts w:ascii="微软雅黑" w:eastAsia="微软雅黑" w:hAnsi="微软雅黑" w:cs="微软雅黑"/>
                <w:color w:val="000000"/>
                <w:sz w:val="18"/>
                <w:szCs w:val="18"/>
              </w:rPr>
            </w:pPr>
            <w:r w:rsidRPr="00D55C2A">
              <w:rPr>
                <w:rFonts w:ascii="微软雅黑" w:eastAsia="微软雅黑" w:hAnsi="微软雅黑" w:cs="微软雅黑" w:hint="eastAsia"/>
                <w:color w:val="000000"/>
                <w:sz w:val="18"/>
                <w:szCs w:val="18"/>
              </w:rPr>
              <w:t>今日放款总笔数</w:t>
            </w:r>
          </w:p>
        </w:tc>
        <w:tc>
          <w:tcPr>
            <w:tcW w:w="3209" w:type="dxa"/>
          </w:tcPr>
          <w:p w14:paraId="55189BEA" w14:textId="77777777" w:rsidR="00D55C2A" w:rsidRDefault="00D55C2A" w:rsidP="00F77E9B">
            <w:pPr>
              <w:pStyle w:val="Axure"/>
              <w:rPr>
                <w:rFonts w:ascii="微软雅黑" w:eastAsia="微软雅黑" w:hAnsi="微软雅黑" w:cs="微软雅黑"/>
                <w:sz w:val="18"/>
                <w:szCs w:val="18"/>
              </w:rPr>
            </w:pPr>
          </w:p>
        </w:tc>
        <w:tc>
          <w:tcPr>
            <w:tcW w:w="1712" w:type="dxa"/>
          </w:tcPr>
          <w:p w14:paraId="2C223FC5" w14:textId="77777777" w:rsidR="00D55C2A" w:rsidRDefault="00EA0D6F"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一个客户算一次</w:t>
            </w:r>
          </w:p>
        </w:tc>
      </w:tr>
      <w:tr w:rsidR="00D55C2A" w14:paraId="5FF2200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F0ADA9E" w14:textId="77777777" w:rsidR="00D55C2A" w:rsidRDefault="00D55C2A"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4E71A4DB"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今日放款金额</w:t>
            </w:r>
          </w:p>
        </w:tc>
        <w:tc>
          <w:tcPr>
            <w:tcW w:w="3000" w:type="dxa"/>
          </w:tcPr>
          <w:p w14:paraId="78CE4E01" w14:textId="77777777" w:rsidR="00D55C2A" w:rsidRDefault="00D55C2A" w:rsidP="00F77E9B">
            <w:pPr>
              <w:widowControl/>
              <w:jc w:val="left"/>
              <w:rPr>
                <w:rFonts w:ascii="微软雅黑" w:eastAsia="微软雅黑" w:hAnsi="微软雅黑" w:cs="微软雅黑"/>
                <w:color w:val="000000"/>
                <w:sz w:val="18"/>
                <w:szCs w:val="18"/>
              </w:rPr>
            </w:pPr>
            <w:r w:rsidRPr="00D55C2A">
              <w:rPr>
                <w:rFonts w:ascii="微软雅黑" w:eastAsia="微软雅黑" w:hAnsi="微软雅黑" w:cs="微软雅黑" w:hint="eastAsia"/>
                <w:color w:val="000000"/>
                <w:sz w:val="18"/>
                <w:szCs w:val="18"/>
              </w:rPr>
              <w:t>今日放款总金额</w:t>
            </w:r>
            <w:r w:rsidR="00EA0D6F">
              <w:rPr>
                <w:rFonts w:ascii="微软雅黑" w:eastAsia="微软雅黑" w:hAnsi="微软雅黑" w:cs="微软雅黑" w:hint="eastAsia"/>
                <w:color w:val="000000"/>
                <w:sz w:val="18"/>
                <w:szCs w:val="18"/>
              </w:rPr>
              <w:t>，</w:t>
            </w:r>
            <w:r w:rsidR="00EA0D6F" w:rsidRPr="00D55C2A">
              <w:rPr>
                <w:rFonts w:ascii="微软雅黑" w:eastAsia="微软雅黑" w:hAnsi="微软雅黑" w:cs="微软雅黑" w:hint="eastAsia"/>
                <w:sz w:val="18"/>
                <w:szCs w:val="18"/>
              </w:rPr>
              <w:t>需要计算复借</w:t>
            </w:r>
          </w:p>
        </w:tc>
        <w:tc>
          <w:tcPr>
            <w:tcW w:w="3209" w:type="dxa"/>
          </w:tcPr>
          <w:p w14:paraId="1D938483" w14:textId="77777777" w:rsidR="00D55C2A" w:rsidRDefault="00D55C2A" w:rsidP="00F77E9B">
            <w:pPr>
              <w:pStyle w:val="Axure"/>
              <w:rPr>
                <w:rFonts w:ascii="微软雅黑" w:eastAsia="微软雅黑" w:hAnsi="微软雅黑" w:cs="微软雅黑"/>
                <w:sz w:val="18"/>
                <w:szCs w:val="18"/>
              </w:rPr>
            </w:pPr>
          </w:p>
        </w:tc>
        <w:tc>
          <w:tcPr>
            <w:tcW w:w="1712" w:type="dxa"/>
          </w:tcPr>
          <w:p w14:paraId="3F4F4AB7" w14:textId="77777777" w:rsidR="00D55C2A" w:rsidRDefault="00D55C2A" w:rsidP="00F77E9B">
            <w:pPr>
              <w:widowControl/>
              <w:jc w:val="left"/>
              <w:rPr>
                <w:rFonts w:ascii="微软雅黑" w:eastAsia="微软雅黑" w:hAnsi="微软雅黑" w:cs="微软雅黑"/>
                <w:sz w:val="18"/>
                <w:szCs w:val="18"/>
              </w:rPr>
            </w:pPr>
            <w:r w:rsidRPr="00D55C2A">
              <w:rPr>
                <w:rFonts w:ascii="微软雅黑" w:eastAsia="微软雅黑" w:hAnsi="微软雅黑" w:cs="微软雅黑" w:hint="eastAsia"/>
                <w:sz w:val="18"/>
                <w:szCs w:val="18"/>
              </w:rPr>
              <w:t>需要计算复借</w:t>
            </w:r>
          </w:p>
        </w:tc>
      </w:tr>
      <w:tr w:rsidR="00D55C2A" w14:paraId="37D6471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6C291D0" w14:textId="77777777" w:rsidR="00D55C2A" w:rsidRDefault="00D55C2A"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5160D564"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今日放款新客户数</w:t>
            </w:r>
          </w:p>
        </w:tc>
        <w:tc>
          <w:tcPr>
            <w:tcW w:w="3000" w:type="dxa"/>
          </w:tcPr>
          <w:p w14:paraId="0AE74EB3"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今日新客放款客户数</w:t>
            </w:r>
          </w:p>
        </w:tc>
        <w:tc>
          <w:tcPr>
            <w:tcW w:w="3209" w:type="dxa"/>
          </w:tcPr>
          <w:p w14:paraId="66C2D5AF" w14:textId="77777777" w:rsidR="00D55C2A" w:rsidRDefault="00D55C2A" w:rsidP="00F77E9B">
            <w:pPr>
              <w:pStyle w:val="Axure"/>
              <w:rPr>
                <w:rFonts w:ascii="微软雅黑" w:eastAsia="微软雅黑" w:hAnsi="微软雅黑" w:cs="微软雅黑"/>
                <w:sz w:val="18"/>
                <w:szCs w:val="18"/>
              </w:rPr>
            </w:pPr>
          </w:p>
        </w:tc>
        <w:tc>
          <w:tcPr>
            <w:tcW w:w="1712" w:type="dxa"/>
          </w:tcPr>
          <w:p w14:paraId="5B8C7E4D" w14:textId="77777777" w:rsidR="00D55C2A" w:rsidRDefault="00D55C2A" w:rsidP="00F77E9B">
            <w:pPr>
              <w:widowControl/>
              <w:jc w:val="left"/>
              <w:rPr>
                <w:rFonts w:ascii="微软雅黑" w:eastAsia="微软雅黑" w:hAnsi="微软雅黑" w:cs="微软雅黑"/>
                <w:sz w:val="18"/>
                <w:szCs w:val="18"/>
              </w:rPr>
            </w:pPr>
          </w:p>
        </w:tc>
      </w:tr>
      <w:tr w:rsidR="00D55C2A" w14:paraId="05C0E3B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272CFAB" w14:textId="77777777" w:rsidR="00D55C2A" w:rsidRDefault="00D55C2A"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7995AC6F"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借款申请量</w:t>
            </w:r>
          </w:p>
        </w:tc>
        <w:tc>
          <w:tcPr>
            <w:tcW w:w="3000" w:type="dxa"/>
          </w:tcPr>
          <w:p w14:paraId="7E050BF1" w14:textId="77777777" w:rsidR="00D55C2A" w:rsidRDefault="00D55C2A" w:rsidP="00F77E9B">
            <w:pPr>
              <w:widowControl/>
              <w:jc w:val="left"/>
              <w:rPr>
                <w:rFonts w:ascii="微软雅黑" w:eastAsia="微软雅黑" w:hAnsi="微软雅黑" w:cs="微软雅黑"/>
                <w:color w:val="000000"/>
                <w:sz w:val="18"/>
                <w:szCs w:val="18"/>
              </w:rPr>
            </w:pPr>
            <w:r w:rsidRPr="00D55C2A">
              <w:rPr>
                <w:rFonts w:ascii="微软雅黑" w:eastAsia="微软雅黑" w:hAnsi="微软雅黑" w:cs="微软雅黑" w:hint="eastAsia"/>
                <w:color w:val="000000"/>
                <w:sz w:val="18"/>
                <w:szCs w:val="18"/>
              </w:rPr>
              <w:t>今日申请总笔数</w:t>
            </w:r>
            <w:r>
              <w:rPr>
                <w:rFonts w:ascii="微软雅黑" w:eastAsia="微软雅黑" w:hAnsi="微软雅黑" w:cs="微软雅黑" w:hint="eastAsia"/>
                <w:color w:val="000000"/>
                <w:sz w:val="18"/>
                <w:szCs w:val="18"/>
              </w:rPr>
              <w:t>，进入审批系统笔数</w:t>
            </w:r>
          </w:p>
        </w:tc>
        <w:tc>
          <w:tcPr>
            <w:tcW w:w="3209" w:type="dxa"/>
          </w:tcPr>
          <w:p w14:paraId="22A812DD" w14:textId="77777777" w:rsidR="00D55C2A" w:rsidRDefault="00D55C2A" w:rsidP="00F77E9B">
            <w:pPr>
              <w:pStyle w:val="Axure"/>
              <w:rPr>
                <w:rFonts w:ascii="微软雅黑" w:eastAsia="微软雅黑" w:hAnsi="微软雅黑" w:cs="微软雅黑"/>
                <w:sz w:val="18"/>
                <w:szCs w:val="18"/>
              </w:rPr>
            </w:pPr>
          </w:p>
        </w:tc>
        <w:tc>
          <w:tcPr>
            <w:tcW w:w="1712" w:type="dxa"/>
          </w:tcPr>
          <w:p w14:paraId="24E87AEF" w14:textId="77777777" w:rsidR="00D55C2A" w:rsidRDefault="00D55C2A" w:rsidP="00F77E9B">
            <w:pPr>
              <w:widowControl/>
              <w:jc w:val="left"/>
              <w:rPr>
                <w:rFonts w:ascii="微软雅黑" w:eastAsia="微软雅黑" w:hAnsi="微软雅黑" w:cs="微软雅黑"/>
                <w:sz w:val="18"/>
                <w:szCs w:val="18"/>
              </w:rPr>
            </w:pPr>
          </w:p>
        </w:tc>
      </w:tr>
      <w:tr w:rsidR="00D55C2A" w14:paraId="2B49E16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3ECA27F" w14:textId="77777777" w:rsidR="00D55C2A" w:rsidRDefault="00EA0D6F"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3822B2C3"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借款申请金额</w:t>
            </w:r>
          </w:p>
        </w:tc>
        <w:tc>
          <w:tcPr>
            <w:tcW w:w="3000" w:type="dxa"/>
          </w:tcPr>
          <w:p w14:paraId="2630A767"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今日所有申请总金额</w:t>
            </w:r>
          </w:p>
        </w:tc>
        <w:tc>
          <w:tcPr>
            <w:tcW w:w="3209" w:type="dxa"/>
          </w:tcPr>
          <w:p w14:paraId="3392D59D" w14:textId="77777777" w:rsidR="00D55C2A" w:rsidRDefault="00D55C2A" w:rsidP="00F77E9B">
            <w:pPr>
              <w:pStyle w:val="Axure"/>
              <w:rPr>
                <w:rFonts w:ascii="微软雅黑" w:eastAsia="微软雅黑" w:hAnsi="微软雅黑" w:cs="微软雅黑"/>
                <w:sz w:val="18"/>
                <w:szCs w:val="18"/>
              </w:rPr>
            </w:pPr>
          </w:p>
        </w:tc>
        <w:tc>
          <w:tcPr>
            <w:tcW w:w="1712" w:type="dxa"/>
          </w:tcPr>
          <w:p w14:paraId="2319AE8B" w14:textId="77777777" w:rsidR="00D55C2A" w:rsidRDefault="00D55C2A" w:rsidP="00F77E9B">
            <w:pPr>
              <w:widowControl/>
              <w:jc w:val="left"/>
              <w:rPr>
                <w:rFonts w:ascii="微软雅黑" w:eastAsia="微软雅黑" w:hAnsi="微软雅黑" w:cs="微软雅黑"/>
                <w:sz w:val="18"/>
                <w:szCs w:val="18"/>
              </w:rPr>
            </w:pPr>
          </w:p>
        </w:tc>
      </w:tr>
      <w:tr w:rsidR="00D55C2A" w14:paraId="5814EEB2"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C596DF5" w14:textId="77777777" w:rsidR="00D55C2A" w:rsidRDefault="00EA0D6F"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lastRenderedPageBreak/>
              <w:t>7</w:t>
            </w:r>
          </w:p>
        </w:tc>
        <w:tc>
          <w:tcPr>
            <w:tcW w:w="1309" w:type="dxa"/>
            <w:gridSpan w:val="2"/>
          </w:tcPr>
          <w:p w14:paraId="1DDC30AA" w14:textId="77777777" w:rsidR="00D55C2A" w:rsidRDefault="00D55C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新客申请量</w:t>
            </w:r>
          </w:p>
        </w:tc>
        <w:tc>
          <w:tcPr>
            <w:tcW w:w="3000" w:type="dxa"/>
          </w:tcPr>
          <w:p w14:paraId="2343A960"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今日申请新客户总数</w:t>
            </w:r>
          </w:p>
        </w:tc>
        <w:tc>
          <w:tcPr>
            <w:tcW w:w="3209" w:type="dxa"/>
          </w:tcPr>
          <w:p w14:paraId="75C58384" w14:textId="77777777" w:rsidR="00D55C2A" w:rsidRDefault="00D55C2A" w:rsidP="00F77E9B">
            <w:pPr>
              <w:pStyle w:val="Axure"/>
              <w:rPr>
                <w:rFonts w:ascii="微软雅黑" w:eastAsia="微软雅黑" w:hAnsi="微软雅黑" w:cs="微软雅黑"/>
                <w:sz w:val="18"/>
                <w:szCs w:val="18"/>
              </w:rPr>
            </w:pPr>
          </w:p>
        </w:tc>
        <w:tc>
          <w:tcPr>
            <w:tcW w:w="1712" w:type="dxa"/>
          </w:tcPr>
          <w:p w14:paraId="35534F46" w14:textId="77777777" w:rsidR="00D55C2A" w:rsidRDefault="00D55C2A" w:rsidP="00F77E9B">
            <w:pPr>
              <w:widowControl/>
              <w:jc w:val="left"/>
              <w:rPr>
                <w:rFonts w:ascii="微软雅黑" w:eastAsia="微软雅黑" w:hAnsi="微软雅黑" w:cs="微软雅黑"/>
                <w:sz w:val="18"/>
                <w:szCs w:val="18"/>
              </w:rPr>
            </w:pPr>
          </w:p>
        </w:tc>
      </w:tr>
      <w:tr w:rsidR="00D55C2A" w14:paraId="4240C00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615FA55" w14:textId="77777777" w:rsidR="00D55C2A" w:rsidRDefault="00EA0D6F"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0431564A" w14:textId="77777777" w:rsidR="00D55C2A" w:rsidRDefault="00D27D2A"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新客申请金额</w:t>
            </w:r>
          </w:p>
        </w:tc>
        <w:tc>
          <w:tcPr>
            <w:tcW w:w="3000" w:type="dxa"/>
          </w:tcPr>
          <w:p w14:paraId="73C80C54"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今日新客申请总金额</w:t>
            </w:r>
          </w:p>
        </w:tc>
        <w:tc>
          <w:tcPr>
            <w:tcW w:w="3209" w:type="dxa"/>
          </w:tcPr>
          <w:p w14:paraId="5C8DDC3D" w14:textId="77777777" w:rsidR="00D55C2A" w:rsidRDefault="00D55C2A" w:rsidP="00F77E9B">
            <w:pPr>
              <w:pStyle w:val="Axure"/>
              <w:rPr>
                <w:rFonts w:ascii="微软雅黑" w:eastAsia="微软雅黑" w:hAnsi="微软雅黑" w:cs="微软雅黑"/>
                <w:sz w:val="18"/>
                <w:szCs w:val="18"/>
              </w:rPr>
            </w:pPr>
          </w:p>
        </w:tc>
        <w:tc>
          <w:tcPr>
            <w:tcW w:w="1712" w:type="dxa"/>
          </w:tcPr>
          <w:p w14:paraId="4946F563" w14:textId="77777777" w:rsidR="00D55C2A" w:rsidRDefault="00D55C2A" w:rsidP="00F77E9B">
            <w:pPr>
              <w:widowControl/>
              <w:jc w:val="left"/>
              <w:rPr>
                <w:rFonts w:ascii="微软雅黑" w:eastAsia="微软雅黑" w:hAnsi="微软雅黑" w:cs="微软雅黑"/>
                <w:sz w:val="18"/>
                <w:szCs w:val="18"/>
              </w:rPr>
            </w:pPr>
          </w:p>
        </w:tc>
      </w:tr>
      <w:tr w:rsidR="00D55C2A" w14:paraId="3E8C759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9132641" w14:textId="77777777" w:rsidR="00D55C2A" w:rsidRDefault="00EA0D6F"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7EAF6C6B"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老客申请量</w:t>
            </w:r>
          </w:p>
        </w:tc>
        <w:tc>
          <w:tcPr>
            <w:tcW w:w="3000" w:type="dxa"/>
          </w:tcPr>
          <w:p w14:paraId="2ADF38C9"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今日申请</w:t>
            </w:r>
            <w:r>
              <w:rPr>
                <w:rFonts w:ascii="微软雅黑" w:eastAsia="微软雅黑" w:hAnsi="微软雅黑" w:cs="微软雅黑" w:hint="eastAsia"/>
                <w:color w:val="000000"/>
                <w:sz w:val="18"/>
                <w:szCs w:val="18"/>
              </w:rPr>
              <w:t>老</w:t>
            </w:r>
            <w:r w:rsidRPr="00D27D2A">
              <w:rPr>
                <w:rFonts w:ascii="微软雅黑" w:eastAsia="微软雅黑" w:hAnsi="微软雅黑" w:cs="微软雅黑" w:hint="eastAsia"/>
                <w:color w:val="000000"/>
                <w:sz w:val="18"/>
                <w:szCs w:val="18"/>
              </w:rPr>
              <w:t>客户总数</w:t>
            </w:r>
          </w:p>
        </w:tc>
        <w:tc>
          <w:tcPr>
            <w:tcW w:w="3209" w:type="dxa"/>
          </w:tcPr>
          <w:p w14:paraId="509250DC" w14:textId="77777777" w:rsidR="00D55C2A" w:rsidRDefault="00D55C2A" w:rsidP="00F77E9B">
            <w:pPr>
              <w:pStyle w:val="Axure"/>
              <w:rPr>
                <w:rFonts w:ascii="微软雅黑" w:eastAsia="微软雅黑" w:hAnsi="微软雅黑" w:cs="微软雅黑"/>
                <w:sz w:val="18"/>
                <w:szCs w:val="18"/>
              </w:rPr>
            </w:pPr>
          </w:p>
        </w:tc>
        <w:tc>
          <w:tcPr>
            <w:tcW w:w="1712" w:type="dxa"/>
          </w:tcPr>
          <w:p w14:paraId="1834D999" w14:textId="77777777" w:rsidR="00D55C2A" w:rsidRDefault="00D55C2A" w:rsidP="00F77E9B">
            <w:pPr>
              <w:widowControl/>
              <w:jc w:val="left"/>
              <w:rPr>
                <w:rFonts w:ascii="微软雅黑" w:eastAsia="微软雅黑" w:hAnsi="微软雅黑" w:cs="微软雅黑"/>
                <w:sz w:val="18"/>
                <w:szCs w:val="18"/>
              </w:rPr>
            </w:pPr>
          </w:p>
        </w:tc>
      </w:tr>
      <w:tr w:rsidR="00D55C2A" w:rsidRPr="00112F4E" w14:paraId="2B52129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D88AFE6" w14:textId="77777777" w:rsidR="00D55C2A" w:rsidRDefault="00EA0D6F"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10</w:t>
            </w:r>
          </w:p>
        </w:tc>
        <w:tc>
          <w:tcPr>
            <w:tcW w:w="1309" w:type="dxa"/>
            <w:gridSpan w:val="2"/>
          </w:tcPr>
          <w:p w14:paraId="6FD0D64E"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老客申请金额</w:t>
            </w:r>
          </w:p>
        </w:tc>
        <w:tc>
          <w:tcPr>
            <w:tcW w:w="3000" w:type="dxa"/>
          </w:tcPr>
          <w:p w14:paraId="39BA60AD"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w:t>
            </w:r>
            <w:r>
              <w:rPr>
                <w:rFonts w:ascii="微软雅黑" w:eastAsia="微软雅黑" w:hAnsi="微软雅黑" w:cs="微软雅黑" w:hint="eastAsia"/>
                <w:color w:val="000000"/>
                <w:sz w:val="18"/>
                <w:szCs w:val="18"/>
              </w:rPr>
              <w:t>老</w:t>
            </w:r>
            <w:r w:rsidRPr="00D27D2A">
              <w:rPr>
                <w:rFonts w:ascii="微软雅黑" w:eastAsia="微软雅黑" w:hAnsi="微软雅黑" w:cs="微软雅黑" w:hint="eastAsia"/>
                <w:color w:val="000000"/>
                <w:sz w:val="18"/>
                <w:szCs w:val="18"/>
              </w:rPr>
              <w:t>客申请总金额</w:t>
            </w:r>
          </w:p>
        </w:tc>
        <w:tc>
          <w:tcPr>
            <w:tcW w:w="3209" w:type="dxa"/>
          </w:tcPr>
          <w:p w14:paraId="3E1BADE1" w14:textId="77777777" w:rsidR="00D55C2A" w:rsidRDefault="00D55C2A" w:rsidP="00F77E9B">
            <w:pPr>
              <w:pStyle w:val="Axure"/>
              <w:rPr>
                <w:rFonts w:ascii="微软雅黑" w:eastAsia="微软雅黑" w:hAnsi="微软雅黑" w:cs="微软雅黑"/>
                <w:sz w:val="18"/>
                <w:szCs w:val="18"/>
              </w:rPr>
            </w:pPr>
          </w:p>
        </w:tc>
        <w:tc>
          <w:tcPr>
            <w:tcW w:w="1712" w:type="dxa"/>
          </w:tcPr>
          <w:p w14:paraId="46EA7332" w14:textId="77777777" w:rsidR="00D55C2A" w:rsidRDefault="00D55C2A" w:rsidP="00F77E9B">
            <w:pPr>
              <w:widowControl/>
              <w:jc w:val="left"/>
              <w:rPr>
                <w:rFonts w:ascii="微软雅黑" w:eastAsia="微软雅黑" w:hAnsi="微软雅黑" w:cs="微软雅黑"/>
                <w:color w:val="000000"/>
                <w:sz w:val="18"/>
                <w:szCs w:val="18"/>
              </w:rPr>
            </w:pPr>
          </w:p>
        </w:tc>
      </w:tr>
      <w:tr w:rsidR="00D55C2A" w:rsidRPr="00112F4E" w14:paraId="381945B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69F1082" w14:textId="77777777" w:rsidR="00D55C2A" w:rsidRDefault="00D55C2A" w:rsidP="00F77E9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EA0D6F">
              <w:rPr>
                <w:rFonts w:ascii="微软雅黑" w:eastAsia="微软雅黑" w:hAnsi="微软雅黑" w:cs="微软雅黑"/>
                <w:sz w:val="18"/>
                <w:szCs w:val="18"/>
              </w:rPr>
              <w:t>1</w:t>
            </w:r>
          </w:p>
        </w:tc>
        <w:tc>
          <w:tcPr>
            <w:tcW w:w="1309" w:type="dxa"/>
            <w:gridSpan w:val="2"/>
          </w:tcPr>
          <w:p w14:paraId="1F48F7D0"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通过总笔数</w:t>
            </w:r>
          </w:p>
        </w:tc>
        <w:tc>
          <w:tcPr>
            <w:tcW w:w="3000" w:type="dxa"/>
          </w:tcPr>
          <w:p w14:paraId="4D579CF6" w14:textId="77777777" w:rsidR="00D55C2A" w:rsidRDefault="00D27D2A" w:rsidP="00F77E9B">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今日审批通过总案件数</w:t>
            </w:r>
          </w:p>
        </w:tc>
        <w:tc>
          <w:tcPr>
            <w:tcW w:w="3209" w:type="dxa"/>
          </w:tcPr>
          <w:p w14:paraId="352D5E43" w14:textId="77777777" w:rsidR="00D55C2A" w:rsidRDefault="00D55C2A" w:rsidP="00F77E9B">
            <w:pPr>
              <w:pStyle w:val="Axure"/>
              <w:rPr>
                <w:rFonts w:ascii="微软雅黑" w:eastAsia="微软雅黑" w:hAnsi="微软雅黑" w:cs="微软雅黑"/>
                <w:sz w:val="18"/>
                <w:szCs w:val="18"/>
              </w:rPr>
            </w:pPr>
          </w:p>
        </w:tc>
        <w:tc>
          <w:tcPr>
            <w:tcW w:w="1712" w:type="dxa"/>
          </w:tcPr>
          <w:p w14:paraId="28860277" w14:textId="77777777" w:rsidR="00D55C2A" w:rsidRPr="005476AB" w:rsidRDefault="00D55C2A" w:rsidP="00F77E9B">
            <w:pPr>
              <w:widowControl/>
              <w:jc w:val="left"/>
              <w:rPr>
                <w:rFonts w:ascii="微软雅黑" w:eastAsia="微软雅黑" w:hAnsi="微软雅黑" w:cs="微软雅黑"/>
                <w:color w:val="000000"/>
                <w:sz w:val="18"/>
                <w:szCs w:val="18"/>
              </w:rPr>
            </w:pPr>
          </w:p>
        </w:tc>
      </w:tr>
      <w:tr w:rsidR="00D27D2A" w:rsidRPr="00112F4E" w14:paraId="4BC4A21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93E641" w14:textId="77777777" w:rsidR="00D27D2A" w:rsidRDefault="00EA0D6F" w:rsidP="00D27D2A">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vAlign w:val="center"/>
          </w:tcPr>
          <w:p w14:paraId="10F5199E" w14:textId="77777777" w:rsidR="00D27D2A" w:rsidRPr="00D27D2A" w:rsidRDefault="00D27D2A" w:rsidP="00D27D2A">
            <w:pPr>
              <w:widowControl/>
              <w:jc w:val="left"/>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通过总金额</w:t>
            </w:r>
          </w:p>
        </w:tc>
        <w:tc>
          <w:tcPr>
            <w:tcW w:w="3000" w:type="dxa"/>
            <w:vAlign w:val="center"/>
          </w:tcPr>
          <w:p w14:paraId="25E4793F" w14:textId="77777777" w:rsidR="00D27D2A" w:rsidRPr="00D27D2A" w:rsidRDefault="00D27D2A" w:rsidP="00D27D2A">
            <w:pPr>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今日通过总金额</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计算时只计算通过后到手金额合计</w:t>
            </w:r>
          </w:p>
        </w:tc>
        <w:tc>
          <w:tcPr>
            <w:tcW w:w="3209" w:type="dxa"/>
          </w:tcPr>
          <w:p w14:paraId="490C3E3A" w14:textId="77777777" w:rsidR="00D27D2A" w:rsidRDefault="00D27D2A" w:rsidP="00D27D2A">
            <w:pPr>
              <w:pStyle w:val="Axure"/>
              <w:rPr>
                <w:rFonts w:ascii="微软雅黑" w:eastAsia="微软雅黑" w:hAnsi="微软雅黑" w:cs="微软雅黑"/>
                <w:sz w:val="18"/>
                <w:szCs w:val="18"/>
              </w:rPr>
            </w:pPr>
          </w:p>
        </w:tc>
        <w:tc>
          <w:tcPr>
            <w:tcW w:w="1712" w:type="dxa"/>
          </w:tcPr>
          <w:p w14:paraId="75BC16D3" w14:textId="77777777" w:rsidR="00D27D2A" w:rsidRDefault="005476AB" w:rsidP="00D27D2A">
            <w:pPr>
              <w:widowControl/>
              <w:jc w:val="left"/>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计算时只计算通过后到手金额合计</w:t>
            </w:r>
          </w:p>
        </w:tc>
      </w:tr>
      <w:tr w:rsidR="00D27D2A" w:rsidRPr="00112F4E" w14:paraId="3198816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8B8640" w14:textId="77777777" w:rsidR="00D27D2A" w:rsidRDefault="00D27D2A" w:rsidP="00D27D2A">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EA0D6F">
              <w:rPr>
                <w:rFonts w:ascii="微软雅黑" w:eastAsia="微软雅黑" w:hAnsi="微软雅黑" w:cs="微软雅黑"/>
                <w:sz w:val="18"/>
                <w:szCs w:val="18"/>
              </w:rPr>
              <w:t>3</w:t>
            </w:r>
          </w:p>
        </w:tc>
        <w:tc>
          <w:tcPr>
            <w:tcW w:w="1309" w:type="dxa"/>
            <w:gridSpan w:val="2"/>
            <w:vAlign w:val="center"/>
          </w:tcPr>
          <w:p w14:paraId="70AA380A" w14:textId="77777777" w:rsidR="00D27D2A" w:rsidRPr="00D27D2A" w:rsidRDefault="00D27D2A" w:rsidP="00D27D2A">
            <w:pPr>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新客通过笔数</w:t>
            </w:r>
          </w:p>
        </w:tc>
        <w:tc>
          <w:tcPr>
            <w:tcW w:w="3000" w:type="dxa"/>
            <w:vAlign w:val="center"/>
          </w:tcPr>
          <w:p w14:paraId="4D34BBF6" w14:textId="77777777" w:rsidR="00D27D2A" w:rsidRPr="00D27D2A" w:rsidRDefault="00D27D2A" w:rsidP="00D27D2A">
            <w:pPr>
              <w:rPr>
                <w:rFonts w:ascii="微软雅黑" w:eastAsia="微软雅黑" w:hAnsi="微软雅黑" w:cs="微软雅黑"/>
                <w:color w:val="000000"/>
                <w:sz w:val="18"/>
                <w:szCs w:val="18"/>
              </w:rPr>
            </w:pPr>
            <w:r w:rsidRPr="00D27D2A">
              <w:rPr>
                <w:rFonts w:ascii="微软雅黑" w:eastAsia="微软雅黑" w:hAnsi="微软雅黑" w:cs="微软雅黑" w:hint="eastAsia"/>
                <w:color w:val="000000"/>
                <w:sz w:val="18"/>
                <w:szCs w:val="18"/>
              </w:rPr>
              <w:t>今日审核通过新客数</w:t>
            </w:r>
          </w:p>
        </w:tc>
        <w:tc>
          <w:tcPr>
            <w:tcW w:w="3209" w:type="dxa"/>
          </w:tcPr>
          <w:p w14:paraId="7B1BAE98" w14:textId="77777777" w:rsidR="00D27D2A" w:rsidRDefault="00D27D2A" w:rsidP="00D27D2A">
            <w:pPr>
              <w:pStyle w:val="Axure"/>
              <w:rPr>
                <w:rFonts w:ascii="微软雅黑" w:eastAsia="微软雅黑" w:hAnsi="微软雅黑" w:cs="微软雅黑"/>
                <w:sz w:val="18"/>
                <w:szCs w:val="18"/>
              </w:rPr>
            </w:pPr>
          </w:p>
        </w:tc>
        <w:tc>
          <w:tcPr>
            <w:tcW w:w="1712" w:type="dxa"/>
          </w:tcPr>
          <w:p w14:paraId="70060270" w14:textId="77777777" w:rsidR="00D27D2A" w:rsidRDefault="00D27D2A" w:rsidP="00D27D2A">
            <w:pPr>
              <w:widowControl/>
              <w:jc w:val="left"/>
              <w:rPr>
                <w:rFonts w:ascii="微软雅黑" w:eastAsia="微软雅黑" w:hAnsi="微软雅黑" w:cs="微软雅黑"/>
                <w:color w:val="000000"/>
                <w:sz w:val="18"/>
                <w:szCs w:val="18"/>
              </w:rPr>
            </w:pPr>
          </w:p>
        </w:tc>
      </w:tr>
      <w:tr w:rsidR="005476AB" w:rsidRPr="00112F4E" w14:paraId="494C505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A8B929" w14:textId="77777777" w:rsidR="005476AB" w:rsidRDefault="005476AB"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EA0D6F">
              <w:rPr>
                <w:rFonts w:ascii="微软雅黑" w:eastAsia="微软雅黑" w:hAnsi="微软雅黑" w:cs="微软雅黑"/>
                <w:sz w:val="18"/>
                <w:szCs w:val="18"/>
              </w:rPr>
              <w:t>4</w:t>
            </w:r>
          </w:p>
        </w:tc>
        <w:tc>
          <w:tcPr>
            <w:tcW w:w="1309" w:type="dxa"/>
            <w:gridSpan w:val="2"/>
            <w:vAlign w:val="center"/>
          </w:tcPr>
          <w:p w14:paraId="5DD43FF2" w14:textId="77777777" w:rsidR="005476AB" w:rsidRPr="005476AB" w:rsidRDefault="005476AB" w:rsidP="005476AB">
            <w:pPr>
              <w:widowControl/>
              <w:jc w:val="left"/>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新客通过金额</w:t>
            </w:r>
          </w:p>
        </w:tc>
        <w:tc>
          <w:tcPr>
            <w:tcW w:w="3000" w:type="dxa"/>
            <w:vAlign w:val="center"/>
          </w:tcPr>
          <w:p w14:paraId="32A60FE4"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今日新客通过总金额</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计算时只计算通过后到手金额合计</w:t>
            </w:r>
          </w:p>
        </w:tc>
        <w:tc>
          <w:tcPr>
            <w:tcW w:w="3209" w:type="dxa"/>
            <w:vAlign w:val="center"/>
          </w:tcPr>
          <w:p w14:paraId="27BC63AA"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01482F54" w14:textId="77777777" w:rsidR="005476AB" w:rsidRPr="005476AB" w:rsidRDefault="005476AB" w:rsidP="005476AB">
            <w:pPr>
              <w:widowControl/>
              <w:jc w:val="left"/>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计算只计算通过后到手金额合计</w:t>
            </w:r>
          </w:p>
        </w:tc>
      </w:tr>
      <w:tr w:rsidR="005476AB" w:rsidRPr="00112F4E" w14:paraId="4D3A5A6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FB283CE" w14:textId="77777777" w:rsidR="005476AB" w:rsidRDefault="005476AB"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EA0D6F">
              <w:rPr>
                <w:rFonts w:ascii="微软雅黑" w:eastAsia="微软雅黑" w:hAnsi="微软雅黑" w:cs="微软雅黑"/>
                <w:sz w:val="18"/>
                <w:szCs w:val="18"/>
              </w:rPr>
              <w:t>5</w:t>
            </w:r>
          </w:p>
        </w:tc>
        <w:tc>
          <w:tcPr>
            <w:tcW w:w="1309" w:type="dxa"/>
            <w:gridSpan w:val="2"/>
            <w:vAlign w:val="center"/>
          </w:tcPr>
          <w:p w14:paraId="4E773A3F"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老客通过笔数</w:t>
            </w:r>
          </w:p>
        </w:tc>
        <w:tc>
          <w:tcPr>
            <w:tcW w:w="3000" w:type="dxa"/>
            <w:vAlign w:val="center"/>
          </w:tcPr>
          <w:p w14:paraId="4F025682"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同新客逻辑</w:t>
            </w:r>
          </w:p>
        </w:tc>
        <w:tc>
          <w:tcPr>
            <w:tcW w:w="3209" w:type="dxa"/>
            <w:vAlign w:val="center"/>
          </w:tcPr>
          <w:p w14:paraId="27BD87FA"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2D1657FD" w14:textId="77777777" w:rsidR="005476AB" w:rsidRPr="005476AB" w:rsidRDefault="005476AB" w:rsidP="005476AB">
            <w:pPr>
              <w:rPr>
                <w:rFonts w:ascii="微软雅黑" w:eastAsia="微软雅黑" w:hAnsi="微软雅黑" w:cs="微软雅黑"/>
                <w:color w:val="000000"/>
                <w:sz w:val="18"/>
                <w:szCs w:val="18"/>
              </w:rPr>
            </w:pPr>
          </w:p>
        </w:tc>
      </w:tr>
      <w:tr w:rsidR="005476AB" w:rsidRPr="00112F4E" w14:paraId="7A8EC00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AB04EC" w14:textId="77777777" w:rsidR="005476AB" w:rsidRDefault="005476AB"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EA0D6F">
              <w:rPr>
                <w:rFonts w:ascii="微软雅黑" w:eastAsia="微软雅黑" w:hAnsi="微软雅黑" w:cs="微软雅黑"/>
                <w:sz w:val="18"/>
                <w:szCs w:val="18"/>
              </w:rPr>
              <w:t>6</w:t>
            </w:r>
          </w:p>
        </w:tc>
        <w:tc>
          <w:tcPr>
            <w:tcW w:w="1309" w:type="dxa"/>
            <w:gridSpan w:val="2"/>
            <w:vAlign w:val="center"/>
          </w:tcPr>
          <w:p w14:paraId="05E8B3F8" w14:textId="77777777" w:rsidR="005476AB" w:rsidRPr="005476AB" w:rsidRDefault="005476AB" w:rsidP="005476A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老</w:t>
            </w:r>
            <w:r w:rsidRPr="005476AB">
              <w:rPr>
                <w:rFonts w:ascii="微软雅黑" w:eastAsia="微软雅黑" w:hAnsi="微软雅黑" w:cs="微软雅黑" w:hint="eastAsia"/>
                <w:color w:val="000000"/>
                <w:sz w:val="18"/>
                <w:szCs w:val="18"/>
              </w:rPr>
              <w:t>客通过笔数</w:t>
            </w:r>
          </w:p>
        </w:tc>
        <w:tc>
          <w:tcPr>
            <w:tcW w:w="3000" w:type="dxa"/>
            <w:vAlign w:val="center"/>
          </w:tcPr>
          <w:p w14:paraId="4B4CE997"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同新客逻辑</w:t>
            </w:r>
          </w:p>
        </w:tc>
        <w:tc>
          <w:tcPr>
            <w:tcW w:w="3209" w:type="dxa"/>
            <w:vAlign w:val="center"/>
          </w:tcPr>
          <w:p w14:paraId="60AA1E0B"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794F842E" w14:textId="77777777" w:rsidR="005476AB" w:rsidRPr="005476AB" w:rsidRDefault="005476AB" w:rsidP="005476AB">
            <w:pPr>
              <w:rPr>
                <w:rFonts w:ascii="微软雅黑" w:eastAsia="微软雅黑" w:hAnsi="微软雅黑" w:cs="微软雅黑"/>
                <w:color w:val="000000"/>
                <w:sz w:val="18"/>
                <w:szCs w:val="18"/>
              </w:rPr>
            </w:pPr>
          </w:p>
        </w:tc>
      </w:tr>
      <w:tr w:rsidR="005476AB" w:rsidRPr="00112F4E" w14:paraId="6A4111D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6A05B1" w14:textId="77777777" w:rsidR="005476AB" w:rsidRDefault="00EA0D6F"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7</w:t>
            </w:r>
          </w:p>
        </w:tc>
        <w:tc>
          <w:tcPr>
            <w:tcW w:w="1309" w:type="dxa"/>
            <w:gridSpan w:val="2"/>
            <w:vAlign w:val="center"/>
          </w:tcPr>
          <w:p w14:paraId="6B692AD8"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放款总笔数</w:t>
            </w:r>
          </w:p>
        </w:tc>
        <w:tc>
          <w:tcPr>
            <w:tcW w:w="3000" w:type="dxa"/>
            <w:vAlign w:val="center"/>
          </w:tcPr>
          <w:p w14:paraId="3C9D8E9D"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今日放款总数</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新客放款数+老客放款数+展期数</w:t>
            </w:r>
          </w:p>
        </w:tc>
        <w:tc>
          <w:tcPr>
            <w:tcW w:w="3209" w:type="dxa"/>
            <w:vAlign w:val="center"/>
          </w:tcPr>
          <w:p w14:paraId="0374F77A"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3946C003" w14:textId="77777777" w:rsidR="005476AB" w:rsidRPr="005476AB" w:rsidRDefault="005476AB" w:rsidP="005476AB">
            <w:pPr>
              <w:rPr>
                <w:rFonts w:ascii="微软雅黑" w:eastAsia="微软雅黑" w:hAnsi="微软雅黑" w:cs="微软雅黑"/>
                <w:color w:val="000000"/>
                <w:sz w:val="18"/>
                <w:szCs w:val="18"/>
              </w:rPr>
            </w:pPr>
          </w:p>
        </w:tc>
      </w:tr>
      <w:tr w:rsidR="005476AB" w:rsidRPr="00112F4E" w14:paraId="0520ADF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578F99" w14:textId="77777777" w:rsidR="005476AB" w:rsidRDefault="005476AB"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8</w:t>
            </w:r>
          </w:p>
        </w:tc>
        <w:tc>
          <w:tcPr>
            <w:tcW w:w="1309" w:type="dxa"/>
            <w:gridSpan w:val="2"/>
            <w:vAlign w:val="center"/>
          </w:tcPr>
          <w:p w14:paraId="032CB687"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放款总金额</w:t>
            </w:r>
          </w:p>
        </w:tc>
        <w:tc>
          <w:tcPr>
            <w:tcW w:w="3000" w:type="dxa"/>
            <w:vAlign w:val="center"/>
          </w:tcPr>
          <w:p w14:paraId="656319A1"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今日实际放款金额</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新客放款+老客放款+展期</w:t>
            </w:r>
          </w:p>
        </w:tc>
        <w:tc>
          <w:tcPr>
            <w:tcW w:w="3209" w:type="dxa"/>
            <w:vAlign w:val="center"/>
          </w:tcPr>
          <w:p w14:paraId="25DB255C"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63350C2B" w14:textId="77777777" w:rsidR="005476AB" w:rsidRPr="005476AB" w:rsidRDefault="005476AB" w:rsidP="005476AB">
            <w:pPr>
              <w:rPr>
                <w:rFonts w:ascii="微软雅黑" w:eastAsia="微软雅黑" w:hAnsi="微软雅黑" w:cs="微软雅黑"/>
                <w:color w:val="000000"/>
                <w:sz w:val="18"/>
                <w:szCs w:val="18"/>
              </w:rPr>
            </w:pPr>
          </w:p>
        </w:tc>
      </w:tr>
      <w:tr w:rsidR="005476AB" w:rsidRPr="00112F4E" w14:paraId="106E904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BF4049" w14:textId="77777777" w:rsidR="005476AB" w:rsidRDefault="00EA0D6F"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9</w:t>
            </w:r>
          </w:p>
        </w:tc>
        <w:tc>
          <w:tcPr>
            <w:tcW w:w="1309" w:type="dxa"/>
            <w:gridSpan w:val="2"/>
            <w:vAlign w:val="center"/>
          </w:tcPr>
          <w:p w14:paraId="31122303"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新客放款笔数</w:t>
            </w:r>
          </w:p>
        </w:tc>
        <w:tc>
          <w:tcPr>
            <w:tcW w:w="3000" w:type="dxa"/>
            <w:vAlign w:val="center"/>
          </w:tcPr>
          <w:p w14:paraId="1FD5F28C"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今日新客放款总数</w:t>
            </w:r>
          </w:p>
        </w:tc>
        <w:tc>
          <w:tcPr>
            <w:tcW w:w="3209" w:type="dxa"/>
            <w:vAlign w:val="center"/>
          </w:tcPr>
          <w:p w14:paraId="6DC6B122"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7A86621B" w14:textId="77777777" w:rsidR="005476AB" w:rsidRPr="005476AB" w:rsidRDefault="005476AB" w:rsidP="005476AB">
            <w:pPr>
              <w:rPr>
                <w:rFonts w:ascii="微软雅黑" w:eastAsia="微软雅黑" w:hAnsi="微软雅黑" w:cs="微软雅黑"/>
                <w:color w:val="000000"/>
                <w:sz w:val="18"/>
                <w:szCs w:val="18"/>
              </w:rPr>
            </w:pPr>
          </w:p>
        </w:tc>
      </w:tr>
      <w:tr w:rsidR="005476AB" w:rsidRPr="00112F4E" w14:paraId="1A3DAE8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A1F856" w14:textId="77777777" w:rsidR="005476AB" w:rsidRDefault="00EA0D6F"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sz w:val="18"/>
                <w:szCs w:val="18"/>
              </w:rPr>
              <w:t>20</w:t>
            </w:r>
          </w:p>
        </w:tc>
        <w:tc>
          <w:tcPr>
            <w:tcW w:w="1309" w:type="dxa"/>
            <w:gridSpan w:val="2"/>
            <w:vAlign w:val="center"/>
          </w:tcPr>
          <w:p w14:paraId="6CC107CE" w14:textId="77777777" w:rsidR="005476AB" w:rsidRPr="005476AB" w:rsidRDefault="005476AB" w:rsidP="005476AB">
            <w:pPr>
              <w:widowControl/>
              <w:jc w:val="left"/>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新客放款金额</w:t>
            </w:r>
          </w:p>
        </w:tc>
        <w:tc>
          <w:tcPr>
            <w:tcW w:w="3000" w:type="dxa"/>
            <w:vAlign w:val="center"/>
          </w:tcPr>
          <w:p w14:paraId="445560BF"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今日新客放款金额</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计算只计算通过后到手金额合计</w:t>
            </w:r>
          </w:p>
        </w:tc>
        <w:tc>
          <w:tcPr>
            <w:tcW w:w="3209" w:type="dxa"/>
            <w:vAlign w:val="center"/>
          </w:tcPr>
          <w:p w14:paraId="1A6D636B"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718BC627" w14:textId="77777777" w:rsidR="005476AB" w:rsidRPr="005476AB" w:rsidRDefault="005476AB" w:rsidP="005476AB">
            <w:pPr>
              <w:widowControl/>
              <w:jc w:val="left"/>
              <w:rPr>
                <w:rFonts w:ascii="微软雅黑" w:eastAsia="微软雅黑" w:hAnsi="微软雅黑" w:cs="微软雅黑"/>
                <w:color w:val="000000"/>
                <w:sz w:val="18"/>
                <w:szCs w:val="18"/>
              </w:rPr>
            </w:pPr>
          </w:p>
        </w:tc>
      </w:tr>
      <w:tr w:rsidR="005476AB" w:rsidRPr="00112F4E" w14:paraId="0349933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B5DE562" w14:textId="77777777" w:rsidR="005476AB" w:rsidRDefault="005476AB"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sidR="00EA0D6F">
              <w:rPr>
                <w:rFonts w:ascii="微软雅黑" w:eastAsia="微软雅黑" w:hAnsi="微软雅黑" w:cs="微软雅黑"/>
                <w:sz w:val="18"/>
                <w:szCs w:val="18"/>
              </w:rPr>
              <w:t>1</w:t>
            </w:r>
          </w:p>
        </w:tc>
        <w:tc>
          <w:tcPr>
            <w:tcW w:w="1309" w:type="dxa"/>
            <w:gridSpan w:val="2"/>
            <w:vAlign w:val="center"/>
          </w:tcPr>
          <w:p w14:paraId="6C35C71A"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老客放款笔数</w:t>
            </w:r>
          </w:p>
        </w:tc>
        <w:tc>
          <w:tcPr>
            <w:tcW w:w="3000" w:type="dxa"/>
            <w:vAlign w:val="center"/>
          </w:tcPr>
          <w:p w14:paraId="66241CDD"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今日老客放款总数</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老客放款数+展期数</w:t>
            </w:r>
          </w:p>
        </w:tc>
        <w:tc>
          <w:tcPr>
            <w:tcW w:w="3209" w:type="dxa"/>
            <w:vAlign w:val="center"/>
          </w:tcPr>
          <w:p w14:paraId="12744432" w14:textId="77777777" w:rsidR="005476AB" w:rsidRPr="005476AB" w:rsidRDefault="005476AB" w:rsidP="005476AB">
            <w:pPr>
              <w:widowControl/>
              <w:jc w:val="left"/>
              <w:rPr>
                <w:rFonts w:ascii="微软雅黑" w:eastAsia="微软雅黑" w:hAnsi="微软雅黑" w:cs="微软雅黑"/>
                <w:color w:val="000000"/>
                <w:sz w:val="18"/>
                <w:szCs w:val="18"/>
              </w:rPr>
            </w:pPr>
          </w:p>
        </w:tc>
        <w:tc>
          <w:tcPr>
            <w:tcW w:w="1712" w:type="dxa"/>
          </w:tcPr>
          <w:p w14:paraId="1168F9F3" w14:textId="77777777" w:rsidR="005476AB" w:rsidRDefault="005476AB" w:rsidP="005476AB">
            <w:pPr>
              <w:widowControl/>
              <w:jc w:val="left"/>
              <w:rPr>
                <w:rFonts w:ascii="微软雅黑" w:eastAsia="微软雅黑" w:hAnsi="微软雅黑" w:cs="微软雅黑"/>
                <w:color w:val="000000"/>
                <w:sz w:val="18"/>
                <w:szCs w:val="18"/>
              </w:rPr>
            </w:pPr>
          </w:p>
        </w:tc>
      </w:tr>
      <w:tr w:rsidR="005476AB" w:rsidRPr="00112F4E" w14:paraId="2684DC4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A10703" w14:textId="77777777" w:rsidR="005476AB" w:rsidRDefault="005476AB" w:rsidP="005476AB">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sidR="00EA0D6F">
              <w:rPr>
                <w:rFonts w:ascii="微软雅黑" w:eastAsia="微软雅黑" w:hAnsi="微软雅黑" w:cs="微软雅黑"/>
                <w:sz w:val="18"/>
                <w:szCs w:val="18"/>
              </w:rPr>
              <w:t>2</w:t>
            </w:r>
          </w:p>
        </w:tc>
        <w:tc>
          <w:tcPr>
            <w:tcW w:w="1309" w:type="dxa"/>
            <w:gridSpan w:val="2"/>
            <w:vAlign w:val="center"/>
          </w:tcPr>
          <w:p w14:paraId="1496BEC2"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老客放款金额</w:t>
            </w:r>
          </w:p>
        </w:tc>
        <w:tc>
          <w:tcPr>
            <w:tcW w:w="3000" w:type="dxa"/>
            <w:vAlign w:val="center"/>
          </w:tcPr>
          <w:p w14:paraId="7620D996"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今日老客放款金额</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老客放款+展期（放款金额相加）</w:t>
            </w:r>
          </w:p>
        </w:tc>
        <w:tc>
          <w:tcPr>
            <w:tcW w:w="3209" w:type="dxa"/>
            <w:vAlign w:val="center"/>
          </w:tcPr>
          <w:p w14:paraId="654849C6" w14:textId="77777777" w:rsidR="005476AB" w:rsidRPr="005476AB" w:rsidRDefault="005476AB" w:rsidP="005476AB">
            <w:pPr>
              <w:rPr>
                <w:rFonts w:ascii="微软雅黑" w:eastAsia="微软雅黑" w:hAnsi="微软雅黑" w:cs="微软雅黑"/>
                <w:color w:val="000000"/>
                <w:sz w:val="18"/>
                <w:szCs w:val="18"/>
              </w:rPr>
            </w:pPr>
          </w:p>
        </w:tc>
        <w:tc>
          <w:tcPr>
            <w:tcW w:w="1712" w:type="dxa"/>
          </w:tcPr>
          <w:p w14:paraId="21431B8E" w14:textId="77777777" w:rsidR="005476AB" w:rsidRDefault="005476AB" w:rsidP="005476AB">
            <w:pPr>
              <w:widowControl/>
              <w:jc w:val="left"/>
              <w:rPr>
                <w:rFonts w:ascii="微软雅黑" w:eastAsia="微软雅黑" w:hAnsi="微软雅黑" w:cs="微软雅黑"/>
                <w:color w:val="000000"/>
                <w:sz w:val="18"/>
                <w:szCs w:val="18"/>
              </w:rPr>
            </w:pPr>
          </w:p>
        </w:tc>
      </w:tr>
      <w:tr w:rsidR="005476AB" w:rsidRPr="00112F4E" w14:paraId="61FA295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031A0F" w14:textId="77777777" w:rsidR="005476AB" w:rsidRPr="00776714" w:rsidRDefault="00EA0D6F" w:rsidP="005476AB">
            <w:pPr>
              <w:widowControl/>
              <w:rPr>
                <w:rFonts w:ascii="微软雅黑" w:eastAsia="微软雅黑" w:hAnsi="微软雅黑" w:cs="微软雅黑"/>
                <w:sz w:val="18"/>
                <w:szCs w:val="18"/>
                <w:highlight w:val="yellow"/>
                <w:rPrChange w:id="4520" w:author=" " w:date="2019-07-25T14:04:00Z">
                  <w:rPr>
                    <w:rFonts w:ascii="微软雅黑" w:eastAsia="微软雅黑" w:hAnsi="微软雅黑" w:cs="微软雅黑"/>
                    <w:sz w:val="18"/>
                    <w:szCs w:val="18"/>
                  </w:rPr>
                </w:rPrChange>
              </w:rPr>
            </w:pPr>
            <w:r w:rsidRPr="00776714">
              <w:rPr>
                <w:rFonts w:ascii="微软雅黑" w:eastAsia="微软雅黑" w:hAnsi="微软雅黑" w:cs="微软雅黑"/>
                <w:sz w:val="18"/>
                <w:szCs w:val="18"/>
                <w:highlight w:val="yellow"/>
                <w:rPrChange w:id="4521" w:author=" " w:date="2019-07-25T14:04:00Z">
                  <w:rPr>
                    <w:rFonts w:ascii="微软雅黑" w:eastAsia="微软雅黑" w:hAnsi="微软雅黑" w:cs="微软雅黑"/>
                    <w:sz w:val="18"/>
                    <w:szCs w:val="18"/>
                  </w:rPr>
                </w:rPrChange>
              </w:rPr>
              <w:t>23</w:t>
            </w:r>
          </w:p>
        </w:tc>
        <w:tc>
          <w:tcPr>
            <w:tcW w:w="1309" w:type="dxa"/>
            <w:gridSpan w:val="2"/>
            <w:vAlign w:val="center"/>
          </w:tcPr>
          <w:p w14:paraId="5C0B86DE" w14:textId="77777777" w:rsidR="005476AB" w:rsidRPr="00776714" w:rsidRDefault="005476AB" w:rsidP="005476AB">
            <w:pPr>
              <w:rPr>
                <w:rFonts w:ascii="微软雅黑" w:eastAsia="微软雅黑" w:hAnsi="微软雅黑" w:cs="微软雅黑"/>
                <w:color w:val="000000"/>
                <w:sz w:val="18"/>
                <w:szCs w:val="18"/>
                <w:highlight w:val="yellow"/>
                <w:rPrChange w:id="4522" w:author=" " w:date="2019-07-25T14:04:00Z">
                  <w:rPr>
                    <w:rFonts w:ascii="微软雅黑" w:eastAsia="微软雅黑" w:hAnsi="微软雅黑" w:cs="微软雅黑"/>
                    <w:color w:val="000000"/>
                    <w:sz w:val="18"/>
                    <w:szCs w:val="18"/>
                  </w:rPr>
                </w:rPrChange>
              </w:rPr>
            </w:pPr>
            <w:r w:rsidRPr="00776714">
              <w:rPr>
                <w:rFonts w:ascii="微软雅黑" w:eastAsia="微软雅黑" w:hAnsi="微软雅黑" w:cs="微软雅黑" w:hint="eastAsia"/>
                <w:color w:val="000000"/>
                <w:sz w:val="18"/>
                <w:szCs w:val="18"/>
                <w:highlight w:val="yellow"/>
                <w:rPrChange w:id="4523" w:author=" " w:date="2019-07-25T14:04:00Z">
                  <w:rPr>
                    <w:rFonts w:ascii="微软雅黑" w:eastAsia="微软雅黑" w:hAnsi="微软雅黑" w:cs="微软雅黑" w:hint="eastAsia"/>
                    <w:color w:val="000000"/>
                    <w:sz w:val="18"/>
                    <w:szCs w:val="18"/>
                  </w:rPr>
                </w:rPrChange>
              </w:rPr>
              <w:t>复借率</w:t>
            </w:r>
          </w:p>
        </w:tc>
        <w:tc>
          <w:tcPr>
            <w:tcW w:w="3000" w:type="dxa"/>
            <w:vAlign w:val="center"/>
          </w:tcPr>
          <w:p w14:paraId="4141CF2F" w14:textId="77777777" w:rsidR="005476AB" w:rsidRPr="00776714" w:rsidRDefault="005476AB" w:rsidP="005476AB">
            <w:pPr>
              <w:rPr>
                <w:rFonts w:ascii="微软雅黑" w:eastAsia="微软雅黑" w:hAnsi="微软雅黑" w:cs="微软雅黑"/>
                <w:color w:val="000000"/>
                <w:sz w:val="18"/>
                <w:szCs w:val="18"/>
                <w:highlight w:val="yellow"/>
                <w:rPrChange w:id="4524" w:author=" " w:date="2019-07-25T14:04:00Z">
                  <w:rPr>
                    <w:rFonts w:ascii="微软雅黑" w:eastAsia="微软雅黑" w:hAnsi="微软雅黑" w:cs="微软雅黑"/>
                    <w:color w:val="000000"/>
                    <w:sz w:val="18"/>
                    <w:szCs w:val="18"/>
                  </w:rPr>
                </w:rPrChange>
              </w:rPr>
            </w:pPr>
            <w:r w:rsidRPr="00776714">
              <w:rPr>
                <w:rFonts w:ascii="微软雅黑" w:eastAsia="微软雅黑" w:hAnsi="微软雅黑" w:cs="微软雅黑" w:hint="eastAsia"/>
                <w:color w:val="000000"/>
                <w:sz w:val="18"/>
                <w:szCs w:val="18"/>
                <w:highlight w:val="yellow"/>
                <w:rPrChange w:id="4525" w:author=" " w:date="2019-07-25T14:04:00Z">
                  <w:rPr>
                    <w:rFonts w:ascii="微软雅黑" w:eastAsia="微软雅黑" w:hAnsi="微软雅黑" w:cs="微软雅黑" w:hint="eastAsia"/>
                    <w:color w:val="000000"/>
                    <w:sz w:val="18"/>
                    <w:szCs w:val="18"/>
                  </w:rPr>
                </w:rPrChange>
              </w:rPr>
              <w:t>今日复借率</w:t>
            </w:r>
            <w:r w:rsidR="00EA0D6F" w:rsidRPr="00776714">
              <w:rPr>
                <w:rFonts w:ascii="微软雅黑" w:eastAsia="微软雅黑" w:hAnsi="微软雅黑" w:cs="微软雅黑" w:hint="eastAsia"/>
                <w:color w:val="000000"/>
                <w:sz w:val="18"/>
                <w:szCs w:val="18"/>
                <w:highlight w:val="yellow"/>
                <w:rPrChange w:id="4526" w:author=" " w:date="2019-07-25T14:04:00Z">
                  <w:rPr>
                    <w:rFonts w:ascii="微软雅黑" w:eastAsia="微软雅黑" w:hAnsi="微软雅黑" w:cs="微软雅黑" w:hint="eastAsia"/>
                    <w:color w:val="000000"/>
                    <w:sz w:val="18"/>
                    <w:szCs w:val="18"/>
                  </w:rPr>
                </w:rPrChange>
              </w:rPr>
              <w:t>，</w:t>
            </w:r>
            <w:r w:rsidR="00EA0D6F" w:rsidRPr="00776714">
              <w:rPr>
                <w:rFonts w:ascii="微软雅黑" w:eastAsia="微软雅黑" w:hAnsi="微软雅黑" w:cs="微软雅黑"/>
                <w:color w:val="000000"/>
                <w:sz w:val="18"/>
                <w:szCs w:val="18"/>
                <w:highlight w:val="yellow"/>
                <w:rPrChange w:id="4527" w:author=" " w:date="2019-07-25T14:04:00Z">
                  <w:rPr>
                    <w:rFonts w:ascii="微软雅黑" w:eastAsia="微软雅黑" w:hAnsi="微软雅黑" w:cs="微软雅黑"/>
                    <w:color w:val="000000"/>
                    <w:sz w:val="18"/>
                    <w:szCs w:val="18"/>
                  </w:rPr>
                </w:rPrChange>
              </w:rPr>
              <w:t>(今日展期客户数+今日复借客户数)/今日应回款并已回款客户数</w:t>
            </w:r>
          </w:p>
        </w:tc>
        <w:tc>
          <w:tcPr>
            <w:tcW w:w="3209" w:type="dxa"/>
            <w:vAlign w:val="center"/>
          </w:tcPr>
          <w:p w14:paraId="6BAEEF9D" w14:textId="77777777" w:rsidR="00776714" w:rsidRDefault="00776714" w:rsidP="00776714">
            <w:pPr>
              <w:autoSpaceDE w:val="0"/>
              <w:autoSpaceDN w:val="0"/>
              <w:adjustRightInd w:val="0"/>
              <w:jc w:val="left"/>
              <w:rPr>
                <w:ins w:id="4528" w:author=" " w:date="2019-07-25T14:07:00Z"/>
                <w:rFonts w:ascii="微软雅黑" w:eastAsia="微软雅黑" w:cs="微软雅黑"/>
                <w:color w:val="141414"/>
                <w:kern w:val="0"/>
                <w:sz w:val="18"/>
                <w:szCs w:val="18"/>
                <w:lang w:val="zh-CN"/>
              </w:rPr>
            </w:pPr>
            <w:ins w:id="4529" w:author=" " w:date="2019-07-25T14:07:00Z">
              <w:r>
                <w:rPr>
                  <w:rFonts w:ascii="微软雅黑" w:eastAsia="微软雅黑" w:cs="微软雅黑" w:hint="eastAsia"/>
                  <w:color w:val="000000"/>
                  <w:kern w:val="0"/>
                  <w:sz w:val="18"/>
                  <w:szCs w:val="18"/>
                  <w:lang w:val="zh-CN"/>
                </w:rPr>
                <w:t>复借：同一个客户当日结清并当日借款。</w:t>
              </w:r>
            </w:ins>
          </w:p>
          <w:p w14:paraId="14B6246E" w14:textId="77777777" w:rsidR="005476AB" w:rsidRPr="00776714" w:rsidRDefault="005476AB" w:rsidP="005476AB">
            <w:pPr>
              <w:rPr>
                <w:rFonts w:ascii="微软雅黑" w:eastAsia="微软雅黑" w:hAnsi="微软雅黑" w:cs="微软雅黑"/>
                <w:color w:val="000000"/>
                <w:sz w:val="18"/>
                <w:szCs w:val="18"/>
                <w:highlight w:val="yellow"/>
                <w:rPrChange w:id="4530" w:author=" " w:date="2019-07-25T14:04:00Z">
                  <w:rPr>
                    <w:rFonts w:ascii="微软雅黑" w:eastAsia="微软雅黑" w:hAnsi="微软雅黑" w:cs="微软雅黑"/>
                    <w:color w:val="000000"/>
                    <w:sz w:val="18"/>
                    <w:szCs w:val="18"/>
                  </w:rPr>
                </w:rPrChange>
              </w:rPr>
            </w:pPr>
          </w:p>
        </w:tc>
        <w:tc>
          <w:tcPr>
            <w:tcW w:w="1712" w:type="dxa"/>
          </w:tcPr>
          <w:p w14:paraId="2AA04815" w14:textId="77777777" w:rsidR="005476AB" w:rsidRPr="00776714" w:rsidRDefault="005476AB" w:rsidP="005476AB">
            <w:pPr>
              <w:widowControl/>
              <w:jc w:val="left"/>
              <w:rPr>
                <w:rFonts w:ascii="微软雅黑" w:eastAsia="微软雅黑" w:hAnsi="微软雅黑" w:cs="微软雅黑"/>
                <w:color w:val="000000"/>
                <w:sz w:val="18"/>
                <w:szCs w:val="18"/>
                <w:highlight w:val="yellow"/>
                <w:rPrChange w:id="4531" w:author=" " w:date="2019-07-25T14:04:00Z">
                  <w:rPr>
                    <w:rFonts w:ascii="微软雅黑" w:eastAsia="微软雅黑" w:hAnsi="微软雅黑" w:cs="微软雅黑"/>
                    <w:color w:val="000000"/>
                    <w:sz w:val="18"/>
                    <w:szCs w:val="18"/>
                  </w:rPr>
                </w:rPrChange>
              </w:rPr>
            </w:pPr>
          </w:p>
        </w:tc>
      </w:tr>
      <w:tr w:rsidR="005476AB" w:rsidRPr="00112F4E" w14:paraId="27239F2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10D508" w14:textId="77777777" w:rsidR="005476AB" w:rsidRDefault="00EA0D6F" w:rsidP="005476AB">
            <w:pPr>
              <w:widowControl/>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4</w:t>
            </w:r>
          </w:p>
        </w:tc>
        <w:tc>
          <w:tcPr>
            <w:tcW w:w="1309" w:type="dxa"/>
            <w:gridSpan w:val="2"/>
            <w:vAlign w:val="center"/>
          </w:tcPr>
          <w:p w14:paraId="01C9795D"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通过率</w:t>
            </w:r>
          </w:p>
        </w:tc>
        <w:tc>
          <w:tcPr>
            <w:tcW w:w="3000" w:type="dxa"/>
            <w:vAlign w:val="center"/>
          </w:tcPr>
          <w:p w14:paraId="29419604"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今日通过率</w:t>
            </w:r>
            <w:r w:rsidR="00EA0D6F">
              <w:rPr>
                <w:rFonts w:ascii="微软雅黑" w:eastAsia="微软雅黑" w:hAnsi="微软雅黑" w:cs="微软雅黑" w:hint="eastAsia"/>
                <w:color w:val="000000"/>
                <w:sz w:val="18"/>
                <w:szCs w:val="18"/>
              </w:rPr>
              <w:t>，</w:t>
            </w:r>
            <w:r w:rsidR="00EA0D6F" w:rsidRPr="005476AB">
              <w:rPr>
                <w:rFonts w:ascii="微软雅黑" w:eastAsia="微软雅黑" w:hAnsi="微软雅黑" w:cs="微软雅黑" w:hint="eastAsia"/>
                <w:color w:val="000000"/>
                <w:sz w:val="18"/>
                <w:szCs w:val="18"/>
              </w:rPr>
              <w:t>今日通过客户数/(今日审核通过数+今日审核拒绝数)</w:t>
            </w:r>
          </w:p>
        </w:tc>
        <w:tc>
          <w:tcPr>
            <w:tcW w:w="3209" w:type="dxa"/>
            <w:vAlign w:val="center"/>
          </w:tcPr>
          <w:p w14:paraId="5424D7E5" w14:textId="77777777" w:rsidR="005476AB" w:rsidRPr="005476AB" w:rsidRDefault="005476AB" w:rsidP="005476AB">
            <w:pPr>
              <w:rPr>
                <w:rFonts w:ascii="微软雅黑" w:eastAsia="微软雅黑" w:hAnsi="微软雅黑" w:cs="微软雅黑"/>
                <w:color w:val="000000"/>
                <w:sz w:val="18"/>
                <w:szCs w:val="18"/>
              </w:rPr>
            </w:pPr>
          </w:p>
        </w:tc>
        <w:tc>
          <w:tcPr>
            <w:tcW w:w="1712" w:type="dxa"/>
          </w:tcPr>
          <w:p w14:paraId="247B3EC4" w14:textId="77777777" w:rsidR="005476AB" w:rsidRDefault="005476AB" w:rsidP="005476AB">
            <w:pPr>
              <w:widowControl/>
              <w:jc w:val="left"/>
              <w:rPr>
                <w:rFonts w:ascii="微软雅黑" w:eastAsia="微软雅黑" w:hAnsi="微软雅黑" w:cs="微软雅黑"/>
                <w:color w:val="000000"/>
                <w:sz w:val="18"/>
                <w:szCs w:val="18"/>
              </w:rPr>
            </w:pPr>
          </w:p>
        </w:tc>
      </w:tr>
      <w:tr w:rsidR="005476AB" w:rsidRPr="005476AB" w14:paraId="3DB8DE8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C9C51C3" w14:textId="77777777" w:rsidR="005476AB" w:rsidRPr="005476AB" w:rsidRDefault="00EA0D6F" w:rsidP="005476AB">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5</w:t>
            </w:r>
          </w:p>
        </w:tc>
        <w:tc>
          <w:tcPr>
            <w:tcW w:w="1309" w:type="dxa"/>
            <w:gridSpan w:val="2"/>
            <w:vAlign w:val="center"/>
          </w:tcPr>
          <w:p w14:paraId="33F97617" w14:textId="77777777" w:rsidR="005476AB" w:rsidRPr="005476AB" w:rsidRDefault="005476AB" w:rsidP="005476AB">
            <w:pPr>
              <w:widowControl/>
              <w:jc w:val="left"/>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新客户放款率</w:t>
            </w:r>
          </w:p>
        </w:tc>
        <w:tc>
          <w:tcPr>
            <w:tcW w:w="3000" w:type="dxa"/>
            <w:vAlign w:val="center"/>
          </w:tcPr>
          <w:p w14:paraId="04341871" w14:textId="77777777" w:rsidR="005476AB" w:rsidRPr="005476AB" w:rsidRDefault="005476AB" w:rsidP="005476AB">
            <w:pPr>
              <w:rPr>
                <w:rFonts w:ascii="微软雅黑" w:eastAsia="微软雅黑" w:hAnsi="微软雅黑" w:cs="微软雅黑"/>
                <w:color w:val="000000"/>
                <w:sz w:val="18"/>
                <w:szCs w:val="18"/>
              </w:rPr>
            </w:pPr>
            <w:r w:rsidRPr="00BB33F5">
              <w:rPr>
                <w:rFonts w:ascii="微软雅黑" w:eastAsia="微软雅黑" w:hAnsi="微软雅黑" w:cs="微软雅黑" w:hint="eastAsia"/>
                <w:color w:val="FF0000"/>
                <w:sz w:val="18"/>
                <w:szCs w:val="18"/>
                <w:rPrChange w:id="4532" w:author=" " w:date="2019-07-25T15:58:00Z">
                  <w:rPr>
                    <w:rFonts w:ascii="微软雅黑" w:eastAsia="微软雅黑" w:hAnsi="微软雅黑" w:cs="微软雅黑" w:hint="eastAsia"/>
                    <w:color w:val="000000"/>
                    <w:sz w:val="18"/>
                    <w:szCs w:val="18"/>
                  </w:rPr>
                </w:rPrChange>
              </w:rPr>
              <w:t>今日新客户放款率</w:t>
            </w:r>
            <w:r w:rsidR="00EA0D6F" w:rsidRPr="00BB33F5">
              <w:rPr>
                <w:rFonts w:ascii="微软雅黑" w:eastAsia="微软雅黑" w:hAnsi="微软雅黑" w:cs="微软雅黑" w:hint="eastAsia"/>
                <w:color w:val="FF0000"/>
                <w:sz w:val="18"/>
                <w:szCs w:val="18"/>
                <w:rPrChange w:id="4533" w:author=" " w:date="2019-07-25T15:58:00Z">
                  <w:rPr>
                    <w:rFonts w:ascii="微软雅黑" w:eastAsia="微软雅黑" w:hAnsi="微软雅黑" w:cs="微软雅黑" w:hint="eastAsia"/>
                    <w:color w:val="000000"/>
                    <w:sz w:val="18"/>
                    <w:szCs w:val="18"/>
                  </w:rPr>
                </w:rPrChange>
              </w:rPr>
              <w:t>，今日放款新客户数</w:t>
            </w:r>
            <w:r w:rsidR="00EA0D6F" w:rsidRPr="00BB33F5">
              <w:rPr>
                <w:rFonts w:ascii="微软雅黑" w:eastAsia="微软雅黑" w:hAnsi="微软雅黑" w:cs="微软雅黑"/>
                <w:color w:val="FF0000"/>
                <w:sz w:val="18"/>
                <w:szCs w:val="18"/>
                <w:rPrChange w:id="4534" w:author=" " w:date="2019-07-25T15:58:00Z">
                  <w:rPr>
                    <w:rFonts w:ascii="微软雅黑" w:eastAsia="微软雅黑" w:hAnsi="微软雅黑" w:cs="微软雅黑"/>
                    <w:color w:val="000000"/>
                    <w:sz w:val="18"/>
                    <w:szCs w:val="18"/>
                  </w:rPr>
                </w:rPrChange>
              </w:rPr>
              <w:t>/(今日新客户拒绝数+今日新客户通过数)</w:t>
            </w:r>
          </w:p>
        </w:tc>
        <w:tc>
          <w:tcPr>
            <w:tcW w:w="3209" w:type="dxa"/>
            <w:vAlign w:val="center"/>
          </w:tcPr>
          <w:p w14:paraId="5D9A507C"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040E900C" w14:textId="77777777" w:rsidR="005476AB" w:rsidRPr="005476AB" w:rsidRDefault="005476AB" w:rsidP="005476AB">
            <w:pPr>
              <w:widowControl/>
              <w:jc w:val="left"/>
              <w:rPr>
                <w:rFonts w:ascii="微软雅黑" w:eastAsia="微软雅黑" w:hAnsi="微软雅黑" w:cs="微软雅黑"/>
                <w:color w:val="000000"/>
                <w:sz w:val="18"/>
                <w:szCs w:val="18"/>
              </w:rPr>
            </w:pPr>
          </w:p>
        </w:tc>
      </w:tr>
      <w:tr w:rsidR="005476AB" w:rsidRPr="005476AB" w14:paraId="1D1AA29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3D7D10" w14:textId="77777777" w:rsidR="005476AB" w:rsidRPr="005476AB" w:rsidRDefault="00EA0D6F" w:rsidP="005476AB">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6</w:t>
            </w:r>
          </w:p>
        </w:tc>
        <w:tc>
          <w:tcPr>
            <w:tcW w:w="1309" w:type="dxa"/>
            <w:gridSpan w:val="2"/>
            <w:vAlign w:val="center"/>
          </w:tcPr>
          <w:p w14:paraId="69F3CC77"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今日到期笔数</w:t>
            </w:r>
          </w:p>
        </w:tc>
        <w:tc>
          <w:tcPr>
            <w:tcW w:w="3000" w:type="dxa"/>
            <w:vAlign w:val="center"/>
          </w:tcPr>
          <w:p w14:paraId="48F7E299"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今日应还客户数</w:t>
            </w:r>
          </w:p>
        </w:tc>
        <w:tc>
          <w:tcPr>
            <w:tcW w:w="3209" w:type="dxa"/>
            <w:vAlign w:val="center"/>
          </w:tcPr>
          <w:p w14:paraId="68BCDA9A"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301B29AD" w14:textId="77777777" w:rsidR="005476AB" w:rsidRPr="005476AB" w:rsidRDefault="005476AB" w:rsidP="005476AB">
            <w:pPr>
              <w:rPr>
                <w:rFonts w:ascii="微软雅黑" w:eastAsia="微软雅黑" w:hAnsi="微软雅黑" w:cs="微软雅黑"/>
                <w:color w:val="000000"/>
                <w:sz w:val="18"/>
                <w:szCs w:val="18"/>
              </w:rPr>
            </w:pPr>
          </w:p>
        </w:tc>
      </w:tr>
      <w:tr w:rsidR="005476AB" w:rsidRPr="005476AB" w14:paraId="7493B97B"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1DD8043" w14:textId="77777777" w:rsidR="005476AB" w:rsidRPr="005476AB" w:rsidRDefault="00EA0D6F" w:rsidP="005476AB">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7</w:t>
            </w:r>
          </w:p>
        </w:tc>
        <w:tc>
          <w:tcPr>
            <w:tcW w:w="1309" w:type="dxa"/>
            <w:gridSpan w:val="2"/>
            <w:vAlign w:val="center"/>
          </w:tcPr>
          <w:p w14:paraId="498E3D4A"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今日到期金额</w:t>
            </w:r>
          </w:p>
        </w:tc>
        <w:tc>
          <w:tcPr>
            <w:tcW w:w="3000" w:type="dxa"/>
            <w:vAlign w:val="center"/>
          </w:tcPr>
          <w:p w14:paraId="70D22D80"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今日应还金额合计</w:t>
            </w:r>
          </w:p>
        </w:tc>
        <w:tc>
          <w:tcPr>
            <w:tcW w:w="3209" w:type="dxa"/>
            <w:vAlign w:val="center"/>
          </w:tcPr>
          <w:p w14:paraId="4A287DBD"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0E6C876A" w14:textId="77777777" w:rsidR="005476AB" w:rsidRPr="005476AB" w:rsidRDefault="005476AB" w:rsidP="005476AB">
            <w:pPr>
              <w:rPr>
                <w:rFonts w:ascii="微软雅黑" w:eastAsia="微软雅黑" w:hAnsi="微软雅黑" w:cs="微软雅黑"/>
                <w:color w:val="000000"/>
                <w:sz w:val="18"/>
                <w:szCs w:val="18"/>
              </w:rPr>
            </w:pPr>
          </w:p>
        </w:tc>
      </w:tr>
      <w:tr w:rsidR="005476AB" w:rsidRPr="005476AB" w14:paraId="3218CAB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23FAAED" w14:textId="77777777" w:rsidR="005476AB" w:rsidRPr="005476AB" w:rsidRDefault="00EA0D6F" w:rsidP="005476AB">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8</w:t>
            </w:r>
          </w:p>
        </w:tc>
        <w:tc>
          <w:tcPr>
            <w:tcW w:w="1309" w:type="dxa"/>
            <w:gridSpan w:val="2"/>
            <w:vAlign w:val="center"/>
          </w:tcPr>
          <w:p w14:paraId="3F8D410E"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今日未还笔数</w:t>
            </w:r>
          </w:p>
        </w:tc>
        <w:tc>
          <w:tcPr>
            <w:tcW w:w="3000" w:type="dxa"/>
            <w:vAlign w:val="center"/>
          </w:tcPr>
          <w:p w14:paraId="290592B3"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今日应还未还笔数</w:t>
            </w:r>
          </w:p>
        </w:tc>
        <w:tc>
          <w:tcPr>
            <w:tcW w:w="3209" w:type="dxa"/>
            <w:vAlign w:val="center"/>
          </w:tcPr>
          <w:p w14:paraId="55D9A3FC"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1974D4EA" w14:textId="77777777" w:rsidR="005476AB" w:rsidRPr="005476AB" w:rsidRDefault="005476AB" w:rsidP="005476AB">
            <w:pPr>
              <w:rPr>
                <w:rFonts w:ascii="微软雅黑" w:eastAsia="微软雅黑" w:hAnsi="微软雅黑" w:cs="微软雅黑"/>
                <w:color w:val="000000"/>
                <w:sz w:val="18"/>
                <w:szCs w:val="18"/>
              </w:rPr>
            </w:pPr>
          </w:p>
        </w:tc>
      </w:tr>
      <w:tr w:rsidR="005476AB" w:rsidRPr="005476AB" w14:paraId="1B4A3132"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264AD6" w14:textId="77777777" w:rsidR="005476AB" w:rsidRPr="005476AB" w:rsidRDefault="00EA0D6F" w:rsidP="005476AB">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9</w:t>
            </w:r>
          </w:p>
        </w:tc>
        <w:tc>
          <w:tcPr>
            <w:tcW w:w="1309" w:type="dxa"/>
            <w:gridSpan w:val="2"/>
            <w:vAlign w:val="center"/>
          </w:tcPr>
          <w:p w14:paraId="6411EAF4"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今日未还总额</w:t>
            </w:r>
          </w:p>
        </w:tc>
        <w:tc>
          <w:tcPr>
            <w:tcW w:w="3000" w:type="dxa"/>
            <w:vAlign w:val="center"/>
          </w:tcPr>
          <w:p w14:paraId="1E6F6C2F"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今日应还未还总金额</w:t>
            </w:r>
          </w:p>
        </w:tc>
        <w:tc>
          <w:tcPr>
            <w:tcW w:w="3209" w:type="dxa"/>
            <w:vAlign w:val="center"/>
          </w:tcPr>
          <w:p w14:paraId="3395FCE0"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1C12E0E3" w14:textId="77777777" w:rsidR="005476AB" w:rsidRPr="005476AB" w:rsidRDefault="005476AB" w:rsidP="005476AB">
            <w:pPr>
              <w:rPr>
                <w:rFonts w:ascii="微软雅黑" w:eastAsia="微软雅黑" w:hAnsi="微软雅黑" w:cs="微软雅黑"/>
                <w:color w:val="000000"/>
                <w:sz w:val="18"/>
                <w:szCs w:val="18"/>
              </w:rPr>
            </w:pPr>
          </w:p>
        </w:tc>
      </w:tr>
      <w:tr w:rsidR="005476AB" w:rsidRPr="005476AB" w14:paraId="0C0922E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84DFEA5" w14:textId="77777777" w:rsidR="005476AB" w:rsidRPr="005476AB" w:rsidRDefault="00EA0D6F" w:rsidP="005476AB">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0</w:t>
            </w:r>
          </w:p>
        </w:tc>
        <w:tc>
          <w:tcPr>
            <w:tcW w:w="1309" w:type="dxa"/>
            <w:gridSpan w:val="2"/>
            <w:vAlign w:val="center"/>
          </w:tcPr>
          <w:p w14:paraId="332EAB40" w14:textId="77777777" w:rsidR="005476AB" w:rsidRPr="005476AB" w:rsidRDefault="005476AB" w:rsidP="005476AB">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累计逾期笔数</w:t>
            </w:r>
          </w:p>
        </w:tc>
        <w:tc>
          <w:tcPr>
            <w:tcW w:w="3000" w:type="dxa"/>
            <w:vAlign w:val="center"/>
          </w:tcPr>
          <w:p w14:paraId="206C8FA4" w14:textId="77777777" w:rsidR="005476AB" w:rsidRPr="005476AB" w:rsidRDefault="00EA0D6F" w:rsidP="005476A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展示累计逾期笔数，总和</w:t>
            </w:r>
          </w:p>
        </w:tc>
        <w:tc>
          <w:tcPr>
            <w:tcW w:w="3209" w:type="dxa"/>
            <w:vAlign w:val="center"/>
          </w:tcPr>
          <w:p w14:paraId="7FCF54CD" w14:textId="77777777" w:rsidR="005476AB" w:rsidRPr="005476AB" w:rsidRDefault="005476AB" w:rsidP="005476AB">
            <w:pPr>
              <w:rPr>
                <w:rFonts w:ascii="微软雅黑" w:eastAsia="微软雅黑" w:hAnsi="微软雅黑" w:cs="微软雅黑"/>
                <w:color w:val="000000"/>
                <w:sz w:val="18"/>
                <w:szCs w:val="18"/>
              </w:rPr>
            </w:pPr>
          </w:p>
        </w:tc>
        <w:tc>
          <w:tcPr>
            <w:tcW w:w="1712" w:type="dxa"/>
            <w:vAlign w:val="center"/>
          </w:tcPr>
          <w:p w14:paraId="4FF52E96" w14:textId="77777777" w:rsidR="005476AB" w:rsidRPr="005476AB" w:rsidRDefault="005476AB" w:rsidP="005476AB">
            <w:pPr>
              <w:rPr>
                <w:rFonts w:ascii="微软雅黑" w:eastAsia="微软雅黑" w:hAnsi="微软雅黑" w:cs="微软雅黑"/>
                <w:color w:val="000000"/>
                <w:sz w:val="18"/>
                <w:szCs w:val="18"/>
              </w:rPr>
            </w:pPr>
          </w:p>
        </w:tc>
      </w:tr>
      <w:tr w:rsidR="00EA0D6F" w:rsidRPr="005476AB" w14:paraId="7DD94D3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8D0622"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1</w:t>
            </w:r>
          </w:p>
        </w:tc>
        <w:tc>
          <w:tcPr>
            <w:tcW w:w="1309" w:type="dxa"/>
            <w:gridSpan w:val="2"/>
            <w:vAlign w:val="center"/>
          </w:tcPr>
          <w:p w14:paraId="1E3116C1"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累计逾期总额</w:t>
            </w:r>
          </w:p>
        </w:tc>
        <w:tc>
          <w:tcPr>
            <w:tcW w:w="3000" w:type="dxa"/>
            <w:vAlign w:val="center"/>
          </w:tcPr>
          <w:p w14:paraId="5C4299C4"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合计只加总放款金额</w:t>
            </w:r>
          </w:p>
        </w:tc>
        <w:tc>
          <w:tcPr>
            <w:tcW w:w="3209" w:type="dxa"/>
            <w:vAlign w:val="center"/>
          </w:tcPr>
          <w:p w14:paraId="0211E221" w14:textId="77777777" w:rsidR="00EA0D6F" w:rsidRPr="005476AB" w:rsidRDefault="00EA0D6F" w:rsidP="00EA0D6F">
            <w:pPr>
              <w:rPr>
                <w:rFonts w:ascii="微软雅黑" w:eastAsia="微软雅黑" w:hAnsi="微软雅黑" w:cs="微软雅黑"/>
                <w:color w:val="000000"/>
                <w:sz w:val="18"/>
                <w:szCs w:val="18"/>
              </w:rPr>
            </w:pPr>
          </w:p>
        </w:tc>
        <w:tc>
          <w:tcPr>
            <w:tcW w:w="1712" w:type="dxa"/>
            <w:vAlign w:val="center"/>
          </w:tcPr>
          <w:p w14:paraId="031CAB03"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2CA8BA3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473E728"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2</w:t>
            </w:r>
          </w:p>
        </w:tc>
        <w:tc>
          <w:tcPr>
            <w:tcW w:w="1309" w:type="dxa"/>
            <w:gridSpan w:val="2"/>
            <w:vAlign w:val="center"/>
          </w:tcPr>
          <w:p w14:paraId="3D77B3EF" w14:textId="77777777" w:rsidR="00EA0D6F" w:rsidRPr="005476AB" w:rsidRDefault="00EA0D6F" w:rsidP="00EA0D6F">
            <w:pPr>
              <w:widowControl/>
              <w:jc w:val="left"/>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展期还款笔数</w:t>
            </w:r>
          </w:p>
        </w:tc>
        <w:tc>
          <w:tcPr>
            <w:tcW w:w="3000" w:type="dxa"/>
            <w:vAlign w:val="center"/>
          </w:tcPr>
          <w:p w14:paraId="343EBFD3"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今日展期总笔数</w:t>
            </w:r>
          </w:p>
        </w:tc>
        <w:tc>
          <w:tcPr>
            <w:tcW w:w="3209" w:type="dxa"/>
            <w:vAlign w:val="center"/>
          </w:tcPr>
          <w:p w14:paraId="6651DFFC" w14:textId="77777777" w:rsidR="00EA0D6F" w:rsidRPr="00EA0D6F" w:rsidRDefault="00EA0D6F" w:rsidP="00EA0D6F">
            <w:pPr>
              <w:rPr>
                <w:rFonts w:ascii="等线" w:eastAsia="等线" w:hAnsi="等线"/>
                <w:color w:val="000000"/>
              </w:rPr>
            </w:pPr>
          </w:p>
        </w:tc>
        <w:tc>
          <w:tcPr>
            <w:tcW w:w="1712" w:type="dxa"/>
            <w:vAlign w:val="center"/>
          </w:tcPr>
          <w:p w14:paraId="6E0ABAAF"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67B23D8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FDC14D"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3</w:t>
            </w:r>
          </w:p>
        </w:tc>
        <w:tc>
          <w:tcPr>
            <w:tcW w:w="1309" w:type="dxa"/>
            <w:gridSpan w:val="2"/>
            <w:vAlign w:val="center"/>
          </w:tcPr>
          <w:p w14:paraId="24ED8C94"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展期还款总额</w:t>
            </w:r>
          </w:p>
        </w:tc>
        <w:tc>
          <w:tcPr>
            <w:tcW w:w="3000" w:type="dxa"/>
            <w:vAlign w:val="center"/>
          </w:tcPr>
          <w:p w14:paraId="4836C8EE"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今日展期还款总额</w:t>
            </w:r>
          </w:p>
        </w:tc>
        <w:tc>
          <w:tcPr>
            <w:tcW w:w="3209" w:type="dxa"/>
            <w:vAlign w:val="center"/>
          </w:tcPr>
          <w:p w14:paraId="78C73104" w14:textId="77777777" w:rsidR="00EA0D6F" w:rsidRDefault="00EA0D6F" w:rsidP="00EA0D6F">
            <w:pPr>
              <w:rPr>
                <w:rFonts w:ascii="等线" w:eastAsia="等线" w:hAnsi="等线"/>
                <w:color w:val="000000"/>
              </w:rPr>
            </w:pPr>
          </w:p>
        </w:tc>
        <w:tc>
          <w:tcPr>
            <w:tcW w:w="1712" w:type="dxa"/>
            <w:vAlign w:val="center"/>
          </w:tcPr>
          <w:p w14:paraId="0CB06F80"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2467C63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EEDDC0"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lastRenderedPageBreak/>
              <w:t>3</w:t>
            </w:r>
            <w:r>
              <w:rPr>
                <w:rFonts w:ascii="微软雅黑" w:eastAsia="微软雅黑" w:hAnsi="微软雅黑" w:cs="微软雅黑"/>
                <w:color w:val="000000"/>
                <w:sz w:val="18"/>
                <w:szCs w:val="18"/>
              </w:rPr>
              <w:t>4</w:t>
            </w:r>
          </w:p>
        </w:tc>
        <w:tc>
          <w:tcPr>
            <w:tcW w:w="1309" w:type="dxa"/>
            <w:gridSpan w:val="2"/>
            <w:vAlign w:val="center"/>
          </w:tcPr>
          <w:p w14:paraId="55BDDEB3"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未来到期订单（笔数）</w:t>
            </w:r>
          </w:p>
        </w:tc>
        <w:tc>
          <w:tcPr>
            <w:tcW w:w="3000" w:type="dxa"/>
            <w:vAlign w:val="center"/>
          </w:tcPr>
          <w:p w14:paraId="70154B99"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应还日期在今日之后的所有案件总和</w:t>
            </w:r>
          </w:p>
        </w:tc>
        <w:tc>
          <w:tcPr>
            <w:tcW w:w="3209" w:type="dxa"/>
            <w:vAlign w:val="center"/>
          </w:tcPr>
          <w:p w14:paraId="7C020CDD" w14:textId="77777777" w:rsidR="00EA0D6F" w:rsidRDefault="00EA0D6F" w:rsidP="00EA0D6F">
            <w:pPr>
              <w:rPr>
                <w:rFonts w:ascii="等线" w:eastAsia="等线" w:hAnsi="等线"/>
                <w:color w:val="000000"/>
              </w:rPr>
            </w:pPr>
          </w:p>
        </w:tc>
        <w:tc>
          <w:tcPr>
            <w:tcW w:w="1712" w:type="dxa"/>
            <w:vAlign w:val="center"/>
          </w:tcPr>
          <w:p w14:paraId="75B463DB"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1C4E3AF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2BF6FC"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5</w:t>
            </w:r>
          </w:p>
        </w:tc>
        <w:tc>
          <w:tcPr>
            <w:tcW w:w="1309" w:type="dxa"/>
            <w:gridSpan w:val="2"/>
            <w:vAlign w:val="center"/>
          </w:tcPr>
          <w:p w14:paraId="7DAEF490"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应还本金总和</w:t>
            </w:r>
          </w:p>
        </w:tc>
        <w:tc>
          <w:tcPr>
            <w:tcW w:w="3000" w:type="dxa"/>
            <w:vAlign w:val="center"/>
          </w:tcPr>
          <w:p w14:paraId="3BE94268"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应还日期在今日之后的所有案件应还本金总和</w:t>
            </w:r>
          </w:p>
        </w:tc>
        <w:tc>
          <w:tcPr>
            <w:tcW w:w="3209" w:type="dxa"/>
            <w:vAlign w:val="center"/>
          </w:tcPr>
          <w:p w14:paraId="7EA560A0" w14:textId="77777777" w:rsidR="00EA0D6F" w:rsidRDefault="00EA0D6F" w:rsidP="00EA0D6F">
            <w:pPr>
              <w:rPr>
                <w:rFonts w:ascii="等线" w:eastAsia="等线" w:hAnsi="等线"/>
                <w:color w:val="000000"/>
              </w:rPr>
            </w:pPr>
          </w:p>
        </w:tc>
        <w:tc>
          <w:tcPr>
            <w:tcW w:w="1712" w:type="dxa"/>
            <w:vAlign w:val="center"/>
          </w:tcPr>
          <w:p w14:paraId="2978D9F4"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5DE48CF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39AB1F"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6</w:t>
            </w:r>
          </w:p>
        </w:tc>
        <w:tc>
          <w:tcPr>
            <w:tcW w:w="1309" w:type="dxa"/>
            <w:gridSpan w:val="2"/>
            <w:vAlign w:val="center"/>
          </w:tcPr>
          <w:p w14:paraId="3F666202"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应还服务费利息总和</w:t>
            </w:r>
          </w:p>
        </w:tc>
        <w:tc>
          <w:tcPr>
            <w:tcW w:w="3000" w:type="dxa"/>
            <w:vAlign w:val="center"/>
          </w:tcPr>
          <w:p w14:paraId="55CAC4D6"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应还日期在今日之后的所有案件应还服务费利息总和</w:t>
            </w:r>
          </w:p>
        </w:tc>
        <w:tc>
          <w:tcPr>
            <w:tcW w:w="3209" w:type="dxa"/>
            <w:vAlign w:val="center"/>
          </w:tcPr>
          <w:p w14:paraId="5EEE335C" w14:textId="77777777" w:rsidR="00EA0D6F" w:rsidRDefault="00EA0D6F" w:rsidP="00EA0D6F">
            <w:pPr>
              <w:rPr>
                <w:rFonts w:ascii="等线" w:eastAsia="等线" w:hAnsi="等线"/>
                <w:color w:val="000000"/>
              </w:rPr>
            </w:pPr>
          </w:p>
        </w:tc>
        <w:tc>
          <w:tcPr>
            <w:tcW w:w="1712" w:type="dxa"/>
            <w:vAlign w:val="center"/>
          </w:tcPr>
          <w:p w14:paraId="733546A8"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68B917A2"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01F71E"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7</w:t>
            </w:r>
          </w:p>
        </w:tc>
        <w:tc>
          <w:tcPr>
            <w:tcW w:w="1309" w:type="dxa"/>
            <w:gridSpan w:val="2"/>
            <w:vAlign w:val="center"/>
          </w:tcPr>
          <w:p w14:paraId="7A7203A0"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历史放款总笔数</w:t>
            </w:r>
          </w:p>
        </w:tc>
        <w:tc>
          <w:tcPr>
            <w:tcW w:w="3000" w:type="dxa"/>
            <w:vAlign w:val="center"/>
          </w:tcPr>
          <w:p w14:paraId="03020724"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历史放款总笔数</w:t>
            </w:r>
          </w:p>
        </w:tc>
        <w:tc>
          <w:tcPr>
            <w:tcW w:w="3209" w:type="dxa"/>
            <w:vAlign w:val="center"/>
          </w:tcPr>
          <w:p w14:paraId="7FD8A6D9"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计算展期，展期一笔算一笔放款</w:t>
            </w:r>
          </w:p>
        </w:tc>
        <w:tc>
          <w:tcPr>
            <w:tcW w:w="1712" w:type="dxa"/>
            <w:vAlign w:val="center"/>
          </w:tcPr>
          <w:p w14:paraId="3585CA92"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760897C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CC7E77"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8</w:t>
            </w:r>
          </w:p>
        </w:tc>
        <w:tc>
          <w:tcPr>
            <w:tcW w:w="1309" w:type="dxa"/>
            <w:gridSpan w:val="2"/>
            <w:vAlign w:val="center"/>
          </w:tcPr>
          <w:p w14:paraId="031C6231"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历史放款本金总和</w:t>
            </w:r>
          </w:p>
        </w:tc>
        <w:tc>
          <w:tcPr>
            <w:tcW w:w="3000" w:type="dxa"/>
            <w:vAlign w:val="center"/>
          </w:tcPr>
          <w:p w14:paraId="72EFA5CC"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历史放款本金总和</w:t>
            </w:r>
          </w:p>
        </w:tc>
        <w:tc>
          <w:tcPr>
            <w:tcW w:w="3209" w:type="dxa"/>
            <w:vAlign w:val="center"/>
          </w:tcPr>
          <w:p w14:paraId="6EB8858F"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同样计算展期</w:t>
            </w:r>
          </w:p>
        </w:tc>
        <w:tc>
          <w:tcPr>
            <w:tcW w:w="1712" w:type="dxa"/>
            <w:vAlign w:val="center"/>
          </w:tcPr>
          <w:p w14:paraId="37E8B8DC"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594369B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B38E8D"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3</w:t>
            </w:r>
            <w:r>
              <w:rPr>
                <w:rFonts w:ascii="微软雅黑" w:eastAsia="微软雅黑" w:hAnsi="微软雅黑" w:cs="微软雅黑"/>
                <w:color w:val="000000"/>
                <w:sz w:val="18"/>
                <w:szCs w:val="18"/>
              </w:rPr>
              <w:t>9</w:t>
            </w:r>
          </w:p>
        </w:tc>
        <w:tc>
          <w:tcPr>
            <w:tcW w:w="1309" w:type="dxa"/>
            <w:gridSpan w:val="2"/>
            <w:vAlign w:val="center"/>
          </w:tcPr>
          <w:p w14:paraId="7D70885E"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历史还款总笔数</w:t>
            </w:r>
          </w:p>
        </w:tc>
        <w:tc>
          <w:tcPr>
            <w:tcW w:w="3000" w:type="dxa"/>
            <w:vAlign w:val="center"/>
          </w:tcPr>
          <w:p w14:paraId="612C737C"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历史还款总笔数</w:t>
            </w:r>
          </w:p>
        </w:tc>
        <w:tc>
          <w:tcPr>
            <w:tcW w:w="3209" w:type="dxa"/>
            <w:vAlign w:val="center"/>
          </w:tcPr>
          <w:p w14:paraId="01574746" w14:textId="77777777" w:rsidR="00EA0D6F" w:rsidRPr="005476AB" w:rsidRDefault="00EA0D6F" w:rsidP="00EA0D6F">
            <w:pPr>
              <w:rPr>
                <w:rFonts w:ascii="微软雅黑" w:eastAsia="微软雅黑" w:hAnsi="微软雅黑" w:cs="微软雅黑"/>
                <w:color w:val="000000"/>
                <w:sz w:val="18"/>
                <w:szCs w:val="18"/>
              </w:rPr>
            </w:pPr>
          </w:p>
        </w:tc>
        <w:tc>
          <w:tcPr>
            <w:tcW w:w="1712" w:type="dxa"/>
            <w:vAlign w:val="center"/>
          </w:tcPr>
          <w:p w14:paraId="0C55F923"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0E7723B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A3C5B95"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4</w:t>
            </w:r>
            <w:r>
              <w:rPr>
                <w:rFonts w:ascii="微软雅黑" w:eastAsia="微软雅黑" w:hAnsi="微软雅黑" w:cs="微软雅黑"/>
                <w:color w:val="000000"/>
                <w:sz w:val="18"/>
                <w:szCs w:val="18"/>
              </w:rPr>
              <w:t>0</w:t>
            </w:r>
          </w:p>
        </w:tc>
        <w:tc>
          <w:tcPr>
            <w:tcW w:w="1309" w:type="dxa"/>
            <w:gridSpan w:val="2"/>
            <w:vAlign w:val="center"/>
          </w:tcPr>
          <w:p w14:paraId="48920BBD"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历史还款总金额</w:t>
            </w:r>
          </w:p>
        </w:tc>
        <w:tc>
          <w:tcPr>
            <w:tcW w:w="3000" w:type="dxa"/>
            <w:vAlign w:val="center"/>
          </w:tcPr>
          <w:p w14:paraId="25D93CBC"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历史还款总金额</w:t>
            </w:r>
          </w:p>
        </w:tc>
        <w:tc>
          <w:tcPr>
            <w:tcW w:w="3209" w:type="dxa"/>
            <w:vAlign w:val="center"/>
          </w:tcPr>
          <w:p w14:paraId="19FBC16E" w14:textId="77777777" w:rsidR="00EA0D6F" w:rsidRDefault="00EA0D6F" w:rsidP="00EA0D6F">
            <w:pPr>
              <w:rPr>
                <w:rFonts w:ascii="Times New Roman" w:eastAsia="Times New Roman" w:hAnsi="Times New Roman" w:cs="Times New Roman"/>
                <w:sz w:val="20"/>
                <w:szCs w:val="20"/>
              </w:rPr>
            </w:pPr>
          </w:p>
        </w:tc>
        <w:tc>
          <w:tcPr>
            <w:tcW w:w="1712" w:type="dxa"/>
            <w:vAlign w:val="center"/>
          </w:tcPr>
          <w:p w14:paraId="6A385739"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531E2EB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A2D112"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4</w:t>
            </w:r>
            <w:r>
              <w:rPr>
                <w:rFonts w:ascii="微软雅黑" w:eastAsia="微软雅黑" w:hAnsi="微软雅黑" w:cs="微软雅黑"/>
                <w:color w:val="000000"/>
                <w:sz w:val="18"/>
                <w:szCs w:val="18"/>
              </w:rPr>
              <w:t>1</w:t>
            </w:r>
          </w:p>
        </w:tc>
        <w:tc>
          <w:tcPr>
            <w:tcW w:w="1309" w:type="dxa"/>
            <w:gridSpan w:val="2"/>
            <w:vAlign w:val="center"/>
          </w:tcPr>
          <w:p w14:paraId="003B56FD"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历史展期总笔数</w:t>
            </w:r>
          </w:p>
        </w:tc>
        <w:tc>
          <w:tcPr>
            <w:tcW w:w="3000" w:type="dxa"/>
            <w:vAlign w:val="center"/>
          </w:tcPr>
          <w:p w14:paraId="7F84EB44" w14:textId="77777777" w:rsidR="00EA0D6F" w:rsidRPr="005476AB" w:rsidRDefault="00EA0D6F" w:rsidP="00EA0D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累计相加展期笔数展示</w:t>
            </w:r>
          </w:p>
        </w:tc>
        <w:tc>
          <w:tcPr>
            <w:tcW w:w="3209" w:type="dxa"/>
            <w:vAlign w:val="center"/>
          </w:tcPr>
          <w:p w14:paraId="29429B39" w14:textId="77777777" w:rsidR="00EA0D6F" w:rsidRDefault="00EA0D6F" w:rsidP="00EA0D6F">
            <w:pPr>
              <w:rPr>
                <w:rFonts w:ascii="Times New Roman" w:eastAsia="Times New Roman" w:hAnsi="Times New Roman" w:cs="Times New Roman"/>
                <w:sz w:val="20"/>
                <w:szCs w:val="20"/>
              </w:rPr>
            </w:pPr>
          </w:p>
        </w:tc>
        <w:tc>
          <w:tcPr>
            <w:tcW w:w="1712" w:type="dxa"/>
            <w:vAlign w:val="center"/>
          </w:tcPr>
          <w:p w14:paraId="7B49A3CF" w14:textId="77777777" w:rsidR="00EA0D6F" w:rsidRPr="005476AB" w:rsidRDefault="00EA0D6F" w:rsidP="00EA0D6F">
            <w:pPr>
              <w:rPr>
                <w:rFonts w:ascii="微软雅黑" w:eastAsia="微软雅黑" w:hAnsi="微软雅黑" w:cs="微软雅黑"/>
                <w:color w:val="000000"/>
                <w:sz w:val="18"/>
                <w:szCs w:val="18"/>
              </w:rPr>
            </w:pPr>
          </w:p>
        </w:tc>
      </w:tr>
      <w:tr w:rsidR="00EA0D6F" w:rsidRPr="005476AB" w14:paraId="5488420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7F204C2" w14:textId="77777777" w:rsidR="00EA0D6F" w:rsidRPr="005476AB" w:rsidRDefault="00EA0D6F" w:rsidP="00EA0D6F">
            <w:pPr>
              <w:widowControl/>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4</w:t>
            </w:r>
            <w:r>
              <w:rPr>
                <w:rFonts w:ascii="微软雅黑" w:eastAsia="微软雅黑" w:hAnsi="微软雅黑" w:cs="微软雅黑"/>
                <w:color w:val="000000"/>
                <w:sz w:val="18"/>
                <w:szCs w:val="18"/>
              </w:rPr>
              <w:t>2</w:t>
            </w:r>
          </w:p>
        </w:tc>
        <w:tc>
          <w:tcPr>
            <w:tcW w:w="1309" w:type="dxa"/>
            <w:gridSpan w:val="2"/>
            <w:vAlign w:val="center"/>
          </w:tcPr>
          <w:p w14:paraId="2AAD52C1" w14:textId="77777777" w:rsidR="00EA0D6F" w:rsidRPr="005476AB" w:rsidRDefault="00EA0D6F" w:rsidP="00EA0D6F">
            <w:pPr>
              <w:rPr>
                <w:rFonts w:ascii="微软雅黑" w:eastAsia="微软雅黑" w:hAnsi="微软雅黑" w:cs="微软雅黑"/>
                <w:color w:val="000000"/>
                <w:sz w:val="18"/>
                <w:szCs w:val="18"/>
              </w:rPr>
            </w:pPr>
            <w:r w:rsidRPr="005476AB">
              <w:rPr>
                <w:rFonts w:ascii="微软雅黑" w:eastAsia="微软雅黑" w:hAnsi="微软雅黑" w:cs="微软雅黑" w:hint="eastAsia"/>
                <w:color w:val="000000"/>
                <w:sz w:val="18"/>
                <w:szCs w:val="18"/>
              </w:rPr>
              <w:t>历史展期金额</w:t>
            </w:r>
          </w:p>
        </w:tc>
        <w:tc>
          <w:tcPr>
            <w:tcW w:w="3000" w:type="dxa"/>
            <w:vAlign w:val="center"/>
          </w:tcPr>
          <w:p w14:paraId="564C8C81" w14:textId="77777777" w:rsidR="00EA0D6F" w:rsidRPr="005476AB" w:rsidRDefault="00EA0D6F" w:rsidP="00EA0D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累计相加总额展示</w:t>
            </w:r>
          </w:p>
        </w:tc>
        <w:tc>
          <w:tcPr>
            <w:tcW w:w="3209" w:type="dxa"/>
            <w:vAlign w:val="center"/>
          </w:tcPr>
          <w:p w14:paraId="51B71B43" w14:textId="77777777" w:rsidR="00EA0D6F" w:rsidRDefault="00EA0D6F" w:rsidP="00EA0D6F">
            <w:pPr>
              <w:rPr>
                <w:rFonts w:ascii="Times New Roman" w:eastAsia="Times New Roman" w:hAnsi="Times New Roman" w:cs="Times New Roman"/>
                <w:sz w:val="20"/>
                <w:szCs w:val="20"/>
              </w:rPr>
            </w:pPr>
          </w:p>
        </w:tc>
        <w:tc>
          <w:tcPr>
            <w:tcW w:w="1712" w:type="dxa"/>
            <w:vAlign w:val="center"/>
          </w:tcPr>
          <w:p w14:paraId="789DB07A" w14:textId="77777777" w:rsidR="00EA0D6F" w:rsidRPr="005476AB" w:rsidRDefault="00EA0D6F" w:rsidP="00EA0D6F">
            <w:pPr>
              <w:rPr>
                <w:rFonts w:ascii="微软雅黑" w:eastAsia="微软雅黑" w:hAnsi="微软雅黑" w:cs="微软雅黑"/>
                <w:color w:val="000000"/>
                <w:sz w:val="18"/>
                <w:szCs w:val="18"/>
              </w:rPr>
            </w:pPr>
          </w:p>
        </w:tc>
      </w:tr>
    </w:tbl>
    <w:p w14:paraId="0A5A4E15" w14:textId="2CAD4234" w:rsidR="00D55C2A" w:rsidRDefault="00225374">
      <w:pPr>
        <w:pStyle w:val="2"/>
        <w:pPrChange w:id="4535" w:author="haha" w:date="2019-07-23T16:27:00Z">
          <w:pPr>
            <w:pStyle w:val="1"/>
          </w:pPr>
        </w:pPrChange>
      </w:pPr>
      <w:bookmarkStart w:id="4536" w:name="_Toc14795494"/>
      <w:ins w:id="4537" w:author="haha" w:date="2019-07-23T16:27:00Z">
        <w:r>
          <w:t>5.2</w:t>
        </w:r>
      </w:ins>
      <w:r w:rsidR="007F0B42">
        <w:rPr>
          <w:rFonts w:hint="eastAsia"/>
        </w:rPr>
        <w:t>运营情况报表</w:t>
      </w:r>
      <w:bookmarkEnd w:id="4536"/>
    </w:p>
    <w:p w14:paraId="457223F1" w14:textId="77777777" w:rsidR="00F77E9B" w:rsidRPr="00F77E9B" w:rsidRDefault="00F77E9B" w:rsidP="00F77E9B">
      <w:r>
        <w:rPr>
          <w:rFonts w:hint="eastAsia"/>
        </w:rPr>
        <w:t>表格横向展示不允许表格下沉</w:t>
      </w:r>
    </w:p>
    <w:p w14:paraId="46D9A3C0" w14:textId="77777777" w:rsidR="007F0B42" w:rsidRDefault="007F0B42" w:rsidP="007F0B42">
      <w:r>
        <w:rPr>
          <w:noProof/>
        </w:rPr>
        <w:drawing>
          <wp:inline distT="0" distB="0" distL="0" distR="0" wp14:anchorId="7F22157E" wp14:editId="599F72DD">
            <wp:extent cx="5270500" cy="887730"/>
            <wp:effectExtent l="0" t="0" r="635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88773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Change w:id="4538">
          <w:tblGrid>
            <w:gridCol w:w="802"/>
            <w:gridCol w:w="443"/>
            <w:gridCol w:w="866"/>
            <w:gridCol w:w="3000"/>
            <w:gridCol w:w="3209"/>
            <w:gridCol w:w="1712"/>
          </w:tblGrid>
        </w:tblGridChange>
      </w:tblGrid>
      <w:tr w:rsidR="007F0B42" w14:paraId="60C346C2" w14:textId="77777777" w:rsidTr="00F77E9B">
        <w:trPr>
          <w:trHeight w:val="90"/>
        </w:trPr>
        <w:tc>
          <w:tcPr>
            <w:tcW w:w="1245" w:type="dxa"/>
            <w:gridSpan w:val="2"/>
            <w:tcBorders>
              <w:top w:val="nil"/>
              <w:left w:val="single" w:sz="4" w:space="0" w:color="auto"/>
              <w:bottom w:val="single" w:sz="4" w:space="0" w:color="auto"/>
              <w:right w:val="single" w:sz="4" w:space="0" w:color="auto"/>
            </w:tcBorders>
          </w:tcPr>
          <w:p w14:paraId="266BD65E" w14:textId="77777777" w:rsidR="007F0B42" w:rsidRDefault="007F0B42" w:rsidP="00F77E9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20B90EB" w14:textId="77777777" w:rsidR="007F0B42" w:rsidRDefault="007F0B42" w:rsidP="00F77E9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运营情况报表</w:t>
            </w:r>
          </w:p>
        </w:tc>
      </w:tr>
      <w:tr w:rsidR="007F0B42" w14:paraId="7937BA13" w14:textId="77777777" w:rsidTr="00F77E9B">
        <w:trPr>
          <w:trHeight w:val="408"/>
        </w:trPr>
        <w:tc>
          <w:tcPr>
            <w:tcW w:w="1245" w:type="dxa"/>
            <w:gridSpan w:val="2"/>
            <w:tcBorders>
              <w:top w:val="nil"/>
              <w:left w:val="single" w:sz="4" w:space="0" w:color="auto"/>
              <w:bottom w:val="single" w:sz="4" w:space="0" w:color="auto"/>
              <w:right w:val="single" w:sz="4" w:space="0" w:color="auto"/>
            </w:tcBorders>
          </w:tcPr>
          <w:p w14:paraId="3E7E73F1"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432BADF"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运营情况报表按钮</w:t>
            </w:r>
          </w:p>
        </w:tc>
      </w:tr>
      <w:tr w:rsidR="007F0B42" w14:paraId="2F5A2FBD" w14:textId="77777777" w:rsidTr="00F77E9B">
        <w:trPr>
          <w:trHeight w:val="423"/>
        </w:trPr>
        <w:tc>
          <w:tcPr>
            <w:tcW w:w="1245" w:type="dxa"/>
            <w:gridSpan w:val="2"/>
            <w:tcBorders>
              <w:top w:val="nil"/>
              <w:left w:val="single" w:sz="4" w:space="0" w:color="auto"/>
              <w:bottom w:val="single" w:sz="4" w:space="0" w:color="auto"/>
              <w:right w:val="single" w:sz="4" w:space="0" w:color="auto"/>
            </w:tcBorders>
          </w:tcPr>
          <w:p w14:paraId="69EA6C87"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61525A2C"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7F0B42" w14:paraId="6736392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1E632C3"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7F0B42" w14:paraId="67030DF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63B96F7"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71B36A1"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A0BA178"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B3E5069"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09FA17C"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7F0B42" w14:paraId="4D9507B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B3C1A4A" w14:textId="77777777" w:rsidR="007F0B42" w:rsidRDefault="007F0B42"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4BC98D5B"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0E40BB4C" w14:textId="77777777" w:rsidR="007F0B42" w:rsidRDefault="00EA0D6F"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日期筛选，可选择范围筛选，前面范围小于后面</w:t>
            </w:r>
          </w:p>
        </w:tc>
        <w:tc>
          <w:tcPr>
            <w:tcW w:w="3209" w:type="dxa"/>
          </w:tcPr>
          <w:p w14:paraId="645E00EA" w14:textId="77777777" w:rsidR="007F0B42" w:rsidRDefault="007F0B42" w:rsidP="00F77E9B">
            <w:pPr>
              <w:pStyle w:val="Axure"/>
              <w:rPr>
                <w:rFonts w:ascii="微软雅黑" w:eastAsia="微软雅黑" w:hAnsi="微软雅黑" w:cs="微软雅黑"/>
                <w:sz w:val="18"/>
                <w:szCs w:val="18"/>
              </w:rPr>
            </w:pPr>
          </w:p>
        </w:tc>
        <w:tc>
          <w:tcPr>
            <w:tcW w:w="1712" w:type="dxa"/>
          </w:tcPr>
          <w:p w14:paraId="0555F497" w14:textId="77777777" w:rsidR="007F0B42" w:rsidRDefault="007F0B42" w:rsidP="00F77E9B">
            <w:pPr>
              <w:widowControl/>
              <w:jc w:val="left"/>
              <w:rPr>
                <w:rFonts w:ascii="微软雅黑" w:eastAsia="微软雅黑" w:hAnsi="微软雅黑" w:cs="宋体"/>
                <w:bCs/>
                <w:kern w:val="0"/>
                <w:sz w:val="18"/>
                <w:szCs w:val="18"/>
              </w:rPr>
            </w:pPr>
          </w:p>
        </w:tc>
      </w:tr>
      <w:tr w:rsidR="007F0B42" w14:paraId="0731A21B"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54EC09" w14:textId="77777777" w:rsidR="007F0B42" w:rsidRDefault="007F0B42"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9F01432"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0A43B6D5" w14:textId="77777777" w:rsidR="007F0B42" w:rsidRDefault="00EA0D6F"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点击根据筛选条件展示数据</w:t>
            </w:r>
          </w:p>
        </w:tc>
        <w:tc>
          <w:tcPr>
            <w:tcW w:w="3209" w:type="dxa"/>
          </w:tcPr>
          <w:p w14:paraId="62C9B5CF" w14:textId="77777777" w:rsidR="007F0B42" w:rsidRDefault="007F0B42" w:rsidP="00F77E9B">
            <w:pPr>
              <w:pStyle w:val="Axure"/>
              <w:rPr>
                <w:rFonts w:ascii="微软雅黑" w:eastAsia="微软雅黑" w:hAnsi="微软雅黑" w:cs="微软雅黑"/>
                <w:sz w:val="18"/>
                <w:szCs w:val="18"/>
              </w:rPr>
            </w:pPr>
          </w:p>
        </w:tc>
        <w:tc>
          <w:tcPr>
            <w:tcW w:w="1712" w:type="dxa"/>
          </w:tcPr>
          <w:p w14:paraId="6F50BB62" w14:textId="77777777" w:rsidR="007F0B42" w:rsidRDefault="007F0B42" w:rsidP="00F77E9B">
            <w:pPr>
              <w:widowControl/>
              <w:jc w:val="left"/>
              <w:rPr>
                <w:rFonts w:ascii="微软雅黑" w:eastAsia="微软雅黑" w:hAnsi="微软雅黑" w:cs="微软雅黑"/>
                <w:sz w:val="18"/>
                <w:szCs w:val="18"/>
              </w:rPr>
            </w:pPr>
          </w:p>
        </w:tc>
      </w:tr>
      <w:tr w:rsidR="007F0B42" w14:paraId="49B0341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62490E5" w14:textId="77777777" w:rsidR="007F0B42" w:rsidRDefault="007F0B42"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13D765AE"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49647870" w14:textId="77777777" w:rsidR="007F0B42" w:rsidRDefault="00EA0D6F"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筛选条件回到默认状态</w:t>
            </w:r>
          </w:p>
        </w:tc>
        <w:tc>
          <w:tcPr>
            <w:tcW w:w="3209" w:type="dxa"/>
          </w:tcPr>
          <w:p w14:paraId="2E6D2B51" w14:textId="77777777" w:rsidR="007F0B42" w:rsidRDefault="007F0B42" w:rsidP="00F77E9B">
            <w:pPr>
              <w:pStyle w:val="Axure"/>
              <w:rPr>
                <w:rFonts w:ascii="微软雅黑" w:eastAsia="微软雅黑" w:hAnsi="微软雅黑" w:cs="微软雅黑"/>
                <w:sz w:val="18"/>
                <w:szCs w:val="18"/>
              </w:rPr>
            </w:pPr>
          </w:p>
        </w:tc>
        <w:tc>
          <w:tcPr>
            <w:tcW w:w="1712" w:type="dxa"/>
          </w:tcPr>
          <w:p w14:paraId="2D2398F8" w14:textId="77777777" w:rsidR="007F0B42" w:rsidRDefault="007F0B42" w:rsidP="00F77E9B">
            <w:pPr>
              <w:widowControl/>
              <w:jc w:val="left"/>
              <w:rPr>
                <w:rFonts w:ascii="微软雅黑" w:eastAsia="微软雅黑" w:hAnsi="微软雅黑" w:cs="微软雅黑"/>
                <w:sz w:val="18"/>
                <w:szCs w:val="18"/>
              </w:rPr>
            </w:pPr>
          </w:p>
        </w:tc>
      </w:tr>
      <w:tr w:rsidR="007F0B42" w14:paraId="18A9AC4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7CA3F14" w14:textId="77777777" w:rsidR="007F0B42" w:rsidRDefault="007F0B42"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4E2A001"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352139FB" w14:textId="24C4E1E2" w:rsidR="007F0B42" w:rsidRDefault="00EA0D6F"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天数据，可根据条件进行导出</w:t>
            </w:r>
            <w:ins w:id="4539" w:author="haha" w:date="2019-07-23T15:36:00Z">
              <w:r w:rsidR="00144814">
                <w:rPr>
                  <w:rFonts w:ascii="微软雅黑" w:eastAsia="微软雅黑" w:hAnsi="微软雅黑" w:cs="微软雅黑" w:hint="eastAsia"/>
                  <w:color w:val="000000"/>
                  <w:sz w:val="18"/>
                  <w:szCs w:val="18"/>
                </w:rPr>
                <w:t>，导出文件名为“运营情况报表+年月日，例如</w:t>
              </w:r>
            </w:ins>
            <w:ins w:id="4540" w:author="haha" w:date="2019-07-23T15:37:00Z">
              <w:r w:rsidR="00144814">
                <w:rPr>
                  <w:rFonts w:ascii="微软雅黑" w:eastAsia="微软雅黑" w:hAnsi="微软雅黑" w:cs="微软雅黑" w:hint="eastAsia"/>
                  <w:color w:val="000000"/>
                  <w:sz w:val="18"/>
                  <w:szCs w:val="18"/>
                </w:rPr>
                <w:t>运营情况报表</w:t>
              </w:r>
            </w:ins>
            <w:ins w:id="4541" w:author="haha" w:date="2019-07-23T15:36:00Z">
              <w:r w:rsidR="00144814">
                <w:rPr>
                  <w:rFonts w:ascii="微软雅黑" w:eastAsia="微软雅黑" w:hAnsi="微软雅黑" w:cs="微软雅黑" w:hint="eastAsia"/>
                  <w:color w:val="000000"/>
                  <w:sz w:val="18"/>
                  <w:szCs w:val="18"/>
                </w:rPr>
                <w:t>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56BA1026" w14:textId="77777777" w:rsidR="007F0B42" w:rsidRDefault="007F0B42" w:rsidP="00F77E9B">
            <w:pPr>
              <w:pStyle w:val="Axure"/>
              <w:rPr>
                <w:rFonts w:ascii="微软雅黑" w:eastAsia="微软雅黑" w:hAnsi="微软雅黑" w:cs="微软雅黑"/>
                <w:sz w:val="18"/>
                <w:szCs w:val="18"/>
              </w:rPr>
            </w:pPr>
          </w:p>
        </w:tc>
        <w:tc>
          <w:tcPr>
            <w:tcW w:w="1712" w:type="dxa"/>
          </w:tcPr>
          <w:p w14:paraId="3B0A63F6" w14:textId="77777777" w:rsidR="007F0B42" w:rsidRDefault="00EA0D6F"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无数据提示“无数据”</w:t>
            </w:r>
          </w:p>
        </w:tc>
      </w:tr>
      <w:tr w:rsidR="007F0B42" w14:paraId="2F5D976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0423C4A" w14:textId="77777777" w:rsidR="007F0B42" w:rsidRDefault="007F0B42"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5</w:t>
            </w:r>
          </w:p>
        </w:tc>
        <w:tc>
          <w:tcPr>
            <w:tcW w:w="1309" w:type="dxa"/>
            <w:gridSpan w:val="2"/>
          </w:tcPr>
          <w:p w14:paraId="480FB454"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w:t>
            </w:r>
          </w:p>
        </w:tc>
        <w:tc>
          <w:tcPr>
            <w:tcW w:w="3000" w:type="dxa"/>
          </w:tcPr>
          <w:p w14:paraId="1D85E55E"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本条数据时间</w:t>
            </w:r>
          </w:p>
        </w:tc>
        <w:tc>
          <w:tcPr>
            <w:tcW w:w="3209" w:type="dxa"/>
          </w:tcPr>
          <w:p w14:paraId="34BCFB60" w14:textId="77777777" w:rsidR="007F0B42" w:rsidRDefault="007F0B42" w:rsidP="00F77E9B">
            <w:pPr>
              <w:pStyle w:val="Axure"/>
              <w:rPr>
                <w:rFonts w:ascii="微软雅黑" w:eastAsia="微软雅黑" w:hAnsi="微软雅黑" w:cs="微软雅黑"/>
                <w:sz w:val="18"/>
                <w:szCs w:val="18"/>
              </w:rPr>
            </w:pPr>
          </w:p>
        </w:tc>
        <w:tc>
          <w:tcPr>
            <w:tcW w:w="1712" w:type="dxa"/>
          </w:tcPr>
          <w:p w14:paraId="51045C81" w14:textId="77777777" w:rsidR="007F0B42" w:rsidRDefault="007F0B42" w:rsidP="00F77E9B">
            <w:pPr>
              <w:widowControl/>
              <w:jc w:val="left"/>
              <w:rPr>
                <w:rFonts w:ascii="微软雅黑" w:eastAsia="微软雅黑" w:hAnsi="微软雅黑" w:cs="微软雅黑"/>
                <w:sz w:val="18"/>
                <w:szCs w:val="18"/>
              </w:rPr>
            </w:pPr>
          </w:p>
        </w:tc>
      </w:tr>
      <w:tr w:rsidR="007F0B42" w14:paraId="019C5D0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48642C1"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vAlign w:val="center"/>
          </w:tcPr>
          <w:p w14:paraId="1DBBB504" w14:textId="77777777" w:rsidR="007F0B42" w:rsidRPr="007F0B42" w:rsidRDefault="007F0B42" w:rsidP="007F0B42">
            <w:pPr>
              <w:widowControl/>
              <w:jc w:val="left"/>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产品</w:t>
            </w:r>
          </w:p>
        </w:tc>
        <w:tc>
          <w:tcPr>
            <w:tcW w:w="3000" w:type="dxa"/>
            <w:vAlign w:val="center"/>
          </w:tcPr>
          <w:p w14:paraId="451C1832" w14:textId="77777777" w:rsidR="007F0B42" w:rsidRPr="007F0B42" w:rsidRDefault="00EA0D6F"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209" w:type="dxa"/>
            <w:vAlign w:val="center"/>
          </w:tcPr>
          <w:p w14:paraId="61D9036A"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5D64DDC3" w14:textId="77777777" w:rsidR="007F0B42" w:rsidRPr="007F0B42" w:rsidRDefault="007F0B42" w:rsidP="007F0B42">
            <w:pPr>
              <w:widowControl/>
              <w:jc w:val="left"/>
              <w:rPr>
                <w:rFonts w:ascii="微软雅黑" w:eastAsia="微软雅黑" w:hAnsi="微软雅黑" w:cs="微软雅黑"/>
                <w:color w:val="000000"/>
                <w:sz w:val="18"/>
                <w:szCs w:val="18"/>
              </w:rPr>
            </w:pPr>
          </w:p>
        </w:tc>
      </w:tr>
      <w:tr w:rsidR="007F0B42" w14:paraId="48128DDB"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6A9B18E"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vAlign w:val="center"/>
          </w:tcPr>
          <w:p w14:paraId="170D7087"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申请人数</w:t>
            </w:r>
          </w:p>
        </w:tc>
        <w:tc>
          <w:tcPr>
            <w:tcW w:w="3000" w:type="dxa"/>
            <w:vAlign w:val="center"/>
          </w:tcPr>
          <w:p w14:paraId="79A2A51C" w14:textId="77777777" w:rsidR="007F0B42" w:rsidRPr="007F0B42" w:rsidRDefault="00EA0D6F"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w:t>
            </w:r>
            <w:r w:rsidR="00342E29">
              <w:rPr>
                <w:rFonts w:ascii="微软雅黑" w:eastAsia="微软雅黑" w:hAnsi="微软雅黑" w:cs="微软雅黑" w:hint="eastAsia"/>
                <w:color w:val="000000"/>
                <w:sz w:val="18"/>
                <w:szCs w:val="18"/>
              </w:rPr>
              <w:t>当时申请人数，相加计算展示</w:t>
            </w:r>
          </w:p>
        </w:tc>
        <w:tc>
          <w:tcPr>
            <w:tcW w:w="3209" w:type="dxa"/>
            <w:vAlign w:val="center"/>
          </w:tcPr>
          <w:p w14:paraId="6FA51A9B"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2BFA9AD4" w14:textId="77777777" w:rsidR="007F0B42" w:rsidRPr="007F0B42" w:rsidRDefault="007F0B42" w:rsidP="007F0B42">
            <w:pPr>
              <w:rPr>
                <w:rFonts w:ascii="微软雅黑" w:eastAsia="微软雅黑" w:hAnsi="微软雅黑" w:cs="微软雅黑"/>
                <w:color w:val="000000"/>
                <w:sz w:val="18"/>
                <w:szCs w:val="18"/>
              </w:rPr>
            </w:pPr>
          </w:p>
        </w:tc>
      </w:tr>
      <w:tr w:rsidR="007F0B42" w14:paraId="55DE179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AD8F868"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vAlign w:val="center"/>
          </w:tcPr>
          <w:p w14:paraId="40BE6C32"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通过人数</w:t>
            </w:r>
          </w:p>
        </w:tc>
        <w:tc>
          <w:tcPr>
            <w:tcW w:w="3000" w:type="dxa"/>
            <w:vAlign w:val="center"/>
          </w:tcPr>
          <w:p w14:paraId="64499FC4" w14:textId="77777777" w:rsidR="007F0B42" w:rsidRPr="007F0B42" w:rsidRDefault="00342E29"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展示当时通过人数，相加展示</w:t>
            </w:r>
          </w:p>
        </w:tc>
        <w:tc>
          <w:tcPr>
            <w:tcW w:w="3209" w:type="dxa"/>
            <w:vAlign w:val="center"/>
          </w:tcPr>
          <w:p w14:paraId="778307BA"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78CC6F7D" w14:textId="77777777" w:rsidR="007F0B42" w:rsidRPr="007F0B42" w:rsidRDefault="007F0B42" w:rsidP="007F0B42">
            <w:pPr>
              <w:rPr>
                <w:rFonts w:ascii="微软雅黑" w:eastAsia="微软雅黑" w:hAnsi="微软雅黑" w:cs="微软雅黑"/>
                <w:color w:val="000000"/>
                <w:sz w:val="18"/>
                <w:szCs w:val="18"/>
              </w:rPr>
            </w:pPr>
          </w:p>
        </w:tc>
      </w:tr>
      <w:tr w:rsidR="007F0B42" w14:paraId="28135B0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43C5F43"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vAlign w:val="center"/>
          </w:tcPr>
          <w:p w14:paraId="5B1F71E4"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放款金额</w:t>
            </w:r>
          </w:p>
        </w:tc>
        <w:tc>
          <w:tcPr>
            <w:tcW w:w="3000" w:type="dxa"/>
            <w:vAlign w:val="center"/>
          </w:tcPr>
          <w:p w14:paraId="60612EE3" w14:textId="77777777" w:rsidR="007F0B42" w:rsidRPr="007F0B42" w:rsidRDefault="00342E29"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展示当时放款金额，相加展示</w:t>
            </w:r>
          </w:p>
        </w:tc>
        <w:tc>
          <w:tcPr>
            <w:tcW w:w="3209" w:type="dxa"/>
            <w:vAlign w:val="center"/>
          </w:tcPr>
          <w:p w14:paraId="0B50AC5C"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30F0FC7F" w14:textId="77777777" w:rsidR="007F0B42" w:rsidRPr="007F0B42" w:rsidRDefault="007F0B42" w:rsidP="007F0B42">
            <w:pPr>
              <w:rPr>
                <w:rFonts w:ascii="微软雅黑" w:eastAsia="微软雅黑" w:hAnsi="微软雅黑" w:cs="微软雅黑"/>
                <w:color w:val="000000"/>
                <w:sz w:val="18"/>
                <w:szCs w:val="18"/>
              </w:rPr>
            </w:pPr>
          </w:p>
        </w:tc>
      </w:tr>
      <w:tr w:rsidR="007F0B42" w:rsidRPr="00112F4E" w14:paraId="1673FE9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997A237"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vAlign w:val="center"/>
          </w:tcPr>
          <w:p w14:paraId="1936D1D4"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放款人数</w:t>
            </w:r>
          </w:p>
        </w:tc>
        <w:tc>
          <w:tcPr>
            <w:tcW w:w="3000" w:type="dxa"/>
            <w:vAlign w:val="center"/>
          </w:tcPr>
          <w:p w14:paraId="671C6E2E" w14:textId="77777777" w:rsidR="007F0B42" w:rsidRPr="007F0B42" w:rsidRDefault="00342E29"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展示当时放款人数，相加展示，</w:t>
            </w:r>
            <w:r w:rsidRPr="007F0B42">
              <w:rPr>
                <w:rFonts w:ascii="微软雅黑" w:eastAsia="微软雅黑" w:hAnsi="微软雅黑" w:cs="微软雅黑" w:hint="eastAsia"/>
                <w:color w:val="000000"/>
                <w:sz w:val="18"/>
                <w:szCs w:val="18"/>
              </w:rPr>
              <w:t>新客+老客+展期</w:t>
            </w:r>
          </w:p>
        </w:tc>
        <w:tc>
          <w:tcPr>
            <w:tcW w:w="3209" w:type="dxa"/>
            <w:vAlign w:val="center"/>
          </w:tcPr>
          <w:p w14:paraId="48BBD571"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68F83E1E" w14:textId="77777777" w:rsidR="007F0B42" w:rsidRPr="007F0B42" w:rsidRDefault="007F0B42" w:rsidP="007F0B42">
            <w:pPr>
              <w:rPr>
                <w:rFonts w:ascii="微软雅黑" w:eastAsia="微软雅黑" w:hAnsi="微软雅黑" w:cs="微软雅黑"/>
                <w:color w:val="000000"/>
                <w:sz w:val="18"/>
                <w:szCs w:val="18"/>
              </w:rPr>
            </w:pPr>
          </w:p>
        </w:tc>
      </w:tr>
      <w:tr w:rsidR="007F0B42" w:rsidRPr="00112F4E" w14:paraId="20A064A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AFA735D" w14:textId="77777777" w:rsidR="007F0B42" w:rsidRDefault="007F0B42" w:rsidP="007F0B42">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42E29">
              <w:rPr>
                <w:rFonts w:ascii="微软雅黑" w:eastAsia="微软雅黑" w:hAnsi="微软雅黑" w:cs="微软雅黑"/>
                <w:sz w:val="18"/>
                <w:szCs w:val="18"/>
              </w:rPr>
              <w:t>1</w:t>
            </w:r>
          </w:p>
        </w:tc>
        <w:tc>
          <w:tcPr>
            <w:tcW w:w="1309" w:type="dxa"/>
            <w:gridSpan w:val="2"/>
            <w:vAlign w:val="center"/>
          </w:tcPr>
          <w:p w14:paraId="7528C3CC"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逾期人数</w:t>
            </w:r>
          </w:p>
        </w:tc>
        <w:tc>
          <w:tcPr>
            <w:tcW w:w="3000" w:type="dxa"/>
            <w:vAlign w:val="center"/>
          </w:tcPr>
          <w:p w14:paraId="37EC639E" w14:textId="77777777" w:rsidR="007F0B42" w:rsidRPr="007F0B42" w:rsidRDefault="00342E29"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展示的当时逾期人数，相加展示，</w:t>
            </w:r>
          </w:p>
        </w:tc>
        <w:tc>
          <w:tcPr>
            <w:tcW w:w="3209" w:type="dxa"/>
            <w:vAlign w:val="center"/>
          </w:tcPr>
          <w:p w14:paraId="02B67DA4"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2DFEBCDE" w14:textId="77777777" w:rsidR="007F0B42" w:rsidRPr="007F0B42" w:rsidRDefault="007F0B42" w:rsidP="007F0B42">
            <w:pPr>
              <w:rPr>
                <w:rFonts w:ascii="微软雅黑" w:eastAsia="微软雅黑" w:hAnsi="微软雅黑" w:cs="微软雅黑"/>
                <w:color w:val="000000"/>
                <w:sz w:val="18"/>
                <w:szCs w:val="18"/>
              </w:rPr>
            </w:pPr>
          </w:p>
        </w:tc>
      </w:tr>
      <w:tr w:rsidR="00342E29" w:rsidRPr="00112F4E" w14:paraId="7343AEAE"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441F02C"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vAlign w:val="center"/>
          </w:tcPr>
          <w:p w14:paraId="30A7A6D8"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首逾率</w:t>
            </w:r>
          </w:p>
        </w:tc>
        <w:tc>
          <w:tcPr>
            <w:tcW w:w="3000" w:type="dxa"/>
            <w:vAlign w:val="center"/>
          </w:tcPr>
          <w:p w14:paraId="2AB884A9"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当日未还客户数/当日应还客户总数</w:t>
            </w:r>
          </w:p>
        </w:tc>
        <w:tc>
          <w:tcPr>
            <w:tcW w:w="3209" w:type="dxa"/>
            <w:vAlign w:val="center"/>
          </w:tcPr>
          <w:p w14:paraId="03C61938"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61C23A4E"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235BF60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6913C14"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sz w:val="18"/>
                <w:szCs w:val="18"/>
              </w:rPr>
              <w:t>13</w:t>
            </w:r>
          </w:p>
        </w:tc>
        <w:tc>
          <w:tcPr>
            <w:tcW w:w="1309" w:type="dxa"/>
            <w:gridSpan w:val="2"/>
            <w:vAlign w:val="center"/>
          </w:tcPr>
          <w:p w14:paraId="0CBA9047"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复借放款人数</w:t>
            </w:r>
          </w:p>
        </w:tc>
        <w:tc>
          <w:tcPr>
            <w:tcW w:w="3000" w:type="dxa"/>
            <w:vAlign w:val="center"/>
          </w:tcPr>
          <w:p w14:paraId="6C3DB26E"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老客复借人数</w:t>
            </w:r>
          </w:p>
        </w:tc>
        <w:tc>
          <w:tcPr>
            <w:tcW w:w="3209" w:type="dxa"/>
            <w:vAlign w:val="center"/>
          </w:tcPr>
          <w:p w14:paraId="15F32079"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2B3174D6"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4E3EA920" w14:textId="77777777" w:rsidTr="00FF7E8F">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42" w:author=" " w:date="2019-07-26T14:02:00Z">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72"/>
          <w:trPrChange w:id="4543" w:author=" " w:date="2019-07-26T14:02:00Z">
            <w:trPr>
              <w:trHeight w:val="272"/>
            </w:trPr>
          </w:trPrChange>
        </w:trPr>
        <w:tc>
          <w:tcPr>
            <w:tcW w:w="802" w:type="dxa"/>
            <w:shd w:val="clear" w:color="auto" w:fill="FFFF00"/>
            <w:tcPrChange w:id="4544" w:author=" " w:date="2019-07-26T14:02:00Z">
              <w:tcPr>
                <w:tcW w:w="802" w:type="dxa"/>
              </w:tcPr>
            </w:tcPrChange>
          </w:tcPr>
          <w:p w14:paraId="19FA64E7" w14:textId="77777777" w:rsidR="00342E29" w:rsidRPr="00BE7C7F" w:rsidRDefault="00342E29" w:rsidP="00342E29">
            <w:pPr>
              <w:widowControl/>
              <w:ind w:firstLineChars="100" w:firstLine="180"/>
              <w:rPr>
                <w:rFonts w:ascii="微软雅黑" w:eastAsia="微软雅黑" w:hAnsi="微软雅黑" w:cs="微软雅黑"/>
                <w:sz w:val="18"/>
                <w:szCs w:val="18"/>
                <w:highlight w:val="yellow"/>
                <w:rPrChange w:id="4545" w:author=" " w:date="2019-07-26T11:57:00Z">
                  <w:rPr>
                    <w:rFonts w:ascii="微软雅黑" w:eastAsia="微软雅黑" w:hAnsi="微软雅黑" w:cs="微软雅黑"/>
                    <w:sz w:val="18"/>
                    <w:szCs w:val="18"/>
                  </w:rPr>
                </w:rPrChange>
              </w:rPr>
            </w:pPr>
            <w:r w:rsidRPr="00BE7C7F">
              <w:rPr>
                <w:rFonts w:ascii="微软雅黑" w:eastAsia="微软雅黑" w:hAnsi="微软雅黑" w:cs="微软雅黑"/>
                <w:sz w:val="18"/>
                <w:szCs w:val="18"/>
                <w:highlight w:val="yellow"/>
                <w:rPrChange w:id="4546" w:author=" " w:date="2019-07-26T11:57:00Z">
                  <w:rPr>
                    <w:rFonts w:ascii="微软雅黑" w:eastAsia="微软雅黑" w:hAnsi="微软雅黑" w:cs="微软雅黑"/>
                    <w:sz w:val="18"/>
                    <w:szCs w:val="18"/>
                  </w:rPr>
                </w:rPrChange>
              </w:rPr>
              <w:t>14</w:t>
            </w:r>
          </w:p>
        </w:tc>
        <w:tc>
          <w:tcPr>
            <w:tcW w:w="1309" w:type="dxa"/>
            <w:gridSpan w:val="2"/>
            <w:shd w:val="clear" w:color="auto" w:fill="FFFF00"/>
            <w:vAlign w:val="center"/>
            <w:tcPrChange w:id="4547" w:author=" " w:date="2019-07-26T14:02:00Z">
              <w:tcPr>
                <w:tcW w:w="1309" w:type="dxa"/>
                <w:gridSpan w:val="2"/>
                <w:vAlign w:val="center"/>
              </w:tcPr>
            </w:tcPrChange>
          </w:tcPr>
          <w:p w14:paraId="35FDBD26" w14:textId="77777777" w:rsidR="00342E29" w:rsidRPr="00BE7C7F" w:rsidRDefault="00342E29" w:rsidP="00342E29">
            <w:pPr>
              <w:rPr>
                <w:rFonts w:ascii="微软雅黑" w:eastAsia="微软雅黑" w:hAnsi="微软雅黑" w:cs="微软雅黑"/>
                <w:color w:val="000000"/>
                <w:sz w:val="18"/>
                <w:szCs w:val="18"/>
                <w:highlight w:val="yellow"/>
                <w:rPrChange w:id="4548" w:author=" " w:date="2019-07-26T11:57:00Z">
                  <w:rPr>
                    <w:rFonts w:ascii="微软雅黑" w:eastAsia="微软雅黑" w:hAnsi="微软雅黑" w:cs="微软雅黑"/>
                    <w:color w:val="000000"/>
                    <w:sz w:val="18"/>
                    <w:szCs w:val="18"/>
                  </w:rPr>
                </w:rPrChange>
              </w:rPr>
            </w:pPr>
            <w:r w:rsidRPr="00BE7C7F">
              <w:rPr>
                <w:rFonts w:ascii="微软雅黑" w:eastAsia="微软雅黑" w:hAnsi="微软雅黑" w:cs="微软雅黑" w:hint="eastAsia"/>
                <w:color w:val="000000"/>
                <w:sz w:val="18"/>
                <w:szCs w:val="18"/>
                <w:highlight w:val="yellow"/>
                <w:rPrChange w:id="4549" w:author=" " w:date="2019-07-26T11:57:00Z">
                  <w:rPr>
                    <w:rFonts w:ascii="微软雅黑" w:eastAsia="微软雅黑" w:hAnsi="微软雅黑" w:cs="微软雅黑" w:hint="eastAsia"/>
                    <w:color w:val="000000"/>
                    <w:sz w:val="18"/>
                    <w:szCs w:val="18"/>
                  </w:rPr>
                </w:rPrChange>
              </w:rPr>
              <w:t>展期人数</w:t>
            </w:r>
          </w:p>
        </w:tc>
        <w:tc>
          <w:tcPr>
            <w:tcW w:w="3000" w:type="dxa"/>
            <w:shd w:val="clear" w:color="auto" w:fill="FFFF00"/>
            <w:vAlign w:val="center"/>
            <w:tcPrChange w:id="4550" w:author=" " w:date="2019-07-26T14:02:00Z">
              <w:tcPr>
                <w:tcW w:w="3000" w:type="dxa"/>
                <w:vAlign w:val="center"/>
              </w:tcPr>
            </w:tcPrChange>
          </w:tcPr>
          <w:p w14:paraId="624E1C5D" w14:textId="77777777" w:rsidR="00342E29" w:rsidRPr="00BE7C7F" w:rsidRDefault="00342E29" w:rsidP="00342E29">
            <w:pPr>
              <w:rPr>
                <w:rFonts w:ascii="微软雅黑" w:eastAsia="微软雅黑" w:hAnsi="微软雅黑" w:cs="微软雅黑"/>
                <w:color w:val="000000"/>
                <w:sz w:val="18"/>
                <w:szCs w:val="18"/>
                <w:highlight w:val="yellow"/>
                <w:rPrChange w:id="4551" w:author=" " w:date="2019-07-26T11:57:00Z">
                  <w:rPr>
                    <w:rFonts w:ascii="微软雅黑" w:eastAsia="微软雅黑" w:hAnsi="微软雅黑" w:cs="微软雅黑"/>
                    <w:color w:val="000000"/>
                    <w:sz w:val="18"/>
                    <w:szCs w:val="18"/>
                  </w:rPr>
                </w:rPrChange>
              </w:rPr>
            </w:pPr>
          </w:p>
        </w:tc>
        <w:tc>
          <w:tcPr>
            <w:tcW w:w="3209" w:type="dxa"/>
            <w:shd w:val="clear" w:color="auto" w:fill="FFFF00"/>
            <w:vAlign w:val="center"/>
            <w:tcPrChange w:id="4552" w:author=" " w:date="2019-07-26T14:02:00Z">
              <w:tcPr>
                <w:tcW w:w="3209" w:type="dxa"/>
                <w:vAlign w:val="center"/>
              </w:tcPr>
            </w:tcPrChange>
          </w:tcPr>
          <w:p w14:paraId="69A31983" w14:textId="77777777" w:rsidR="00342E29" w:rsidRPr="00BE7C7F" w:rsidRDefault="00342E29" w:rsidP="00342E29">
            <w:pPr>
              <w:rPr>
                <w:rFonts w:ascii="微软雅黑" w:eastAsia="微软雅黑" w:hAnsi="微软雅黑" w:cs="微软雅黑"/>
                <w:color w:val="000000"/>
                <w:sz w:val="18"/>
                <w:szCs w:val="18"/>
                <w:highlight w:val="yellow"/>
                <w:rPrChange w:id="4553" w:author=" " w:date="2019-07-26T11:57:00Z">
                  <w:rPr>
                    <w:rFonts w:ascii="微软雅黑" w:eastAsia="微软雅黑" w:hAnsi="微软雅黑" w:cs="微软雅黑"/>
                    <w:color w:val="000000"/>
                    <w:sz w:val="18"/>
                    <w:szCs w:val="18"/>
                  </w:rPr>
                </w:rPrChange>
              </w:rPr>
            </w:pPr>
          </w:p>
        </w:tc>
        <w:tc>
          <w:tcPr>
            <w:tcW w:w="1712" w:type="dxa"/>
            <w:shd w:val="clear" w:color="auto" w:fill="FFFF00"/>
            <w:vAlign w:val="center"/>
            <w:tcPrChange w:id="4554" w:author=" " w:date="2019-07-26T14:02:00Z">
              <w:tcPr>
                <w:tcW w:w="1712" w:type="dxa"/>
                <w:vAlign w:val="center"/>
              </w:tcPr>
            </w:tcPrChange>
          </w:tcPr>
          <w:p w14:paraId="3116AEDA"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3738373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EB18D9"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vAlign w:val="center"/>
          </w:tcPr>
          <w:p w14:paraId="5A253012"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回收金额</w:t>
            </w:r>
          </w:p>
        </w:tc>
        <w:tc>
          <w:tcPr>
            <w:tcW w:w="3000" w:type="dxa"/>
            <w:vAlign w:val="center"/>
          </w:tcPr>
          <w:p w14:paraId="5FB20A50"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当日回收金额总和</w:t>
            </w:r>
          </w:p>
        </w:tc>
        <w:tc>
          <w:tcPr>
            <w:tcW w:w="3209" w:type="dxa"/>
            <w:vAlign w:val="center"/>
          </w:tcPr>
          <w:p w14:paraId="4C428EDB"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306F41B3"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1BF194C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2AADB87"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6</w:t>
            </w:r>
          </w:p>
        </w:tc>
        <w:tc>
          <w:tcPr>
            <w:tcW w:w="1309" w:type="dxa"/>
            <w:gridSpan w:val="2"/>
            <w:vAlign w:val="center"/>
          </w:tcPr>
          <w:p w14:paraId="6FB47367"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复借率</w:t>
            </w:r>
          </w:p>
        </w:tc>
        <w:tc>
          <w:tcPr>
            <w:tcW w:w="3000" w:type="dxa"/>
            <w:vAlign w:val="center"/>
          </w:tcPr>
          <w:p w14:paraId="78BC1A72"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（当日复借人数+当日展期人数）/当日已还笔数</w:t>
            </w:r>
          </w:p>
        </w:tc>
        <w:tc>
          <w:tcPr>
            <w:tcW w:w="3209" w:type="dxa"/>
            <w:vAlign w:val="center"/>
          </w:tcPr>
          <w:p w14:paraId="634F8B10" w14:textId="77777777" w:rsidR="00342E29" w:rsidRPr="00FF7E8F" w:rsidRDefault="00342E29" w:rsidP="00342E29">
            <w:pPr>
              <w:rPr>
                <w:rFonts w:ascii="微软雅黑" w:eastAsia="微软雅黑" w:hAnsi="微软雅黑" w:cs="微软雅黑"/>
                <w:color w:val="000000"/>
                <w:sz w:val="18"/>
                <w:szCs w:val="18"/>
                <w:rPrChange w:id="4555" w:author=" " w:date="2019-07-26T14:02:00Z">
                  <w:rPr>
                    <w:rFonts w:ascii="微软雅黑" w:eastAsia="微软雅黑" w:hAnsi="微软雅黑" w:cs="微软雅黑"/>
                    <w:color w:val="000000"/>
                    <w:sz w:val="18"/>
                    <w:szCs w:val="18"/>
                  </w:rPr>
                </w:rPrChange>
              </w:rPr>
            </w:pPr>
          </w:p>
        </w:tc>
        <w:tc>
          <w:tcPr>
            <w:tcW w:w="1712" w:type="dxa"/>
            <w:vAlign w:val="center"/>
          </w:tcPr>
          <w:p w14:paraId="7D96C431"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5F71C04E" w14:textId="77777777" w:rsidTr="00FF7E8F">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56" w:author=" " w:date="2019-07-26T14:11:00Z">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72"/>
          <w:trPrChange w:id="4557" w:author=" " w:date="2019-07-26T14:11:00Z">
            <w:trPr>
              <w:trHeight w:val="272"/>
            </w:trPr>
          </w:trPrChange>
        </w:trPr>
        <w:tc>
          <w:tcPr>
            <w:tcW w:w="802" w:type="dxa"/>
            <w:shd w:val="clear" w:color="auto" w:fill="auto"/>
            <w:tcPrChange w:id="4558" w:author=" " w:date="2019-07-26T14:11:00Z">
              <w:tcPr>
                <w:tcW w:w="802" w:type="dxa"/>
              </w:tcPr>
            </w:tcPrChange>
          </w:tcPr>
          <w:p w14:paraId="1DE524E8" w14:textId="77777777" w:rsidR="00342E29" w:rsidRPr="00FF7E8F" w:rsidRDefault="00342E29" w:rsidP="00342E29">
            <w:pPr>
              <w:widowControl/>
              <w:ind w:firstLineChars="100" w:firstLine="180"/>
              <w:rPr>
                <w:rFonts w:ascii="微软雅黑" w:eastAsia="微软雅黑" w:hAnsi="微软雅黑" w:cs="微软雅黑"/>
                <w:sz w:val="18"/>
                <w:szCs w:val="18"/>
                <w:rPrChange w:id="4559" w:author=" " w:date="2019-07-26T14:11:00Z">
                  <w:rPr>
                    <w:rFonts w:ascii="微软雅黑" w:eastAsia="微软雅黑" w:hAnsi="微软雅黑" w:cs="微软雅黑"/>
                    <w:sz w:val="18"/>
                    <w:szCs w:val="18"/>
                  </w:rPr>
                </w:rPrChange>
              </w:rPr>
            </w:pPr>
            <w:r w:rsidRPr="00FF7E8F">
              <w:rPr>
                <w:rFonts w:ascii="微软雅黑" w:eastAsia="微软雅黑" w:hAnsi="微软雅黑" w:cs="微软雅黑" w:hint="eastAsia"/>
                <w:sz w:val="18"/>
                <w:szCs w:val="18"/>
                <w:rPrChange w:id="4560" w:author=" " w:date="2019-07-26T14:11:00Z">
                  <w:rPr>
                    <w:rFonts w:ascii="微软雅黑" w:eastAsia="微软雅黑" w:hAnsi="微软雅黑" w:cs="微软雅黑" w:hint="eastAsia"/>
                    <w:sz w:val="18"/>
                    <w:szCs w:val="18"/>
                  </w:rPr>
                </w:rPrChange>
              </w:rPr>
              <w:t>1</w:t>
            </w:r>
            <w:r w:rsidRPr="00FF7E8F">
              <w:rPr>
                <w:rFonts w:ascii="微软雅黑" w:eastAsia="微软雅黑" w:hAnsi="微软雅黑" w:cs="微软雅黑"/>
                <w:sz w:val="18"/>
                <w:szCs w:val="18"/>
                <w:rPrChange w:id="4561" w:author=" " w:date="2019-07-26T14:11:00Z">
                  <w:rPr>
                    <w:rFonts w:ascii="微软雅黑" w:eastAsia="微软雅黑" w:hAnsi="微软雅黑" w:cs="微软雅黑"/>
                    <w:sz w:val="18"/>
                    <w:szCs w:val="18"/>
                  </w:rPr>
                </w:rPrChange>
              </w:rPr>
              <w:t>7</w:t>
            </w:r>
          </w:p>
        </w:tc>
        <w:tc>
          <w:tcPr>
            <w:tcW w:w="1309" w:type="dxa"/>
            <w:gridSpan w:val="2"/>
            <w:shd w:val="clear" w:color="auto" w:fill="auto"/>
            <w:vAlign w:val="center"/>
            <w:tcPrChange w:id="4562" w:author=" " w:date="2019-07-26T14:11:00Z">
              <w:tcPr>
                <w:tcW w:w="1309" w:type="dxa"/>
                <w:gridSpan w:val="2"/>
                <w:vAlign w:val="center"/>
              </w:tcPr>
            </w:tcPrChange>
          </w:tcPr>
          <w:p w14:paraId="7AC59BDD" w14:textId="77777777" w:rsidR="00342E29" w:rsidRPr="00FF7E8F" w:rsidRDefault="00342E29" w:rsidP="00342E29">
            <w:pPr>
              <w:rPr>
                <w:rFonts w:ascii="微软雅黑" w:eastAsia="微软雅黑" w:hAnsi="微软雅黑" w:cs="微软雅黑"/>
                <w:color w:val="000000"/>
                <w:sz w:val="18"/>
                <w:szCs w:val="18"/>
                <w:rPrChange w:id="4563" w:author=" " w:date="2019-07-26T14:11:00Z">
                  <w:rPr>
                    <w:rFonts w:ascii="微软雅黑" w:eastAsia="微软雅黑" w:hAnsi="微软雅黑" w:cs="微软雅黑"/>
                    <w:color w:val="000000"/>
                    <w:sz w:val="18"/>
                    <w:szCs w:val="18"/>
                  </w:rPr>
                </w:rPrChange>
              </w:rPr>
            </w:pPr>
            <w:r w:rsidRPr="00FF7E8F">
              <w:rPr>
                <w:rFonts w:ascii="微软雅黑" w:eastAsia="微软雅黑" w:hAnsi="微软雅黑" w:cs="微软雅黑" w:hint="eastAsia"/>
                <w:color w:val="000000"/>
                <w:sz w:val="18"/>
                <w:szCs w:val="18"/>
                <w:rPrChange w:id="4564" w:author=" " w:date="2019-07-26T14:11:00Z">
                  <w:rPr>
                    <w:rFonts w:ascii="微软雅黑" w:eastAsia="微软雅黑" w:hAnsi="微软雅黑" w:cs="微软雅黑" w:hint="eastAsia"/>
                    <w:color w:val="000000"/>
                    <w:sz w:val="18"/>
                    <w:szCs w:val="18"/>
                  </w:rPr>
                </w:rPrChange>
              </w:rPr>
              <w:t>在贷余额</w:t>
            </w:r>
          </w:p>
        </w:tc>
        <w:tc>
          <w:tcPr>
            <w:tcW w:w="3000" w:type="dxa"/>
            <w:shd w:val="clear" w:color="auto" w:fill="auto"/>
            <w:vAlign w:val="center"/>
            <w:tcPrChange w:id="4565" w:author=" " w:date="2019-07-26T14:11:00Z">
              <w:tcPr>
                <w:tcW w:w="3000" w:type="dxa"/>
                <w:vAlign w:val="center"/>
              </w:tcPr>
            </w:tcPrChange>
          </w:tcPr>
          <w:p w14:paraId="09F96759" w14:textId="77777777" w:rsidR="00342E29" w:rsidRPr="00FF7E8F" w:rsidRDefault="00342E29" w:rsidP="00342E29">
            <w:pPr>
              <w:rPr>
                <w:rFonts w:ascii="微软雅黑" w:eastAsia="微软雅黑" w:hAnsi="微软雅黑" w:cs="微软雅黑"/>
                <w:color w:val="000000"/>
                <w:sz w:val="18"/>
                <w:szCs w:val="18"/>
                <w:rPrChange w:id="4566" w:author=" " w:date="2019-07-26T14:11:00Z">
                  <w:rPr>
                    <w:rFonts w:ascii="微软雅黑" w:eastAsia="微软雅黑" w:hAnsi="微软雅黑" w:cs="微软雅黑"/>
                    <w:color w:val="000000"/>
                    <w:sz w:val="18"/>
                    <w:szCs w:val="18"/>
                  </w:rPr>
                </w:rPrChange>
              </w:rPr>
            </w:pPr>
            <w:r w:rsidRPr="00FF7E8F">
              <w:rPr>
                <w:rFonts w:ascii="微软雅黑" w:eastAsia="微软雅黑" w:hAnsi="微软雅黑" w:cs="微软雅黑" w:hint="eastAsia"/>
                <w:color w:val="000000"/>
                <w:sz w:val="18"/>
                <w:szCs w:val="18"/>
                <w:rPrChange w:id="4567" w:author=" " w:date="2019-07-26T14:11:00Z">
                  <w:rPr>
                    <w:rFonts w:ascii="微软雅黑" w:eastAsia="微软雅黑" w:hAnsi="微软雅黑" w:cs="微软雅黑" w:hint="eastAsia"/>
                    <w:color w:val="000000"/>
                    <w:sz w:val="18"/>
                    <w:szCs w:val="18"/>
                  </w:rPr>
                </w:rPrChange>
              </w:rPr>
              <w:t>所有的未还款总额</w:t>
            </w:r>
          </w:p>
        </w:tc>
        <w:tc>
          <w:tcPr>
            <w:tcW w:w="3209" w:type="dxa"/>
            <w:shd w:val="clear" w:color="auto" w:fill="auto"/>
            <w:vAlign w:val="center"/>
            <w:tcPrChange w:id="4568" w:author=" " w:date="2019-07-26T14:11:00Z">
              <w:tcPr>
                <w:tcW w:w="3209" w:type="dxa"/>
                <w:vAlign w:val="center"/>
              </w:tcPr>
            </w:tcPrChange>
          </w:tcPr>
          <w:p w14:paraId="3FFE70C3" w14:textId="77777777" w:rsidR="00342E29" w:rsidRPr="00FF7E8F" w:rsidRDefault="00342E29" w:rsidP="00342E29">
            <w:pPr>
              <w:rPr>
                <w:rFonts w:ascii="微软雅黑" w:eastAsia="微软雅黑" w:hAnsi="微软雅黑" w:cs="微软雅黑"/>
                <w:color w:val="000000"/>
                <w:sz w:val="18"/>
                <w:szCs w:val="18"/>
                <w:rPrChange w:id="4569" w:author=" " w:date="2019-07-26T14:11:00Z">
                  <w:rPr>
                    <w:rFonts w:ascii="微软雅黑" w:eastAsia="微软雅黑" w:hAnsi="微软雅黑" w:cs="微软雅黑"/>
                    <w:color w:val="000000"/>
                    <w:sz w:val="18"/>
                    <w:szCs w:val="18"/>
                  </w:rPr>
                </w:rPrChange>
              </w:rPr>
            </w:pPr>
          </w:p>
        </w:tc>
        <w:tc>
          <w:tcPr>
            <w:tcW w:w="1712" w:type="dxa"/>
            <w:shd w:val="clear" w:color="auto" w:fill="auto"/>
            <w:vAlign w:val="center"/>
            <w:tcPrChange w:id="4570" w:author=" " w:date="2019-07-26T14:11:00Z">
              <w:tcPr>
                <w:tcW w:w="1712" w:type="dxa"/>
                <w:vAlign w:val="center"/>
              </w:tcPr>
            </w:tcPrChange>
          </w:tcPr>
          <w:p w14:paraId="1F38C1DB" w14:textId="77777777" w:rsidR="00342E29" w:rsidRPr="00FF7E8F" w:rsidRDefault="00342E29" w:rsidP="00342E29">
            <w:pPr>
              <w:rPr>
                <w:rFonts w:ascii="微软雅黑" w:eastAsia="微软雅黑" w:hAnsi="微软雅黑" w:cs="微软雅黑"/>
                <w:color w:val="000000"/>
                <w:sz w:val="18"/>
                <w:szCs w:val="18"/>
                <w:rPrChange w:id="4571" w:author=" " w:date="2019-07-26T14:11:00Z">
                  <w:rPr>
                    <w:rFonts w:ascii="微软雅黑" w:eastAsia="微软雅黑" w:hAnsi="微软雅黑" w:cs="微软雅黑"/>
                    <w:color w:val="000000"/>
                    <w:sz w:val="18"/>
                    <w:szCs w:val="18"/>
                  </w:rPr>
                </w:rPrChange>
              </w:rPr>
            </w:pPr>
          </w:p>
        </w:tc>
      </w:tr>
      <w:tr w:rsidR="00342E29" w:rsidRPr="00112F4E" w14:paraId="68FF698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EB50B2"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8</w:t>
            </w:r>
          </w:p>
        </w:tc>
        <w:tc>
          <w:tcPr>
            <w:tcW w:w="1309" w:type="dxa"/>
            <w:gridSpan w:val="2"/>
            <w:vAlign w:val="center"/>
          </w:tcPr>
          <w:p w14:paraId="438386C5"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申请人数</w:t>
            </w:r>
          </w:p>
        </w:tc>
        <w:tc>
          <w:tcPr>
            <w:tcW w:w="3000" w:type="dxa"/>
            <w:vAlign w:val="center"/>
          </w:tcPr>
          <w:p w14:paraId="27D5FFB2" w14:textId="77777777" w:rsidR="00342E29" w:rsidRPr="007F0B42" w:rsidRDefault="00342E29" w:rsidP="00342E29">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新客申请人数</w:t>
            </w:r>
          </w:p>
        </w:tc>
        <w:tc>
          <w:tcPr>
            <w:tcW w:w="3209" w:type="dxa"/>
            <w:vAlign w:val="center"/>
          </w:tcPr>
          <w:p w14:paraId="57BF181E"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590D298A"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60F1757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802414"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9</w:t>
            </w:r>
          </w:p>
        </w:tc>
        <w:tc>
          <w:tcPr>
            <w:tcW w:w="1309" w:type="dxa"/>
            <w:gridSpan w:val="2"/>
            <w:vAlign w:val="center"/>
          </w:tcPr>
          <w:p w14:paraId="33F4EA69"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通过人数</w:t>
            </w:r>
          </w:p>
        </w:tc>
        <w:tc>
          <w:tcPr>
            <w:tcW w:w="3000" w:type="dxa"/>
            <w:vAlign w:val="center"/>
          </w:tcPr>
          <w:p w14:paraId="55D17B23" w14:textId="77777777" w:rsidR="00342E29" w:rsidRPr="007F0B42" w:rsidRDefault="00342E29" w:rsidP="00342E29">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新客通过人数</w:t>
            </w:r>
          </w:p>
        </w:tc>
        <w:tc>
          <w:tcPr>
            <w:tcW w:w="3209" w:type="dxa"/>
            <w:vAlign w:val="center"/>
          </w:tcPr>
          <w:p w14:paraId="606DC202"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6DB8ADD3"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035EEA9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A33E272" w14:textId="77777777" w:rsidR="00342E29" w:rsidRPr="00BE7C7F" w:rsidRDefault="00342E29" w:rsidP="00342E29">
            <w:pPr>
              <w:widowControl/>
              <w:ind w:firstLineChars="100" w:firstLine="180"/>
              <w:rPr>
                <w:rFonts w:ascii="微软雅黑" w:eastAsia="微软雅黑" w:hAnsi="微软雅黑" w:cs="微软雅黑"/>
                <w:sz w:val="18"/>
                <w:szCs w:val="18"/>
              </w:rPr>
            </w:pPr>
            <w:r w:rsidRPr="00BE7C7F">
              <w:rPr>
                <w:rFonts w:ascii="微软雅黑" w:eastAsia="微软雅黑" w:hAnsi="微软雅黑" w:cs="微软雅黑"/>
                <w:sz w:val="18"/>
                <w:szCs w:val="18"/>
              </w:rPr>
              <w:t>20</w:t>
            </w:r>
          </w:p>
        </w:tc>
        <w:tc>
          <w:tcPr>
            <w:tcW w:w="1309" w:type="dxa"/>
            <w:gridSpan w:val="2"/>
            <w:vAlign w:val="center"/>
          </w:tcPr>
          <w:p w14:paraId="2382FA32" w14:textId="77777777" w:rsidR="00342E29" w:rsidRPr="00BE7C7F" w:rsidRDefault="00342E29" w:rsidP="00342E29">
            <w:pPr>
              <w:rPr>
                <w:rFonts w:ascii="微软雅黑" w:eastAsia="微软雅黑" w:hAnsi="微软雅黑" w:cs="微软雅黑"/>
                <w:color w:val="000000"/>
                <w:sz w:val="18"/>
                <w:szCs w:val="18"/>
              </w:rPr>
            </w:pPr>
            <w:r w:rsidRPr="00BE7C7F">
              <w:rPr>
                <w:rFonts w:ascii="微软雅黑" w:eastAsia="微软雅黑" w:hAnsi="微软雅黑" w:cs="微软雅黑" w:hint="eastAsia"/>
                <w:color w:val="000000"/>
                <w:sz w:val="18"/>
                <w:szCs w:val="18"/>
              </w:rPr>
              <w:t>放款金额</w:t>
            </w:r>
          </w:p>
        </w:tc>
        <w:tc>
          <w:tcPr>
            <w:tcW w:w="3000" w:type="dxa"/>
            <w:vAlign w:val="center"/>
          </w:tcPr>
          <w:p w14:paraId="72C50E47" w14:textId="77777777" w:rsidR="00342E29" w:rsidRPr="00BE7C7F" w:rsidRDefault="00342E29" w:rsidP="00342E29">
            <w:pPr>
              <w:rPr>
                <w:rFonts w:ascii="微软雅黑" w:eastAsia="微软雅黑" w:hAnsi="微软雅黑" w:cs="微软雅黑"/>
                <w:color w:val="000000"/>
                <w:sz w:val="18"/>
                <w:szCs w:val="18"/>
              </w:rPr>
            </w:pPr>
            <w:r w:rsidRPr="00BE7C7F">
              <w:rPr>
                <w:rFonts w:ascii="微软雅黑" w:eastAsia="微软雅黑" w:hAnsi="微软雅黑" w:cs="微软雅黑" w:hint="eastAsia"/>
                <w:color w:val="000000"/>
                <w:sz w:val="18"/>
                <w:szCs w:val="18"/>
              </w:rPr>
              <w:t>新客放款金额</w:t>
            </w:r>
          </w:p>
        </w:tc>
        <w:tc>
          <w:tcPr>
            <w:tcW w:w="3209" w:type="dxa"/>
            <w:vAlign w:val="center"/>
          </w:tcPr>
          <w:p w14:paraId="0CC1A9E4" w14:textId="77777777" w:rsidR="00342E29" w:rsidRPr="00114180" w:rsidRDefault="00342E29" w:rsidP="00342E29">
            <w:pPr>
              <w:rPr>
                <w:rFonts w:ascii="微软雅黑" w:eastAsia="微软雅黑" w:hAnsi="微软雅黑" w:cs="微软雅黑"/>
                <w:color w:val="000000"/>
                <w:sz w:val="18"/>
                <w:szCs w:val="18"/>
                <w:highlight w:val="yellow"/>
                <w:rPrChange w:id="4572" w:author=" " w:date="2019-07-26T11:53:00Z">
                  <w:rPr>
                    <w:rFonts w:ascii="微软雅黑" w:eastAsia="微软雅黑" w:hAnsi="微软雅黑" w:cs="微软雅黑"/>
                    <w:color w:val="000000"/>
                    <w:sz w:val="18"/>
                    <w:szCs w:val="18"/>
                  </w:rPr>
                </w:rPrChange>
              </w:rPr>
            </w:pPr>
          </w:p>
        </w:tc>
        <w:tc>
          <w:tcPr>
            <w:tcW w:w="1712" w:type="dxa"/>
            <w:vAlign w:val="center"/>
          </w:tcPr>
          <w:p w14:paraId="7C9F391C" w14:textId="77777777" w:rsidR="00342E29" w:rsidRPr="00114180" w:rsidRDefault="00342E29" w:rsidP="00342E29">
            <w:pPr>
              <w:rPr>
                <w:rFonts w:ascii="微软雅黑" w:eastAsia="微软雅黑" w:hAnsi="微软雅黑" w:cs="微软雅黑"/>
                <w:color w:val="000000"/>
                <w:sz w:val="18"/>
                <w:szCs w:val="18"/>
                <w:highlight w:val="yellow"/>
                <w:rPrChange w:id="4573" w:author=" " w:date="2019-07-26T11:53:00Z">
                  <w:rPr>
                    <w:rFonts w:ascii="微软雅黑" w:eastAsia="微软雅黑" w:hAnsi="微软雅黑" w:cs="微软雅黑"/>
                    <w:color w:val="000000"/>
                    <w:sz w:val="18"/>
                    <w:szCs w:val="18"/>
                  </w:rPr>
                </w:rPrChange>
              </w:rPr>
            </w:pPr>
          </w:p>
        </w:tc>
      </w:tr>
      <w:tr w:rsidR="00342E29" w:rsidRPr="00112F4E" w14:paraId="14D70D7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5ABA22"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1</w:t>
            </w:r>
          </w:p>
        </w:tc>
        <w:tc>
          <w:tcPr>
            <w:tcW w:w="1309" w:type="dxa"/>
            <w:gridSpan w:val="2"/>
            <w:vAlign w:val="center"/>
          </w:tcPr>
          <w:p w14:paraId="12A3A04B"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放款人数</w:t>
            </w:r>
          </w:p>
        </w:tc>
        <w:tc>
          <w:tcPr>
            <w:tcW w:w="3000" w:type="dxa"/>
            <w:vAlign w:val="center"/>
          </w:tcPr>
          <w:p w14:paraId="2A490D20" w14:textId="77777777" w:rsidR="00342E29" w:rsidRPr="007F0B42" w:rsidRDefault="00342E29" w:rsidP="00342E29">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新客放款人数</w:t>
            </w:r>
          </w:p>
        </w:tc>
        <w:tc>
          <w:tcPr>
            <w:tcW w:w="3209" w:type="dxa"/>
            <w:vAlign w:val="center"/>
          </w:tcPr>
          <w:p w14:paraId="4F896116"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645E6860"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5E7C6A1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92D0306"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2</w:t>
            </w:r>
          </w:p>
        </w:tc>
        <w:tc>
          <w:tcPr>
            <w:tcW w:w="1309" w:type="dxa"/>
            <w:gridSpan w:val="2"/>
            <w:vAlign w:val="center"/>
          </w:tcPr>
          <w:p w14:paraId="6ED9C0C3"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回收金额</w:t>
            </w:r>
          </w:p>
        </w:tc>
        <w:tc>
          <w:tcPr>
            <w:tcW w:w="3000" w:type="dxa"/>
            <w:vAlign w:val="center"/>
          </w:tcPr>
          <w:p w14:paraId="32C4F2E6"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当天新客户的回收金额</w:t>
            </w:r>
          </w:p>
        </w:tc>
        <w:tc>
          <w:tcPr>
            <w:tcW w:w="3209" w:type="dxa"/>
            <w:vAlign w:val="center"/>
          </w:tcPr>
          <w:p w14:paraId="48A73759"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52032A59"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76D8DDD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5FE619F"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3</w:t>
            </w:r>
          </w:p>
        </w:tc>
        <w:tc>
          <w:tcPr>
            <w:tcW w:w="1309" w:type="dxa"/>
            <w:gridSpan w:val="2"/>
            <w:vAlign w:val="center"/>
          </w:tcPr>
          <w:p w14:paraId="6AF4013A" w14:textId="77777777" w:rsidR="00342E29" w:rsidRPr="00342E29" w:rsidRDefault="00342E29" w:rsidP="00342E29">
            <w:pPr>
              <w:widowControl/>
              <w:jc w:val="left"/>
              <w:rPr>
                <w:rFonts w:ascii="微软雅黑" w:eastAsia="微软雅黑" w:hAnsi="微软雅黑"/>
                <w:color w:val="000000"/>
                <w:sz w:val="18"/>
                <w:szCs w:val="18"/>
              </w:rPr>
            </w:pPr>
            <w:r w:rsidRPr="00342E29">
              <w:rPr>
                <w:rFonts w:ascii="微软雅黑" w:eastAsia="微软雅黑" w:hAnsi="微软雅黑" w:hint="eastAsia"/>
                <w:color w:val="000000"/>
                <w:sz w:val="18"/>
                <w:szCs w:val="18"/>
              </w:rPr>
              <w:t>申请人数</w:t>
            </w:r>
          </w:p>
        </w:tc>
        <w:tc>
          <w:tcPr>
            <w:tcW w:w="3000" w:type="dxa"/>
            <w:vAlign w:val="center"/>
          </w:tcPr>
          <w:p w14:paraId="2DE00090" w14:textId="77777777" w:rsidR="00342E29" w:rsidRPr="00342E29" w:rsidRDefault="00342E29" w:rsidP="00342E29">
            <w:pPr>
              <w:rPr>
                <w:rFonts w:ascii="微软雅黑" w:eastAsia="微软雅黑" w:hAnsi="微软雅黑"/>
                <w:color w:val="000000"/>
                <w:sz w:val="18"/>
                <w:szCs w:val="18"/>
              </w:rPr>
            </w:pPr>
            <w:r>
              <w:rPr>
                <w:rFonts w:ascii="微软雅黑" w:eastAsia="微软雅黑" w:hAnsi="微软雅黑" w:hint="eastAsia"/>
                <w:color w:val="000000"/>
                <w:sz w:val="18"/>
                <w:szCs w:val="18"/>
              </w:rPr>
              <w:t>老客申请人数</w:t>
            </w:r>
          </w:p>
        </w:tc>
        <w:tc>
          <w:tcPr>
            <w:tcW w:w="3209" w:type="dxa"/>
            <w:vAlign w:val="center"/>
          </w:tcPr>
          <w:p w14:paraId="05825CC6" w14:textId="77777777" w:rsidR="00342E29" w:rsidRPr="00342E29" w:rsidRDefault="00342E29" w:rsidP="00342E29">
            <w:pPr>
              <w:rPr>
                <w:rFonts w:ascii="微软雅黑" w:eastAsia="微软雅黑" w:hAnsi="微软雅黑" w:cs="Times New Roman"/>
                <w:sz w:val="18"/>
                <w:szCs w:val="18"/>
              </w:rPr>
            </w:pPr>
          </w:p>
        </w:tc>
        <w:tc>
          <w:tcPr>
            <w:tcW w:w="1712" w:type="dxa"/>
            <w:vAlign w:val="center"/>
          </w:tcPr>
          <w:p w14:paraId="752DBDD7"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34B51C5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C42B64"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4</w:t>
            </w:r>
          </w:p>
        </w:tc>
        <w:tc>
          <w:tcPr>
            <w:tcW w:w="1309" w:type="dxa"/>
            <w:gridSpan w:val="2"/>
            <w:vAlign w:val="center"/>
          </w:tcPr>
          <w:p w14:paraId="18C19FE1" w14:textId="77777777" w:rsidR="00342E29" w:rsidRPr="00342E29" w:rsidRDefault="00342E29" w:rsidP="00342E29">
            <w:pPr>
              <w:rPr>
                <w:rFonts w:ascii="微软雅黑" w:eastAsia="微软雅黑" w:hAnsi="微软雅黑" w:cs="宋体"/>
                <w:color w:val="000000"/>
                <w:sz w:val="18"/>
                <w:szCs w:val="18"/>
              </w:rPr>
            </w:pPr>
            <w:r w:rsidRPr="00342E29">
              <w:rPr>
                <w:rFonts w:ascii="微软雅黑" w:eastAsia="微软雅黑" w:hAnsi="微软雅黑" w:hint="eastAsia"/>
                <w:color w:val="000000"/>
                <w:sz w:val="18"/>
                <w:szCs w:val="18"/>
              </w:rPr>
              <w:t>通过人数</w:t>
            </w:r>
          </w:p>
        </w:tc>
        <w:tc>
          <w:tcPr>
            <w:tcW w:w="3000" w:type="dxa"/>
            <w:vAlign w:val="center"/>
          </w:tcPr>
          <w:p w14:paraId="571F3AA7" w14:textId="77777777" w:rsidR="00342E29" w:rsidRPr="00342E29" w:rsidRDefault="00342E29" w:rsidP="00342E29">
            <w:pPr>
              <w:rPr>
                <w:rFonts w:ascii="微软雅黑" w:eastAsia="微软雅黑" w:hAnsi="微软雅黑"/>
                <w:color w:val="000000"/>
                <w:sz w:val="18"/>
                <w:szCs w:val="18"/>
              </w:rPr>
            </w:pPr>
            <w:r>
              <w:rPr>
                <w:rFonts w:ascii="微软雅黑" w:eastAsia="微软雅黑" w:hAnsi="微软雅黑" w:hint="eastAsia"/>
                <w:color w:val="000000"/>
                <w:sz w:val="18"/>
                <w:szCs w:val="18"/>
              </w:rPr>
              <w:t>老客通过人数</w:t>
            </w:r>
          </w:p>
        </w:tc>
        <w:tc>
          <w:tcPr>
            <w:tcW w:w="3209" w:type="dxa"/>
            <w:vAlign w:val="center"/>
          </w:tcPr>
          <w:p w14:paraId="6419F02F" w14:textId="77777777" w:rsidR="00342E29" w:rsidRPr="00342E29" w:rsidRDefault="00342E29" w:rsidP="00342E29">
            <w:pPr>
              <w:rPr>
                <w:rFonts w:ascii="微软雅黑" w:eastAsia="微软雅黑" w:hAnsi="微软雅黑" w:cs="Times New Roman"/>
                <w:sz w:val="18"/>
                <w:szCs w:val="18"/>
              </w:rPr>
            </w:pPr>
          </w:p>
        </w:tc>
        <w:tc>
          <w:tcPr>
            <w:tcW w:w="1712" w:type="dxa"/>
            <w:vAlign w:val="center"/>
          </w:tcPr>
          <w:p w14:paraId="52201AE8"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60EC247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30CD1DB"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5</w:t>
            </w:r>
          </w:p>
        </w:tc>
        <w:tc>
          <w:tcPr>
            <w:tcW w:w="1309" w:type="dxa"/>
            <w:gridSpan w:val="2"/>
            <w:vAlign w:val="center"/>
          </w:tcPr>
          <w:p w14:paraId="3DDB8464" w14:textId="77777777" w:rsidR="00342E29" w:rsidRPr="00342E29" w:rsidRDefault="00342E29" w:rsidP="00342E29">
            <w:pPr>
              <w:rPr>
                <w:rFonts w:ascii="微软雅黑" w:eastAsia="微软雅黑" w:hAnsi="微软雅黑" w:cs="宋体"/>
                <w:color w:val="000000"/>
                <w:sz w:val="18"/>
                <w:szCs w:val="18"/>
              </w:rPr>
            </w:pPr>
            <w:r w:rsidRPr="00342E29">
              <w:rPr>
                <w:rFonts w:ascii="微软雅黑" w:eastAsia="微软雅黑" w:hAnsi="微软雅黑" w:hint="eastAsia"/>
                <w:color w:val="000000"/>
                <w:sz w:val="18"/>
                <w:szCs w:val="18"/>
              </w:rPr>
              <w:t>放款金额</w:t>
            </w:r>
          </w:p>
        </w:tc>
        <w:tc>
          <w:tcPr>
            <w:tcW w:w="3000" w:type="dxa"/>
            <w:vAlign w:val="center"/>
          </w:tcPr>
          <w:p w14:paraId="2972D542" w14:textId="77777777" w:rsidR="00342E29" w:rsidRPr="00342E29" w:rsidRDefault="00342E29" w:rsidP="00342E29">
            <w:pPr>
              <w:rPr>
                <w:rFonts w:ascii="微软雅黑" w:eastAsia="微软雅黑" w:hAnsi="微软雅黑"/>
                <w:color w:val="000000"/>
                <w:sz w:val="18"/>
                <w:szCs w:val="18"/>
              </w:rPr>
            </w:pPr>
            <w:r>
              <w:rPr>
                <w:rFonts w:ascii="微软雅黑" w:eastAsia="微软雅黑" w:hAnsi="微软雅黑" w:hint="eastAsia"/>
                <w:color w:val="000000"/>
                <w:sz w:val="18"/>
                <w:szCs w:val="18"/>
              </w:rPr>
              <w:t>老客放款总金额</w:t>
            </w:r>
          </w:p>
        </w:tc>
        <w:tc>
          <w:tcPr>
            <w:tcW w:w="3209" w:type="dxa"/>
            <w:vAlign w:val="center"/>
          </w:tcPr>
          <w:p w14:paraId="356C1227" w14:textId="77777777" w:rsidR="00342E29" w:rsidRPr="00342E29" w:rsidRDefault="00342E29" w:rsidP="00342E29">
            <w:pPr>
              <w:rPr>
                <w:rFonts w:ascii="微软雅黑" w:eastAsia="微软雅黑" w:hAnsi="微软雅黑" w:cs="Times New Roman"/>
                <w:sz w:val="18"/>
                <w:szCs w:val="18"/>
              </w:rPr>
            </w:pPr>
          </w:p>
        </w:tc>
        <w:tc>
          <w:tcPr>
            <w:tcW w:w="1712" w:type="dxa"/>
            <w:vAlign w:val="center"/>
          </w:tcPr>
          <w:p w14:paraId="0E013F75"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315FCA0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3F2B6A"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6</w:t>
            </w:r>
          </w:p>
        </w:tc>
        <w:tc>
          <w:tcPr>
            <w:tcW w:w="1309" w:type="dxa"/>
            <w:gridSpan w:val="2"/>
            <w:vAlign w:val="center"/>
          </w:tcPr>
          <w:p w14:paraId="387160F8" w14:textId="77777777" w:rsidR="00342E29" w:rsidRPr="00342E29" w:rsidRDefault="00342E29" w:rsidP="00342E29">
            <w:pPr>
              <w:rPr>
                <w:rFonts w:ascii="微软雅黑" w:eastAsia="微软雅黑" w:hAnsi="微软雅黑" w:cs="宋体"/>
                <w:color w:val="000000"/>
                <w:sz w:val="18"/>
                <w:szCs w:val="18"/>
              </w:rPr>
            </w:pPr>
            <w:r w:rsidRPr="00342E29">
              <w:rPr>
                <w:rFonts w:ascii="微软雅黑" w:eastAsia="微软雅黑" w:hAnsi="微软雅黑" w:hint="eastAsia"/>
                <w:color w:val="000000"/>
                <w:sz w:val="18"/>
                <w:szCs w:val="18"/>
              </w:rPr>
              <w:t>放款人数</w:t>
            </w:r>
          </w:p>
        </w:tc>
        <w:tc>
          <w:tcPr>
            <w:tcW w:w="3000" w:type="dxa"/>
            <w:vAlign w:val="center"/>
          </w:tcPr>
          <w:p w14:paraId="70A1CD4D" w14:textId="77777777" w:rsidR="00342E29" w:rsidRPr="00342E29" w:rsidRDefault="00342E29" w:rsidP="00342E29">
            <w:pPr>
              <w:rPr>
                <w:rFonts w:ascii="微软雅黑" w:eastAsia="微软雅黑" w:hAnsi="微软雅黑"/>
                <w:color w:val="000000"/>
                <w:sz w:val="18"/>
                <w:szCs w:val="18"/>
              </w:rPr>
            </w:pPr>
            <w:r>
              <w:rPr>
                <w:rFonts w:ascii="微软雅黑" w:eastAsia="微软雅黑" w:hAnsi="微软雅黑" w:hint="eastAsia"/>
                <w:color w:val="000000"/>
                <w:sz w:val="18"/>
                <w:szCs w:val="18"/>
              </w:rPr>
              <w:t>老客放款总人数</w:t>
            </w:r>
          </w:p>
        </w:tc>
        <w:tc>
          <w:tcPr>
            <w:tcW w:w="3209" w:type="dxa"/>
            <w:vAlign w:val="center"/>
          </w:tcPr>
          <w:p w14:paraId="0A4E008E" w14:textId="77777777" w:rsidR="00342E29" w:rsidRPr="00342E29" w:rsidRDefault="00342E29" w:rsidP="00342E29">
            <w:pPr>
              <w:rPr>
                <w:rFonts w:ascii="微软雅黑" w:eastAsia="微软雅黑" w:hAnsi="微软雅黑" w:cs="Times New Roman"/>
                <w:sz w:val="18"/>
                <w:szCs w:val="18"/>
              </w:rPr>
            </w:pPr>
          </w:p>
        </w:tc>
        <w:tc>
          <w:tcPr>
            <w:tcW w:w="1712" w:type="dxa"/>
            <w:vAlign w:val="center"/>
          </w:tcPr>
          <w:p w14:paraId="6D780B8B" w14:textId="77777777" w:rsidR="00342E29" w:rsidRPr="007F0B42" w:rsidRDefault="00342E29" w:rsidP="00342E29">
            <w:pPr>
              <w:rPr>
                <w:rFonts w:ascii="微软雅黑" w:eastAsia="微软雅黑" w:hAnsi="微软雅黑" w:cs="微软雅黑"/>
                <w:color w:val="000000"/>
                <w:sz w:val="18"/>
                <w:szCs w:val="18"/>
              </w:rPr>
            </w:pPr>
          </w:p>
        </w:tc>
      </w:tr>
      <w:tr w:rsidR="00342E29" w:rsidRPr="00112F4E" w14:paraId="0586D69E"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D67C88"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2</w:t>
            </w:r>
            <w:r>
              <w:rPr>
                <w:rFonts w:ascii="微软雅黑" w:eastAsia="微软雅黑" w:hAnsi="微软雅黑" w:cs="微软雅黑"/>
                <w:sz w:val="18"/>
                <w:szCs w:val="18"/>
              </w:rPr>
              <w:t>7</w:t>
            </w:r>
          </w:p>
        </w:tc>
        <w:tc>
          <w:tcPr>
            <w:tcW w:w="1309" w:type="dxa"/>
            <w:gridSpan w:val="2"/>
            <w:vAlign w:val="center"/>
          </w:tcPr>
          <w:p w14:paraId="39744F43" w14:textId="77777777" w:rsidR="00342E29" w:rsidRPr="00342E29" w:rsidRDefault="00342E29" w:rsidP="00342E29">
            <w:pPr>
              <w:rPr>
                <w:rFonts w:ascii="微软雅黑" w:eastAsia="微软雅黑" w:hAnsi="微软雅黑" w:cs="宋体"/>
                <w:color w:val="000000"/>
                <w:sz w:val="18"/>
                <w:szCs w:val="18"/>
              </w:rPr>
            </w:pPr>
            <w:r w:rsidRPr="00342E29">
              <w:rPr>
                <w:rFonts w:ascii="微软雅黑" w:eastAsia="微软雅黑" w:hAnsi="微软雅黑" w:hint="eastAsia"/>
                <w:color w:val="000000"/>
                <w:sz w:val="18"/>
                <w:szCs w:val="18"/>
              </w:rPr>
              <w:t>回收金额</w:t>
            </w:r>
          </w:p>
        </w:tc>
        <w:tc>
          <w:tcPr>
            <w:tcW w:w="3000" w:type="dxa"/>
            <w:vAlign w:val="center"/>
          </w:tcPr>
          <w:p w14:paraId="3E119FB9" w14:textId="77777777" w:rsidR="00342E29" w:rsidRPr="00342E29" w:rsidRDefault="00342E29" w:rsidP="00342E29">
            <w:pPr>
              <w:rPr>
                <w:rFonts w:ascii="微软雅黑" w:eastAsia="微软雅黑" w:hAnsi="微软雅黑"/>
                <w:color w:val="000000"/>
                <w:sz w:val="18"/>
                <w:szCs w:val="18"/>
              </w:rPr>
            </w:pPr>
            <w:r w:rsidRPr="00342E29">
              <w:rPr>
                <w:rFonts w:ascii="微软雅黑" w:eastAsia="微软雅黑" w:hAnsi="微软雅黑" w:hint="eastAsia"/>
                <w:color w:val="000000"/>
                <w:sz w:val="18"/>
                <w:szCs w:val="18"/>
              </w:rPr>
              <w:t>当天老客户的回收金额</w:t>
            </w:r>
          </w:p>
        </w:tc>
        <w:tc>
          <w:tcPr>
            <w:tcW w:w="3209" w:type="dxa"/>
            <w:vAlign w:val="center"/>
          </w:tcPr>
          <w:p w14:paraId="452942A4" w14:textId="77777777" w:rsidR="00342E29" w:rsidRPr="00342E29" w:rsidRDefault="00342E29" w:rsidP="00342E29">
            <w:pPr>
              <w:rPr>
                <w:rFonts w:ascii="微软雅黑" w:eastAsia="微软雅黑" w:hAnsi="微软雅黑" w:cs="宋体"/>
                <w:color w:val="000000"/>
                <w:sz w:val="18"/>
                <w:szCs w:val="18"/>
              </w:rPr>
            </w:pPr>
          </w:p>
        </w:tc>
        <w:tc>
          <w:tcPr>
            <w:tcW w:w="1712" w:type="dxa"/>
            <w:vAlign w:val="center"/>
          </w:tcPr>
          <w:p w14:paraId="5AEE5D86" w14:textId="77777777" w:rsidR="00342E29" w:rsidRPr="007F0B42" w:rsidRDefault="00342E29" w:rsidP="00342E29">
            <w:pPr>
              <w:rPr>
                <w:rFonts w:ascii="微软雅黑" w:eastAsia="微软雅黑" w:hAnsi="微软雅黑" w:cs="微软雅黑"/>
                <w:color w:val="000000"/>
                <w:sz w:val="18"/>
                <w:szCs w:val="18"/>
              </w:rPr>
            </w:pPr>
          </w:p>
        </w:tc>
      </w:tr>
    </w:tbl>
    <w:p w14:paraId="20E42552" w14:textId="02325778" w:rsidR="00342E29" w:rsidRPr="00342E29" w:rsidRDefault="00225374">
      <w:pPr>
        <w:pStyle w:val="2"/>
        <w:pPrChange w:id="4574" w:author="haha" w:date="2019-07-23T16:27:00Z">
          <w:pPr>
            <w:pStyle w:val="1"/>
          </w:pPr>
        </w:pPrChange>
      </w:pPr>
      <w:bookmarkStart w:id="4575" w:name="_Toc14795495"/>
      <w:ins w:id="4576" w:author="haha" w:date="2019-07-23T16:27:00Z">
        <w:r>
          <w:rPr>
            <w:rFonts w:hint="eastAsia"/>
          </w:rPr>
          <w:t>5</w:t>
        </w:r>
        <w:r>
          <w:t>.3</w:t>
        </w:r>
      </w:ins>
      <w:r w:rsidR="007F0B42">
        <w:rPr>
          <w:rFonts w:hint="eastAsia"/>
        </w:rPr>
        <w:t>流量报表</w:t>
      </w:r>
      <w:bookmarkEnd w:id="4575"/>
    </w:p>
    <w:p w14:paraId="6B787DEC" w14:textId="18802E4F" w:rsidR="007F0B42" w:rsidRDefault="007F0B42" w:rsidP="007F0B42">
      <w:pPr>
        <w:rPr>
          <w:ins w:id="4577" w:author="haha" w:date="2019-07-23T16:28:00Z"/>
        </w:rPr>
      </w:pPr>
      <w:r>
        <w:rPr>
          <w:noProof/>
        </w:rPr>
        <w:drawing>
          <wp:inline distT="0" distB="0" distL="0" distR="0" wp14:anchorId="55067E4C" wp14:editId="752806AB">
            <wp:extent cx="4657725" cy="23288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0189" cy="2330095"/>
                    </a:xfrm>
                    <a:prstGeom prst="rect">
                      <a:avLst/>
                    </a:prstGeom>
                  </pic:spPr>
                </pic:pic>
              </a:graphicData>
            </a:graphic>
          </wp:inline>
        </w:drawing>
      </w:r>
    </w:p>
    <w:p w14:paraId="087D4FEA" w14:textId="4A6F74DC" w:rsidR="00225374" w:rsidRDefault="00225374" w:rsidP="007F0B42">
      <w:pPr>
        <w:rPr>
          <w:ins w:id="4578" w:author="haha" w:date="2019-07-23T16:28:00Z"/>
        </w:rPr>
      </w:pPr>
    </w:p>
    <w:p w14:paraId="30E3063F" w14:textId="77777777" w:rsidR="00225374" w:rsidRDefault="00225374" w:rsidP="007F0B42"/>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7F0B42" w14:paraId="4908DD2D" w14:textId="77777777" w:rsidTr="00F77E9B">
        <w:trPr>
          <w:trHeight w:val="90"/>
        </w:trPr>
        <w:tc>
          <w:tcPr>
            <w:tcW w:w="1245" w:type="dxa"/>
            <w:gridSpan w:val="2"/>
            <w:tcBorders>
              <w:top w:val="nil"/>
              <w:left w:val="single" w:sz="4" w:space="0" w:color="auto"/>
              <w:bottom w:val="single" w:sz="4" w:space="0" w:color="auto"/>
              <w:right w:val="single" w:sz="4" w:space="0" w:color="auto"/>
            </w:tcBorders>
          </w:tcPr>
          <w:p w14:paraId="0883BD59" w14:textId="77777777" w:rsidR="007F0B42" w:rsidRDefault="007F0B42" w:rsidP="00F77E9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4103C77D" w14:textId="77777777" w:rsidR="007F0B42" w:rsidRDefault="00342E29" w:rsidP="00F77E9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流量报表</w:t>
            </w:r>
            <w:r w:rsidR="007F0B42">
              <w:rPr>
                <w:rFonts w:ascii="微软雅黑" w:eastAsia="微软雅黑" w:hAnsi="微软雅黑" w:cs="宋体" w:hint="eastAsia"/>
                <w:color w:val="000000"/>
                <w:kern w:val="0"/>
                <w:sz w:val="18"/>
                <w:szCs w:val="18"/>
              </w:rPr>
              <w:t>报表</w:t>
            </w:r>
          </w:p>
        </w:tc>
      </w:tr>
      <w:tr w:rsidR="007F0B42" w14:paraId="0012C48A" w14:textId="77777777" w:rsidTr="00F77E9B">
        <w:trPr>
          <w:trHeight w:val="408"/>
        </w:trPr>
        <w:tc>
          <w:tcPr>
            <w:tcW w:w="1245" w:type="dxa"/>
            <w:gridSpan w:val="2"/>
            <w:tcBorders>
              <w:top w:val="nil"/>
              <w:left w:val="single" w:sz="4" w:space="0" w:color="auto"/>
              <w:bottom w:val="single" w:sz="4" w:space="0" w:color="auto"/>
              <w:right w:val="single" w:sz="4" w:space="0" w:color="auto"/>
            </w:tcBorders>
          </w:tcPr>
          <w:p w14:paraId="7419EE39"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1D4E99C" w14:textId="77777777" w:rsidR="007F0B42" w:rsidRDefault="00342E29"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流量</w:t>
            </w:r>
            <w:r w:rsidR="007F0B42">
              <w:rPr>
                <w:rFonts w:ascii="微软雅黑" w:eastAsia="微软雅黑" w:hAnsi="微软雅黑" w:cs="宋体" w:hint="eastAsia"/>
                <w:kern w:val="0"/>
                <w:sz w:val="18"/>
                <w:szCs w:val="18"/>
              </w:rPr>
              <w:t>报表按钮</w:t>
            </w:r>
          </w:p>
        </w:tc>
      </w:tr>
      <w:tr w:rsidR="007F0B42" w14:paraId="4ED235E0" w14:textId="77777777" w:rsidTr="00F77E9B">
        <w:trPr>
          <w:trHeight w:val="423"/>
        </w:trPr>
        <w:tc>
          <w:tcPr>
            <w:tcW w:w="1245" w:type="dxa"/>
            <w:gridSpan w:val="2"/>
            <w:tcBorders>
              <w:top w:val="nil"/>
              <w:left w:val="single" w:sz="4" w:space="0" w:color="auto"/>
              <w:bottom w:val="single" w:sz="4" w:space="0" w:color="auto"/>
              <w:right w:val="single" w:sz="4" w:space="0" w:color="auto"/>
            </w:tcBorders>
          </w:tcPr>
          <w:p w14:paraId="6B0AA4D1"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261D918"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7F0B42" w14:paraId="7D8AB0F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169A924"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7F0B42" w14:paraId="77C4AF5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CB3699D"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9E7984F"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4CAD43B" w14:textId="77777777" w:rsidR="007F0B42" w:rsidRDefault="007F0B42"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43CCADA"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B3EEADB" w14:textId="77777777" w:rsidR="007F0B42" w:rsidRDefault="007F0B42"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7F0B42" w14:paraId="09045B3A"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F87B05D" w14:textId="77777777" w:rsidR="007F0B42" w:rsidRDefault="007F0B42"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2385C11E"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5D4E73DD"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筛选日期，可查询一天也可查询范围内的，查询范围内的则右边大于左边的</w:t>
            </w:r>
          </w:p>
        </w:tc>
        <w:tc>
          <w:tcPr>
            <w:tcW w:w="3209" w:type="dxa"/>
          </w:tcPr>
          <w:p w14:paraId="25BFC891" w14:textId="77777777" w:rsidR="007F0B42" w:rsidRDefault="007F0B42" w:rsidP="00F77E9B">
            <w:pPr>
              <w:pStyle w:val="Axure"/>
              <w:rPr>
                <w:rFonts w:ascii="微软雅黑" w:eastAsia="微软雅黑" w:hAnsi="微软雅黑" w:cs="微软雅黑"/>
                <w:sz w:val="18"/>
                <w:szCs w:val="18"/>
              </w:rPr>
            </w:pPr>
          </w:p>
        </w:tc>
        <w:tc>
          <w:tcPr>
            <w:tcW w:w="1712" w:type="dxa"/>
          </w:tcPr>
          <w:p w14:paraId="497E3000" w14:textId="77777777" w:rsidR="007F0B42" w:rsidRDefault="007F0B42" w:rsidP="00F77E9B">
            <w:pPr>
              <w:widowControl/>
              <w:jc w:val="left"/>
              <w:rPr>
                <w:rFonts w:ascii="微软雅黑" w:eastAsia="微软雅黑" w:hAnsi="微软雅黑" w:cs="宋体"/>
                <w:bCs/>
                <w:kern w:val="0"/>
                <w:sz w:val="18"/>
                <w:szCs w:val="18"/>
              </w:rPr>
            </w:pPr>
          </w:p>
        </w:tc>
      </w:tr>
      <w:tr w:rsidR="007F0B42" w14:paraId="44BE121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72C70C7" w14:textId="77777777" w:rsidR="007F0B42" w:rsidRDefault="007F0B42"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2</w:t>
            </w:r>
          </w:p>
        </w:tc>
        <w:tc>
          <w:tcPr>
            <w:tcW w:w="1309" w:type="dxa"/>
            <w:gridSpan w:val="2"/>
          </w:tcPr>
          <w:p w14:paraId="4EEF3851"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渠道名称筛选</w:t>
            </w:r>
          </w:p>
        </w:tc>
        <w:tc>
          <w:tcPr>
            <w:tcW w:w="3000" w:type="dxa"/>
          </w:tcPr>
          <w:p w14:paraId="4A5053D7" w14:textId="77777777" w:rsidR="007F0B42" w:rsidRPr="00D55C2A"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默认展示“全部渠道”字段为数据平台不是立即冻结的所有渠道</w:t>
            </w:r>
          </w:p>
        </w:tc>
        <w:tc>
          <w:tcPr>
            <w:tcW w:w="3209" w:type="dxa"/>
          </w:tcPr>
          <w:p w14:paraId="06AD45D6" w14:textId="77777777" w:rsidR="007F0B42" w:rsidRDefault="007F0B42" w:rsidP="00F77E9B">
            <w:pPr>
              <w:pStyle w:val="Axure"/>
              <w:rPr>
                <w:rFonts w:ascii="微软雅黑" w:eastAsia="微软雅黑" w:hAnsi="微软雅黑" w:cs="微软雅黑"/>
                <w:sz w:val="18"/>
                <w:szCs w:val="18"/>
              </w:rPr>
            </w:pPr>
          </w:p>
        </w:tc>
        <w:tc>
          <w:tcPr>
            <w:tcW w:w="1712" w:type="dxa"/>
          </w:tcPr>
          <w:p w14:paraId="405CD758" w14:textId="77777777" w:rsidR="007F0B42" w:rsidRDefault="007F0B42" w:rsidP="00F77E9B">
            <w:pPr>
              <w:widowControl/>
              <w:jc w:val="left"/>
              <w:rPr>
                <w:rFonts w:ascii="微软雅黑" w:eastAsia="微软雅黑" w:hAnsi="微软雅黑" w:cs="宋体"/>
                <w:bCs/>
                <w:kern w:val="0"/>
                <w:sz w:val="18"/>
                <w:szCs w:val="18"/>
              </w:rPr>
            </w:pPr>
          </w:p>
        </w:tc>
      </w:tr>
      <w:tr w:rsidR="007F0B42" w14:paraId="434D65F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AC84B34" w14:textId="77777777" w:rsidR="007F0B42" w:rsidRDefault="00342E29"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00F9DDBD"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0CBC58F4"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点击根据条件进行页面展示</w:t>
            </w:r>
          </w:p>
        </w:tc>
        <w:tc>
          <w:tcPr>
            <w:tcW w:w="3209" w:type="dxa"/>
          </w:tcPr>
          <w:p w14:paraId="30AD5273" w14:textId="77777777" w:rsidR="007F0B42" w:rsidRDefault="007F0B42" w:rsidP="00F77E9B">
            <w:pPr>
              <w:pStyle w:val="Axure"/>
              <w:rPr>
                <w:rFonts w:ascii="微软雅黑" w:eastAsia="微软雅黑" w:hAnsi="微软雅黑" w:cs="微软雅黑"/>
                <w:sz w:val="18"/>
                <w:szCs w:val="18"/>
              </w:rPr>
            </w:pPr>
          </w:p>
        </w:tc>
        <w:tc>
          <w:tcPr>
            <w:tcW w:w="1712" w:type="dxa"/>
          </w:tcPr>
          <w:p w14:paraId="0440C189" w14:textId="77777777" w:rsidR="007F0B42" w:rsidRDefault="007F0B42"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无数据展示空内容即可</w:t>
            </w:r>
          </w:p>
        </w:tc>
      </w:tr>
      <w:tr w:rsidR="007F0B42" w14:paraId="58DE270E"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4EB2D5" w14:textId="77777777" w:rsidR="007F0B42" w:rsidRDefault="00342E29"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652F403C"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60C03A1A"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筛选条件回到默认状态</w:t>
            </w:r>
          </w:p>
        </w:tc>
        <w:tc>
          <w:tcPr>
            <w:tcW w:w="3209" w:type="dxa"/>
          </w:tcPr>
          <w:p w14:paraId="4981DE66" w14:textId="77777777" w:rsidR="007F0B42" w:rsidRDefault="007F0B42" w:rsidP="00F77E9B">
            <w:pPr>
              <w:pStyle w:val="Axure"/>
              <w:rPr>
                <w:rFonts w:ascii="微软雅黑" w:eastAsia="微软雅黑" w:hAnsi="微软雅黑" w:cs="微软雅黑"/>
                <w:sz w:val="18"/>
                <w:szCs w:val="18"/>
              </w:rPr>
            </w:pPr>
          </w:p>
        </w:tc>
        <w:tc>
          <w:tcPr>
            <w:tcW w:w="1712" w:type="dxa"/>
          </w:tcPr>
          <w:p w14:paraId="163DB890" w14:textId="77777777" w:rsidR="007F0B42" w:rsidRDefault="007F0B42" w:rsidP="00F77E9B">
            <w:pPr>
              <w:widowControl/>
              <w:jc w:val="left"/>
              <w:rPr>
                <w:rFonts w:ascii="微软雅黑" w:eastAsia="微软雅黑" w:hAnsi="微软雅黑" w:cs="微软雅黑"/>
                <w:sz w:val="18"/>
                <w:szCs w:val="18"/>
              </w:rPr>
            </w:pPr>
          </w:p>
        </w:tc>
      </w:tr>
      <w:tr w:rsidR="007F0B42" w14:paraId="722711F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8D2D82" w14:textId="77777777" w:rsidR="007F0B42" w:rsidRDefault="00342E29" w:rsidP="00F77E9B">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0C17C3E0" w14:textId="77777777"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06C20E38" w14:textId="1C50B54E" w:rsidR="007F0B42" w:rsidRDefault="007F0B42"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ins w:id="4579" w:author="haha" w:date="2019-07-23T15:36:00Z">
              <w:r w:rsidR="00144814">
                <w:rPr>
                  <w:rFonts w:ascii="微软雅黑" w:eastAsia="微软雅黑" w:hAnsi="微软雅黑" w:cs="微软雅黑" w:hint="eastAsia"/>
                  <w:color w:val="000000"/>
                  <w:sz w:val="18"/>
                  <w:szCs w:val="18"/>
                </w:rPr>
                <w:t>，导出文件名为“流量报表+年月日，例如流量报表2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5DA82367" w14:textId="77777777" w:rsidR="007F0B42" w:rsidRDefault="007F0B42" w:rsidP="00F77E9B">
            <w:pPr>
              <w:pStyle w:val="Axure"/>
              <w:rPr>
                <w:rFonts w:ascii="微软雅黑" w:eastAsia="微软雅黑" w:hAnsi="微软雅黑" w:cs="微软雅黑"/>
                <w:sz w:val="18"/>
                <w:szCs w:val="18"/>
              </w:rPr>
            </w:pPr>
          </w:p>
        </w:tc>
        <w:tc>
          <w:tcPr>
            <w:tcW w:w="1712" w:type="dxa"/>
          </w:tcPr>
          <w:p w14:paraId="166314F1" w14:textId="77777777" w:rsidR="007F0B42" w:rsidRDefault="007F0B42"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无数据导出提示“无数据”</w:t>
            </w:r>
          </w:p>
        </w:tc>
      </w:tr>
      <w:tr w:rsidR="007F0B42" w14:paraId="63AAD6F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E8A484"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vAlign w:val="center"/>
          </w:tcPr>
          <w:p w14:paraId="7AFC44ED" w14:textId="77777777" w:rsidR="007F0B42" w:rsidRPr="007F0B42" w:rsidRDefault="007F0B42" w:rsidP="007F0B42">
            <w:pPr>
              <w:widowControl/>
              <w:jc w:val="left"/>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日期</w:t>
            </w:r>
          </w:p>
        </w:tc>
        <w:tc>
          <w:tcPr>
            <w:tcW w:w="3000" w:type="dxa"/>
            <w:vAlign w:val="center"/>
          </w:tcPr>
          <w:p w14:paraId="3AED244B" w14:textId="77777777" w:rsidR="007F0B42" w:rsidRPr="007F0B42" w:rsidRDefault="00F77E9B" w:rsidP="007F0B42">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一天一渠道一条数据</w:t>
            </w:r>
          </w:p>
        </w:tc>
        <w:tc>
          <w:tcPr>
            <w:tcW w:w="3209" w:type="dxa"/>
            <w:vAlign w:val="center"/>
          </w:tcPr>
          <w:p w14:paraId="3696362D" w14:textId="77777777" w:rsidR="007F0B42" w:rsidRPr="007F0B42" w:rsidRDefault="007F0B42" w:rsidP="007F0B42">
            <w:pPr>
              <w:rPr>
                <w:rFonts w:ascii="微软雅黑" w:eastAsia="微软雅黑" w:hAnsi="微软雅黑" w:cs="微软雅黑"/>
                <w:color w:val="000000"/>
                <w:sz w:val="18"/>
                <w:szCs w:val="18"/>
              </w:rPr>
            </w:pPr>
          </w:p>
        </w:tc>
        <w:tc>
          <w:tcPr>
            <w:tcW w:w="1712" w:type="dxa"/>
          </w:tcPr>
          <w:p w14:paraId="3BA92986" w14:textId="77777777" w:rsidR="007F0B42" w:rsidRDefault="007F0B42" w:rsidP="007F0B42">
            <w:pPr>
              <w:widowControl/>
              <w:jc w:val="left"/>
              <w:rPr>
                <w:rFonts w:ascii="微软雅黑" w:eastAsia="微软雅黑" w:hAnsi="微软雅黑" w:cs="微软雅黑"/>
                <w:sz w:val="18"/>
                <w:szCs w:val="18"/>
              </w:rPr>
            </w:pPr>
          </w:p>
        </w:tc>
      </w:tr>
      <w:tr w:rsidR="007F0B42" w14:paraId="0DBE1B2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C05A10A"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vAlign w:val="center"/>
          </w:tcPr>
          <w:p w14:paraId="6EFFD844"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渠道</w:t>
            </w:r>
          </w:p>
        </w:tc>
        <w:tc>
          <w:tcPr>
            <w:tcW w:w="3000" w:type="dxa"/>
            <w:vAlign w:val="center"/>
          </w:tcPr>
          <w:p w14:paraId="6818AE86"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不同渠道名称</w:t>
            </w:r>
          </w:p>
        </w:tc>
        <w:tc>
          <w:tcPr>
            <w:tcW w:w="3209" w:type="dxa"/>
            <w:vAlign w:val="center"/>
          </w:tcPr>
          <w:p w14:paraId="15EC3468"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21A33893" w14:textId="77777777" w:rsidR="007F0B42" w:rsidRPr="007F0B42" w:rsidRDefault="007F0B42" w:rsidP="007F0B42">
            <w:pPr>
              <w:widowControl/>
              <w:jc w:val="left"/>
              <w:rPr>
                <w:rFonts w:ascii="微软雅黑" w:eastAsia="微软雅黑" w:hAnsi="微软雅黑" w:cs="微软雅黑"/>
                <w:color w:val="000000"/>
                <w:sz w:val="18"/>
                <w:szCs w:val="18"/>
              </w:rPr>
            </w:pPr>
          </w:p>
        </w:tc>
      </w:tr>
      <w:tr w:rsidR="007F0B42" w14:paraId="7089413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123452F"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vAlign w:val="center"/>
          </w:tcPr>
          <w:p w14:paraId="5121FC82"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点击</w:t>
            </w:r>
          </w:p>
        </w:tc>
        <w:tc>
          <w:tcPr>
            <w:tcW w:w="3000" w:type="dxa"/>
            <w:vAlign w:val="center"/>
          </w:tcPr>
          <w:p w14:paraId="1FE0D84D"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点击数</w:t>
            </w:r>
          </w:p>
        </w:tc>
        <w:tc>
          <w:tcPr>
            <w:tcW w:w="3209" w:type="dxa"/>
            <w:vAlign w:val="center"/>
          </w:tcPr>
          <w:p w14:paraId="0FD6C9FB"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3E0F6B04" w14:textId="77777777" w:rsidR="007F0B42" w:rsidRPr="007F0B42" w:rsidRDefault="007F0B42" w:rsidP="007F0B42">
            <w:pPr>
              <w:rPr>
                <w:rFonts w:ascii="微软雅黑" w:eastAsia="微软雅黑" w:hAnsi="微软雅黑" w:cs="微软雅黑"/>
                <w:color w:val="000000"/>
                <w:sz w:val="18"/>
                <w:szCs w:val="18"/>
              </w:rPr>
            </w:pPr>
          </w:p>
        </w:tc>
      </w:tr>
      <w:tr w:rsidR="007F0B42" w14:paraId="2FD68D1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C977667"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vAlign w:val="center"/>
          </w:tcPr>
          <w:p w14:paraId="39A639D7"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注册</w:t>
            </w:r>
          </w:p>
        </w:tc>
        <w:tc>
          <w:tcPr>
            <w:tcW w:w="3000" w:type="dxa"/>
            <w:vAlign w:val="center"/>
          </w:tcPr>
          <w:p w14:paraId="3905C094"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注册数</w:t>
            </w:r>
          </w:p>
        </w:tc>
        <w:tc>
          <w:tcPr>
            <w:tcW w:w="3209" w:type="dxa"/>
            <w:vAlign w:val="center"/>
          </w:tcPr>
          <w:p w14:paraId="2CB9AE95"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6A6B422C" w14:textId="77777777" w:rsidR="007F0B42" w:rsidRPr="007F0B42" w:rsidRDefault="007F0B42" w:rsidP="007F0B42">
            <w:pPr>
              <w:rPr>
                <w:rFonts w:ascii="微软雅黑" w:eastAsia="微软雅黑" w:hAnsi="微软雅黑" w:cs="微软雅黑"/>
                <w:color w:val="000000"/>
                <w:sz w:val="18"/>
                <w:szCs w:val="18"/>
              </w:rPr>
            </w:pPr>
          </w:p>
        </w:tc>
      </w:tr>
      <w:tr w:rsidR="007F0B42" w14:paraId="2FFB446E"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EF95E7"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10</w:t>
            </w:r>
          </w:p>
        </w:tc>
        <w:tc>
          <w:tcPr>
            <w:tcW w:w="1309" w:type="dxa"/>
            <w:gridSpan w:val="2"/>
            <w:vAlign w:val="center"/>
          </w:tcPr>
          <w:p w14:paraId="0656A400"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申请</w:t>
            </w:r>
          </w:p>
        </w:tc>
        <w:tc>
          <w:tcPr>
            <w:tcW w:w="3000" w:type="dxa"/>
            <w:vAlign w:val="center"/>
          </w:tcPr>
          <w:p w14:paraId="44DE48C0"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申请数</w:t>
            </w:r>
          </w:p>
        </w:tc>
        <w:tc>
          <w:tcPr>
            <w:tcW w:w="3209" w:type="dxa"/>
            <w:vAlign w:val="center"/>
          </w:tcPr>
          <w:p w14:paraId="1E99C2CC"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0BD2C5CF" w14:textId="77777777" w:rsidR="007F0B42" w:rsidRPr="007F0B42" w:rsidRDefault="007F0B42" w:rsidP="007F0B42">
            <w:pPr>
              <w:rPr>
                <w:rFonts w:ascii="微软雅黑" w:eastAsia="微软雅黑" w:hAnsi="微软雅黑" w:cs="微软雅黑"/>
                <w:color w:val="000000"/>
                <w:sz w:val="18"/>
                <w:szCs w:val="18"/>
              </w:rPr>
            </w:pPr>
          </w:p>
        </w:tc>
      </w:tr>
      <w:tr w:rsidR="007F0B42" w:rsidRPr="00112F4E" w14:paraId="026E3F5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7D0C92" w14:textId="77777777" w:rsidR="007F0B42" w:rsidRDefault="00342E29" w:rsidP="007F0B4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11</w:t>
            </w:r>
          </w:p>
        </w:tc>
        <w:tc>
          <w:tcPr>
            <w:tcW w:w="1309" w:type="dxa"/>
            <w:gridSpan w:val="2"/>
            <w:vAlign w:val="center"/>
          </w:tcPr>
          <w:p w14:paraId="39582A5C"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申请率</w:t>
            </w:r>
          </w:p>
        </w:tc>
        <w:tc>
          <w:tcPr>
            <w:tcW w:w="3000" w:type="dxa"/>
            <w:vAlign w:val="center"/>
          </w:tcPr>
          <w:p w14:paraId="065DE5CA" w14:textId="77777777" w:rsidR="007F0B42" w:rsidRPr="007F0B42" w:rsidRDefault="00342E29"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当日申请数/当日注册数</w:t>
            </w:r>
          </w:p>
        </w:tc>
        <w:tc>
          <w:tcPr>
            <w:tcW w:w="3209" w:type="dxa"/>
            <w:vAlign w:val="center"/>
          </w:tcPr>
          <w:p w14:paraId="5B452C1B"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07B9EAB8" w14:textId="77777777" w:rsidR="007F0B42" w:rsidRPr="007F0B42" w:rsidRDefault="007F0B42" w:rsidP="007F0B42">
            <w:pPr>
              <w:rPr>
                <w:rFonts w:ascii="微软雅黑" w:eastAsia="微软雅黑" w:hAnsi="微软雅黑" w:cs="微软雅黑"/>
                <w:color w:val="000000"/>
                <w:sz w:val="18"/>
                <w:szCs w:val="18"/>
              </w:rPr>
            </w:pPr>
          </w:p>
        </w:tc>
      </w:tr>
      <w:tr w:rsidR="007F0B42" w:rsidRPr="00112F4E" w14:paraId="30C493B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8052FB" w14:textId="77777777" w:rsidR="007F0B42" w:rsidRDefault="007F0B42" w:rsidP="007F0B42">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42E29">
              <w:rPr>
                <w:rFonts w:ascii="微软雅黑" w:eastAsia="微软雅黑" w:hAnsi="微软雅黑" w:cs="微软雅黑"/>
                <w:sz w:val="18"/>
                <w:szCs w:val="18"/>
              </w:rPr>
              <w:t>2</w:t>
            </w:r>
          </w:p>
        </w:tc>
        <w:tc>
          <w:tcPr>
            <w:tcW w:w="1309" w:type="dxa"/>
            <w:gridSpan w:val="2"/>
            <w:vAlign w:val="center"/>
          </w:tcPr>
          <w:p w14:paraId="07FC3C62"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放款</w:t>
            </w:r>
          </w:p>
        </w:tc>
        <w:tc>
          <w:tcPr>
            <w:tcW w:w="3000" w:type="dxa"/>
            <w:vAlign w:val="center"/>
          </w:tcPr>
          <w:p w14:paraId="72A533DF" w14:textId="77777777" w:rsidR="007F0B42" w:rsidRPr="007F0B42" w:rsidRDefault="007F0B42" w:rsidP="007F0B42">
            <w:pPr>
              <w:rPr>
                <w:rFonts w:ascii="微软雅黑" w:eastAsia="微软雅黑" w:hAnsi="微软雅黑" w:cs="微软雅黑"/>
                <w:color w:val="000000"/>
                <w:sz w:val="18"/>
                <w:szCs w:val="18"/>
              </w:rPr>
            </w:pPr>
          </w:p>
        </w:tc>
        <w:tc>
          <w:tcPr>
            <w:tcW w:w="3209" w:type="dxa"/>
            <w:vAlign w:val="center"/>
          </w:tcPr>
          <w:p w14:paraId="46C3DBA9"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62CEC0BA" w14:textId="77777777" w:rsidR="007F0B42" w:rsidRPr="007F0B42" w:rsidRDefault="007F0B42" w:rsidP="007F0B42">
            <w:pPr>
              <w:rPr>
                <w:rFonts w:ascii="微软雅黑" w:eastAsia="微软雅黑" w:hAnsi="微软雅黑" w:cs="微软雅黑"/>
                <w:color w:val="000000"/>
                <w:sz w:val="18"/>
                <w:szCs w:val="18"/>
              </w:rPr>
            </w:pPr>
          </w:p>
        </w:tc>
      </w:tr>
      <w:tr w:rsidR="007F0B42" w:rsidRPr="00112F4E" w14:paraId="363BBB3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63756D" w14:textId="77777777" w:rsidR="007F0B42" w:rsidRDefault="00342E29" w:rsidP="007F0B42">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3</w:t>
            </w:r>
          </w:p>
        </w:tc>
        <w:tc>
          <w:tcPr>
            <w:tcW w:w="1309" w:type="dxa"/>
            <w:gridSpan w:val="2"/>
            <w:vAlign w:val="center"/>
          </w:tcPr>
          <w:p w14:paraId="029C94F1"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放款率</w:t>
            </w:r>
          </w:p>
        </w:tc>
        <w:tc>
          <w:tcPr>
            <w:tcW w:w="3000" w:type="dxa"/>
            <w:vAlign w:val="center"/>
          </w:tcPr>
          <w:p w14:paraId="4C0A99D3" w14:textId="77777777" w:rsidR="007F0B42" w:rsidRPr="007F0B42" w:rsidRDefault="00342E29"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当日放款数/当日注册数</w:t>
            </w:r>
          </w:p>
        </w:tc>
        <w:tc>
          <w:tcPr>
            <w:tcW w:w="3209" w:type="dxa"/>
            <w:vAlign w:val="center"/>
          </w:tcPr>
          <w:p w14:paraId="4DBC0550"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4124A787" w14:textId="77777777" w:rsidR="007F0B42" w:rsidRPr="007F0B42" w:rsidRDefault="007F0B42" w:rsidP="007F0B42">
            <w:pPr>
              <w:rPr>
                <w:rFonts w:ascii="微软雅黑" w:eastAsia="微软雅黑" w:hAnsi="微软雅黑" w:cs="微软雅黑"/>
                <w:color w:val="000000"/>
                <w:sz w:val="18"/>
                <w:szCs w:val="18"/>
              </w:rPr>
            </w:pPr>
          </w:p>
        </w:tc>
      </w:tr>
      <w:tr w:rsidR="007F0B42" w:rsidRPr="00112F4E" w14:paraId="7CF3DBB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C8ADACB" w14:textId="77777777" w:rsidR="007F0B42" w:rsidRDefault="007F0B42" w:rsidP="007F0B42">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vAlign w:val="center"/>
          </w:tcPr>
          <w:p w14:paraId="65F86A19" w14:textId="77777777" w:rsidR="007F0B42" w:rsidRPr="007F0B42" w:rsidRDefault="007F0B42"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首逾率</w:t>
            </w:r>
          </w:p>
        </w:tc>
        <w:tc>
          <w:tcPr>
            <w:tcW w:w="3000" w:type="dxa"/>
            <w:vAlign w:val="center"/>
          </w:tcPr>
          <w:p w14:paraId="060B1E72" w14:textId="77777777" w:rsidR="007F0B42" w:rsidRPr="007F0B42" w:rsidRDefault="00342E29" w:rsidP="007F0B42">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当日未回款新客/当日应回款新客数</w:t>
            </w:r>
          </w:p>
        </w:tc>
        <w:tc>
          <w:tcPr>
            <w:tcW w:w="3209" w:type="dxa"/>
            <w:vAlign w:val="center"/>
          </w:tcPr>
          <w:p w14:paraId="739BBB53" w14:textId="77777777" w:rsidR="007F0B42" w:rsidRPr="007F0B42" w:rsidRDefault="007F0B42" w:rsidP="007F0B42">
            <w:pPr>
              <w:rPr>
                <w:rFonts w:ascii="微软雅黑" w:eastAsia="微软雅黑" w:hAnsi="微软雅黑" w:cs="微软雅黑"/>
                <w:color w:val="000000"/>
                <w:sz w:val="18"/>
                <w:szCs w:val="18"/>
              </w:rPr>
            </w:pPr>
          </w:p>
        </w:tc>
        <w:tc>
          <w:tcPr>
            <w:tcW w:w="1712" w:type="dxa"/>
            <w:vAlign w:val="center"/>
          </w:tcPr>
          <w:p w14:paraId="386E5D08" w14:textId="77777777" w:rsidR="007F0B42" w:rsidRPr="007F0B42" w:rsidRDefault="007F0B42" w:rsidP="007F0B42">
            <w:pPr>
              <w:rPr>
                <w:rFonts w:ascii="微软雅黑" w:eastAsia="微软雅黑" w:hAnsi="微软雅黑" w:cs="微软雅黑"/>
                <w:color w:val="000000"/>
                <w:sz w:val="18"/>
                <w:szCs w:val="18"/>
              </w:rPr>
            </w:pPr>
          </w:p>
        </w:tc>
      </w:tr>
      <w:tr w:rsidR="00342E29" w:rsidRPr="00112F4E" w14:paraId="4149B2D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241C7B7" w14:textId="77777777" w:rsidR="00342E29" w:rsidRDefault="00342E29" w:rsidP="00342E29">
            <w:pPr>
              <w:widowControl/>
              <w:ind w:firstLineChars="100" w:firstLine="180"/>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vAlign w:val="center"/>
          </w:tcPr>
          <w:p w14:paraId="20977A3E"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逾期率</w:t>
            </w:r>
          </w:p>
        </w:tc>
        <w:tc>
          <w:tcPr>
            <w:tcW w:w="3000" w:type="dxa"/>
            <w:vAlign w:val="center"/>
          </w:tcPr>
          <w:p w14:paraId="6E39704A" w14:textId="77777777" w:rsidR="00342E29" w:rsidRPr="007F0B42" w:rsidRDefault="00342E29" w:rsidP="00342E29">
            <w:pPr>
              <w:rPr>
                <w:rFonts w:ascii="微软雅黑" w:eastAsia="微软雅黑" w:hAnsi="微软雅黑" w:cs="微软雅黑"/>
                <w:color w:val="000000"/>
                <w:sz w:val="18"/>
                <w:szCs w:val="18"/>
              </w:rPr>
            </w:pPr>
            <w:r w:rsidRPr="007F0B42">
              <w:rPr>
                <w:rFonts w:ascii="微软雅黑" w:eastAsia="微软雅黑" w:hAnsi="微软雅黑" w:cs="微软雅黑" w:hint="eastAsia"/>
                <w:color w:val="000000"/>
                <w:sz w:val="18"/>
                <w:szCs w:val="18"/>
              </w:rPr>
              <w:t>当日未回款客户数/当日应回款客户数</w:t>
            </w:r>
          </w:p>
        </w:tc>
        <w:tc>
          <w:tcPr>
            <w:tcW w:w="3209" w:type="dxa"/>
            <w:vAlign w:val="center"/>
          </w:tcPr>
          <w:p w14:paraId="2C95C9EF" w14:textId="77777777" w:rsidR="00342E29" w:rsidRPr="007F0B42" w:rsidRDefault="00342E29" w:rsidP="00342E29">
            <w:pPr>
              <w:rPr>
                <w:rFonts w:ascii="微软雅黑" w:eastAsia="微软雅黑" w:hAnsi="微软雅黑" w:cs="微软雅黑"/>
                <w:color w:val="000000"/>
                <w:sz w:val="18"/>
                <w:szCs w:val="18"/>
              </w:rPr>
            </w:pPr>
          </w:p>
        </w:tc>
        <w:tc>
          <w:tcPr>
            <w:tcW w:w="1712" w:type="dxa"/>
            <w:vAlign w:val="center"/>
          </w:tcPr>
          <w:p w14:paraId="0970A3D4" w14:textId="77777777" w:rsidR="00342E29" w:rsidRPr="007F0B42" w:rsidRDefault="00342E29" w:rsidP="00342E29">
            <w:pPr>
              <w:rPr>
                <w:rFonts w:ascii="微软雅黑" w:eastAsia="微软雅黑" w:hAnsi="微软雅黑" w:cs="微软雅黑"/>
                <w:color w:val="000000"/>
                <w:sz w:val="18"/>
                <w:szCs w:val="18"/>
              </w:rPr>
            </w:pPr>
          </w:p>
        </w:tc>
      </w:tr>
    </w:tbl>
    <w:p w14:paraId="435FA0A0" w14:textId="4224CAAD" w:rsidR="007F0B42" w:rsidDel="00225374" w:rsidRDefault="00F77E9B">
      <w:pPr>
        <w:pStyle w:val="2"/>
        <w:rPr>
          <w:del w:id="4580" w:author="haha" w:date="2019-07-23T16:27:00Z"/>
        </w:rPr>
        <w:pPrChange w:id="4581" w:author="haha" w:date="2019-07-23T16:27:00Z">
          <w:pPr>
            <w:pStyle w:val="1"/>
          </w:pPr>
        </w:pPrChange>
      </w:pPr>
      <w:del w:id="4582" w:author="haha" w:date="2019-07-23T16:27:00Z">
        <w:r w:rsidDel="00225374">
          <w:rPr>
            <w:rFonts w:hint="eastAsia"/>
          </w:rPr>
          <w:delText>审核报表</w:delText>
        </w:r>
      </w:del>
    </w:p>
    <w:p w14:paraId="259B0C10" w14:textId="77777777" w:rsidR="00225374" w:rsidRDefault="00225374" w:rsidP="00F77E9B">
      <w:pPr>
        <w:rPr>
          <w:ins w:id="4583" w:author="haha" w:date="2019-07-23T16:28:00Z"/>
          <w:noProof/>
        </w:rPr>
      </w:pPr>
    </w:p>
    <w:p w14:paraId="236EC0B1" w14:textId="77777777" w:rsidR="00225374" w:rsidRDefault="00225374" w:rsidP="00F77E9B">
      <w:pPr>
        <w:rPr>
          <w:ins w:id="4584" w:author="haha" w:date="2019-07-23T16:28:00Z"/>
          <w:noProof/>
        </w:rPr>
      </w:pPr>
    </w:p>
    <w:p w14:paraId="05F7162E" w14:textId="13375F80" w:rsidR="00225374" w:rsidRDefault="00225374">
      <w:pPr>
        <w:pStyle w:val="2"/>
        <w:rPr>
          <w:ins w:id="4585" w:author="haha" w:date="2019-07-23T16:28:00Z"/>
        </w:rPr>
        <w:pPrChange w:id="4586" w:author="haha" w:date="2019-07-23T16:28:00Z">
          <w:pPr/>
        </w:pPrChange>
      </w:pPr>
      <w:bookmarkStart w:id="4587" w:name="_Toc14795496"/>
      <w:ins w:id="4588" w:author="haha" w:date="2019-07-23T16:28:00Z">
        <w:r>
          <w:rPr>
            <w:rFonts w:hint="eastAsia"/>
          </w:rPr>
          <w:t>5</w:t>
        </w:r>
        <w:r>
          <w:t>.4</w:t>
        </w:r>
        <w:r>
          <w:rPr>
            <w:rFonts w:hint="eastAsia"/>
          </w:rPr>
          <w:t>审核报表</w:t>
        </w:r>
        <w:bookmarkEnd w:id="4587"/>
      </w:ins>
    </w:p>
    <w:p w14:paraId="46A1F9E2" w14:textId="0C53CD49" w:rsidR="00F77E9B" w:rsidRDefault="00F77E9B" w:rsidP="00F77E9B">
      <w:r>
        <w:rPr>
          <w:noProof/>
        </w:rPr>
        <w:drawing>
          <wp:inline distT="0" distB="0" distL="0" distR="0" wp14:anchorId="1B94BEE4" wp14:editId="346BF28B">
            <wp:extent cx="5270500" cy="99758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997585"/>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77E9B" w14:paraId="6B11B771" w14:textId="77777777" w:rsidTr="00F77E9B">
        <w:trPr>
          <w:trHeight w:val="90"/>
        </w:trPr>
        <w:tc>
          <w:tcPr>
            <w:tcW w:w="1245" w:type="dxa"/>
            <w:gridSpan w:val="2"/>
            <w:tcBorders>
              <w:top w:val="nil"/>
              <w:left w:val="single" w:sz="4" w:space="0" w:color="auto"/>
              <w:bottom w:val="single" w:sz="4" w:space="0" w:color="auto"/>
              <w:right w:val="single" w:sz="4" w:space="0" w:color="auto"/>
            </w:tcBorders>
          </w:tcPr>
          <w:p w14:paraId="4EFC322F" w14:textId="77777777" w:rsidR="00F77E9B" w:rsidRDefault="00F77E9B" w:rsidP="00F77E9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3C1E222C" w14:textId="77777777" w:rsidR="00F77E9B" w:rsidRDefault="00F77E9B" w:rsidP="00F77E9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审核报表</w:t>
            </w:r>
          </w:p>
        </w:tc>
      </w:tr>
      <w:tr w:rsidR="00F77E9B" w14:paraId="369C9750" w14:textId="77777777" w:rsidTr="00F77E9B">
        <w:trPr>
          <w:trHeight w:val="408"/>
        </w:trPr>
        <w:tc>
          <w:tcPr>
            <w:tcW w:w="1245" w:type="dxa"/>
            <w:gridSpan w:val="2"/>
            <w:tcBorders>
              <w:top w:val="nil"/>
              <w:left w:val="single" w:sz="4" w:space="0" w:color="auto"/>
              <w:bottom w:val="single" w:sz="4" w:space="0" w:color="auto"/>
              <w:right w:val="single" w:sz="4" w:space="0" w:color="auto"/>
            </w:tcBorders>
          </w:tcPr>
          <w:p w14:paraId="21B75281"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0E4DA6F"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审核报表按钮</w:t>
            </w:r>
          </w:p>
        </w:tc>
      </w:tr>
      <w:tr w:rsidR="00F77E9B" w14:paraId="65FFE493" w14:textId="77777777" w:rsidTr="00F77E9B">
        <w:trPr>
          <w:trHeight w:val="423"/>
        </w:trPr>
        <w:tc>
          <w:tcPr>
            <w:tcW w:w="1245" w:type="dxa"/>
            <w:gridSpan w:val="2"/>
            <w:tcBorders>
              <w:top w:val="nil"/>
              <w:left w:val="single" w:sz="4" w:space="0" w:color="auto"/>
              <w:bottom w:val="single" w:sz="4" w:space="0" w:color="auto"/>
              <w:right w:val="single" w:sz="4" w:space="0" w:color="auto"/>
            </w:tcBorders>
          </w:tcPr>
          <w:p w14:paraId="30659A60"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4E02533"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F77E9B" w14:paraId="4506536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4F0CD72"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F77E9B" w14:paraId="6B645BA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EBB3B3D"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FDC674F"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573F481"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C77B230"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6FB8D31"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F77E9B" w14:paraId="3B86421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41D011E" w14:textId="77777777" w:rsidR="00F77E9B" w:rsidRDefault="00F77E9B"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7C0A1A8"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640687FD"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筛选日期，可查询一天也可查询范围内的，查询范围内的则右边大于左边的</w:t>
            </w:r>
          </w:p>
        </w:tc>
        <w:tc>
          <w:tcPr>
            <w:tcW w:w="3209" w:type="dxa"/>
          </w:tcPr>
          <w:p w14:paraId="699BEC92" w14:textId="77777777" w:rsidR="00F77E9B" w:rsidRDefault="00F77E9B" w:rsidP="00F77E9B">
            <w:pPr>
              <w:pStyle w:val="Axure"/>
              <w:rPr>
                <w:rFonts w:ascii="微软雅黑" w:eastAsia="微软雅黑" w:hAnsi="微软雅黑" w:cs="微软雅黑"/>
                <w:sz w:val="18"/>
                <w:szCs w:val="18"/>
              </w:rPr>
            </w:pPr>
          </w:p>
        </w:tc>
        <w:tc>
          <w:tcPr>
            <w:tcW w:w="1712" w:type="dxa"/>
          </w:tcPr>
          <w:p w14:paraId="1DCF79F4" w14:textId="77777777" w:rsidR="00F77E9B" w:rsidRDefault="00F77E9B" w:rsidP="00F77E9B">
            <w:pPr>
              <w:widowControl/>
              <w:jc w:val="left"/>
              <w:rPr>
                <w:rFonts w:ascii="微软雅黑" w:eastAsia="微软雅黑" w:hAnsi="微软雅黑" w:cs="宋体"/>
                <w:bCs/>
                <w:kern w:val="0"/>
                <w:sz w:val="18"/>
                <w:szCs w:val="18"/>
              </w:rPr>
            </w:pPr>
          </w:p>
        </w:tc>
      </w:tr>
      <w:tr w:rsidR="00F77E9B" w14:paraId="50A70EB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8A2F60E" w14:textId="5A0D89C4" w:rsidR="00F77E9B" w:rsidRDefault="00144814" w:rsidP="00F77E9B">
            <w:pPr>
              <w:widowControl/>
              <w:jc w:val="center"/>
              <w:rPr>
                <w:rFonts w:ascii="微软雅黑" w:eastAsia="微软雅黑" w:hAnsi="微软雅黑" w:cs="宋体"/>
                <w:bCs/>
                <w:kern w:val="0"/>
                <w:sz w:val="18"/>
                <w:szCs w:val="18"/>
              </w:rPr>
            </w:pPr>
            <w:ins w:id="4589" w:author="haha" w:date="2019-07-23T15:35:00Z">
              <w:r>
                <w:rPr>
                  <w:rFonts w:ascii="微软雅黑" w:eastAsia="微软雅黑" w:hAnsi="微软雅黑" w:cs="宋体" w:hint="eastAsia"/>
                  <w:bCs/>
                  <w:kern w:val="0"/>
                  <w:sz w:val="18"/>
                  <w:szCs w:val="18"/>
                </w:rPr>
                <w:t>2</w:t>
              </w:r>
            </w:ins>
          </w:p>
        </w:tc>
        <w:tc>
          <w:tcPr>
            <w:tcW w:w="1309" w:type="dxa"/>
            <w:gridSpan w:val="2"/>
          </w:tcPr>
          <w:p w14:paraId="0EC62E50"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审核流程筛选</w:t>
            </w:r>
          </w:p>
        </w:tc>
        <w:tc>
          <w:tcPr>
            <w:tcW w:w="3000" w:type="dxa"/>
          </w:tcPr>
          <w:p w14:paraId="63EB6184"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默认展示“全部流程”字段为系统生成的所有流程</w:t>
            </w:r>
          </w:p>
        </w:tc>
        <w:tc>
          <w:tcPr>
            <w:tcW w:w="3209" w:type="dxa"/>
          </w:tcPr>
          <w:p w14:paraId="5808F678" w14:textId="77777777" w:rsidR="00F77E9B" w:rsidRDefault="00F77E9B" w:rsidP="00F77E9B">
            <w:pPr>
              <w:pStyle w:val="Axure"/>
              <w:rPr>
                <w:rFonts w:ascii="微软雅黑" w:eastAsia="微软雅黑" w:hAnsi="微软雅黑" w:cs="微软雅黑"/>
                <w:sz w:val="18"/>
                <w:szCs w:val="18"/>
              </w:rPr>
            </w:pPr>
          </w:p>
        </w:tc>
        <w:tc>
          <w:tcPr>
            <w:tcW w:w="1712" w:type="dxa"/>
          </w:tcPr>
          <w:p w14:paraId="6AE43A8C" w14:textId="77777777" w:rsidR="00F77E9B" w:rsidRDefault="00F77E9B" w:rsidP="00F77E9B">
            <w:pPr>
              <w:widowControl/>
              <w:jc w:val="left"/>
              <w:rPr>
                <w:rFonts w:ascii="微软雅黑" w:eastAsia="微软雅黑" w:hAnsi="微软雅黑" w:cs="宋体"/>
                <w:bCs/>
                <w:kern w:val="0"/>
                <w:sz w:val="18"/>
                <w:szCs w:val="18"/>
              </w:rPr>
            </w:pPr>
          </w:p>
        </w:tc>
      </w:tr>
      <w:tr w:rsidR="00F77E9B" w14:paraId="2C3F153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3EC2DB7" w14:textId="50DFD4FE" w:rsidR="00F77E9B" w:rsidRDefault="00F77E9B" w:rsidP="00F77E9B">
            <w:pPr>
              <w:widowControl/>
              <w:jc w:val="center"/>
              <w:rPr>
                <w:rFonts w:ascii="微软雅黑" w:eastAsia="微软雅黑" w:hAnsi="微软雅黑" w:cs="宋体"/>
                <w:bCs/>
                <w:kern w:val="0"/>
                <w:sz w:val="18"/>
                <w:szCs w:val="18"/>
              </w:rPr>
            </w:pPr>
            <w:del w:id="4590" w:author="haha" w:date="2019-07-23T15:35:00Z">
              <w:r w:rsidDel="00144814">
                <w:rPr>
                  <w:rFonts w:ascii="微软雅黑" w:eastAsia="微软雅黑" w:hAnsi="微软雅黑" w:cs="宋体" w:hint="eastAsia"/>
                  <w:bCs/>
                  <w:kern w:val="0"/>
                  <w:sz w:val="18"/>
                  <w:szCs w:val="18"/>
                </w:rPr>
                <w:delText>2</w:delText>
              </w:r>
            </w:del>
            <w:ins w:id="4591" w:author="haha" w:date="2019-07-23T15:35:00Z">
              <w:r w:rsidR="00144814">
                <w:rPr>
                  <w:rFonts w:ascii="微软雅黑" w:eastAsia="微软雅黑" w:hAnsi="微软雅黑" w:cs="宋体"/>
                  <w:bCs/>
                  <w:kern w:val="0"/>
                  <w:sz w:val="18"/>
                  <w:szCs w:val="18"/>
                </w:rPr>
                <w:t>3</w:t>
              </w:r>
            </w:ins>
          </w:p>
        </w:tc>
        <w:tc>
          <w:tcPr>
            <w:tcW w:w="1309" w:type="dxa"/>
            <w:gridSpan w:val="2"/>
          </w:tcPr>
          <w:p w14:paraId="06A297E8"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渠道名称筛选</w:t>
            </w:r>
          </w:p>
        </w:tc>
        <w:tc>
          <w:tcPr>
            <w:tcW w:w="3000" w:type="dxa"/>
          </w:tcPr>
          <w:p w14:paraId="26AA4B44" w14:textId="77777777" w:rsidR="00F77E9B" w:rsidRPr="00D55C2A"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默认展示“全部渠道”字段为数据平台不是立即冻结的所有渠道</w:t>
            </w:r>
          </w:p>
        </w:tc>
        <w:tc>
          <w:tcPr>
            <w:tcW w:w="3209" w:type="dxa"/>
          </w:tcPr>
          <w:p w14:paraId="6E163B14" w14:textId="77777777" w:rsidR="00F77E9B" w:rsidRDefault="00F77E9B" w:rsidP="00F77E9B">
            <w:pPr>
              <w:pStyle w:val="Axure"/>
              <w:rPr>
                <w:rFonts w:ascii="微软雅黑" w:eastAsia="微软雅黑" w:hAnsi="微软雅黑" w:cs="微软雅黑"/>
                <w:sz w:val="18"/>
                <w:szCs w:val="18"/>
              </w:rPr>
            </w:pPr>
          </w:p>
        </w:tc>
        <w:tc>
          <w:tcPr>
            <w:tcW w:w="1712" w:type="dxa"/>
          </w:tcPr>
          <w:p w14:paraId="65E56420" w14:textId="77777777" w:rsidR="00F77E9B" w:rsidRDefault="00F77E9B" w:rsidP="00F77E9B">
            <w:pPr>
              <w:widowControl/>
              <w:jc w:val="left"/>
              <w:rPr>
                <w:rFonts w:ascii="微软雅黑" w:eastAsia="微软雅黑" w:hAnsi="微软雅黑" w:cs="宋体"/>
                <w:bCs/>
                <w:kern w:val="0"/>
                <w:sz w:val="18"/>
                <w:szCs w:val="18"/>
              </w:rPr>
            </w:pPr>
          </w:p>
        </w:tc>
      </w:tr>
      <w:tr w:rsidR="00F77E9B" w14:paraId="7B7ACE0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1CAC0E" w14:textId="2488BCF5" w:rsidR="00F77E9B" w:rsidRDefault="00F77E9B" w:rsidP="00F77E9B">
            <w:pPr>
              <w:widowControl/>
              <w:jc w:val="center"/>
              <w:rPr>
                <w:rFonts w:ascii="微软雅黑" w:eastAsia="微软雅黑" w:hAnsi="微软雅黑" w:cs="微软雅黑"/>
                <w:sz w:val="18"/>
                <w:szCs w:val="18"/>
              </w:rPr>
            </w:pPr>
            <w:del w:id="4592" w:author="haha" w:date="2019-07-23T15:35:00Z">
              <w:r w:rsidDel="00144814">
                <w:rPr>
                  <w:rFonts w:ascii="微软雅黑" w:eastAsia="微软雅黑" w:hAnsi="微软雅黑" w:cs="微软雅黑" w:hint="eastAsia"/>
                  <w:sz w:val="18"/>
                  <w:szCs w:val="18"/>
                </w:rPr>
                <w:delText>2</w:delText>
              </w:r>
            </w:del>
            <w:ins w:id="4593" w:author="haha" w:date="2019-07-23T15:35:00Z">
              <w:r w:rsidR="00144814">
                <w:rPr>
                  <w:rFonts w:ascii="微软雅黑" w:eastAsia="微软雅黑" w:hAnsi="微软雅黑" w:cs="微软雅黑"/>
                  <w:sz w:val="18"/>
                  <w:szCs w:val="18"/>
                </w:rPr>
                <w:t>4</w:t>
              </w:r>
            </w:ins>
          </w:p>
        </w:tc>
        <w:tc>
          <w:tcPr>
            <w:tcW w:w="1309" w:type="dxa"/>
            <w:gridSpan w:val="2"/>
          </w:tcPr>
          <w:p w14:paraId="660151DA"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5BADFDF2"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点击根据条件进行页面展示</w:t>
            </w:r>
          </w:p>
        </w:tc>
        <w:tc>
          <w:tcPr>
            <w:tcW w:w="3209" w:type="dxa"/>
          </w:tcPr>
          <w:p w14:paraId="3CF42061" w14:textId="77777777" w:rsidR="00F77E9B" w:rsidRDefault="00F77E9B" w:rsidP="00F77E9B">
            <w:pPr>
              <w:pStyle w:val="Axure"/>
              <w:rPr>
                <w:rFonts w:ascii="微软雅黑" w:eastAsia="微软雅黑" w:hAnsi="微软雅黑" w:cs="微软雅黑"/>
                <w:sz w:val="18"/>
                <w:szCs w:val="18"/>
              </w:rPr>
            </w:pPr>
          </w:p>
        </w:tc>
        <w:tc>
          <w:tcPr>
            <w:tcW w:w="1712" w:type="dxa"/>
          </w:tcPr>
          <w:p w14:paraId="7C8AFF8D" w14:textId="77777777" w:rsidR="00F77E9B" w:rsidRDefault="00F77E9B"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无数据展示空内容即可</w:t>
            </w:r>
          </w:p>
        </w:tc>
      </w:tr>
      <w:tr w:rsidR="00F77E9B" w14:paraId="3C70F4F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3E4ACB" w14:textId="569754A8" w:rsidR="00F77E9B" w:rsidRDefault="00F77E9B" w:rsidP="00F77E9B">
            <w:pPr>
              <w:widowControl/>
              <w:jc w:val="center"/>
              <w:rPr>
                <w:rFonts w:ascii="微软雅黑" w:eastAsia="微软雅黑" w:hAnsi="微软雅黑" w:cs="微软雅黑"/>
                <w:sz w:val="18"/>
                <w:szCs w:val="18"/>
              </w:rPr>
            </w:pPr>
            <w:del w:id="4594" w:author="haha" w:date="2019-07-23T15:35:00Z">
              <w:r w:rsidDel="00144814">
                <w:rPr>
                  <w:rFonts w:ascii="微软雅黑" w:eastAsia="微软雅黑" w:hAnsi="微软雅黑" w:cs="微软雅黑" w:hint="eastAsia"/>
                  <w:sz w:val="18"/>
                  <w:szCs w:val="18"/>
                </w:rPr>
                <w:delText>3</w:delText>
              </w:r>
            </w:del>
            <w:ins w:id="4595" w:author="haha" w:date="2019-07-23T15:35:00Z">
              <w:r w:rsidR="00144814">
                <w:rPr>
                  <w:rFonts w:ascii="微软雅黑" w:eastAsia="微软雅黑" w:hAnsi="微软雅黑" w:cs="微软雅黑"/>
                  <w:sz w:val="18"/>
                  <w:szCs w:val="18"/>
                </w:rPr>
                <w:t>5</w:t>
              </w:r>
            </w:ins>
          </w:p>
        </w:tc>
        <w:tc>
          <w:tcPr>
            <w:tcW w:w="1309" w:type="dxa"/>
            <w:gridSpan w:val="2"/>
          </w:tcPr>
          <w:p w14:paraId="3DC81168"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3F509D72"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筛选条件回到默认状态</w:t>
            </w:r>
          </w:p>
        </w:tc>
        <w:tc>
          <w:tcPr>
            <w:tcW w:w="3209" w:type="dxa"/>
          </w:tcPr>
          <w:p w14:paraId="12B4F004" w14:textId="77777777" w:rsidR="00F77E9B" w:rsidRDefault="00F77E9B" w:rsidP="00F77E9B">
            <w:pPr>
              <w:pStyle w:val="Axure"/>
              <w:rPr>
                <w:rFonts w:ascii="微软雅黑" w:eastAsia="微软雅黑" w:hAnsi="微软雅黑" w:cs="微软雅黑"/>
                <w:sz w:val="18"/>
                <w:szCs w:val="18"/>
              </w:rPr>
            </w:pPr>
          </w:p>
        </w:tc>
        <w:tc>
          <w:tcPr>
            <w:tcW w:w="1712" w:type="dxa"/>
          </w:tcPr>
          <w:p w14:paraId="42687583" w14:textId="77777777" w:rsidR="00F77E9B" w:rsidRDefault="00F77E9B" w:rsidP="00F77E9B">
            <w:pPr>
              <w:widowControl/>
              <w:jc w:val="left"/>
              <w:rPr>
                <w:rFonts w:ascii="微软雅黑" w:eastAsia="微软雅黑" w:hAnsi="微软雅黑" w:cs="微软雅黑"/>
                <w:sz w:val="18"/>
                <w:szCs w:val="18"/>
              </w:rPr>
            </w:pPr>
          </w:p>
        </w:tc>
      </w:tr>
      <w:tr w:rsidR="00F77E9B" w14:paraId="18FFFFB2"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716690" w14:textId="50666DC2" w:rsidR="00F77E9B" w:rsidRDefault="00F77E9B" w:rsidP="00F77E9B">
            <w:pPr>
              <w:widowControl/>
              <w:jc w:val="center"/>
              <w:rPr>
                <w:rFonts w:ascii="微软雅黑" w:eastAsia="微软雅黑" w:hAnsi="微软雅黑" w:cs="微软雅黑"/>
                <w:sz w:val="18"/>
                <w:szCs w:val="18"/>
              </w:rPr>
            </w:pPr>
            <w:del w:id="4596" w:author="haha" w:date="2019-07-23T15:35:00Z">
              <w:r w:rsidDel="00144814">
                <w:rPr>
                  <w:rFonts w:ascii="微软雅黑" w:eastAsia="微软雅黑" w:hAnsi="微软雅黑" w:cs="微软雅黑" w:hint="eastAsia"/>
                  <w:sz w:val="18"/>
                  <w:szCs w:val="18"/>
                </w:rPr>
                <w:delText>4</w:delText>
              </w:r>
            </w:del>
            <w:ins w:id="4597" w:author="haha" w:date="2019-07-23T15:35:00Z">
              <w:r w:rsidR="00144814">
                <w:rPr>
                  <w:rFonts w:ascii="微软雅黑" w:eastAsia="微软雅黑" w:hAnsi="微软雅黑" w:cs="微软雅黑"/>
                  <w:sz w:val="18"/>
                  <w:szCs w:val="18"/>
                </w:rPr>
                <w:t>6</w:t>
              </w:r>
            </w:ins>
          </w:p>
        </w:tc>
        <w:tc>
          <w:tcPr>
            <w:tcW w:w="1309" w:type="dxa"/>
            <w:gridSpan w:val="2"/>
          </w:tcPr>
          <w:p w14:paraId="1D78982D"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3672C579" w14:textId="00F4CFDD"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ins w:id="4598" w:author="haha" w:date="2019-07-23T15:35:00Z">
              <w:r w:rsidR="00144814">
                <w:rPr>
                  <w:rFonts w:ascii="微软雅黑" w:eastAsia="微软雅黑" w:hAnsi="微软雅黑" w:cs="微软雅黑" w:hint="eastAsia"/>
                  <w:color w:val="000000"/>
                  <w:sz w:val="18"/>
                  <w:szCs w:val="18"/>
                </w:rPr>
                <w:t>，</w:t>
              </w:r>
            </w:ins>
            <w:ins w:id="4599" w:author="haha" w:date="2019-07-23T15:36:00Z">
              <w:r w:rsidR="00144814">
                <w:rPr>
                  <w:rFonts w:ascii="微软雅黑" w:eastAsia="微软雅黑" w:hAnsi="微软雅黑" w:cs="微软雅黑" w:hint="eastAsia"/>
                  <w:color w:val="000000"/>
                  <w:sz w:val="18"/>
                  <w:szCs w:val="18"/>
                </w:rPr>
                <w:t>导出文件名为“审核报表+年月日，例如审核报表2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6C0E859A" w14:textId="77777777" w:rsidR="00F77E9B" w:rsidRDefault="00F77E9B" w:rsidP="00F77E9B">
            <w:pPr>
              <w:pStyle w:val="Axure"/>
              <w:rPr>
                <w:rFonts w:ascii="微软雅黑" w:eastAsia="微软雅黑" w:hAnsi="微软雅黑" w:cs="微软雅黑"/>
                <w:sz w:val="18"/>
                <w:szCs w:val="18"/>
              </w:rPr>
            </w:pPr>
          </w:p>
        </w:tc>
        <w:tc>
          <w:tcPr>
            <w:tcW w:w="1712" w:type="dxa"/>
          </w:tcPr>
          <w:p w14:paraId="04284C33" w14:textId="77777777" w:rsidR="00F77E9B" w:rsidRDefault="00F77E9B"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无数据导出提示“无数据”</w:t>
            </w:r>
          </w:p>
        </w:tc>
      </w:tr>
      <w:tr w:rsidR="00F77E9B" w:rsidRPr="00F77E9B" w14:paraId="243FA45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0107DD" w14:textId="6365105B" w:rsidR="00F77E9B" w:rsidRPr="00F77E9B" w:rsidRDefault="00F77E9B" w:rsidP="00F77E9B">
            <w:pPr>
              <w:widowControl/>
              <w:jc w:val="center"/>
              <w:rPr>
                <w:rFonts w:ascii="微软雅黑" w:eastAsia="微软雅黑" w:hAnsi="微软雅黑" w:cs="微软雅黑"/>
                <w:color w:val="000000"/>
                <w:sz w:val="18"/>
                <w:szCs w:val="18"/>
              </w:rPr>
            </w:pPr>
            <w:del w:id="4600" w:author="haha" w:date="2019-07-23T15:35:00Z">
              <w:r w:rsidRPr="00F77E9B" w:rsidDel="00144814">
                <w:rPr>
                  <w:rFonts w:ascii="微软雅黑" w:eastAsia="微软雅黑" w:hAnsi="微软雅黑" w:cs="微软雅黑" w:hint="eastAsia"/>
                  <w:color w:val="000000"/>
                  <w:sz w:val="18"/>
                  <w:szCs w:val="18"/>
                </w:rPr>
                <w:delText>5</w:delText>
              </w:r>
            </w:del>
            <w:ins w:id="4601" w:author="haha" w:date="2019-07-23T15:35:00Z">
              <w:r w:rsidR="00144814">
                <w:rPr>
                  <w:rFonts w:ascii="微软雅黑" w:eastAsia="微软雅黑" w:hAnsi="微软雅黑" w:cs="微软雅黑"/>
                  <w:color w:val="000000"/>
                  <w:sz w:val="18"/>
                  <w:szCs w:val="18"/>
                </w:rPr>
                <w:t>7</w:t>
              </w:r>
            </w:ins>
          </w:p>
        </w:tc>
        <w:tc>
          <w:tcPr>
            <w:tcW w:w="1309" w:type="dxa"/>
            <w:gridSpan w:val="2"/>
            <w:vAlign w:val="center"/>
          </w:tcPr>
          <w:p w14:paraId="3297659B" w14:textId="77777777" w:rsidR="00F77E9B" w:rsidRPr="00F77E9B" w:rsidRDefault="00F77E9B" w:rsidP="00F77E9B">
            <w:pPr>
              <w:widowControl/>
              <w:jc w:val="left"/>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日期</w:t>
            </w:r>
          </w:p>
        </w:tc>
        <w:tc>
          <w:tcPr>
            <w:tcW w:w="3000" w:type="dxa"/>
            <w:vAlign w:val="center"/>
          </w:tcPr>
          <w:p w14:paraId="7521A740" w14:textId="77777777" w:rsidR="00F77E9B" w:rsidRPr="00F77E9B" w:rsidRDefault="00342E29"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一天一条数据</w:t>
            </w:r>
          </w:p>
        </w:tc>
        <w:tc>
          <w:tcPr>
            <w:tcW w:w="3209" w:type="dxa"/>
            <w:vAlign w:val="center"/>
          </w:tcPr>
          <w:p w14:paraId="271A2814" w14:textId="77777777" w:rsidR="00F77E9B" w:rsidRPr="00F77E9B" w:rsidRDefault="00F77E9B" w:rsidP="00F77E9B">
            <w:pPr>
              <w:rPr>
                <w:rFonts w:ascii="微软雅黑" w:eastAsia="微软雅黑" w:hAnsi="微软雅黑" w:cs="微软雅黑"/>
                <w:color w:val="000000"/>
                <w:sz w:val="18"/>
                <w:szCs w:val="18"/>
              </w:rPr>
            </w:pPr>
          </w:p>
        </w:tc>
        <w:tc>
          <w:tcPr>
            <w:tcW w:w="1712" w:type="dxa"/>
          </w:tcPr>
          <w:p w14:paraId="31805B69" w14:textId="77777777" w:rsidR="00F77E9B" w:rsidRPr="00F77E9B" w:rsidRDefault="00F77E9B" w:rsidP="00F77E9B">
            <w:pPr>
              <w:widowControl/>
              <w:jc w:val="left"/>
              <w:rPr>
                <w:rFonts w:ascii="微软雅黑" w:eastAsia="微软雅黑" w:hAnsi="微软雅黑" w:cs="微软雅黑"/>
                <w:color w:val="000000"/>
                <w:sz w:val="18"/>
                <w:szCs w:val="18"/>
              </w:rPr>
            </w:pPr>
          </w:p>
        </w:tc>
      </w:tr>
      <w:tr w:rsidR="00F77E9B" w:rsidRPr="00F77E9B" w14:paraId="0D916D3B"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8F4A62" w14:textId="6F0A31AD" w:rsidR="00F77E9B" w:rsidRPr="00F77E9B" w:rsidRDefault="00F77E9B" w:rsidP="00F77E9B">
            <w:pPr>
              <w:widowControl/>
              <w:jc w:val="center"/>
              <w:rPr>
                <w:rFonts w:ascii="微软雅黑" w:eastAsia="微软雅黑" w:hAnsi="微软雅黑" w:cs="微软雅黑"/>
                <w:color w:val="000000"/>
                <w:sz w:val="18"/>
                <w:szCs w:val="18"/>
              </w:rPr>
            </w:pPr>
            <w:del w:id="4602" w:author="haha" w:date="2019-07-23T15:35:00Z">
              <w:r w:rsidRPr="00F77E9B" w:rsidDel="00144814">
                <w:rPr>
                  <w:rFonts w:ascii="微软雅黑" w:eastAsia="微软雅黑" w:hAnsi="微软雅黑" w:cs="微软雅黑" w:hint="eastAsia"/>
                  <w:color w:val="000000"/>
                  <w:sz w:val="18"/>
                  <w:szCs w:val="18"/>
                </w:rPr>
                <w:delText>5</w:delText>
              </w:r>
            </w:del>
            <w:ins w:id="4603" w:author="haha" w:date="2019-07-23T15:35:00Z">
              <w:r w:rsidR="00144814">
                <w:rPr>
                  <w:rFonts w:ascii="微软雅黑" w:eastAsia="微软雅黑" w:hAnsi="微软雅黑" w:cs="微软雅黑"/>
                  <w:color w:val="000000"/>
                  <w:sz w:val="18"/>
                  <w:szCs w:val="18"/>
                </w:rPr>
                <w:t>8</w:t>
              </w:r>
            </w:ins>
          </w:p>
        </w:tc>
        <w:tc>
          <w:tcPr>
            <w:tcW w:w="1309" w:type="dxa"/>
            <w:gridSpan w:val="2"/>
            <w:vAlign w:val="center"/>
          </w:tcPr>
          <w:p w14:paraId="6C2569B7"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渠道</w:t>
            </w:r>
          </w:p>
        </w:tc>
        <w:tc>
          <w:tcPr>
            <w:tcW w:w="3000" w:type="dxa"/>
            <w:vAlign w:val="center"/>
          </w:tcPr>
          <w:p w14:paraId="725582B2" w14:textId="77777777" w:rsidR="00F77E9B" w:rsidRPr="00F77E9B" w:rsidRDefault="00342E29"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展示渠道名称</w:t>
            </w:r>
          </w:p>
        </w:tc>
        <w:tc>
          <w:tcPr>
            <w:tcW w:w="3209" w:type="dxa"/>
            <w:vAlign w:val="center"/>
          </w:tcPr>
          <w:p w14:paraId="5583D22F"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3D234817" w14:textId="77777777" w:rsidR="00F77E9B" w:rsidRPr="007F0B42" w:rsidRDefault="00F77E9B" w:rsidP="00F77E9B">
            <w:pPr>
              <w:widowControl/>
              <w:jc w:val="left"/>
              <w:rPr>
                <w:rFonts w:ascii="微软雅黑" w:eastAsia="微软雅黑" w:hAnsi="微软雅黑" w:cs="微软雅黑"/>
                <w:color w:val="000000"/>
                <w:sz w:val="18"/>
                <w:szCs w:val="18"/>
              </w:rPr>
            </w:pPr>
          </w:p>
        </w:tc>
      </w:tr>
      <w:tr w:rsidR="00F77E9B" w:rsidRPr="00F77E9B" w14:paraId="1B269CA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181FDE" w14:textId="16D3134B" w:rsidR="00F77E9B" w:rsidRPr="00F77E9B" w:rsidRDefault="00F77E9B" w:rsidP="00F77E9B">
            <w:pPr>
              <w:widowControl/>
              <w:jc w:val="center"/>
              <w:rPr>
                <w:rFonts w:ascii="微软雅黑" w:eastAsia="微软雅黑" w:hAnsi="微软雅黑" w:cs="微软雅黑"/>
                <w:color w:val="000000"/>
                <w:sz w:val="18"/>
                <w:szCs w:val="18"/>
              </w:rPr>
            </w:pPr>
            <w:del w:id="4604" w:author="haha" w:date="2019-07-23T15:35:00Z">
              <w:r w:rsidRPr="00F77E9B" w:rsidDel="00144814">
                <w:rPr>
                  <w:rFonts w:ascii="微软雅黑" w:eastAsia="微软雅黑" w:hAnsi="微软雅黑" w:cs="微软雅黑" w:hint="eastAsia"/>
                  <w:color w:val="000000"/>
                  <w:sz w:val="18"/>
                  <w:szCs w:val="18"/>
                </w:rPr>
                <w:delText>6</w:delText>
              </w:r>
            </w:del>
            <w:ins w:id="4605" w:author="haha" w:date="2019-07-23T15:35:00Z">
              <w:r w:rsidR="00144814">
                <w:rPr>
                  <w:rFonts w:ascii="微软雅黑" w:eastAsia="微软雅黑" w:hAnsi="微软雅黑" w:cs="微软雅黑"/>
                  <w:color w:val="000000"/>
                  <w:sz w:val="18"/>
                  <w:szCs w:val="18"/>
                </w:rPr>
                <w:t>9</w:t>
              </w:r>
            </w:ins>
          </w:p>
        </w:tc>
        <w:tc>
          <w:tcPr>
            <w:tcW w:w="1309" w:type="dxa"/>
            <w:gridSpan w:val="2"/>
            <w:vAlign w:val="center"/>
          </w:tcPr>
          <w:p w14:paraId="7B8B3A4C"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审核流程</w:t>
            </w:r>
          </w:p>
        </w:tc>
        <w:tc>
          <w:tcPr>
            <w:tcW w:w="3000" w:type="dxa"/>
            <w:vAlign w:val="center"/>
          </w:tcPr>
          <w:p w14:paraId="27486DB9" w14:textId="77777777" w:rsidR="00F77E9B" w:rsidRPr="00F77E9B" w:rsidRDefault="00342E29"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展示使用的审核流程</w:t>
            </w:r>
          </w:p>
        </w:tc>
        <w:tc>
          <w:tcPr>
            <w:tcW w:w="3209" w:type="dxa"/>
            <w:vAlign w:val="center"/>
          </w:tcPr>
          <w:p w14:paraId="20A60C47"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1D31D0DE"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1605FDB2"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354A1DD" w14:textId="4E1D7225" w:rsidR="00F77E9B" w:rsidRPr="00F77E9B" w:rsidRDefault="00F77E9B" w:rsidP="00F77E9B">
            <w:pPr>
              <w:widowControl/>
              <w:jc w:val="center"/>
              <w:rPr>
                <w:rFonts w:ascii="微软雅黑" w:eastAsia="微软雅黑" w:hAnsi="微软雅黑" w:cs="微软雅黑"/>
                <w:color w:val="000000"/>
                <w:sz w:val="18"/>
                <w:szCs w:val="18"/>
              </w:rPr>
            </w:pPr>
            <w:del w:id="4606" w:author="haha" w:date="2019-07-23T15:35:00Z">
              <w:r w:rsidRPr="00F77E9B" w:rsidDel="00144814">
                <w:rPr>
                  <w:rFonts w:ascii="微软雅黑" w:eastAsia="微软雅黑" w:hAnsi="微软雅黑" w:cs="微软雅黑" w:hint="eastAsia"/>
                  <w:color w:val="000000"/>
                  <w:sz w:val="18"/>
                  <w:szCs w:val="18"/>
                </w:rPr>
                <w:delText>7</w:delText>
              </w:r>
            </w:del>
            <w:ins w:id="4607" w:author="haha" w:date="2019-07-23T15:35:00Z">
              <w:r w:rsidR="00144814">
                <w:rPr>
                  <w:rFonts w:ascii="微软雅黑" w:eastAsia="微软雅黑" w:hAnsi="微软雅黑" w:cs="微软雅黑"/>
                  <w:color w:val="000000"/>
                  <w:sz w:val="18"/>
                  <w:szCs w:val="18"/>
                </w:rPr>
                <w:t>10</w:t>
              </w:r>
            </w:ins>
          </w:p>
        </w:tc>
        <w:tc>
          <w:tcPr>
            <w:tcW w:w="1309" w:type="dxa"/>
            <w:gridSpan w:val="2"/>
            <w:vAlign w:val="center"/>
          </w:tcPr>
          <w:p w14:paraId="50D2640A"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审批笔数</w:t>
            </w:r>
          </w:p>
        </w:tc>
        <w:tc>
          <w:tcPr>
            <w:tcW w:w="3000" w:type="dxa"/>
            <w:vAlign w:val="center"/>
          </w:tcPr>
          <w:p w14:paraId="3254BBC9" w14:textId="77777777" w:rsidR="00F77E9B" w:rsidRPr="00F77E9B" w:rsidRDefault="00342E29"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当日审批笔数</w:t>
            </w:r>
          </w:p>
        </w:tc>
        <w:tc>
          <w:tcPr>
            <w:tcW w:w="3209" w:type="dxa"/>
            <w:vAlign w:val="center"/>
          </w:tcPr>
          <w:p w14:paraId="77B4D3ED"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6F3316FE"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186652E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EE24D08" w14:textId="382D0CDB" w:rsidR="00F77E9B" w:rsidRPr="00F77E9B" w:rsidRDefault="00F77E9B" w:rsidP="00F77E9B">
            <w:pPr>
              <w:widowControl/>
              <w:jc w:val="center"/>
              <w:rPr>
                <w:rFonts w:ascii="微软雅黑" w:eastAsia="微软雅黑" w:hAnsi="微软雅黑" w:cs="微软雅黑"/>
                <w:color w:val="000000"/>
                <w:sz w:val="18"/>
                <w:szCs w:val="18"/>
              </w:rPr>
            </w:pPr>
            <w:del w:id="4608" w:author="haha" w:date="2019-07-23T15:35:00Z">
              <w:r w:rsidRPr="00F77E9B" w:rsidDel="00144814">
                <w:rPr>
                  <w:rFonts w:ascii="微软雅黑" w:eastAsia="微软雅黑" w:hAnsi="微软雅黑" w:cs="微软雅黑" w:hint="eastAsia"/>
                  <w:color w:val="000000"/>
                  <w:sz w:val="18"/>
                  <w:szCs w:val="18"/>
                </w:rPr>
                <w:delText>8</w:delText>
              </w:r>
            </w:del>
            <w:ins w:id="4609" w:author="haha" w:date="2019-07-23T15:35:00Z">
              <w:r w:rsidR="00144814">
                <w:rPr>
                  <w:rFonts w:ascii="微软雅黑" w:eastAsia="微软雅黑" w:hAnsi="微软雅黑" w:cs="微软雅黑"/>
                  <w:color w:val="000000"/>
                  <w:sz w:val="18"/>
                  <w:szCs w:val="18"/>
                </w:rPr>
                <w:t>11</w:t>
              </w:r>
            </w:ins>
          </w:p>
        </w:tc>
        <w:tc>
          <w:tcPr>
            <w:tcW w:w="1309" w:type="dxa"/>
            <w:gridSpan w:val="2"/>
            <w:vAlign w:val="center"/>
          </w:tcPr>
          <w:p w14:paraId="4AB23506"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审批通过笔数</w:t>
            </w:r>
          </w:p>
        </w:tc>
        <w:tc>
          <w:tcPr>
            <w:tcW w:w="3000" w:type="dxa"/>
            <w:vAlign w:val="center"/>
          </w:tcPr>
          <w:p w14:paraId="31A9109B" w14:textId="77777777" w:rsidR="00F77E9B" w:rsidRPr="00F77E9B" w:rsidRDefault="00342E29"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当日审批通过笔数</w:t>
            </w:r>
          </w:p>
        </w:tc>
        <w:tc>
          <w:tcPr>
            <w:tcW w:w="3209" w:type="dxa"/>
            <w:vAlign w:val="center"/>
          </w:tcPr>
          <w:p w14:paraId="3DEED397"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0E381410" w14:textId="77777777" w:rsidR="00F77E9B" w:rsidRPr="007F0B42" w:rsidRDefault="00F77E9B" w:rsidP="00F77E9B">
            <w:pPr>
              <w:rPr>
                <w:rFonts w:ascii="微软雅黑" w:eastAsia="微软雅黑" w:hAnsi="微软雅黑" w:cs="微软雅黑"/>
                <w:color w:val="000000"/>
                <w:sz w:val="18"/>
                <w:szCs w:val="18"/>
              </w:rPr>
            </w:pPr>
          </w:p>
        </w:tc>
      </w:tr>
      <w:tr w:rsidR="00342E29" w:rsidRPr="00F77E9B" w14:paraId="54CBEF0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8862388" w14:textId="4D2B06F5" w:rsidR="00342E29" w:rsidRPr="00F77E9B" w:rsidRDefault="00342E29" w:rsidP="00342E29">
            <w:pPr>
              <w:widowControl/>
              <w:jc w:val="center"/>
              <w:rPr>
                <w:rFonts w:ascii="微软雅黑" w:eastAsia="微软雅黑" w:hAnsi="微软雅黑" w:cs="微软雅黑"/>
                <w:color w:val="000000"/>
                <w:sz w:val="18"/>
                <w:szCs w:val="18"/>
              </w:rPr>
            </w:pPr>
            <w:del w:id="4610" w:author="haha" w:date="2019-07-23T15:35:00Z">
              <w:r w:rsidRPr="00F77E9B" w:rsidDel="00144814">
                <w:rPr>
                  <w:rFonts w:ascii="微软雅黑" w:eastAsia="微软雅黑" w:hAnsi="微软雅黑" w:cs="微软雅黑" w:hint="eastAsia"/>
                  <w:color w:val="000000"/>
                  <w:sz w:val="18"/>
                  <w:szCs w:val="18"/>
                </w:rPr>
                <w:delText>9</w:delText>
              </w:r>
            </w:del>
            <w:ins w:id="4611" w:author="haha" w:date="2019-07-23T15:35:00Z">
              <w:r w:rsidR="00144814">
                <w:rPr>
                  <w:rFonts w:ascii="微软雅黑" w:eastAsia="微软雅黑" w:hAnsi="微软雅黑" w:cs="微软雅黑"/>
                  <w:color w:val="000000"/>
                  <w:sz w:val="18"/>
                  <w:szCs w:val="18"/>
                </w:rPr>
                <w:t>12</w:t>
              </w:r>
            </w:ins>
          </w:p>
        </w:tc>
        <w:tc>
          <w:tcPr>
            <w:tcW w:w="1309" w:type="dxa"/>
            <w:gridSpan w:val="2"/>
            <w:vAlign w:val="center"/>
          </w:tcPr>
          <w:p w14:paraId="3D0DEF2C" w14:textId="77777777" w:rsidR="00342E29" w:rsidRPr="00F77E9B" w:rsidRDefault="00342E29" w:rsidP="00342E29">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审批通过率</w:t>
            </w:r>
          </w:p>
        </w:tc>
        <w:tc>
          <w:tcPr>
            <w:tcW w:w="3000" w:type="dxa"/>
            <w:vAlign w:val="center"/>
          </w:tcPr>
          <w:p w14:paraId="5A9D51DC" w14:textId="77777777" w:rsidR="00342E29" w:rsidRPr="00F77E9B" w:rsidRDefault="00342E29" w:rsidP="00342E29">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当日审批通过笔数/（当日审批拒绝笔数+当日审批通过笔数）</w:t>
            </w:r>
          </w:p>
        </w:tc>
        <w:tc>
          <w:tcPr>
            <w:tcW w:w="3209" w:type="dxa"/>
            <w:vAlign w:val="center"/>
          </w:tcPr>
          <w:p w14:paraId="605A4DD2" w14:textId="77777777" w:rsidR="00342E29" w:rsidRPr="00F77E9B" w:rsidRDefault="00342E29" w:rsidP="00342E29">
            <w:pPr>
              <w:rPr>
                <w:rFonts w:ascii="微软雅黑" w:eastAsia="微软雅黑" w:hAnsi="微软雅黑" w:cs="微软雅黑"/>
                <w:color w:val="000000"/>
                <w:sz w:val="18"/>
                <w:szCs w:val="18"/>
              </w:rPr>
            </w:pPr>
          </w:p>
        </w:tc>
        <w:tc>
          <w:tcPr>
            <w:tcW w:w="1712" w:type="dxa"/>
            <w:vAlign w:val="center"/>
          </w:tcPr>
          <w:p w14:paraId="03685685" w14:textId="77777777" w:rsidR="00342E29" w:rsidRPr="007F0B42" w:rsidRDefault="00342E29" w:rsidP="00342E29">
            <w:pPr>
              <w:rPr>
                <w:rFonts w:ascii="微软雅黑" w:eastAsia="微软雅黑" w:hAnsi="微软雅黑" w:cs="微软雅黑"/>
                <w:color w:val="000000"/>
                <w:sz w:val="18"/>
                <w:szCs w:val="18"/>
              </w:rPr>
            </w:pPr>
          </w:p>
        </w:tc>
      </w:tr>
      <w:tr w:rsidR="00342E29" w:rsidRPr="00F77E9B" w14:paraId="3B7C326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E9CC62B" w14:textId="77777777" w:rsidR="00342E29" w:rsidRPr="00F77E9B" w:rsidRDefault="00342E29" w:rsidP="00342E29">
            <w:pPr>
              <w:widowControl/>
              <w:ind w:firstLineChars="100" w:firstLine="180"/>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1</w:t>
            </w:r>
            <w:r w:rsidRPr="00F77E9B">
              <w:rPr>
                <w:rFonts w:ascii="微软雅黑" w:eastAsia="微软雅黑" w:hAnsi="微软雅黑" w:cs="微软雅黑"/>
                <w:color w:val="000000"/>
                <w:sz w:val="18"/>
                <w:szCs w:val="18"/>
              </w:rPr>
              <w:t>3</w:t>
            </w:r>
          </w:p>
        </w:tc>
        <w:tc>
          <w:tcPr>
            <w:tcW w:w="1309" w:type="dxa"/>
            <w:gridSpan w:val="2"/>
            <w:vAlign w:val="center"/>
          </w:tcPr>
          <w:p w14:paraId="4F6B1A11" w14:textId="77777777" w:rsidR="00342E29" w:rsidRPr="00F77E9B" w:rsidRDefault="00342E29" w:rsidP="00342E29">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评分拒绝笔数</w:t>
            </w:r>
          </w:p>
        </w:tc>
        <w:tc>
          <w:tcPr>
            <w:tcW w:w="3000" w:type="dxa"/>
            <w:vAlign w:val="center"/>
          </w:tcPr>
          <w:p w14:paraId="5AD3CBBA" w14:textId="77777777" w:rsidR="00342E29" w:rsidRPr="00F77E9B" w:rsidRDefault="00342E29" w:rsidP="00342E29">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当日审批评分拒绝笔数</w:t>
            </w:r>
          </w:p>
        </w:tc>
        <w:tc>
          <w:tcPr>
            <w:tcW w:w="3209" w:type="dxa"/>
            <w:vAlign w:val="center"/>
          </w:tcPr>
          <w:p w14:paraId="0A3B7857" w14:textId="77777777" w:rsidR="00342E29" w:rsidRPr="00F77E9B" w:rsidRDefault="00342E29" w:rsidP="00342E29">
            <w:pPr>
              <w:rPr>
                <w:rFonts w:ascii="微软雅黑" w:eastAsia="微软雅黑" w:hAnsi="微软雅黑" w:cs="微软雅黑"/>
                <w:color w:val="000000"/>
                <w:sz w:val="18"/>
                <w:szCs w:val="18"/>
              </w:rPr>
            </w:pPr>
          </w:p>
        </w:tc>
        <w:tc>
          <w:tcPr>
            <w:tcW w:w="1712" w:type="dxa"/>
            <w:vAlign w:val="center"/>
          </w:tcPr>
          <w:p w14:paraId="268445F3" w14:textId="77777777" w:rsidR="00342E29" w:rsidRPr="007F0B42" w:rsidRDefault="00342E29" w:rsidP="00342E29">
            <w:pPr>
              <w:rPr>
                <w:rFonts w:ascii="微软雅黑" w:eastAsia="微软雅黑" w:hAnsi="微软雅黑" w:cs="微软雅黑"/>
                <w:color w:val="000000"/>
                <w:sz w:val="18"/>
                <w:szCs w:val="18"/>
              </w:rPr>
            </w:pPr>
          </w:p>
        </w:tc>
      </w:tr>
      <w:tr w:rsidR="00342E29" w:rsidRPr="00F77E9B" w14:paraId="74749A8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6A74D73" w14:textId="2A2648C4" w:rsidR="00342E29" w:rsidRPr="00F77E9B" w:rsidRDefault="00144814" w:rsidP="00342E29">
            <w:pPr>
              <w:widowControl/>
              <w:ind w:firstLineChars="100" w:firstLine="180"/>
              <w:rPr>
                <w:rFonts w:ascii="微软雅黑" w:eastAsia="微软雅黑" w:hAnsi="微软雅黑" w:cs="微软雅黑"/>
                <w:color w:val="000000"/>
                <w:sz w:val="18"/>
                <w:szCs w:val="18"/>
              </w:rPr>
            </w:pPr>
            <w:ins w:id="4612" w:author="haha" w:date="2019-07-23T15:35:00Z">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4</w:t>
              </w:r>
            </w:ins>
          </w:p>
        </w:tc>
        <w:tc>
          <w:tcPr>
            <w:tcW w:w="1309" w:type="dxa"/>
            <w:gridSpan w:val="2"/>
            <w:vAlign w:val="center"/>
          </w:tcPr>
          <w:p w14:paraId="7B53040C" w14:textId="77777777" w:rsidR="00342E29" w:rsidRPr="00F77E9B" w:rsidRDefault="00342E29" w:rsidP="00342E29">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评分拒绝率</w:t>
            </w:r>
          </w:p>
        </w:tc>
        <w:tc>
          <w:tcPr>
            <w:tcW w:w="3000" w:type="dxa"/>
            <w:vAlign w:val="center"/>
          </w:tcPr>
          <w:p w14:paraId="3ACF474E" w14:textId="77777777" w:rsidR="00342E29" w:rsidRPr="00F77E9B" w:rsidRDefault="00342E29" w:rsidP="00342E29">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当日审批评分拒绝笔数/（当日审批评分拒绝笔数+当日审批评分通过笔数）</w:t>
            </w:r>
          </w:p>
        </w:tc>
        <w:tc>
          <w:tcPr>
            <w:tcW w:w="3209" w:type="dxa"/>
            <w:vAlign w:val="center"/>
          </w:tcPr>
          <w:p w14:paraId="3CEF5A6C" w14:textId="77777777" w:rsidR="00342E29" w:rsidRPr="00F77E9B" w:rsidRDefault="00342E29" w:rsidP="00342E29">
            <w:pPr>
              <w:rPr>
                <w:rFonts w:ascii="微软雅黑" w:eastAsia="微软雅黑" w:hAnsi="微软雅黑" w:cs="微软雅黑"/>
                <w:color w:val="000000"/>
                <w:sz w:val="18"/>
                <w:szCs w:val="18"/>
              </w:rPr>
            </w:pPr>
          </w:p>
        </w:tc>
        <w:tc>
          <w:tcPr>
            <w:tcW w:w="1712" w:type="dxa"/>
            <w:vAlign w:val="center"/>
          </w:tcPr>
          <w:p w14:paraId="456CA7F7" w14:textId="77777777" w:rsidR="00342E29" w:rsidRPr="007F0B42" w:rsidRDefault="00342E29" w:rsidP="00342E29">
            <w:pPr>
              <w:rPr>
                <w:rFonts w:ascii="微软雅黑" w:eastAsia="微软雅黑" w:hAnsi="微软雅黑" w:cs="微软雅黑"/>
                <w:color w:val="000000"/>
                <w:sz w:val="18"/>
                <w:szCs w:val="18"/>
              </w:rPr>
            </w:pPr>
          </w:p>
        </w:tc>
      </w:tr>
    </w:tbl>
    <w:p w14:paraId="3859FBAC" w14:textId="4D3BB63C" w:rsidR="00F77E9B" w:rsidDel="00225374" w:rsidRDefault="00F77E9B" w:rsidP="00F77E9B">
      <w:pPr>
        <w:pStyle w:val="1"/>
        <w:rPr>
          <w:moveFrom w:id="4613" w:author="haha" w:date="2019-07-23T16:29:00Z"/>
        </w:rPr>
      </w:pPr>
      <w:moveFromRangeStart w:id="4614" w:author="haha" w:date="2019-07-23T16:29:00Z" w:name="move14791771"/>
      <w:moveFrom w:id="4615" w:author="haha" w:date="2019-07-23T16:29:00Z">
        <w:r w:rsidDel="00225374">
          <w:rPr>
            <w:rFonts w:hint="eastAsia"/>
          </w:rPr>
          <w:t>贷后报表</w:t>
        </w:r>
      </w:moveFrom>
    </w:p>
    <w:moveFromRangeEnd w:id="4614"/>
    <w:p w14:paraId="32CE24EE" w14:textId="77777777" w:rsidR="00225374" w:rsidRDefault="00225374" w:rsidP="00F77E9B">
      <w:pPr>
        <w:rPr>
          <w:ins w:id="4616" w:author="haha" w:date="2019-07-23T16:29:00Z"/>
          <w:noProof/>
        </w:rPr>
      </w:pPr>
    </w:p>
    <w:p w14:paraId="20C427E1" w14:textId="77777777" w:rsidR="00225374" w:rsidRDefault="00225374" w:rsidP="00F77E9B">
      <w:pPr>
        <w:rPr>
          <w:ins w:id="4617" w:author="haha" w:date="2019-07-23T16:29:00Z"/>
          <w:noProof/>
        </w:rPr>
      </w:pPr>
    </w:p>
    <w:p w14:paraId="5F74C5E5" w14:textId="769269BC" w:rsidR="00225374" w:rsidRDefault="00225374">
      <w:pPr>
        <w:pStyle w:val="2"/>
        <w:rPr>
          <w:moveTo w:id="4618" w:author="haha" w:date="2019-07-23T16:29:00Z"/>
        </w:rPr>
        <w:pPrChange w:id="4619" w:author="haha" w:date="2019-07-23T16:29:00Z">
          <w:pPr>
            <w:pStyle w:val="1"/>
          </w:pPr>
        </w:pPrChange>
      </w:pPr>
      <w:bookmarkStart w:id="4620" w:name="_Toc14795497"/>
      <w:ins w:id="4621" w:author="haha" w:date="2019-07-23T16:29:00Z">
        <w:r>
          <w:rPr>
            <w:rFonts w:hint="eastAsia"/>
          </w:rPr>
          <w:t>5</w:t>
        </w:r>
        <w:r>
          <w:t>.5</w:t>
        </w:r>
      </w:ins>
      <w:moveToRangeStart w:id="4622" w:author="haha" w:date="2019-07-23T16:29:00Z" w:name="move14791771"/>
      <w:moveTo w:id="4623" w:author="haha" w:date="2019-07-23T16:29:00Z">
        <w:r>
          <w:rPr>
            <w:rFonts w:hint="eastAsia"/>
          </w:rPr>
          <w:t>贷后报表</w:t>
        </w:r>
        <w:bookmarkEnd w:id="4620"/>
      </w:moveTo>
    </w:p>
    <w:moveToRangeEnd w:id="4622"/>
    <w:p w14:paraId="6F18D76A" w14:textId="7EBF2F23" w:rsidR="00F77E9B" w:rsidRDefault="00F77E9B" w:rsidP="00F77E9B">
      <w:r>
        <w:rPr>
          <w:noProof/>
        </w:rPr>
        <w:drawing>
          <wp:inline distT="0" distB="0" distL="0" distR="0" wp14:anchorId="2C447D70" wp14:editId="5A8CFB57">
            <wp:extent cx="5270500" cy="70993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70993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77E9B" w14:paraId="0D42B5DD" w14:textId="77777777" w:rsidTr="00F77E9B">
        <w:trPr>
          <w:trHeight w:val="90"/>
        </w:trPr>
        <w:tc>
          <w:tcPr>
            <w:tcW w:w="1245" w:type="dxa"/>
            <w:gridSpan w:val="2"/>
            <w:tcBorders>
              <w:top w:val="nil"/>
              <w:left w:val="single" w:sz="4" w:space="0" w:color="auto"/>
              <w:bottom w:val="single" w:sz="4" w:space="0" w:color="auto"/>
              <w:right w:val="single" w:sz="4" w:space="0" w:color="auto"/>
            </w:tcBorders>
          </w:tcPr>
          <w:p w14:paraId="270CE6DC" w14:textId="77777777" w:rsidR="00F77E9B" w:rsidRDefault="00F77E9B" w:rsidP="00F77E9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35014862" w14:textId="77777777" w:rsidR="00F77E9B" w:rsidRDefault="00342E29" w:rsidP="00F77E9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贷后</w:t>
            </w:r>
            <w:r w:rsidR="00F77E9B">
              <w:rPr>
                <w:rFonts w:ascii="微软雅黑" w:eastAsia="微软雅黑" w:hAnsi="微软雅黑" w:cs="宋体" w:hint="eastAsia"/>
                <w:color w:val="000000"/>
                <w:kern w:val="0"/>
                <w:sz w:val="18"/>
                <w:szCs w:val="18"/>
              </w:rPr>
              <w:t>报表</w:t>
            </w:r>
          </w:p>
        </w:tc>
      </w:tr>
      <w:tr w:rsidR="00F77E9B" w14:paraId="01D476C6" w14:textId="77777777" w:rsidTr="00F77E9B">
        <w:trPr>
          <w:trHeight w:val="408"/>
        </w:trPr>
        <w:tc>
          <w:tcPr>
            <w:tcW w:w="1245" w:type="dxa"/>
            <w:gridSpan w:val="2"/>
            <w:tcBorders>
              <w:top w:val="nil"/>
              <w:left w:val="single" w:sz="4" w:space="0" w:color="auto"/>
              <w:bottom w:val="single" w:sz="4" w:space="0" w:color="auto"/>
              <w:right w:val="single" w:sz="4" w:space="0" w:color="auto"/>
            </w:tcBorders>
          </w:tcPr>
          <w:p w14:paraId="5347A617"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EBBB324" w14:textId="77777777" w:rsidR="00F77E9B" w:rsidRDefault="00D30571"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贷后</w:t>
            </w:r>
            <w:r w:rsidR="00F77E9B">
              <w:rPr>
                <w:rFonts w:ascii="微软雅黑" w:eastAsia="微软雅黑" w:hAnsi="微软雅黑" w:cs="宋体" w:hint="eastAsia"/>
                <w:kern w:val="0"/>
                <w:sz w:val="18"/>
                <w:szCs w:val="18"/>
              </w:rPr>
              <w:t>报表按钮</w:t>
            </w:r>
          </w:p>
        </w:tc>
      </w:tr>
      <w:tr w:rsidR="00F77E9B" w14:paraId="2F45F64A" w14:textId="77777777" w:rsidTr="00F77E9B">
        <w:trPr>
          <w:trHeight w:val="423"/>
        </w:trPr>
        <w:tc>
          <w:tcPr>
            <w:tcW w:w="1245" w:type="dxa"/>
            <w:gridSpan w:val="2"/>
            <w:tcBorders>
              <w:top w:val="nil"/>
              <w:left w:val="single" w:sz="4" w:space="0" w:color="auto"/>
              <w:bottom w:val="single" w:sz="4" w:space="0" w:color="auto"/>
              <w:right w:val="single" w:sz="4" w:space="0" w:color="auto"/>
            </w:tcBorders>
          </w:tcPr>
          <w:p w14:paraId="4EDD45CC"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9CB81F9"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F77E9B" w14:paraId="4C777E5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A063DA4"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F77E9B" w14:paraId="6249B71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F37A20F"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450DEFC"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D87329B"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6AD1B9B"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1A08E519"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F77E9B" w14:paraId="035B198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102B4DE" w14:textId="77777777" w:rsidR="00F77E9B" w:rsidRDefault="00F77E9B"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FE1809E"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290FEA51"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筛选日期，可查询一天也可查询范围内的，查询范围内的则右边大于左边的</w:t>
            </w:r>
          </w:p>
        </w:tc>
        <w:tc>
          <w:tcPr>
            <w:tcW w:w="3209" w:type="dxa"/>
          </w:tcPr>
          <w:p w14:paraId="629CF2C0" w14:textId="77777777" w:rsidR="00F77E9B" w:rsidRDefault="00F77E9B" w:rsidP="00F77E9B">
            <w:pPr>
              <w:pStyle w:val="Axure"/>
              <w:rPr>
                <w:rFonts w:ascii="微软雅黑" w:eastAsia="微软雅黑" w:hAnsi="微软雅黑" w:cs="微软雅黑"/>
                <w:sz w:val="18"/>
                <w:szCs w:val="18"/>
              </w:rPr>
            </w:pPr>
          </w:p>
        </w:tc>
        <w:tc>
          <w:tcPr>
            <w:tcW w:w="1712" w:type="dxa"/>
          </w:tcPr>
          <w:p w14:paraId="3A199AF9" w14:textId="77777777" w:rsidR="00F77E9B" w:rsidRDefault="00F77E9B" w:rsidP="00F77E9B">
            <w:pPr>
              <w:widowControl/>
              <w:jc w:val="left"/>
              <w:rPr>
                <w:rFonts w:ascii="微软雅黑" w:eastAsia="微软雅黑" w:hAnsi="微软雅黑" w:cs="宋体"/>
                <w:bCs/>
                <w:kern w:val="0"/>
                <w:sz w:val="18"/>
                <w:szCs w:val="18"/>
              </w:rPr>
            </w:pPr>
          </w:p>
        </w:tc>
      </w:tr>
      <w:tr w:rsidR="00F77E9B" w14:paraId="003885B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8EF0611" w14:textId="77777777" w:rsidR="00F77E9B" w:rsidRDefault="00F77E9B"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4C89297"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7DAC9194"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点击根据条件进行页面展示</w:t>
            </w:r>
          </w:p>
        </w:tc>
        <w:tc>
          <w:tcPr>
            <w:tcW w:w="3209" w:type="dxa"/>
          </w:tcPr>
          <w:p w14:paraId="6059DC17" w14:textId="77777777" w:rsidR="00F77E9B" w:rsidRDefault="00F77E9B" w:rsidP="00F77E9B">
            <w:pPr>
              <w:pStyle w:val="Axure"/>
              <w:rPr>
                <w:rFonts w:ascii="微软雅黑" w:eastAsia="微软雅黑" w:hAnsi="微软雅黑" w:cs="微软雅黑"/>
                <w:sz w:val="18"/>
                <w:szCs w:val="18"/>
              </w:rPr>
            </w:pPr>
          </w:p>
        </w:tc>
        <w:tc>
          <w:tcPr>
            <w:tcW w:w="1712" w:type="dxa"/>
          </w:tcPr>
          <w:p w14:paraId="725D4BF9" w14:textId="77777777" w:rsidR="00F77E9B" w:rsidRDefault="00F77E9B"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无数据展示空内容即可</w:t>
            </w:r>
          </w:p>
        </w:tc>
      </w:tr>
      <w:tr w:rsidR="00F77E9B" w14:paraId="07DED56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36DC96B" w14:textId="77777777" w:rsidR="00F77E9B" w:rsidRDefault="00F77E9B"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75D4D9D9"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01B64916"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筛选条件回到默认状态</w:t>
            </w:r>
          </w:p>
        </w:tc>
        <w:tc>
          <w:tcPr>
            <w:tcW w:w="3209" w:type="dxa"/>
          </w:tcPr>
          <w:p w14:paraId="491E8238" w14:textId="77777777" w:rsidR="00F77E9B" w:rsidRDefault="00F77E9B" w:rsidP="00F77E9B">
            <w:pPr>
              <w:pStyle w:val="Axure"/>
              <w:rPr>
                <w:rFonts w:ascii="微软雅黑" w:eastAsia="微软雅黑" w:hAnsi="微软雅黑" w:cs="微软雅黑"/>
                <w:sz w:val="18"/>
                <w:szCs w:val="18"/>
              </w:rPr>
            </w:pPr>
          </w:p>
        </w:tc>
        <w:tc>
          <w:tcPr>
            <w:tcW w:w="1712" w:type="dxa"/>
          </w:tcPr>
          <w:p w14:paraId="32768526" w14:textId="77777777" w:rsidR="00F77E9B" w:rsidRDefault="00F77E9B" w:rsidP="00F77E9B">
            <w:pPr>
              <w:widowControl/>
              <w:jc w:val="left"/>
              <w:rPr>
                <w:rFonts w:ascii="微软雅黑" w:eastAsia="微软雅黑" w:hAnsi="微软雅黑" w:cs="微软雅黑"/>
                <w:sz w:val="18"/>
                <w:szCs w:val="18"/>
              </w:rPr>
            </w:pPr>
          </w:p>
        </w:tc>
      </w:tr>
      <w:tr w:rsidR="00F77E9B" w14:paraId="7EBE951D"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AACA429" w14:textId="77777777" w:rsidR="00F77E9B" w:rsidRDefault="00F77E9B"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1C227C08"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71FD0F27" w14:textId="77777777" w:rsidR="00F77E9B" w:rsidRDefault="00F77E9B" w:rsidP="00F77E9B">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p>
        </w:tc>
        <w:tc>
          <w:tcPr>
            <w:tcW w:w="3209" w:type="dxa"/>
          </w:tcPr>
          <w:p w14:paraId="143B399E" w14:textId="77777777" w:rsidR="00F77E9B" w:rsidRDefault="00F77E9B" w:rsidP="00F77E9B">
            <w:pPr>
              <w:pStyle w:val="Axure"/>
              <w:rPr>
                <w:rFonts w:ascii="微软雅黑" w:eastAsia="微软雅黑" w:hAnsi="微软雅黑" w:cs="微软雅黑"/>
                <w:sz w:val="18"/>
                <w:szCs w:val="18"/>
              </w:rPr>
            </w:pPr>
          </w:p>
        </w:tc>
        <w:tc>
          <w:tcPr>
            <w:tcW w:w="1712" w:type="dxa"/>
          </w:tcPr>
          <w:p w14:paraId="3F1E0BFC" w14:textId="77777777" w:rsidR="00F77E9B" w:rsidRDefault="00F77E9B" w:rsidP="00F77E9B">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无数据导出提示“无数据”</w:t>
            </w:r>
          </w:p>
        </w:tc>
      </w:tr>
      <w:tr w:rsidR="00F77E9B" w:rsidRPr="00F77E9B" w14:paraId="7600168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06B802E" w14:textId="77777777" w:rsidR="00F77E9B" w:rsidRPr="00F77E9B" w:rsidRDefault="00F77E9B" w:rsidP="00F77E9B">
            <w:pPr>
              <w:widowControl/>
              <w:jc w:val="cente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5</w:t>
            </w:r>
          </w:p>
        </w:tc>
        <w:tc>
          <w:tcPr>
            <w:tcW w:w="1309" w:type="dxa"/>
            <w:gridSpan w:val="2"/>
            <w:vAlign w:val="center"/>
          </w:tcPr>
          <w:p w14:paraId="67214E48" w14:textId="77777777" w:rsidR="00F77E9B" w:rsidRPr="00F77E9B" w:rsidRDefault="00F77E9B" w:rsidP="00F77E9B">
            <w:pPr>
              <w:widowControl/>
              <w:jc w:val="left"/>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日期</w:t>
            </w:r>
          </w:p>
        </w:tc>
        <w:tc>
          <w:tcPr>
            <w:tcW w:w="3000" w:type="dxa"/>
            <w:vAlign w:val="center"/>
          </w:tcPr>
          <w:p w14:paraId="03C51DD1"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当日日期，精确到日</w:t>
            </w:r>
          </w:p>
        </w:tc>
        <w:tc>
          <w:tcPr>
            <w:tcW w:w="3209" w:type="dxa"/>
            <w:vAlign w:val="center"/>
          </w:tcPr>
          <w:p w14:paraId="3C157F7E" w14:textId="77777777" w:rsidR="00F77E9B" w:rsidRPr="00F77E9B" w:rsidRDefault="00F77E9B" w:rsidP="00F77E9B">
            <w:pPr>
              <w:widowControl/>
              <w:jc w:val="left"/>
              <w:rPr>
                <w:rFonts w:ascii="微软雅黑" w:eastAsia="微软雅黑" w:hAnsi="微软雅黑" w:cs="微软雅黑"/>
                <w:color w:val="000000"/>
                <w:sz w:val="18"/>
                <w:szCs w:val="18"/>
              </w:rPr>
            </w:pPr>
          </w:p>
        </w:tc>
        <w:tc>
          <w:tcPr>
            <w:tcW w:w="1712" w:type="dxa"/>
          </w:tcPr>
          <w:p w14:paraId="1FC8D0D4" w14:textId="77777777" w:rsidR="00F77E9B" w:rsidRPr="00F77E9B" w:rsidRDefault="00F77E9B" w:rsidP="00F77E9B">
            <w:pPr>
              <w:widowControl/>
              <w:jc w:val="left"/>
              <w:rPr>
                <w:rFonts w:ascii="微软雅黑" w:eastAsia="微软雅黑" w:hAnsi="微软雅黑" w:cs="微软雅黑"/>
                <w:color w:val="000000"/>
                <w:sz w:val="18"/>
                <w:szCs w:val="18"/>
              </w:rPr>
            </w:pPr>
          </w:p>
        </w:tc>
      </w:tr>
      <w:tr w:rsidR="00F77E9B" w:rsidRPr="00F77E9B" w14:paraId="7C45C10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6C2342" w14:textId="77777777" w:rsidR="00F77E9B" w:rsidRPr="00F77E9B" w:rsidRDefault="000D2E5B" w:rsidP="00F77E9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6</w:t>
            </w:r>
          </w:p>
        </w:tc>
        <w:tc>
          <w:tcPr>
            <w:tcW w:w="1309" w:type="dxa"/>
            <w:gridSpan w:val="2"/>
            <w:vAlign w:val="center"/>
          </w:tcPr>
          <w:p w14:paraId="5B91976E"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产品</w:t>
            </w:r>
          </w:p>
        </w:tc>
        <w:tc>
          <w:tcPr>
            <w:tcW w:w="3000" w:type="dxa"/>
            <w:vAlign w:val="center"/>
          </w:tcPr>
          <w:p w14:paraId="7B6B4BEC"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209" w:type="dxa"/>
            <w:vAlign w:val="center"/>
          </w:tcPr>
          <w:p w14:paraId="5E4C8B54"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3989F340" w14:textId="77777777" w:rsidR="00F77E9B" w:rsidRPr="007F0B42" w:rsidRDefault="00F77E9B" w:rsidP="00F77E9B">
            <w:pPr>
              <w:widowControl/>
              <w:jc w:val="left"/>
              <w:rPr>
                <w:rFonts w:ascii="微软雅黑" w:eastAsia="微软雅黑" w:hAnsi="微软雅黑" w:cs="微软雅黑"/>
                <w:color w:val="000000"/>
                <w:sz w:val="18"/>
                <w:szCs w:val="18"/>
              </w:rPr>
            </w:pPr>
          </w:p>
        </w:tc>
      </w:tr>
      <w:tr w:rsidR="00F77E9B" w:rsidRPr="00F77E9B" w14:paraId="296DDC3E"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B0A2CA4" w14:textId="77777777" w:rsidR="00F77E9B" w:rsidRPr="00F77E9B" w:rsidRDefault="000D2E5B" w:rsidP="00F77E9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7</w:t>
            </w:r>
          </w:p>
        </w:tc>
        <w:tc>
          <w:tcPr>
            <w:tcW w:w="1309" w:type="dxa"/>
            <w:gridSpan w:val="2"/>
            <w:vAlign w:val="center"/>
          </w:tcPr>
          <w:p w14:paraId="705F4AFE"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当日案件数</w:t>
            </w:r>
          </w:p>
        </w:tc>
        <w:tc>
          <w:tcPr>
            <w:tcW w:w="3000" w:type="dxa"/>
            <w:vAlign w:val="center"/>
          </w:tcPr>
          <w:p w14:paraId="12CCF40D"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展示当日总案件数</w:t>
            </w:r>
          </w:p>
        </w:tc>
        <w:tc>
          <w:tcPr>
            <w:tcW w:w="3209" w:type="dxa"/>
            <w:vAlign w:val="center"/>
          </w:tcPr>
          <w:p w14:paraId="5BBB6146"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3E8FB05E"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72F30CA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6A7050C" w14:textId="77777777" w:rsidR="00F77E9B" w:rsidRPr="00F77E9B" w:rsidRDefault="000D2E5B" w:rsidP="00F77E9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8</w:t>
            </w:r>
          </w:p>
        </w:tc>
        <w:tc>
          <w:tcPr>
            <w:tcW w:w="1309" w:type="dxa"/>
            <w:gridSpan w:val="2"/>
            <w:vAlign w:val="center"/>
          </w:tcPr>
          <w:p w14:paraId="007984FD"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催回笔数</w:t>
            </w:r>
          </w:p>
        </w:tc>
        <w:tc>
          <w:tcPr>
            <w:tcW w:w="3000" w:type="dxa"/>
            <w:vAlign w:val="center"/>
          </w:tcPr>
          <w:p w14:paraId="50EF997A"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展示总催回笔数</w:t>
            </w:r>
          </w:p>
        </w:tc>
        <w:tc>
          <w:tcPr>
            <w:tcW w:w="3209" w:type="dxa"/>
            <w:vAlign w:val="center"/>
          </w:tcPr>
          <w:p w14:paraId="12DFC6AC"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2DD58243"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465106C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138FAA4" w14:textId="77777777" w:rsidR="00F77E9B" w:rsidRPr="00F77E9B" w:rsidRDefault="000D2E5B" w:rsidP="00F77E9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9</w:t>
            </w:r>
          </w:p>
        </w:tc>
        <w:tc>
          <w:tcPr>
            <w:tcW w:w="1309" w:type="dxa"/>
            <w:gridSpan w:val="2"/>
            <w:vAlign w:val="center"/>
          </w:tcPr>
          <w:p w14:paraId="31F46A94"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当日催回率</w:t>
            </w:r>
          </w:p>
        </w:tc>
        <w:tc>
          <w:tcPr>
            <w:tcW w:w="3000" w:type="dxa"/>
            <w:vAlign w:val="center"/>
          </w:tcPr>
          <w:p w14:paraId="08A97321"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摧毁笔数/当日案件数</w:t>
            </w:r>
          </w:p>
        </w:tc>
        <w:tc>
          <w:tcPr>
            <w:tcW w:w="3209" w:type="dxa"/>
            <w:vAlign w:val="center"/>
          </w:tcPr>
          <w:p w14:paraId="67B277C7"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44A9EF60"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1C3658A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D7EA08B" w14:textId="77777777" w:rsidR="00F77E9B" w:rsidRPr="00F77E9B" w:rsidRDefault="000D2E5B" w:rsidP="00F77E9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10</w:t>
            </w:r>
          </w:p>
        </w:tc>
        <w:tc>
          <w:tcPr>
            <w:tcW w:w="1309" w:type="dxa"/>
            <w:gridSpan w:val="2"/>
            <w:vAlign w:val="center"/>
          </w:tcPr>
          <w:p w14:paraId="6DE1C591"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当日全款笔数</w:t>
            </w:r>
          </w:p>
        </w:tc>
        <w:tc>
          <w:tcPr>
            <w:tcW w:w="3000" w:type="dxa"/>
            <w:vAlign w:val="center"/>
          </w:tcPr>
          <w:p w14:paraId="09653A0C"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当日全款结清笔数</w:t>
            </w:r>
          </w:p>
        </w:tc>
        <w:tc>
          <w:tcPr>
            <w:tcW w:w="3209" w:type="dxa"/>
            <w:vAlign w:val="center"/>
          </w:tcPr>
          <w:p w14:paraId="0B70A745"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7BCDAB6C"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3F10A98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F2DED8" w14:textId="77777777" w:rsidR="00F77E9B" w:rsidRPr="00F77E9B" w:rsidRDefault="00F77E9B" w:rsidP="00F77E9B">
            <w:pPr>
              <w:widowControl/>
              <w:ind w:firstLineChars="100" w:firstLine="180"/>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1</w:t>
            </w:r>
            <w:r w:rsidR="000D2E5B">
              <w:rPr>
                <w:rFonts w:ascii="微软雅黑" w:eastAsia="微软雅黑" w:hAnsi="微软雅黑" w:cs="微软雅黑"/>
                <w:color w:val="000000"/>
                <w:sz w:val="18"/>
                <w:szCs w:val="18"/>
              </w:rPr>
              <w:t>1</w:t>
            </w:r>
          </w:p>
        </w:tc>
        <w:tc>
          <w:tcPr>
            <w:tcW w:w="1309" w:type="dxa"/>
            <w:gridSpan w:val="2"/>
            <w:vAlign w:val="center"/>
          </w:tcPr>
          <w:p w14:paraId="5F5BF3D0"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当日展期笔数</w:t>
            </w:r>
          </w:p>
        </w:tc>
        <w:tc>
          <w:tcPr>
            <w:tcW w:w="3000" w:type="dxa"/>
            <w:vAlign w:val="center"/>
          </w:tcPr>
          <w:p w14:paraId="65A54967"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当日办理展期笔数</w:t>
            </w:r>
          </w:p>
        </w:tc>
        <w:tc>
          <w:tcPr>
            <w:tcW w:w="3209" w:type="dxa"/>
            <w:vAlign w:val="center"/>
          </w:tcPr>
          <w:p w14:paraId="10FDE244"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76DE091E"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6625381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D437906"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2</w:t>
            </w:r>
          </w:p>
        </w:tc>
        <w:tc>
          <w:tcPr>
            <w:tcW w:w="1309" w:type="dxa"/>
            <w:gridSpan w:val="2"/>
            <w:vAlign w:val="center"/>
          </w:tcPr>
          <w:p w14:paraId="2086E01B"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当日应还金额</w:t>
            </w:r>
          </w:p>
        </w:tc>
        <w:tc>
          <w:tcPr>
            <w:tcW w:w="3000" w:type="dxa"/>
            <w:vAlign w:val="center"/>
          </w:tcPr>
          <w:p w14:paraId="71502846"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当日到期应还金额合计</w:t>
            </w:r>
          </w:p>
        </w:tc>
        <w:tc>
          <w:tcPr>
            <w:tcW w:w="3209" w:type="dxa"/>
            <w:vAlign w:val="center"/>
          </w:tcPr>
          <w:p w14:paraId="2B25F5AD"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6A4EA538"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09DB3D39"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E6005B"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3</w:t>
            </w:r>
          </w:p>
        </w:tc>
        <w:tc>
          <w:tcPr>
            <w:tcW w:w="1309" w:type="dxa"/>
            <w:gridSpan w:val="2"/>
            <w:vAlign w:val="center"/>
          </w:tcPr>
          <w:p w14:paraId="5EA884C3"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当日实还金额</w:t>
            </w:r>
          </w:p>
        </w:tc>
        <w:tc>
          <w:tcPr>
            <w:tcW w:w="3000" w:type="dxa"/>
            <w:vAlign w:val="center"/>
          </w:tcPr>
          <w:p w14:paraId="01FA27A7"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当日到期实际还款金额合计</w:t>
            </w:r>
          </w:p>
        </w:tc>
        <w:tc>
          <w:tcPr>
            <w:tcW w:w="3209" w:type="dxa"/>
            <w:vAlign w:val="center"/>
          </w:tcPr>
          <w:p w14:paraId="74CFD9FA"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64EA4162"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5ECEC83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C86768"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4</w:t>
            </w:r>
          </w:p>
        </w:tc>
        <w:tc>
          <w:tcPr>
            <w:tcW w:w="1309" w:type="dxa"/>
            <w:gridSpan w:val="2"/>
            <w:vAlign w:val="center"/>
          </w:tcPr>
          <w:p w14:paraId="3533E75C"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当日逾期率</w:t>
            </w:r>
          </w:p>
        </w:tc>
        <w:tc>
          <w:tcPr>
            <w:tcW w:w="3000" w:type="dxa"/>
            <w:vAlign w:val="center"/>
          </w:tcPr>
          <w:p w14:paraId="233F8173"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当日未还笔数/当日应还笔数</w:t>
            </w:r>
          </w:p>
        </w:tc>
        <w:tc>
          <w:tcPr>
            <w:tcW w:w="3209" w:type="dxa"/>
            <w:vAlign w:val="center"/>
          </w:tcPr>
          <w:p w14:paraId="5655E820"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38B6FB2D"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66EDFE1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E48C4D"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5</w:t>
            </w:r>
          </w:p>
        </w:tc>
        <w:tc>
          <w:tcPr>
            <w:tcW w:w="1309" w:type="dxa"/>
            <w:gridSpan w:val="2"/>
            <w:vAlign w:val="center"/>
          </w:tcPr>
          <w:p w14:paraId="03E72C09"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T+1还款笔数</w:t>
            </w:r>
          </w:p>
        </w:tc>
        <w:tc>
          <w:tcPr>
            <w:tcW w:w="3000" w:type="dxa"/>
            <w:vAlign w:val="center"/>
          </w:tcPr>
          <w:p w14:paraId="56910260"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还款日后1天</w:t>
            </w:r>
            <w:r w:rsidR="00D30571">
              <w:rPr>
                <w:rFonts w:ascii="微软雅黑" w:eastAsia="微软雅黑" w:hAnsi="微软雅黑" w:cs="微软雅黑" w:hint="eastAsia"/>
                <w:color w:val="000000"/>
                <w:sz w:val="18"/>
                <w:szCs w:val="18"/>
              </w:rPr>
              <w:t>还款笔数</w:t>
            </w:r>
          </w:p>
        </w:tc>
        <w:tc>
          <w:tcPr>
            <w:tcW w:w="3209" w:type="dxa"/>
            <w:vAlign w:val="center"/>
          </w:tcPr>
          <w:p w14:paraId="1415040E"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05494523"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1E9B1D88"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339C944"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6</w:t>
            </w:r>
          </w:p>
        </w:tc>
        <w:tc>
          <w:tcPr>
            <w:tcW w:w="1309" w:type="dxa"/>
            <w:gridSpan w:val="2"/>
            <w:vAlign w:val="center"/>
          </w:tcPr>
          <w:p w14:paraId="6AEB1AC7"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T+1还款金额</w:t>
            </w:r>
          </w:p>
        </w:tc>
        <w:tc>
          <w:tcPr>
            <w:tcW w:w="3000" w:type="dxa"/>
            <w:vAlign w:val="center"/>
          </w:tcPr>
          <w:p w14:paraId="586F45C5"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还款后一天的还款金额</w:t>
            </w:r>
          </w:p>
        </w:tc>
        <w:tc>
          <w:tcPr>
            <w:tcW w:w="3209" w:type="dxa"/>
            <w:vAlign w:val="center"/>
          </w:tcPr>
          <w:p w14:paraId="3FD46B9C"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53311FBB"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666BC2C4"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C8A0A8"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7</w:t>
            </w:r>
          </w:p>
        </w:tc>
        <w:tc>
          <w:tcPr>
            <w:tcW w:w="1309" w:type="dxa"/>
            <w:gridSpan w:val="2"/>
            <w:vAlign w:val="center"/>
          </w:tcPr>
          <w:p w14:paraId="0EC813FE"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T+2还款笔数</w:t>
            </w:r>
          </w:p>
        </w:tc>
        <w:tc>
          <w:tcPr>
            <w:tcW w:w="3000" w:type="dxa"/>
            <w:vAlign w:val="center"/>
          </w:tcPr>
          <w:p w14:paraId="2CB3AB46"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还款后2天的还款笔数</w:t>
            </w:r>
          </w:p>
        </w:tc>
        <w:tc>
          <w:tcPr>
            <w:tcW w:w="3209" w:type="dxa"/>
            <w:vAlign w:val="center"/>
          </w:tcPr>
          <w:p w14:paraId="03BE7885"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3D2242DC"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507D4BC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F1BD908"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8</w:t>
            </w:r>
          </w:p>
        </w:tc>
        <w:tc>
          <w:tcPr>
            <w:tcW w:w="1309" w:type="dxa"/>
            <w:gridSpan w:val="2"/>
            <w:vAlign w:val="center"/>
          </w:tcPr>
          <w:p w14:paraId="7A61DD19"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T+2还款金额</w:t>
            </w:r>
          </w:p>
        </w:tc>
        <w:tc>
          <w:tcPr>
            <w:tcW w:w="3000" w:type="dxa"/>
            <w:vAlign w:val="center"/>
          </w:tcPr>
          <w:p w14:paraId="176BF614" w14:textId="77777777" w:rsidR="00F77E9B" w:rsidRPr="00F77E9B" w:rsidRDefault="00D30571"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还款后2天的还款金额</w:t>
            </w:r>
          </w:p>
        </w:tc>
        <w:tc>
          <w:tcPr>
            <w:tcW w:w="3209" w:type="dxa"/>
            <w:vAlign w:val="center"/>
          </w:tcPr>
          <w:p w14:paraId="23CC299F"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6A656FC2"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0F55F100"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1D002A0"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19</w:t>
            </w:r>
          </w:p>
        </w:tc>
        <w:tc>
          <w:tcPr>
            <w:tcW w:w="1309" w:type="dxa"/>
            <w:gridSpan w:val="2"/>
            <w:vAlign w:val="center"/>
          </w:tcPr>
          <w:p w14:paraId="5401BA52"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T+3还款笔数</w:t>
            </w:r>
          </w:p>
        </w:tc>
        <w:tc>
          <w:tcPr>
            <w:tcW w:w="3000" w:type="dxa"/>
            <w:vAlign w:val="center"/>
          </w:tcPr>
          <w:p w14:paraId="6155C1EA"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还款日后3天以上含3天</w:t>
            </w:r>
            <w:r w:rsidR="000D2E5B">
              <w:rPr>
                <w:rFonts w:ascii="微软雅黑" w:eastAsia="微软雅黑" w:hAnsi="微软雅黑" w:cs="微软雅黑" w:hint="eastAsia"/>
                <w:color w:val="000000"/>
                <w:sz w:val="18"/>
                <w:szCs w:val="18"/>
              </w:rPr>
              <w:t>的还款笔数</w:t>
            </w:r>
          </w:p>
        </w:tc>
        <w:tc>
          <w:tcPr>
            <w:tcW w:w="3209" w:type="dxa"/>
            <w:vAlign w:val="center"/>
          </w:tcPr>
          <w:p w14:paraId="31FD1DF4"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5672DB5A"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77E23AB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0B56A7"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0</w:t>
            </w:r>
          </w:p>
        </w:tc>
        <w:tc>
          <w:tcPr>
            <w:tcW w:w="1309" w:type="dxa"/>
            <w:gridSpan w:val="2"/>
            <w:vAlign w:val="center"/>
          </w:tcPr>
          <w:p w14:paraId="210833B7"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T+3还款金额</w:t>
            </w:r>
          </w:p>
        </w:tc>
        <w:tc>
          <w:tcPr>
            <w:tcW w:w="3000" w:type="dxa"/>
            <w:vAlign w:val="center"/>
          </w:tcPr>
          <w:p w14:paraId="52B4AE73" w14:textId="77777777" w:rsidR="00F77E9B" w:rsidRPr="00F77E9B" w:rsidRDefault="000D2E5B" w:rsidP="00F77E9B">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还款日后3天以上含3天的还款金额</w:t>
            </w:r>
          </w:p>
        </w:tc>
        <w:tc>
          <w:tcPr>
            <w:tcW w:w="3209" w:type="dxa"/>
            <w:vAlign w:val="center"/>
          </w:tcPr>
          <w:p w14:paraId="789549BD"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123AE14E" w14:textId="77777777" w:rsidR="00F77E9B" w:rsidRPr="007F0B42" w:rsidRDefault="00F77E9B" w:rsidP="00F77E9B">
            <w:pPr>
              <w:rPr>
                <w:rFonts w:ascii="微软雅黑" w:eastAsia="微软雅黑" w:hAnsi="微软雅黑" w:cs="微软雅黑"/>
                <w:color w:val="000000"/>
                <w:sz w:val="18"/>
                <w:szCs w:val="18"/>
              </w:rPr>
            </w:pPr>
          </w:p>
        </w:tc>
      </w:tr>
      <w:tr w:rsidR="00F77E9B" w:rsidRPr="00F77E9B" w14:paraId="1E39C5E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F4307D" w14:textId="77777777" w:rsidR="00F77E9B" w:rsidRPr="00F77E9B" w:rsidRDefault="000D2E5B" w:rsidP="00F77E9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2</w:t>
            </w:r>
            <w:r>
              <w:rPr>
                <w:rFonts w:ascii="微软雅黑" w:eastAsia="微软雅黑" w:hAnsi="微软雅黑" w:cs="微软雅黑"/>
                <w:color w:val="000000"/>
                <w:sz w:val="18"/>
                <w:szCs w:val="18"/>
              </w:rPr>
              <w:t>1</w:t>
            </w:r>
          </w:p>
        </w:tc>
        <w:tc>
          <w:tcPr>
            <w:tcW w:w="1309" w:type="dxa"/>
            <w:gridSpan w:val="2"/>
            <w:vAlign w:val="center"/>
          </w:tcPr>
          <w:p w14:paraId="7EF4FE5A"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回款率</w:t>
            </w:r>
          </w:p>
        </w:tc>
        <w:tc>
          <w:tcPr>
            <w:tcW w:w="3000" w:type="dxa"/>
            <w:vAlign w:val="center"/>
          </w:tcPr>
          <w:p w14:paraId="17CEC5D3" w14:textId="77777777" w:rsidR="00F77E9B" w:rsidRPr="00F77E9B" w:rsidRDefault="00F77E9B" w:rsidP="00F77E9B">
            <w:pP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还款日后10日每日刷新该数据，展示最新还款情况</w:t>
            </w:r>
          </w:p>
        </w:tc>
        <w:tc>
          <w:tcPr>
            <w:tcW w:w="3209" w:type="dxa"/>
            <w:vAlign w:val="center"/>
          </w:tcPr>
          <w:p w14:paraId="7287DE54" w14:textId="77777777" w:rsidR="00F77E9B" w:rsidRPr="00F77E9B" w:rsidRDefault="00F77E9B" w:rsidP="00F77E9B">
            <w:pPr>
              <w:rPr>
                <w:rFonts w:ascii="微软雅黑" w:eastAsia="微软雅黑" w:hAnsi="微软雅黑" w:cs="微软雅黑"/>
                <w:color w:val="000000"/>
                <w:sz w:val="18"/>
                <w:szCs w:val="18"/>
              </w:rPr>
            </w:pPr>
          </w:p>
        </w:tc>
        <w:tc>
          <w:tcPr>
            <w:tcW w:w="1712" w:type="dxa"/>
            <w:vAlign w:val="center"/>
          </w:tcPr>
          <w:p w14:paraId="616942EF" w14:textId="77777777" w:rsidR="00F77E9B" w:rsidRPr="007F0B42" w:rsidRDefault="00F77E9B" w:rsidP="00F77E9B">
            <w:pPr>
              <w:rPr>
                <w:rFonts w:ascii="微软雅黑" w:eastAsia="微软雅黑" w:hAnsi="微软雅黑" w:cs="微软雅黑"/>
                <w:color w:val="000000"/>
                <w:sz w:val="18"/>
                <w:szCs w:val="18"/>
              </w:rPr>
            </w:pPr>
          </w:p>
        </w:tc>
      </w:tr>
    </w:tbl>
    <w:p w14:paraId="55ACA06C" w14:textId="3F436F92" w:rsidR="00225374" w:rsidRDefault="00225374" w:rsidP="00F77E9B">
      <w:pPr>
        <w:pStyle w:val="1"/>
        <w:rPr>
          <w:ins w:id="4624" w:author="haha" w:date="2019-07-23T16:29:00Z"/>
        </w:rPr>
      </w:pPr>
      <w:bookmarkStart w:id="4625" w:name="_Toc14795498"/>
      <w:ins w:id="4626" w:author="haha" w:date="2019-07-23T16:29:00Z">
        <w:r>
          <w:rPr>
            <w:rFonts w:hint="eastAsia"/>
          </w:rPr>
          <w:lastRenderedPageBreak/>
          <w:t>6</w:t>
        </w:r>
        <w:r>
          <w:t xml:space="preserve"> </w:t>
        </w:r>
        <w:r>
          <w:rPr>
            <w:rFonts w:hint="eastAsia"/>
          </w:rPr>
          <w:t>计费报表</w:t>
        </w:r>
        <w:bookmarkEnd w:id="4625"/>
      </w:ins>
    </w:p>
    <w:p w14:paraId="296B2603" w14:textId="2E468639" w:rsidR="00F77E9B" w:rsidRDefault="00225374">
      <w:pPr>
        <w:pStyle w:val="2"/>
        <w:pPrChange w:id="4627" w:author="haha" w:date="2019-07-23T16:29:00Z">
          <w:pPr>
            <w:pStyle w:val="1"/>
          </w:pPr>
        </w:pPrChange>
      </w:pPr>
      <w:bookmarkStart w:id="4628" w:name="_Toc14795499"/>
      <w:ins w:id="4629" w:author="haha" w:date="2019-07-23T16:29:00Z">
        <w:r>
          <w:rPr>
            <w:rFonts w:hint="eastAsia"/>
          </w:rPr>
          <w:t>6</w:t>
        </w:r>
        <w:r>
          <w:t>.1</w:t>
        </w:r>
      </w:ins>
      <w:r w:rsidR="00F77E9B">
        <w:rPr>
          <w:rFonts w:hint="eastAsia"/>
        </w:rPr>
        <w:t>费用统计</w:t>
      </w:r>
      <w:bookmarkEnd w:id="4628"/>
    </w:p>
    <w:p w14:paraId="0E9DFFCF" w14:textId="77777777" w:rsidR="00F77E9B" w:rsidRDefault="00F77E9B" w:rsidP="00F77E9B">
      <w:r>
        <w:rPr>
          <w:noProof/>
        </w:rPr>
        <w:drawing>
          <wp:inline distT="0" distB="0" distL="0" distR="0" wp14:anchorId="6D9327A6" wp14:editId="4164EC7D">
            <wp:extent cx="4857750" cy="27285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9971" cy="2729781"/>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77E9B" w14:paraId="548E48D9" w14:textId="77777777" w:rsidTr="00F77E9B">
        <w:trPr>
          <w:trHeight w:val="90"/>
        </w:trPr>
        <w:tc>
          <w:tcPr>
            <w:tcW w:w="1245" w:type="dxa"/>
            <w:gridSpan w:val="2"/>
            <w:tcBorders>
              <w:top w:val="nil"/>
              <w:left w:val="single" w:sz="4" w:space="0" w:color="auto"/>
              <w:bottom w:val="single" w:sz="4" w:space="0" w:color="auto"/>
              <w:right w:val="single" w:sz="4" w:space="0" w:color="auto"/>
            </w:tcBorders>
          </w:tcPr>
          <w:p w14:paraId="5E6B5CF2" w14:textId="77777777" w:rsidR="00F77E9B" w:rsidRDefault="00F77E9B" w:rsidP="00F77E9B">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7D9AB52" w14:textId="77777777" w:rsidR="00F77E9B" w:rsidRDefault="000D2E5B" w:rsidP="00F77E9B">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费用统计</w:t>
            </w:r>
          </w:p>
        </w:tc>
      </w:tr>
      <w:tr w:rsidR="00F77E9B" w14:paraId="29735193" w14:textId="77777777" w:rsidTr="00F77E9B">
        <w:trPr>
          <w:trHeight w:val="408"/>
        </w:trPr>
        <w:tc>
          <w:tcPr>
            <w:tcW w:w="1245" w:type="dxa"/>
            <w:gridSpan w:val="2"/>
            <w:tcBorders>
              <w:top w:val="nil"/>
              <w:left w:val="single" w:sz="4" w:space="0" w:color="auto"/>
              <w:bottom w:val="single" w:sz="4" w:space="0" w:color="auto"/>
              <w:right w:val="single" w:sz="4" w:space="0" w:color="auto"/>
            </w:tcBorders>
          </w:tcPr>
          <w:p w14:paraId="718D816C"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CAB0F35" w14:textId="77777777" w:rsidR="00F77E9B" w:rsidRDefault="000D2E5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费用统计</w:t>
            </w:r>
            <w:r w:rsidR="00F77E9B">
              <w:rPr>
                <w:rFonts w:ascii="微软雅黑" w:eastAsia="微软雅黑" w:hAnsi="微软雅黑" w:cs="宋体" w:hint="eastAsia"/>
                <w:kern w:val="0"/>
                <w:sz w:val="18"/>
                <w:szCs w:val="18"/>
              </w:rPr>
              <w:t>按钮</w:t>
            </w:r>
          </w:p>
        </w:tc>
      </w:tr>
      <w:tr w:rsidR="00F77E9B" w14:paraId="5539A6CA" w14:textId="77777777" w:rsidTr="00F77E9B">
        <w:trPr>
          <w:trHeight w:val="423"/>
        </w:trPr>
        <w:tc>
          <w:tcPr>
            <w:tcW w:w="1245" w:type="dxa"/>
            <w:gridSpan w:val="2"/>
            <w:tcBorders>
              <w:top w:val="nil"/>
              <w:left w:val="single" w:sz="4" w:space="0" w:color="auto"/>
              <w:bottom w:val="single" w:sz="4" w:space="0" w:color="auto"/>
              <w:right w:val="single" w:sz="4" w:space="0" w:color="auto"/>
            </w:tcBorders>
          </w:tcPr>
          <w:p w14:paraId="480D4EC4"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193914A"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F77E9B" w14:paraId="32D204E6"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FC0643C"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F77E9B" w14:paraId="52DDF512"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E12C0C0"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0794D61"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89A74F3" w14:textId="77777777" w:rsidR="00F77E9B" w:rsidRDefault="00F77E9B" w:rsidP="00F77E9B">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8859213"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1741D03A" w14:textId="77777777" w:rsidR="00F77E9B" w:rsidRDefault="00F77E9B" w:rsidP="00F77E9B">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F77E9B" w14:paraId="02C554E5"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80F8FA1" w14:textId="77777777" w:rsidR="00F77E9B" w:rsidRDefault="00F77E9B" w:rsidP="00F77E9B">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vAlign w:val="center"/>
          </w:tcPr>
          <w:p w14:paraId="7805D007" w14:textId="77777777" w:rsidR="00F77E9B" w:rsidRPr="00F77E9B" w:rsidRDefault="00F77E9B" w:rsidP="00F77E9B">
            <w:pPr>
              <w:widowControl/>
              <w:jc w:val="left"/>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服务费余额</w:t>
            </w:r>
          </w:p>
        </w:tc>
        <w:tc>
          <w:tcPr>
            <w:tcW w:w="3000" w:type="dxa"/>
            <w:vAlign w:val="center"/>
          </w:tcPr>
          <w:p w14:paraId="120A93C2" w14:textId="77777777" w:rsidR="00F77E9B" w:rsidRPr="00F77E9B" w:rsidRDefault="00F77E9B" w:rsidP="00F77E9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当前该机构的服务费剩余</w:t>
            </w:r>
          </w:p>
        </w:tc>
        <w:tc>
          <w:tcPr>
            <w:tcW w:w="3209" w:type="dxa"/>
            <w:vAlign w:val="center"/>
          </w:tcPr>
          <w:p w14:paraId="3AD32CA7" w14:textId="77777777" w:rsidR="00F77E9B" w:rsidRPr="00F77E9B" w:rsidRDefault="00F77E9B" w:rsidP="00F77E9B">
            <w:pPr>
              <w:rPr>
                <w:rFonts w:ascii="微软雅黑" w:eastAsia="微软雅黑" w:hAnsi="微软雅黑"/>
                <w:color w:val="000000"/>
                <w:sz w:val="18"/>
                <w:szCs w:val="18"/>
              </w:rPr>
            </w:pPr>
          </w:p>
        </w:tc>
        <w:tc>
          <w:tcPr>
            <w:tcW w:w="1712" w:type="dxa"/>
          </w:tcPr>
          <w:p w14:paraId="5264DED4" w14:textId="77777777" w:rsidR="00F77E9B" w:rsidRDefault="00F77E9B" w:rsidP="00F77E9B">
            <w:pPr>
              <w:widowControl/>
              <w:jc w:val="left"/>
              <w:rPr>
                <w:rFonts w:ascii="微软雅黑" w:eastAsia="微软雅黑" w:hAnsi="微软雅黑" w:cs="宋体"/>
                <w:bCs/>
                <w:kern w:val="0"/>
                <w:sz w:val="18"/>
                <w:szCs w:val="18"/>
              </w:rPr>
            </w:pPr>
          </w:p>
        </w:tc>
      </w:tr>
      <w:tr w:rsidR="00F77E9B" w14:paraId="48F2EAD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7567B8D" w14:textId="77777777" w:rsidR="00F77E9B" w:rsidRDefault="00F77E9B"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vAlign w:val="center"/>
          </w:tcPr>
          <w:p w14:paraId="7BCED06D" w14:textId="77777777" w:rsidR="00F77E9B" w:rsidRPr="00F77E9B" w:rsidRDefault="00F77E9B" w:rsidP="00F77E9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日均服务费使用</w:t>
            </w:r>
          </w:p>
        </w:tc>
        <w:tc>
          <w:tcPr>
            <w:tcW w:w="3000" w:type="dxa"/>
            <w:vAlign w:val="center"/>
          </w:tcPr>
          <w:p w14:paraId="481ECE46" w14:textId="77777777" w:rsidR="00F77E9B" w:rsidRPr="00F77E9B" w:rsidRDefault="00F77E9B" w:rsidP="00F77E9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平均每日服务费回佣</w:t>
            </w:r>
          </w:p>
        </w:tc>
        <w:tc>
          <w:tcPr>
            <w:tcW w:w="3209" w:type="dxa"/>
            <w:vAlign w:val="center"/>
          </w:tcPr>
          <w:p w14:paraId="60DC23D3" w14:textId="77777777" w:rsidR="00F77E9B" w:rsidRPr="00F77E9B" w:rsidRDefault="00F77E9B" w:rsidP="00F77E9B">
            <w:pPr>
              <w:rPr>
                <w:rFonts w:ascii="微软雅黑" w:eastAsia="微软雅黑" w:hAnsi="微软雅黑"/>
                <w:color w:val="000000"/>
                <w:sz w:val="18"/>
                <w:szCs w:val="18"/>
              </w:rPr>
            </w:pPr>
          </w:p>
        </w:tc>
        <w:tc>
          <w:tcPr>
            <w:tcW w:w="1712" w:type="dxa"/>
          </w:tcPr>
          <w:p w14:paraId="78575208" w14:textId="77777777" w:rsidR="00F77E9B" w:rsidRDefault="00F77E9B" w:rsidP="00F77E9B">
            <w:pPr>
              <w:widowControl/>
              <w:jc w:val="left"/>
              <w:rPr>
                <w:rFonts w:ascii="微软雅黑" w:eastAsia="微软雅黑" w:hAnsi="微软雅黑" w:cs="微软雅黑"/>
                <w:sz w:val="18"/>
                <w:szCs w:val="18"/>
              </w:rPr>
            </w:pPr>
          </w:p>
        </w:tc>
      </w:tr>
      <w:tr w:rsidR="00F77E9B" w14:paraId="015F9D47"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A278C7A" w14:textId="77777777" w:rsidR="00F77E9B" w:rsidRDefault="00F77E9B"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vAlign w:val="center"/>
          </w:tcPr>
          <w:p w14:paraId="4A44E668" w14:textId="77777777" w:rsidR="00F77E9B" w:rsidRPr="00F77E9B" w:rsidRDefault="00F77E9B" w:rsidP="00F77E9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放款资金剩余</w:t>
            </w:r>
          </w:p>
        </w:tc>
        <w:tc>
          <w:tcPr>
            <w:tcW w:w="3000" w:type="dxa"/>
            <w:vAlign w:val="center"/>
          </w:tcPr>
          <w:p w14:paraId="50480590" w14:textId="77777777" w:rsidR="00F77E9B" w:rsidRPr="00F77E9B" w:rsidRDefault="00F77E9B" w:rsidP="00F77E9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放款金额剩余</w:t>
            </w:r>
          </w:p>
        </w:tc>
        <w:tc>
          <w:tcPr>
            <w:tcW w:w="3209" w:type="dxa"/>
            <w:vAlign w:val="center"/>
          </w:tcPr>
          <w:p w14:paraId="760A40B9" w14:textId="77777777" w:rsidR="00F77E9B" w:rsidRPr="00F77E9B" w:rsidRDefault="00F77E9B" w:rsidP="00F77E9B">
            <w:pPr>
              <w:rPr>
                <w:rFonts w:ascii="微软雅黑" w:eastAsia="微软雅黑" w:hAnsi="微软雅黑"/>
                <w:color w:val="000000"/>
                <w:sz w:val="18"/>
                <w:szCs w:val="18"/>
              </w:rPr>
            </w:pPr>
          </w:p>
        </w:tc>
        <w:tc>
          <w:tcPr>
            <w:tcW w:w="1712" w:type="dxa"/>
          </w:tcPr>
          <w:p w14:paraId="0261EA21" w14:textId="77777777" w:rsidR="00F77E9B" w:rsidRDefault="00F77E9B" w:rsidP="00F77E9B">
            <w:pPr>
              <w:widowControl/>
              <w:jc w:val="left"/>
              <w:rPr>
                <w:rFonts w:ascii="微软雅黑" w:eastAsia="微软雅黑" w:hAnsi="微软雅黑" w:cs="微软雅黑"/>
                <w:sz w:val="18"/>
                <w:szCs w:val="18"/>
              </w:rPr>
            </w:pPr>
          </w:p>
        </w:tc>
      </w:tr>
      <w:tr w:rsidR="00F77E9B" w14:paraId="0948D87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C21637E" w14:textId="77777777" w:rsidR="00F77E9B" w:rsidRDefault="00F77E9B" w:rsidP="00F77E9B">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vAlign w:val="center"/>
          </w:tcPr>
          <w:p w14:paraId="37F2BA2D" w14:textId="77777777" w:rsidR="00F77E9B" w:rsidRPr="00F77E9B" w:rsidRDefault="00F77E9B" w:rsidP="00F77E9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放款账户日均使用</w:t>
            </w:r>
          </w:p>
        </w:tc>
        <w:tc>
          <w:tcPr>
            <w:tcW w:w="3000" w:type="dxa"/>
            <w:vAlign w:val="center"/>
          </w:tcPr>
          <w:p w14:paraId="75DD1C2C" w14:textId="77777777" w:rsidR="00F77E9B" w:rsidRPr="00F77E9B" w:rsidRDefault="00F77E9B" w:rsidP="00F77E9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平均每日放款使用</w:t>
            </w:r>
          </w:p>
        </w:tc>
        <w:tc>
          <w:tcPr>
            <w:tcW w:w="3209" w:type="dxa"/>
            <w:vAlign w:val="center"/>
          </w:tcPr>
          <w:p w14:paraId="3E8EBD4B" w14:textId="77777777" w:rsidR="00F77E9B" w:rsidRPr="00F77E9B" w:rsidRDefault="00F77E9B" w:rsidP="00F77E9B">
            <w:pPr>
              <w:rPr>
                <w:rFonts w:ascii="微软雅黑" w:eastAsia="微软雅黑" w:hAnsi="微软雅黑"/>
                <w:color w:val="000000"/>
                <w:sz w:val="18"/>
                <w:szCs w:val="18"/>
              </w:rPr>
            </w:pPr>
          </w:p>
        </w:tc>
        <w:tc>
          <w:tcPr>
            <w:tcW w:w="1712" w:type="dxa"/>
          </w:tcPr>
          <w:p w14:paraId="0500C316" w14:textId="77777777" w:rsidR="00F77E9B" w:rsidRDefault="00F77E9B" w:rsidP="00F77E9B">
            <w:pPr>
              <w:widowControl/>
              <w:jc w:val="left"/>
              <w:rPr>
                <w:rFonts w:ascii="微软雅黑" w:eastAsia="微软雅黑" w:hAnsi="微软雅黑" w:cs="微软雅黑"/>
                <w:sz w:val="18"/>
                <w:szCs w:val="18"/>
              </w:rPr>
            </w:pPr>
          </w:p>
        </w:tc>
      </w:tr>
      <w:tr w:rsidR="000D2E5B" w:rsidRPr="00F77E9B" w14:paraId="49B9BE23"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AA627C6" w14:textId="77777777" w:rsidR="000D2E5B" w:rsidRPr="00F77E9B" w:rsidRDefault="000D2E5B" w:rsidP="000D2E5B">
            <w:pPr>
              <w:widowControl/>
              <w:jc w:val="cente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5</w:t>
            </w:r>
          </w:p>
        </w:tc>
        <w:tc>
          <w:tcPr>
            <w:tcW w:w="1309" w:type="dxa"/>
            <w:gridSpan w:val="2"/>
            <w:vAlign w:val="center"/>
          </w:tcPr>
          <w:p w14:paraId="6350B423" w14:textId="77777777" w:rsidR="000D2E5B" w:rsidRPr="00F77E9B" w:rsidRDefault="000D2E5B" w:rsidP="000D2E5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今日短信使用费</w:t>
            </w:r>
          </w:p>
        </w:tc>
        <w:tc>
          <w:tcPr>
            <w:tcW w:w="3000" w:type="dxa"/>
            <w:vAlign w:val="center"/>
          </w:tcPr>
          <w:p w14:paraId="2A1BA16C" w14:textId="77777777" w:rsidR="000D2E5B" w:rsidRPr="00F77E9B" w:rsidRDefault="000D2E5B" w:rsidP="000D2E5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今日短信发送成功数*价格</w:t>
            </w:r>
          </w:p>
        </w:tc>
        <w:tc>
          <w:tcPr>
            <w:tcW w:w="3209" w:type="dxa"/>
            <w:vAlign w:val="center"/>
          </w:tcPr>
          <w:p w14:paraId="010C65A2" w14:textId="77777777" w:rsidR="000D2E5B" w:rsidRPr="00F77E9B" w:rsidRDefault="000D2E5B" w:rsidP="000D2E5B">
            <w:pPr>
              <w:rPr>
                <w:rFonts w:ascii="微软雅黑" w:eastAsia="微软雅黑" w:hAnsi="微软雅黑" w:cs="宋体"/>
                <w:color w:val="000000"/>
                <w:sz w:val="18"/>
                <w:szCs w:val="18"/>
              </w:rPr>
            </w:pPr>
          </w:p>
        </w:tc>
        <w:tc>
          <w:tcPr>
            <w:tcW w:w="1712" w:type="dxa"/>
          </w:tcPr>
          <w:p w14:paraId="53A3B092" w14:textId="77777777" w:rsidR="000D2E5B" w:rsidRPr="00F77E9B" w:rsidRDefault="000D2E5B" w:rsidP="000D2E5B">
            <w:pPr>
              <w:widowControl/>
              <w:jc w:val="left"/>
              <w:rPr>
                <w:rFonts w:ascii="微软雅黑" w:eastAsia="微软雅黑" w:hAnsi="微软雅黑" w:cs="微软雅黑"/>
                <w:color w:val="000000"/>
                <w:sz w:val="18"/>
                <w:szCs w:val="18"/>
              </w:rPr>
            </w:pPr>
          </w:p>
        </w:tc>
      </w:tr>
      <w:tr w:rsidR="000D2E5B" w:rsidRPr="00F77E9B" w14:paraId="24F57C8C"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5C015A2" w14:textId="77777777" w:rsidR="000D2E5B" w:rsidRPr="00F77E9B" w:rsidRDefault="000D2E5B" w:rsidP="000D2E5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6</w:t>
            </w:r>
          </w:p>
        </w:tc>
        <w:tc>
          <w:tcPr>
            <w:tcW w:w="1309" w:type="dxa"/>
            <w:gridSpan w:val="2"/>
            <w:vAlign w:val="center"/>
          </w:tcPr>
          <w:p w14:paraId="650AEEA5" w14:textId="77777777" w:rsidR="000D2E5B" w:rsidRPr="00F77E9B" w:rsidRDefault="000D2E5B" w:rsidP="000D2E5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今日流量使用费</w:t>
            </w:r>
          </w:p>
        </w:tc>
        <w:tc>
          <w:tcPr>
            <w:tcW w:w="3000" w:type="dxa"/>
            <w:vAlign w:val="center"/>
          </w:tcPr>
          <w:p w14:paraId="6F722773" w14:textId="77777777" w:rsidR="000D2E5B" w:rsidRPr="00F77E9B" w:rsidRDefault="000D2E5B" w:rsidP="000D2E5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今日流量数*价格</w:t>
            </w:r>
          </w:p>
        </w:tc>
        <w:tc>
          <w:tcPr>
            <w:tcW w:w="3209" w:type="dxa"/>
            <w:vAlign w:val="center"/>
          </w:tcPr>
          <w:p w14:paraId="09605C1E" w14:textId="77777777" w:rsidR="000D2E5B" w:rsidRPr="00F77E9B" w:rsidRDefault="000D2E5B" w:rsidP="000D2E5B">
            <w:pPr>
              <w:rPr>
                <w:rFonts w:ascii="微软雅黑" w:eastAsia="微软雅黑" w:hAnsi="微软雅黑" w:cs="宋体"/>
                <w:color w:val="000000"/>
                <w:sz w:val="18"/>
                <w:szCs w:val="18"/>
              </w:rPr>
            </w:pPr>
          </w:p>
        </w:tc>
        <w:tc>
          <w:tcPr>
            <w:tcW w:w="1712" w:type="dxa"/>
            <w:vAlign w:val="center"/>
          </w:tcPr>
          <w:p w14:paraId="50BAAFC2" w14:textId="77777777" w:rsidR="000D2E5B" w:rsidRPr="007F0B42" w:rsidRDefault="000D2E5B" w:rsidP="000D2E5B">
            <w:pPr>
              <w:widowControl/>
              <w:jc w:val="left"/>
              <w:rPr>
                <w:rFonts w:ascii="微软雅黑" w:eastAsia="微软雅黑" w:hAnsi="微软雅黑" w:cs="微软雅黑"/>
                <w:color w:val="000000"/>
                <w:sz w:val="18"/>
                <w:szCs w:val="18"/>
              </w:rPr>
            </w:pPr>
          </w:p>
        </w:tc>
      </w:tr>
      <w:tr w:rsidR="000D2E5B" w:rsidRPr="00F77E9B" w14:paraId="26538171"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B7BCE1" w14:textId="77777777" w:rsidR="000D2E5B" w:rsidRPr="00F77E9B" w:rsidRDefault="000D2E5B" w:rsidP="000D2E5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7</w:t>
            </w:r>
          </w:p>
        </w:tc>
        <w:tc>
          <w:tcPr>
            <w:tcW w:w="1309" w:type="dxa"/>
            <w:gridSpan w:val="2"/>
            <w:vAlign w:val="center"/>
          </w:tcPr>
          <w:p w14:paraId="3BD60284" w14:textId="77777777" w:rsidR="000D2E5B" w:rsidRPr="00F77E9B" w:rsidRDefault="000D2E5B" w:rsidP="000D2E5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今日风控使用费</w:t>
            </w:r>
          </w:p>
        </w:tc>
        <w:tc>
          <w:tcPr>
            <w:tcW w:w="3000" w:type="dxa"/>
            <w:vAlign w:val="center"/>
          </w:tcPr>
          <w:p w14:paraId="1C2B68AF" w14:textId="77777777" w:rsidR="000D2E5B" w:rsidRPr="00F77E9B" w:rsidRDefault="000D2E5B" w:rsidP="000D2E5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今日运营商认证数*价格</w:t>
            </w:r>
          </w:p>
        </w:tc>
        <w:tc>
          <w:tcPr>
            <w:tcW w:w="3209" w:type="dxa"/>
            <w:vAlign w:val="center"/>
          </w:tcPr>
          <w:p w14:paraId="485BB62C" w14:textId="77777777" w:rsidR="000D2E5B" w:rsidRPr="00F77E9B" w:rsidRDefault="000D2E5B" w:rsidP="000D2E5B">
            <w:pPr>
              <w:rPr>
                <w:rFonts w:ascii="微软雅黑" w:eastAsia="微软雅黑" w:hAnsi="微软雅黑" w:cs="宋体"/>
                <w:color w:val="000000"/>
                <w:sz w:val="18"/>
                <w:szCs w:val="18"/>
              </w:rPr>
            </w:pPr>
          </w:p>
        </w:tc>
        <w:tc>
          <w:tcPr>
            <w:tcW w:w="1712" w:type="dxa"/>
            <w:vAlign w:val="center"/>
          </w:tcPr>
          <w:p w14:paraId="0168A375" w14:textId="77777777" w:rsidR="000D2E5B" w:rsidRPr="007F0B42" w:rsidRDefault="000D2E5B" w:rsidP="000D2E5B">
            <w:pPr>
              <w:rPr>
                <w:rFonts w:ascii="微软雅黑" w:eastAsia="微软雅黑" w:hAnsi="微软雅黑" w:cs="微软雅黑"/>
                <w:color w:val="000000"/>
                <w:sz w:val="18"/>
                <w:szCs w:val="18"/>
              </w:rPr>
            </w:pPr>
          </w:p>
        </w:tc>
      </w:tr>
      <w:tr w:rsidR="000D2E5B" w:rsidRPr="00F77E9B" w14:paraId="7D885BCF" w14:textId="77777777"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C999FE5" w14:textId="77777777" w:rsidR="000D2E5B" w:rsidRPr="00F77E9B" w:rsidRDefault="000D2E5B" w:rsidP="000D2E5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8</w:t>
            </w:r>
          </w:p>
        </w:tc>
        <w:tc>
          <w:tcPr>
            <w:tcW w:w="1309" w:type="dxa"/>
            <w:gridSpan w:val="2"/>
            <w:vAlign w:val="center"/>
          </w:tcPr>
          <w:p w14:paraId="5C980359" w14:textId="77777777" w:rsidR="000D2E5B" w:rsidRPr="00F77E9B" w:rsidRDefault="000D2E5B" w:rsidP="000D2E5B">
            <w:pPr>
              <w:rPr>
                <w:rFonts w:ascii="微软雅黑" w:eastAsia="微软雅黑" w:hAnsi="微软雅黑"/>
                <w:color w:val="000000"/>
                <w:sz w:val="18"/>
                <w:szCs w:val="18"/>
              </w:rPr>
            </w:pPr>
            <w:r w:rsidRPr="00F77E9B">
              <w:rPr>
                <w:rFonts w:ascii="微软雅黑" w:eastAsia="微软雅黑" w:hAnsi="微软雅黑" w:hint="eastAsia"/>
                <w:color w:val="000000"/>
                <w:sz w:val="18"/>
                <w:szCs w:val="18"/>
              </w:rPr>
              <w:t>今日支付使用费</w:t>
            </w:r>
          </w:p>
        </w:tc>
        <w:tc>
          <w:tcPr>
            <w:tcW w:w="3000" w:type="dxa"/>
            <w:vAlign w:val="center"/>
          </w:tcPr>
          <w:p w14:paraId="4EC545D2" w14:textId="77777777" w:rsidR="000D2E5B" w:rsidRPr="00F77E9B" w:rsidRDefault="000D2E5B" w:rsidP="000D2E5B">
            <w:pPr>
              <w:rPr>
                <w:rFonts w:ascii="微软雅黑" w:eastAsia="微软雅黑" w:hAnsi="微软雅黑" w:cs="宋体"/>
                <w:color w:val="000000"/>
                <w:sz w:val="18"/>
                <w:szCs w:val="18"/>
              </w:rPr>
            </w:pPr>
            <w:r w:rsidRPr="00F77E9B">
              <w:rPr>
                <w:rFonts w:ascii="微软雅黑" w:eastAsia="微软雅黑" w:hAnsi="微软雅黑" w:hint="eastAsia"/>
                <w:color w:val="000000"/>
                <w:sz w:val="18"/>
                <w:szCs w:val="18"/>
              </w:rPr>
              <w:t>今日代收*价格+今日代付*价格</w:t>
            </w:r>
          </w:p>
        </w:tc>
        <w:tc>
          <w:tcPr>
            <w:tcW w:w="3209" w:type="dxa"/>
            <w:vAlign w:val="center"/>
          </w:tcPr>
          <w:p w14:paraId="011476FD" w14:textId="77777777" w:rsidR="000D2E5B" w:rsidRPr="00F77E9B" w:rsidRDefault="000D2E5B" w:rsidP="000D2E5B">
            <w:pPr>
              <w:rPr>
                <w:rFonts w:ascii="微软雅黑" w:eastAsia="微软雅黑" w:hAnsi="微软雅黑" w:cs="宋体"/>
                <w:color w:val="000000"/>
                <w:sz w:val="18"/>
                <w:szCs w:val="18"/>
              </w:rPr>
            </w:pPr>
          </w:p>
        </w:tc>
        <w:tc>
          <w:tcPr>
            <w:tcW w:w="1712" w:type="dxa"/>
            <w:vAlign w:val="center"/>
          </w:tcPr>
          <w:p w14:paraId="09257864" w14:textId="77777777" w:rsidR="000D2E5B" w:rsidRPr="007F0B42" w:rsidRDefault="000D2E5B" w:rsidP="000D2E5B">
            <w:pPr>
              <w:rPr>
                <w:rFonts w:ascii="微软雅黑" w:eastAsia="微软雅黑" w:hAnsi="微软雅黑" w:cs="微软雅黑"/>
                <w:color w:val="000000"/>
                <w:sz w:val="18"/>
                <w:szCs w:val="18"/>
              </w:rPr>
            </w:pPr>
          </w:p>
        </w:tc>
      </w:tr>
    </w:tbl>
    <w:p w14:paraId="7337047A" w14:textId="2B3F2D2F" w:rsidR="00F77E9B" w:rsidRDefault="00225374">
      <w:pPr>
        <w:pStyle w:val="2"/>
        <w:pPrChange w:id="4630" w:author="haha" w:date="2019-07-23T16:29:00Z">
          <w:pPr>
            <w:pStyle w:val="1"/>
          </w:pPr>
        </w:pPrChange>
      </w:pPr>
      <w:bookmarkStart w:id="4631" w:name="_Toc14795500"/>
      <w:ins w:id="4632" w:author="haha" w:date="2019-07-23T16:29:00Z">
        <w:r>
          <w:rPr>
            <w:rFonts w:hint="eastAsia"/>
          </w:rPr>
          <w:lastRenderedPageBreak/>
          <w:t>6</w:t>
        </w:r>
        <w:r>
          <w:t>.2</w:t>
        </w:r>
      </w:ins>
      <w:r w:rsidR="00F77E9B">
        <w:rPr>
          <w:rFonts w:hint="eastAsia"/>
        </w:rPr>
        <w:t>短信</w:t>
      </w:r>
      <w:r w:rsidR="000D2E5B">
        <w:rPr>
          <w:rFonts w:hint="eastAsia"/>
        </w:rPr>
        <w:t>计费</w:t>
      </w:r>
      <w:bookmarkEnd w:id="4631"/>
    </w:p>
    <w:p w14:paraId="20B3B0B0" w14:textId="0D7607F8" w:rsidR="00F77E9B" w:rsidRDefault="00F77E9B" w:rsidP="00F77E9B">
      <w:pPr>
        <w:rPr>
          <w:ins w:id="4633" w:author=" " w:date="2019-07-26T18:03:00Z"/>
        </w:rPr>
      </w:pPr>
      <w:r>
        <w:rPr>
          <w:noProof/>
        </w:rPr>
        <w:drawing>
          <wp:inline distT="0" distB="0" distL="0" distR="0" wp14:anchorId="57D14183" wp14:editId="11CB3115">
            <wp:extent cx="5270500" cy="1654810"/>
            <wp:effectExtent l="0" t="0" r="635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1654810"/>
                    </a:xfrm>
                    <a:prstGeom prst="rect">
                      <a:avLst/>
                    </a:prstGeom>
                  </pic:spPr>
                </pic:pic>
              </a:graphicData>
            </a:graphic>
          </wp:inline>
        </w:drawing>
      </w:r>
    </w:p>
    <w:p w14:paraId="041C6C9F" w14:textId="77777777" w:rsidR="00047624" w:rsidRDefault="00047624" w:rsidP="00F77E9B">
      <w:pPr>
        <w:rPr>
          <w:rFonts w:hint="eastAsia"/>
        </w:rPr>
      </w:pP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77E9B" w:rsidDel="0050558F" w14:paraId="74978411" w14:textId="1356DACE" w:rsidTr="00F77E9B">
        <w:trPr>
          <w:trHeight w:val="90"/>
        </w:trPr>
        <w:tc>
          <w:tcPr>
            <w:tcW w:w="1245" w:type="dxa"/>
            <w:gridSpan w:val="2"/>
            <w:tcBorders>
              <w:top w:val="nil"/>
              <w:left w:val="single" w:sz="4" w:space="0" w:color="auto"/>
              <w:bottom w:val="single" w:sz="4" w:space="0" w:color="auto"/>
              <w:right w:val="single" w:sz="4" w:space="0" w:color="auto"/>
            </w:tcBorders>
          </w:tcPr>
          <w:p w14:paraId="288E06DD" w14:textId="7F08F374" w:rsidR="00F77E9B" w:rsidDel="0050558F" w:rsidRDefault="00F77E9B" w:rsidP="00F77E9B">
            <w:pPr>
              <w:widowControl/>
              <w:jc w:val="left"/>
              <w:rPr>
                <w:moveFrom w:id="4634" w:author="haha" w:date="2019-07-23T15:19:00Z"/>
                <w:rFonts w:ascii="微软雅黑" w:eastAsia="微软雅黑" w:hAnsi="微软雅黑" w:cs="宋体"/>
                <w:b/>
                <w:bCs/>
                <w:color w:val="000000"/>
                <w:kern w:val="0"/>
                <w:sz w:val="18"/>
                <w:szCs w:val="18"/>
              </w:rPr>
            </w:pPr>
            <w:moveFromRangeStart w:id="4635" w:author="haha" w:date="2019-07-23T15:19:00Z" w:name="move14787593"/>
            <w:moveFrom w:id="4636" w:author="haha" w:date="2019-07-23T15:19:00Z">
              <w:r w:rsidDel="0050558F">
                <w:rPr>
                  <w:rFonts w:ascii="微软雅黑" w:eastAsia="微软雅黑" w:hAnsi="微软雅黑" w:cs="宋体" w:hint="eastAsia"/>
                  <w:b/>
                  <w:bCs/>
                  <w:color w:val="000000"/>
                  <w:kern w:val="0"/>
                  <w:sz w:val="18"/>
                  <w:szCs w:val="18"/>
                </w:rPr>
                <w:t>所属页面</w:t>
              </w:r>
            </w:moveFrom>
          </w:p>
        </w:tc>
        <w:tc>
          <w:tcPr>
            <w:tcW w:w="8787" w:type="dxa"/>
            <w:gridSpan w:val="4"/>
            <w:tcBorders>
              <w:top w:val="single" w:sz="4" w:space="0" w:color="auto"/>
              <w:left w:val="nil"/>
              <w:bottom w:val="single" w:sz="4" w:space="0" w:color="auto"/>
              <w:right w:val="single" w:sz="4" w:space="0" w:color="auto"/>
            </w:tcBorders>
          </w:tcPr>
          <w:p w14:paraId="6BAA053A" w14:textId="6D66945E" w:rsidR="00F77E9B" w:rsidDel="0050558F" w:rsidRDefault="00FF6622" w:rsidP="00F77E9B">
            <w:pPr>
              <w:pStyle w:val="11"/>
              <w:widowControl/>
              <w:ind w:firstLineChars="0" w:firstLine="0"/>
              <w:jc w:val="left"/>
              <w:rPr>
                <w:moveFrom w:id="4637" w:author="haha" w:date="2019-07-23T15:19:00Z"/>
                <w:rFonts w:ascii="微软雅黑" w:eastAsia="微软雅黑" w:hAnsi="微软雅黑" w:cs="宋体"/>
                <w:color w:val="000000"/>
                <w:kern w:val="0"/>
                <w:sz w:val="18"/>
                <w:szCs w:val="18"/>
              </w:rPr>
            </w:pPr>
            <w:moveFrom w:id="4638" w:author="haha" w:date="2019-07-23T15:19:00Z">
              <w:r w:rsidDel="0050558F">
                <w:rPr>
                  <w:rFonts w:ascii="微软雅黑" w:eastAsia="微软雅黑" w:hAnsi="微软雅黑" w:cs="宋体" w:hint="eastAsia"/>
                  <w:color w:val="000000"/>
                  <w:kern w:val="0"/>
                  <w:sz w:val="18"/>
                  <w:szCs w:val="18"/>
                </w:rPr>
                <w:t>短信统计</w:t>
              </w:r>
              <w:r w:rsidR="00F77E9B" w:rsidDel="0050558F">
                <w:rPr>
                  <w:rFonts w:ascii="微软雅黑" w:eastAsia="微软雅黑" w:hAnsi="微软雅黑" w:cs="宋体" w:hint="eastAsia"/>
                  <w:color w:val="000000"/>
                  <w:kern w:val="0"/>
                  <w:sz w:val="18"/>
                  <w:szCs w:val="18"/>
                </w:rPr>
                <w:t>报表</w:t>
              </w:r>
            </w:moveFrom>
          </w:p>
        </w:tc>
      </w:tr>
      <w:tr w:rsidR="00F77E9B" w:rsidDel="0050558F" w14:paraId="600C45AB" w14:textId="745C3EF1" w:rsidTr="00F77E9B">
        <w:trPr>
          <w:trHeight w:val="408"/>
        </w:trPr>
        <w:tc>
          <w:tcPr>
            <w:tcW w:w="1245" w:type="dxa"/>
            <w:gridSpan w:val="2"/>
            <w:tcBorders>
              <w:top w:val="nil"/>
              <w:left w:val="single" w:sz="4" w:space="0" w:color="auto"/>
              <w:bottom w:val="single" w:sz="4" w:space="0" w:color="auto"/>
              <w:right w:val="single" w:sz="4" w:space="0" w:color="auto"/>
            </w:tcBorders>
          </w:tcPr>
          <w:p w14:paraId="73B28612" w14:textId="6509CAC0" w:rsidR="00F77E9B" w:rsidDel="0050558F" w:rsidRDefault="00F77E9B" w:rsidP="00F77E9B">
            <w:pPr>
              <w:widowControl/>
              <w:jc w:val="left"/>
              <w:rPr>
                <w:moveFrom w:id="4639" w:author="haha" w:date="2019-07-23T15:19:00Z"/>
                <w:rFonts w:ascii="微软雅黑" w:eastAsia="微软雅黑" w:hAnsi="微软雅黑" w:cs="宋体"/>
                <w:b/>
                <w:bCs/>
                <w:kern w:val="0"/>
                <w:sz w:val="18"/>
                <w:szCs w:val="18"/>
              </w:rPr>
            </w:pPr>
            <w:moveFrom w:id="4640" w:author="haha" w:date="2019-07-23T15:19:00Z">
              <w:r w:rsidDel="0050558F">
                <w:rPr>
                  <w:rFonts w:ascii="微软雅黑" w:eastAsia="微软雅黑" w:hAnsi="微软雅黑" w:cs="宋体" w:hint="eastAsia"/>
                  <w:b/>
                  <w:bCs/>
                  <w:kern w:val="0"/>
                  <w:sz w:val="18"/>
                  <w:szCs w:val="18"/>
                </w:rPr>
                <w:t>页面入口</w:t>
              </w:r>
            </w:moveFrom>
          </w:p>
        </w:tc>
        <w:tc>
          <w:tcPr>
            <w:tcW w:w="8787" w:type="dxa"/>
            <w:gridSpan w:val="4"/>
            <w:tcBorders>
              <w:top w:val="single" w:sz="4" w:space="0" w:color="auto"/>
              <w:left w:val="nil"/>
              <w:bottom w:val="single" w:sz="4" w:space="0" w:color="auto"/>
              <w:right w:val="single" w:sz="4" w:space="0" w:color="auto"/>
            </w:tcBorders>
          </w:tcPr>
          <w:p w14:paraId="22CE5129" w14:textId="09509B23" w:rsidR="00F77E9B" w:rsidDel="0050558F" w:rsidRDefault="000D2E5B" w:rsidP="00F77E9B">
            <w:pPr>
              <w:widowControl/>
              <w:jc w:val="left"/>
              <w:rPr>
                <w:moveFrom w:id="4641" w:author="haha" w:date="2019-07-23T15:19:00Z"/>
                <w:rFonts w:ascii="微软雅黑" w:eastAsia="微软雅黑" w:hAnsi="微软雅黑" w:cs="宋体"/>
                <w:kern w:val="0"/>
                <w:sz w:val="18"/>
                <w:szCs w:val="18"/>
              </w:rPr>
            </w:pPr>
            <w:moveFrom w:id="4642" w:author="haha" w:date="2019-07-23T15:19:00Z">
              <w:r w:rsidDel="0050558F">
                <w:rPr>
                  <w:rFonts w:ascii="微软雅黑" w:eastAsia="微软雅黑" w:hAnsi="微软雅黑" w:cs="宋体" w:hint="eastAsia"/>
                  <w:kern w:val="0"/>
                  <w:sz w:val="18"/>
                  <w:szCs w:val="18"/>
                </w:rPr>
                <w:t>短信统计</w:t>
              </w:r>
              <w:r w:rsidR="00F77E9B" w:rsidDel="0050558F">
                <w:rPr>
                  <w:rFonts w:ascii="微软雅黑" w:eastAsia="微软雅黑" w:hAnsi="微软雅黑" w:cs="宋体" w:hint="eastAsia"/>
                  <w:kern w:val="0"/>
                  <w:sz w:val="18"/>
                  <w:szCs w:val="18"/>
                </w:rPr>
                <w:t>按钮</w:t>
              </w:r>
            </w:moveFrom>
          </w:p>
        </w:tc>
      </w:tr>
      <w:tr w:rsidR="00F77E9B" w:rsidDel="0050558F" w14:paraId="7B1B0F43" w14:textId="1AFC33EB" w:rsidTr="00F77E9B">
        <w:trPr>
          <w:trHeight w:val="423"/>
        </w:trPr>
        <w:tc>
          <w:tcPr>
            <w:tcW w:w="1245" w:type="dxa"/>
            <w:gridSpan w:val="2"/>
            <w:tcBorders>
              <w:top w:val="nil"/>
              <w:left w:val="single" w:sz="4" w:space="0" w:color="auto"/>
              <w:bottom w:val="single" w:sz="4" w:space="0" w:color="auto"/>
              <w:right w:val="single" w:sz="4" w:space="0" w:color="auto"/>
            </w:tcBorders>
          </w:tcPr>
          <w:p w14:paraId="51D99EAA" w14:textId="7AB380A0" w:rsidR="00F77E9B" w:rsidDel="0050558F" w:rsidRDefault="00F77E9B" w:rsidP="00F77E9B">
            <w:pPr>
              <w:widowControl/>
              <w:jc w:val="left"/>
              <w:rPr>
                <w:moveFrom w:id="4643" w:author="haha" w:date="2019-07-23T15:19:00Z"/>
                <w:rFonts w:ascii="微软雅黑" w:eastAsia="微软雅黑" w:hAnsi="微软雅黑" w:cs="宋体"/>
                <w:b/>
                <w:bCs/>
                <w:kern w:val="0"/>
                <w:sz w:val="18"/>
                <w:szCs w:val="18"/>
              </w:rPr>
            </w:pPr>
            <w:moveFrom w:id="4644" w:author="haha" w:date="2019-07-23T15:19:00Z">
              <w:r w:rsidDel="0050558F">
                <w:rPr>
                  <w:rFonts w:ascii="微软雅黑" w:eastAsia="微软雅黑" w:hAnsi="微软雅黑" w:cs="宋体" w:hint="eastAsia"/>
                  <w:b/>
                  <w:bCs/>
                  <w:kern w:val="0"/>
                  <w:sz w:val="18"/>
                  <w:szCs w:val="18"/>
                </w:rPr>
                <w:t>页面出口</w:t>
              </w:r>
            </w:moveFrom>
          </w:p>
        </w:tc>
        <w:tc>
          <w:tcPr>
            <w:tcW w:w="8787" w:type="dxa"/>
            <w:gridSpan w:val="4"/>
            <w:tcBorders>
              <w:top w:val="single" w:sz="4" w:space="0" w:color="auto"/>
              <w:left w:val="nil"/>
              <w:bottom w:val="single" w:sz="4" w:space="0" w:color="auto"/>
              <w:right w:val="single" w:sz="4" w:space="0" w:color="auto"/>
            </w:tcBorders>
          </w:tcPr>
          <w:p w14:paraId="24A8CF07" w14:textId="4DA701C8" w:rsidR="00F77E9B" w:rsidDel="0050558F" w:rsidRDefault="00F77E9B" w:rsidP="00F77E9B">
            <w:pPr>
              <w:widowControl/>
              <w:jc w:val="left"/>
              <w:rPr>
                <w:moveFrom w:id="4645" w:author="haha" w:date="2019-07-23T15:19:00Z"/>
                <w:rFonts w:ascii="微软雅黑" w:eastAsia="微软雅黑" w:hAnsi="微软雅黑" w:cs="宋体"/>
                <w:kern w:val="0"/>
                <w:sz w:val="18"/>
                <w:szCs w:val="18"/>
              </w:rPr>
            </w:pPr>
            <w:moveFrom w:id="4646" w:author="haha" w:date="2019-07-23T15:19:00Z">
              <w:r w:rsidDel="0050558F">
                <w:rPr>
                  <w:rFonts w:ascii="微软雅黑" w:eastAsia="微软雅黑" w:hAnsi="微软雅黑" w:cs="宋体"/>
                  <w:kern w:val="0"/>
                  <w:sz w:val="18"/>
                  <w:szCs w:val="18"/>
                </w:rPr>
                <w:t>其他页面跳转</w:t>
              </w:r>
            </w:moveFrom>
          </w:p>
        </w:tc>
      </w:tr>
      <w:tr w:rsidR="00F77E9B" w:rsidDel="0050558F" w14:paraId="32D4FDA8" w14:textId="3E78DD0B"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82587BB" w14:textId="09E20224" w:rsidR="00F77E9B" w:rsidDel="0050558F" w:rsidRDefault="00F77E9B" w:rsidP="00F77E9B">
            <w:pPr>
              <w:widowControl/>
              <w:jc w:val="left"/>
              <w:rPr>
                <w:moveFrom w:id="4647" w:author="haha" w:date="2019-07-23T15:19:00Z"/>
                <w:rFonts w:ascii="微软雅黑" w:eastAsia="微软雅黑" w:hAnsi="微软雅黑" w:cs="宋体"/>
                <w:b/>
                <w:bCs/>
                <w:kern w:val="0"/>
                <w:sz w:val="18"/>
                <w:szCs w:val="18"/>
              </w:rPr>
            </w:pPr>
            <w:moveFrom w:id="4648" w:author="haha" w:date="2019-07-23T15:19:00Z">
              <w:r w:rsidDel="0050558F">
                <w:rPr>
                  <w:rFonts w:ascii="微软雅黑" w:eastAsia="微软雅黑" w:hAnsi="微软雅黑" w:cs="宋体" w:hint="eastAsia"/>
                  <w:b/>
                  <w:bCs/>
                  <w:kern w:val="0"/>
                  <w:sz w:val="18"/>
                  <w:szCs w:val="18"/>
                </w:rPr>
                <w:t>操作说明</w:t>
              </w:r>
            </w:moveFrom>
          </w:p>
        </w:tc>
      </w:tr>
      <w:tr w:rsidR="00F77E9B" w:rsidDel="0050558F" w14:paraId="0AA9FC82" w14:textId="30652473"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013DF03" w14:textId="42989D0F" w:rsidR="00F77E9B" w:rsidDel="0050558F" w:rsidRDefault="00F77E9B" w:rsidP="00F77E9B">
            <w:pPr>
              <w:widowControl/>
              <w:jc w:val="left"/>
              <w:rPr>
                <w:moveFrom w:id="4649" w:author="haha" w:date="2019-07-23T15:19:00Z"/>
                <w:rFonts w:ascii="微软雅黑" w:eastAsia="微软雅黑" w:hAnsi="微软雅黑" w:cs="宋体"/>
                <w:b/>
                <w:bCs/>
                <w:kern w:val="0"/>
                <w:sz w:val="18"/>
                <w:szCs w:val="18"/>
              </w:rPr>
            </w:pPr>
            <w:moveFrom w:id="4650" w:author="haha" w:date="2019-07-23T15:19:00Z">
              <w:r w:rsidDel="0050558F">
                <w:rPr>
                  <w:rFonts w:ascii="微软雅黑" w:eastAsia="微软雅黑" w:hAnsi="微软雅黑" w:cs="宋体" w:hint="eastAsia"/>
                  <w:b/>
                  <w:bCs/>
                  <w:kern w:val="0"/>
                  <w:sz w:val="18"/>
                  <w:szCs w:val="18"/>
                </w:rPr>
                <w:t>序号</w:t>
              </w:r>
            </w:moveFrom>
          </w:p>
        </w:tc>
        <w:tc>
          <w:tcPr>
            <w:tcW w:w="1309" w:type="dxa"/>
            <w:gridSpan w:val="2"/>
          </w:tcPr>
          <w:p w14:paraId="055F4CC9" w14:textId="46651E49" w:rsidR="00F77E9B" w:rsidDel="0050558F" w:rsidRDefault="00F77E9B" w:rsidP="00F77E9B">
            <w:pPr>
              <w:widowControl/>
              <w:jc w:val="left"/>
              <w:rPr>
                <w:moveFrom w:id="4651" w:author="haha" w:date="2019-07-23T15:19:00Z"/>
                <w:rFonts w:ascii="微软雅黑" w:eastAsia="微软雅黑" w:hAnsi="微软雅黑" w:cs="宋体"/>
                <w:kern w:val="0"/>
                <w:sz w:val="18"/>
                <w:szCs w:val="18"/>
              </w:rPr>
            </w:pPr>
            <w:moveFrom w:id="4652" w:author="haha" w:date="2019-07-23T15:19:00Z">
              <w:r w:rsidDel="0050558F">
                <w:rPr>
                  <w:rFonts w:ascii="微软雅黑" w:eastAsia="微软雅黑" w:hAnsi="微软雅黑" w:cs="宋体" w:hint="eastAsia"/>
                  <w:kern w:val="0"/>
                  <w:sz w:val="18"/>
                  <w:szCs w:val="18"/>
                </w:rPr>
                <w:t>名称</w:t>
              </w:r>
            </w:moveFrom>
          </w:p>
        </w:tc>
        <w:tc>
          <w:tcPr>
            <w:tcW w:w="3000" w:type="dxa"/>
          </w:tcPr>
          <w:p w14:paraId="34117491" w14:textId="4BD4ED9B" w:rsidR="00F77E9B" w:rsidDel="0050558F" w:rsidRDefault="00F77E9B" w:rsidP="00F77E9B">
            <w:pPr>
              <w:widowControl/>
              <w:jc w:val="left"/>
              <w:rPr>
                <w:moveFrom w:id="4653" w:author="haha" w:date="2019-07-23T15:19:00Z"/>
                <w:rFonts w:ascii="微软雅黑" w:eastAsia="微软雅黑" w:hAnsi="微软雅黑" w:cs="宋体"/>
                <w:kern w:val="0"/>
                <w:sz w:val="18"/>
                <w:szCs w:val="18"/>
              </w:rPr>
            </w:pPr>
            <w:moveFrom w:id="4654" w:author="haha" w:date="2019-07-23T15:19:00Z">
              <w:r w:rsidDel="0050558F">
                <w:rPr>
                  <w:rFonts w:ascii="微软雅黑" w:eastAsia="微软雅黑" w:hAnsi="微软雅黑" w:cs="宋体" w:hint="eastAsia"/>
                  <w:kern w:val="0"/>
                  <w:sz w:val="18"/>
                  <w:szCs w:val="18"/>
                </w:rPr>
                <w:t>说明（默认值、规则、数据需求）</w:t>
              </w:r>
            </w:moveFrom>
          </w:p>
        </w:tc>
        <w:tc>
          <w:tcPr>
            <w:tcW w:w="3209" w:type="dxa"/>
          </w:tcPr>
          <w:p w14:paraId="1CB1A556" w14:textId="6526FBA0" w:rsidR="00F77E9B" w:rsidDel="0050558F" w:rsidRDefault="00F77E9B" w:rsidP="00F77E9B">
            <w:pPr>
              <w:widowControl/>
              <w:jc w:val="left"/>
              <w:rPr>
                <w:moveFrom w:id="4655" w:author="haha" w:date="2019-07-23T15:19:00Z"/>
                <w:rFonts w:ascii="微软雅黑" w:eastAsia="微软雅黑" w:hAnsi="微软雅黑" w:cs="宋体"/>
                <w:b/>
                <w:bCs/>
                <w:kern w:val="0"/>
                <w:sz w:val="18"/>
                <w:szCs w:val="18"/>
              </w:rPr>
            </w:pPr>
            <w:moveFrom w:id="4656" w:author="haha" w:date="2019-07-23T15:19:00Z">
              <w:r w:rsidDel="0050558F">
                <w:rPr>
                  <w:rFonts w:ascii="微软雅黑" w:eastAsia="微软雅黑" w:hAnsi="微软雅黑" w:cs="宋体" w:hint="eastAsia"/>
                  <w:b/>
                  <w:bCs/>
                  <w:kern w:val="0"/>
                  <w:sz w:val="18"/>
                  <w:szCs w:val="18"/>
                </w:rPr>
                <w:t>交互（跳转页面等）</w:t>
              </w:r>
            </w:moveFrom>
          </w:p>
        </w:tc>
        <w:tc>
          <w:tcPr>
            <w:tcW w:w="1712" w:type="dxa"/>
          </w:tcPr>
          <w:p w14:paraId="662092BB" w14:textId="6AD960D8" w:rsidR="00F77E9B" w:rsidDel="0050558F" w:rsidRDefault="00F77E9B" w:rsidP="00F77E9B">
            <w:pPr>
              <w:widowControl/>
              <w:jc w:val="left"/>
              <w:rPr>
                <w:moveFrom w:id="4657" w:author="haha" w:date="2019-07-23T15:19:00Z"/>
                <w:rFonts w:ascii="微软雅黑" w:eastAsia="微软雅黑" w:hAnsi="微软雅黑" w:cs="宋体"/>
                <w:b/>
                <w:bCs/>
                <w:kern w:val="0"/>
                <w:sz w:val="18"/>
                <w:szCs w:val="18"/>
              </w:rPr>
            </w:pPr>
            <w:moveFrom w:id="4658" w:author="haha" w:date="2019-07-23T15:19:00Z">
              <w:r w:rsidDel="0050558F">
                <w:rPr>
                  <w:rFonts w:ascii="微软雅黑" w:eastAsia="微软雅黑" w:hAnsi="微软雅黑" w:cs="宋体" w:hint="eastAsia"/>
                  <w:b/>
                  <w:bCs/>
                  <w:kern w:val="0"/>
                  <w:sz w:val="18"/>
                  <w:szCs w:val="18"/>
                </w:rPr>
                <w:t>异常逻辑</w:t>
              </w:r>
            </w:moveFrom>
          </w:p>
        </w:tc>
      </w:tr>
      <w:tr w:rsidR="00F77E9B" w:rsidDel="0050558F" w14:paraId="32804311" w14:textId="4569A8F9"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648C245" w14:textId="6EA9D80F" w:rsidR="00F77E9B" w:rsidDel="0050558F" w:rsidRDefault="00F77E9B" w:rsidP="00F77E9B">
            <w:pPr>
              <w:widowControl/>
              <w:jc w:val="center"/>
              <w:rPr>
                <w:moveFrom w:id="4659" w:author="haha" w:date="2019-07-23T15:19:00Z"/>
                <w:rFonts w:ascii="微软雅黑" w:eastAsia="微软雅黑" w:hAnsi="微软雅黑" w:cs="宋体"/>
                <w:bCs/>
                <w:kern w:val="0"/>
                <w:sz w:val="18"/>
                <w:szCs w:val="18"/>
              </w:rPr>
            </w:pPr>
            <w:moveFrom w:id="4660" w:author="haha" w:date="2019-07-23T15:19:00Z">
              <w:r w:rsidDel="0050558F">
                <w:rPr>
                  <w:rFonts w:ascii="微软雅黑" w:eastAsia="微软雅黑" w:hAnsi="微软雅黑" w:cs="宋体" w:hint="eastAsia"/>
                  <w:bCs/>
                  <w:kern w:val="0"/>
                  <w:sz w:val="18"/>
                  <w:szCs w:val="18"/>
                </w:rPr>
                <w:t>1</w:t>
              </w:r>
            </w:moveFrom>
          </w:p>
        </w:tc>
        <w:tc>
          <w:tcPr>
            <w:tcW w:w="1309" w:type="dxa"/>
            <w:gridSpan w:val="2"/>
          </w:tcPr>
          <w:p w14:paraId="2051B001" w14:textId="1E198A40" w:rsidR="00F77E9B" w:rsidDel="0050558F" w:rsidRDefault="00F77E9B" w:rsidP="00F77E9B">
            <w:pPr>
              <w:widowControl/>
              <w:jc w:val="left"/>
              <w:rPr>
                <w:moveFrom w:id="4661" w:author="haha" w:date="2019-07-23T15:19:00Z"/>
                <w:rFonts w:ascii="微软雅黑" w:eastAsia="微软雅黑" w:hAnsi="微软雅黑" w:cs="微软雅黑"/>
                <w:color w:val="000000"/>
                <w:sz w:val="18"/>
                <w:szCs w:val="18"/>
              </w:rPr>
            </w:pPr>
            <w:moveFrom w:id="4662" w:author="haha" w:date="2019-07-23T15:19:00Z">
              <w:r w:rsidDel="0050558F">
                <w:rPr>
                  <w:rFonts w:ascii="微软雅黑" w:eastAsia="微软雅黑" w:hAnsi="微软雅黑" w:cs="微软雅黑" w:hint="eastAsia"/>
                  <w:color w:val="000000"/>
                  <w:sz w:val="18"/>
                  <w:szCs w:val="18"/>
                </w:rPr>
                <w:t>日期筛选</w:t>
              </w:r>
            </w:moveFrom>
          </w:p>
        </w:tc>
        <w:tc>
          <w:tcPr>
            <w:tcW w:w="3000" w:type="dxa"/>
          </w:tcPr>
          <w:p w14:paraId="78D9CF28" w14:textId="384BDDC8" w:rsidR="00F77E9B" w:rsidDel="0050558F" w:rsidRDefault="00F77E9B" w:rsidP="00F77E9B">
            <w:pPr>
              <w:widowControl/>
              <w:jc w:val="left"/>
              <w:rPr>
                <w:moveFrom w:id="4663" w:author="haha" w:date="2019-07-23T15:19:00Z"/>
                <w:rFonts w:ascii="微软雅黑" w:eastAsia="微软雅黑" w:hAnsi="微软雅黑" w:cs="微软雅黑"/>
                <w:color w:val="000000"/>
                <w:sz w:val="18"/>
                <w:szCs w:val="18"/>
              </w:rPr>
            </w:pPr>
            <w:moveFrom w:id="4664" w:author="haha" w:date="2019-07-23T15:19:00Z">
              <w:r w:rsidDel="0050558F">
                <w:rPr>
                  <w:rFonts w:ascii="微软雅黑" w:eastAsia="微软雅黑" w:hAnsi="微软雅黑" w:cs="微软雅黑" w:hint="eastAsia"/>
                  <w:color w:val="000000"/>
                  <w:sz w:val="18"/>
                  <w:szCs w:val="18"/>
                </w:rPr>
                <w:t>筛选日期，可查询一天也可查询范围内的，查询范围内的则右边大于左边的，一天一条</w:t>
              </w:r>
            </w:moveFrom>
          </w:p>
        </w:tc>
        <w:tc>
          <w:tcPr>
            <w:tcW w:w="3209" w:type="dxa"/>
          </w:tcPr>
          <w:p w14:paraId="56ED2598" w14:textId="51880AC9" w:rsidR="00F77E9B" w:rsidDel="0050558F" w:rsidRDefault="00F77E9B" w:rsidP="00F77E9B">
            <w:pPr>
              <w:pStyle w:val="Axure"/>
              <w:rPr>
                <w:moveFrom w:id="4665" w:author="haha" w:date="2019-07-23T15:19:00Z"/>
                <w:rFonts w:ascii="微软雅黑" w:eastAsia="微软雅黑" w:hAnsi="微软雅黑" w:cs="微软雅黑"/>
                <w:sz w:val="18"/>
                <w:szCs w:val="18"/>
              </w:rPr>
            </w:pPr>
          </w:p>
        </w:tc>
        <w:tc>
          <w:tcPr>
            <w:tcW w:w="1712" w:type="dxa"/>
          </w:tcPr>
          <w:p w14:paraId="62C81FFE" w14:textId="6B12A5A5" w:rsidR="00F77E9B" w:rsidDel="0050558F" w:rsidRDefault="00F77E9B" w:rsidP="00F77E9B">
            <w:pPr>
              <w:widowControl/>
              <w:jc w:val="left"/>
              <w:rPr>
                <w:moveFrom w:id="4666" w:author="haha" w:date="2019-07-23T15:19:00Z"/>
                <w:rFonts w:ascii="微软雅黑" w:eastAsia="微软雅黑" w:hAnsi="微软雅黑" w:cs="宋体"/>
                <w:bCs/>
                <w:kern w:val="0"/>
                <w:sz w:val="18"/>
                <w:szCs w:val="18"/>
              </w:rPr>
            </w:pPr>
          </w:p>
        </w:tc>
      </w:tr>
      <w:tr w:rsidR="00F77E9B" w:rsidDel="0050558F" w14:paraId="30688DD1" w14:textId="19B3F76C"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D99BD50" w14:textId="44CCFED6" w:rsidR="00F77E9B" w:rsidDel="0050558F" w:rsidRDefault="00F77E9B" w:rsidP="00F77E9B">
            <w:pPr>
              <w:widowControl/>
              <w:jc w:val="center"/>
              <w:rPr>
                <w:moveFrom w:id="4667" w:author="haha" w:date="2019-07-23T15:19:00Z"/>
                <w:rFonts w:ascii="微软雅黑" w:eastAsia="微软雅黑" w:hAnsi="微软雅黑" w:cs="微软雅黑"/>
                <w:sz w:val="18"/>
                <w:szCs w:val="18"/>
              </w:rPr>
            </w:pPr>
            <w:moveFrom w:id="4668" w:author="haha" w:date="2019-07-23T15:19:00Z">
              <w:r w:rsidDel="0050558F">
                <w:rPr>
                  <w:rFonts w:ascii="微软雅黑" w:eastAsia="微软雅黑" w:hAnsi="微软雅黑" w:cs="微软雅黑" w:hint="eastAsia"/>
                  <w:sz w:val="18"/>
                  <w:szCs w:val="18"/>
                </w:rPr>
                <w:t>2</w:t>
              </w:r>
            </w:moveFrom>
          </w:p>
        </w:tc>
        <w:tc>
          <w:tcPr>
            <w:tcW w:w="1309" w:type="dxa"/>
            <w:gridSpan w:val="2"/>
          </w:tcPr>
          <w:p w14:paraId="0E00939C" w14:textId="04F53114" w:rsidR="00F77E9B" w:rsidDel="0050558F" w:rsidRDefault="00F77E9B" w:rsidP="00F77E9B">
            <w:pPr>
              <w:widowControl/>
              <w:jc w:val="left"/>
              <w:rPr>
                <w:moveFrom w:id="4669" w:author="haha" w:date="2019-07-23T15:19:00Z"/>
                <w:rFonts w:ascii="微软雅黑" w:eastAsia="微软雅黑" w:hAnsi="微软雅黑" w:cs="微软雅黑"/>
                <w:color w:val="000000"/>
                <w:sz w:val="18"/>
                <w:szCs w:val="18"/>
              </w:rPr>
            </w:pPr>
            <w:moveFrom w:id="4670" w:author="haha" w:date="2019-07-23T15:19:00Z">
              <w:r w:rsidDel="0050558F">
                <w:rPr>
                  <w:rFonts w:ascii="微软雅黑" w:eastAsia="微软雅黑" w:hAnsi="微软雅黑" w:cs="微软雅黑" w:hint="eastAsia"/>
                  <w:color w:val="000000"/>
                  <w:sz w:val="18"/>
                  <w:szCs w:val="18"/>
                </w:rPr>
                <w:t>搜索</w:t>
              </w:r>
            </w:moveFrom>
          </w:p>
        </w:tc>
        <w:tc>
          <w:tcPr>
            <w:tcW w:w="3000" w:type="dxa"/>
          </w:tcPr>
          <w:p w14:paraId="472B90BA" w14:textId="3BF3D977" w:rsidR="00F77E9B" w:rsidDel="0050558F" w:rsidRDefault="00F77E9B" w:rsidP="00F77E9B">
            <w:pPr>
              <w:widowControl/>
              <w:jc w:val="left"/>
              <w:rPr>
                <w:moveFrom w:id="4671" w:author="haha" w:date="2019-07-23T15:19:00Z"/>
                <w:rFonts w:ascii="微软雅黑" w:eastAsia="微软雅黑" w:hAnsi="微软雅黑" w:cs="微软雅黑"/>
                <w:color w:val="000000"/>
                <w:sz w:val="18"/>
                <w:szCs w:val="18"/>
              </w:rPr>
            </w:pPr>
            <w:moveFrom w:id="4672" w:author="haha" w:date="2019-07-23T15:19:00Z">
              <w:r w:rsidDel="0050558F">
                <w:rPr>
                  <w:rFonts w:ascii="微软雅黑" w:eastAsia="微软雅黑" w:hAnsi="微软雅黑" w:cs="微软雅黑" w:hint="eastAsia"/>
                  <w:color w:val="000000"/>
                  <w:sz w:val="18"/>
                  <w:szCs w:val="18"/>
                </w:rPr>
                <w:t>点击根据条件进行页面展示</w:t>
              </w:r>
            </w:moveFrom>
          </w:p>
        </w:tc>
        <w:tc>
          <w:tcPr>
            <w:tcW w:w="3209" w:type="dxa"/>
          </w:tcPr>
          <w:p w14:paraId="6D5C0D3A" w14:textId="14EA7B02" w:rsidR="00F77E9B" w:rsidDel="0050558F" w:rsidRDefault="00F77E9B" w:rsidP="00F77E9B">
            <w:pPr>
              <w:pStyle w:val="Axure"/>
              <w:rPr>
                <w:moveFrom w:id="4673" w:author="haha" w:date="2019-07-23T15:19:00Z"/>
                <w:rFonts w:ascii="微软雅黑" w:eastAsia="微软雅黑" w:hAnsi="微软雅黑" w:cs="微软雅黑"/>
                <w:sz w:val="18"/>
                <w:szCs w:val="18"/>
              </w:rPr>
            </w:pPr>
          </w:p>
        </w:tc>
        <w:tc>
          <w:tcPr>
            <w:tcW w:w="1712" w:type="dxa"/>
          </w:tcPr>
          <w:p w14:paraId="7F746C38" w14:textId="299D7C3D" w:rsidR="00F77E9B" w:rsidDel="0050558F" w:rsidRDefault="00F77E9B" w:rsidP="00F77E9B">
            <w:pPr>
              <w:widowControl/>
              <w:jc w:val="left"/>
              <w:rPr>
                <w:moveFrom w:id="4674" w:author="haha" w:date="2019-07-23T15:19:00Z"/>
                <w:rFonts w:ascii="微软雅黑" w:eastAsia="微软雅黑" w:hAnsi="微软雅黑" w:cs="微软雅黑"/>
                <w:sz w:val="18"/>
                <w:szCs w:val="18"/>
              </w:rPr>
            </w:pPr>
            <w:moveFrom w:id="4675" w:author="haha" w:date="2019-07-23T15:19:00Z">
              <w:r w:rsidDel="0050558F">
                <w:rPr>
                  <w:rFonts w:ascii="微软雅黑" w:eastAsia="微软雅黑" w:hAnsi="微软雅黑" w:cs="微软雅黑" w:hint="eastAsia"/>
                  <w:sz w:val="18"/>
                  <w:szCs w:val="18"/>
                </w:rPr>
                <w:t>无数据展示空内容即可</w:t>
              </w:r>
            </w:moveFrom>
          </w:p>
        </w:tc>
      </w:tr>
      <w:tr w:rsidR="00F77E9B" w:rsidDel="0050558F" w14:paraId="775B1235" w14:textId="0970B4B6"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6154CF0" w14:textId="14CE4A4A" w:rsidR="00F77E9B" w:rsidDel="0050558F" w:rsidRDefault="00F77E9B" w:rsidP="00F77E9B">
            <w:pPr>
              <w:widowControl/>
              <w:jc w:val="center"/>
              <w:rPr>
                <w:moveFrom w:id="4676" w:author="haha" w:date="2019-07-23T15:19:00Z"/>
                <w:rFonts w:ascii="微软雅黑" w:eastAsia="微软雅黑" w:hAnsi="微软雅黑" w:cs="微软雅黑"/>
                <w:sz w:val="18"/>
                <w:szCs w:val="18"/>
              </w:rPr>
            </w:pPr>
            <w:moveFrom w:id="4677" w:author="haha" w:date="2019-07-23T15:19:00Z">
              <w:r w:rsidDel="0050558F">
                <w:rPr>
                  <w:rFonts w:ascii="微软雅黑" w:eastAsia="微软雅黑" w:hAnsi="微软雅黑" w:cs="微软雅黑" w:hint="eastAsia"/>
                  <w:sz w:val="18"/>
                  <w:szCs w:val="18"/>
                </w:rPr>
                <w:t>3</w:t>
              </w:r>
            </w:moveFrom>
          </w:p>
        </w:tc>
        <w:tc>
          <w:tcPr>
            <w:tcW w:w="1309" w:type="dxa"/>
            <w:gridSpan w:val="2"/>
          </w:tcPr>
          <w:p w14:paraId="6A356E00" w14:textId="550A036F" w:rsidR="00F77E9B" w:rsidDel="0050558F" w:rsidRDefault="00F77E9B" w:rsidP="00F77E9B">
            <w:pPr>
              <w:widowControl/>
              <w:jc w:val="left"/>
              <w:rPr>
                <w:moveFrom w:id="4678" w:author="haha" w:date="2019-07-23T15:19:00Z"/>
                <w:rFonts w:ascii="微软雅黑" w:eastAsia="微软雅黑" w:hAnsi="微软雅黑" w:cs="微软雅黑"/>
                <w:color w:val="000000"/>
                <w:sz w:val="18"/>
                <w:szCs w:val="18"/>
              </w:rPr>
            </w:pPr>
            <w:moveFrom w:id="4679" w:author="haha" w:date="2019-07-23T15:19:00Z">
              <w:r w:rsidDel="0050558F">
                <w:rPr>
                  <w:rFonts w:ascii="微软雅黑" w:eastAsia="微软雅黑" w:hAnsi="微软雅黑" w:cs="微软雅黑" w:hint="eastAsia"/>
                  <w:color w:val="000000"/>
                  <w:sz w:val="18"/>
                  <w:szCs w:val="18"/>
                </w:rPr>
                <w:t>重置</w:t>
              </w:r>
            </w:moveFrom>
          </w:p>
        </w:tc>
        <w:tc>
          <w:tcPr>
            <w:tcW w:w="3000" w:type="dxa"/>
          </w:tcPr>
          <w:p w14:paraId="1EC9D589" w14:textId="3F101838" w:rsidR="00F77E9B" w:rsidDel="0050558F" w:rsidRDefault="00F77E9B" w:rsidP="00F77E9B">
            <w:pPr>
              <w:widowControl/>
              <w:jc w:val="left"/>
              <w:rPr>
                <w:moveFrom w:id="4680" w:author="haha" w:date="2019-07-23T15:19:00Z"/>
                <w:rFonts w:ascii="微软雅黑" w:eastAsia="微软雅黑" w:hAnsi="微软雅黑" w:cs="微软雅黑"/>
                <w:color w:val="000000"/>
                <w:sz w:val="18"/>
                <w:szCs w:val="18"/>
              </w:rPr>
            </w:pPr>
            <w:moveFrom w:id="4681" w:author="haha" w:date="2019-07-23T15:19:00Z">
              <w:r w:rsidDel="0050558F">
                <w:rPr>
                  <w:rFonts w:ascii="微软雅黑" w:eastAsia="微软雅黑" w:hAnsi="微软雅黑" w:cs="微软雅黑" w:hint="eastAsia"/>
                  <w:color w:val="000000"/>
                  <w:sz w:val="18"/>
                  <w:szCs w:val="18"/>
                </w:rPr>
                <w:t>筛选条件回到默认状态</w:t>
              </w:r>
            </w:moveFrom>
          </w:p>
        </w:tc>
        <w:tc>
          <w:tcPr>
            <w:tcW w:w="3209" w:type="dxa"/>
          </w:tcPr>
          <w:p w14:paraId="4011B2F3" w14:textId="677DE9E4" w:rsidR="00F77E9B" w:rsidDel="0050558F" w:rsidRDefault="00F77E9B" w:rsidP="00F77E9B">
            <w:pPr>
              <w:pStyle w:val="Axure"/>
              <w:rPr>
                <w:moveFrom w:id="4682" w:author="haha" w:date="2019-07-23T15:19:00Z"/>
                <w:rFonts w:ascii="微软雅黑" w:eastAsia="微软雅黑" w:hAnsi="微软雅黑" w:cs="微软雅黑"/>
                <w:sz w:val="18"/>
                <w:szCs w:val="18"/>
              </w:rPr>
            </w:pPr>
          </w:p>
        </w:tc>
        <w:tc>
          <w:tcPr>
            <w:tcW w:w="1712" w:type="dxa"/>
          </w:tcPr>
          <w:p w14:paraId="020AE760" w14:textId="6482CFF4" w:rsidR="00F77E9B" w:rsidDel="0050558F" w:rsidRDefault="00F77E9B" w:rsidP="00F77E9B">
            <w:pPr>
              <w:widowControl/>
              <w:jc w:val="left"/>
              <w:rPr>
                <w:moveFrom w:id="4683" w:author="haha" w:date="2019-07-23T15:19:00Z"/>
                <w:rFonts w:ascii="微软雅黑" w:eastAsia="微软雅黑" w:hAnsi="微软雅黑" w:cs="微软雅黑"/>
                <w:sz w:val="18"/>
                <w:szCs w:val="18"/>
              </w:rPr>
            </w:pPr>
          </w:p>
        </w:tc>
      </w:tr>
      <w:tr w:rsidR="00F77E9B" w:rsidDel="0050558F" w14:paraId="42434428" w14:textId="15A092F0"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BD66E45" w14:textId="528D3B8E" w:rsidR="00F77E9B" w:rsidDel="0050558F" w:rsidRDefault="00F77E9B" w:rsidP="00F77E9B">
            <w:pPr>
              <w:widowControl/>
              <w:jc w:val="center"/>
              <w:rPr>
                <w:moveFrom w:id="4684" w:author="haha" w:date="2019-07-23T15:19:00Z"/>
                <w:rFonts w:ascii="微软雅黑" w:eastAsia="微软雅黑" w:hAnsi="微软雅黑" w:cs="微软雅黑"/>
                <w:sz w:val="18"/>
                <w:szCs w:val="18"/>
              </w:rPr>
            </w:pPr>
            <w:moveFrom w:id="4685" w:author="haha" w:date="2019-07-23T15:19:00Z">
              <w:r w:rsidDel="0050558F">
                <w:rPr>
                  <w:rFonts w:ascii="微软雅黑" w:eastAsia="微软雅黑" w:hAnsi="微软雅黑" w:cs="微软雅黑" w:hint="eastAsia"/>
                  <w:sz w:val="18"/>
                  <w:szCs w:val="18"/>
                </w:rPr>
                <w:t>4</w:t>
              </w:r>
            </w:moveFrom>
          </w:p>
        </w:tc>
        <w:tc>
          <w:tcPr>
            <w:tcW w:w="1309" w:type="dxa"/>
            <w:gridSpan w:val="2"/>
          </w:tcPr>
          <w:p w14:paraId="6C5136F0" w14:textId="20462982" w:rsidR="00F77E9B" w:rsidDel="0050558F" w:rsidRDefault="00F77E9B" w:rsidP="00F77E9B">
            <w:pPr>
              <w:widowControl/>
              <w:jc w:val="left"/>
              <w:rPr>
                <w:moveFrom w:id="4686" w:author="haha" w:date="2019-07-23T15:19:00Z"/>
                <w:rFonts w:ascii="微软雅黑" w:eastAsia="微软雅黑" w:hAnsi="微软雅黑" w:cs="微软雅黑"/>
                <w:color w:val="000000"/>
                <w:sz w:val="18"/>
                <w:szCs w:val="18"/>
              </w:rPr>
            </w:pPr>
            <w:moveFrom w:id="4687" w:author="haha" w:date="2019-07-23T15:19:00Z">
              <w:r w:rsidDel="0050558F">
                <w:rPr>
                  <w:rFonts w:ascii="微软雅黑" w:eastAsia="微软雅黑" w:hAnsi="微软雅黑" w:cs="微软雅黑" w:hint="eastAsia"/>
                  <w:color w:val="000000"/>
                  <w:sz w:val="18"/>
                  <w:szCs w:val="18"/>
                </w:rPr>
                <w:t>导出</w:t>
              </w:r>
            </w:moveFrom>
          </w:p>
        </w:tc>
        <w:tc>
          <w:tcPr>
            <w:tcW w:w="3000" w:type="dxa"/>
          </w:tcPr>
          <w:p w14:paraId="02B5885B" w14:textId="2B069FE3" w:rsidR="00F77E9B" w:rsidDel="0050558F" w:rsidRDefault="00F77E9B" w:rsidP="00F77E9B">
            <w:pPr>
              <w:widowControl/>
              <w:jc w:val="left"/>
              <w:rPr>
                <w:moveFrom w:id="4688" w:author="haha" w:date="2019-07-23T15:19:00Z"/>
                <w:rFonts w:ascii="微软雅黑" w:eastAsia="微软雅黑" w:hAnsi="微软雅黑" w:cs="微软雅黑"/>
                <w:color w:val="000000"/>
                <w:sz w:val="18"/>
                <w:szCs w:val="18"/>
              </w:rPr>
            </w:pPr>
            <w:moveFrom w:id="4689" w:author="haha" w:date="2019-07-23T15:19:00Z">
              <w:r w:rsidDel="0050558F">
                <w:rPr>
                  <w:rFonts w:ascii="微软雅黑" w:eastAsia="微软雅黑" w:hAnsi="微软雅黑" w:cs="微软雅黑" w:hint="eastAsia"/>
                  <w:color w:val="000000"/>
                  <w:sz w:val="18"/>
                  <w:szCs w:val="18"/>
                </w:rPr>
                <w:t>默认导出近3</w:t>
              </w:r>
              <w:r w:rsidDel="0050558F">
                <w:rPr>
                  <w:rFonts w:ascii="微软雅黑" w:eastAsia="微软雅黑" w:hAnsi="微软雅黑" w:cs="微软雅黑"/>
                  <w:color w:val="000000"/>
                  <w:sz w:val="18"/>
                  <w:szCs w:val="18"/>
                </w:rPr>
                <w:t>0</w:t>
              </w:r>
              <w:r w:rsidDel="0050558F">
                <w:rPr>
                  <w:rFonts w:ascii="微软雅黑" w:eastAsia="微软雅黑" w:hAnsi="微软雅黑" w:cs="微软雅黑" w:hint="eastAsia"/>
                  <w:color w:val="000000"/>
                  <w:sz w:val="18"/>
                  <w:szCs w:val="18"/>
                </w:rPr>
                <w:t>天的，有调件晒符合条件的不大于2</w:t>
              </w:r>
              <w:r w:rsidDel="0050558F">
                <w:rPr>
                  <w:rFonts w:ascii="微软雅黑" w:eastAsia="微软雅黑" w:hAnsi="微软雅黑" w:cs="微软雅黑"/>
                  <w:color w:val="000000"/>
                  <w:sz w:val="18"/>
                  <w:szCs w:val="18"/>
                </w:rPr>
                <w:t>M</w:t>
              </w:r>
            </w:moveFrom>
          </w:p>
        </w:tc>
        <w:tc>
          <w:tcPr>
            <w:tcW w:w="3209" w:type="dxa"/>
          </w:tcPr>
          <w:p w14:paraId="093CC595" w14:textId="3830A19B" w:rsidR="00F77E9B" w:rsidDel="0050558F" w:rsidRDefault="00F77E9B" w:rsidP="00F77E9B">
            <w:pPr>
              <w:pStyle w:val="Axure"/>
              <w:rPr>
                <w:moveFrom w:id="4690" w:author="haha" w:date="2019-07-23T15:19:00Z"/>
                <w:rFonts w:ascii="微软雅黑" w:eastAsia="微软雅黑" w:hAnsi="微软雅黑" w:cs="微软雅黑"/>
                <w:sz w:val="18"/>
                <w:szCs w:val="18"/>
              </w:rPr>
            </w:pPr>
          </w:p>
        </w:tc>
        <w:tc>
          <w:tcPr>
            <w:tcW w:w="1712" w:type="dxa"/>
          </w:tcPr>
          <w:p w14:paraId="7B749349" w14:textId="736570AD" w:rsidR="00F77E9B" w:rsidDel="0050558F" w:rsidRDefault="00F77E9B" w:rsidP="00F77E9B">
            <w:pPr>
              <w:widowControl/>
              <w:jc w:val="left"/>
              <w:rPr>
                <w:moveFrom w:id="4691" w:author="haha" w:date="2019-07-23T15:19:00Z"/>
                <w:rFonts w:ascii="微软雅黑" w:eastAsia="微软雅黑" w:hAnsi="微软雅黑" w:cs="微软雅黑"/>
                <w:sz w:val="18"/>
                <w:szCs w:val="18"/>
              </w:rPr>
            </w:pPr>
            <w:moveFrom w:id="4692" w:author="haha" w:date="2019-07-23T15:19:00Z">
              <w:r w:rsidDel="0050558F">
                <w:rPr>
                  <w:rFonts w:ascii="微软雅黑" w:eastAsia="微软雅黑" w:hAnsi="微软雅黑" w:cs="微软雅黑" w:hint="eastAsia"/>
                  <w:sz w:val="18"/>
                  <w:szCs w:val="18"/>
                </w:rPr>
                <w:t>无数据导出提示“无数据”</w:t>
              </w:r>
            </w:moveFrom>
          </w:p>
        </w:tc>
      </w:tr>
      <w:tr w:rsidR="00F77E9B" w:rsidRPr="00F77E9B" w:rsidDel="0050558F" w14:paraId="24E595C7" w14:textId="2030E7D8"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99A8BC6" w14:textId="2B739DD8" w:rsidR="00F77E9B" w:rsidRPr="00F77E9B" w:rsidDel="0050558F" w:rsidRDefault="00F77E9B" w:rsidP="00F77E9B">
            <w:pPr>
              <w:widowControl/>
              <w:jc w:val="center"/>
              <w:rPr>
                <w:moveFrom w:id="4693" w:author="haha" w:date="2019-07-23T15:19:00Z"/>
                <w:rFonts w:ascii="微软雅黑" w:eastAsia="微软雅黑" w:hAnsi="微软雅黑" w:cs="微软雅黑"/>
                <w:color w:val="000000"/>
                <w:sz w:val="18"/>
                <w:szCs w:val="18"/>
              </w:rPr>
            </w:pPr>
            <w:moveFrom w:id="4694" w:author="haha" w:date="2019-07-23T15:19:00Z">
              <w:r w:rsidRPr="00F77E9B" w:rsidDel="0050558F">
                <w:rPr>
                  <w:rFonts w:ascii="微软雅黑" w:eastAsia="微软雅黑" w:hAnsi="微软雅黑" w:cs="微软雅黑" w:hint="eastAsia"/>
                  <w:color w:val="000000"/>
                  <w:sz w:val="18"/>
                  <w:szCs w:val="18"/>
                </w:rPr>
                <w:t>5</w:t>
              </w:r>
            </w:moveFrom>
          </w:p>
        </w:tc>
        <w:tc>
          <w:tcPr>
            <w:tcW w:w="1309" w:type="dxa"/>
            <w:gridSpan w:val="2"/>
            <w:vAlign w:val="center"/>
          </w:tcPr>
          <w:p w14:paraId="28F0EB38" w14:textId="48F32E7F" w:rsidR="00F77E9B" w:rsidRPr="00F77E9B" w:rsidDel="0050558F" w:rsidRDefault="00FF6622" w:rsidP="00F77E9B">
            <w:pPr>
              <w:widowControl/>
              <w:jc w:val="left"/>
              <w:rPr>
                <w:moveFrom w:id="4695" w:author="haha" w:date="2019-07-23T15:19:00Z"/>
                <w:rFonts w:ascii="微软雅黑" w:eastAsia="微软雅黑" w:hAnsi="微软雅黑" w:cs="微软雅黑"/>
                <w:color w:val="000000"/>
                <w:sz w:val="18"/>
                <w:szCs w:val="18"/>
              </w:rPr>
            </w:pPr>
            <w:moveFrom w:id="4696" w:author="haha" w:date="2019-07-23T15:19:00Z">
              <w:r w:rsidDel="0050558F">
                <w:rPr>
                  <w:rFonts w:ascii="微软雅黑" w:eastAsia="微软雅黑" w:hAnsi="微软雅黑" w:cs="微软雅黑" w:hint="eastAsia"/>
                  <w:color w:val="000000"/>
                  <w:sz w:val="18"/>
                  <w:szCs w:val="18"/>
                </w:rPr>
                <w:t>明细记录</w:t>
              </w:r>
            </w:moveFrom>
          </w:p>
        </w:tc>
        <w:tc>
          <w:tcPr>
            <w:tcW w:w="3000" w:type="dxa"/>
            <w:vAlign w:val="center"/>
          </w:tcPr>
          <w:p w14:paraId="3D7C9757" w14:textId="53EC99AA" w:rsidR="00F77E9B" w:rsidRPr="00F77E9B" w:rsidDel="0050558F" w:rsidRDefault="00FF6622" w:rsidP="00F77E9B">
            <w:pPr>
              <w:rPr>
                <w:moveFrom w:id="4697" w:author="haha" w:date="2019-07-23T15:19:00Z"/>
                <w:rFonts w:ascii="微软雅黑" w:eastAsia="微软雅黑" w:hAnsi="微软雅黑" w:cs="微软雅黑"/>
                <w:color w:val="000000"/>
                <w:sz w:val="18"/>
                <w:szCs w:val="18"/>
              </w:rPr>
            </w:pPr>
            <w:moveFrom w:id="4698" w:author="haha" w:date="2019-07-23T15:19:00Z">
              <w:r w:rsidDel="0050558F">
                <w:rPr>
                  <w:rFonts w:ascii="微软雅黑" w:eastAsia="微软雅黑" w:hAnsi="微软雅黑" w:cs="微软雅黑" w:hint="eastAsia"/>
                  <w:color w:val="000000"/>
                  <w:sz w:val="18"/>
                  <w:szCs w:val="18"/>
                </w:rPr>
                <w:t>点击展示明细记录，展示当前号码具体发送的客户手机号以及条数</w:t>
              </w:r>
            </w:moveFrom>
          </w:p>
        </w:tc>
        <w:tc>
          <w:tcPr>
            <w:tcW w:w="3209" w:type="dxa"/>
            <w:vAlign w:val="center"/>
          </w:tcPr>
          <w:p w14:paraId="6FC6AFD5" w14:textId="36CFE1DB" w:rsidR="00F77E9B" w:rsidRPr="00F77E9B" w:rsidDel="0050558F" w:rsidRDefault="00F77E9B" w:rsidP="00F77E9B">
            <w:pPr>
              <w:widowControl/>
              <w:jc w:val="left"/>
              <w:rPr>
                <w:moveFrom w:id="4699" w:author="haha" w:date="2019-07-23T15:19:00Z"/>
                <w:rFonts w:ascii="微软雅黑" w:eastAsia="微软雅黑" w:hAnsi="微软雅黑" w:cs="微软雅黑"/>
                <w:color w:val="000000"/>
                <w:sz w:val="18"/>
                <w:szCs w:val="18"/>
              </w:rPr>
            </w:pPr>
          </w:p>
        </w:tc>
        <w:tc>
          <w:tcPr>
            <w:tcW w:w="1712" w:type="dxa"/>
          </w:tcPr>
          <w:p w14:paraId="3454664E" w14:textId="601852E4" w:rsidR="00F77E9B" w:rsidRPr="00F77E9B" w:rsidDel="0050558F" w:rsidRDefault="00F77E9B" w:rsidP="00F77E9B">
            <w:pPr>
              <w:widowControl/>
              <w:jc w:val="left"/>
              <w:rPr>
                <w:moveFrom w:id="4700" w:author="haha" w:date="2019-07-23T15:19:00Z"/>
                <w:rFonts w:ascii="微软雅黑" w:eastAsia="微软雅黑" w:hAnsi="微软雅黑" w:cs="微软雅黑"/>
                <w:color w:val="000000"/>
                <w:sz w:val="18"/>
                <w:szCs w:val="18"/>
              </w:rPr>
            </w:pPr>
          </w:p>
        </w:tc>
      </w:tr>
      <w:tr w:rsidR="00F77E9B" w:rsidRPr="00F77E9B" w:rsidDel="0050558F" w14:paraId="5AAC6FB2" w14:textId="5B4F30FA"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6AFCC29" w14:textId="69BB0B65" w:rsidR="00F77E9B" w:rsidRPr="00F77E9B" w:rsidDel="0050558F" w:rsidRDefault="000D2E5B" w:rsidP="00F77E9B">
            <w:pPr>
              <w:widowControl/>
              <w:jc w:val="center"/>
              <w:rPr>
                <w:moveFrom w:id="4701" w:author="haha" w:date="2019-07-23T15:19:00Z"/>
                <w:rFonts w:ascii="微软雅黑" w:eastAsia="微软雅黑" w:hAnsi="微软雅黑" w:cs="微软雅黑"/>
                <w:color w:val="000000"/>
                <w:sz w:val="18"/>
                <w:szCs w:val="18"/>
              </w:rPr>
            </w:pPr>
            <w:moveFrom w:id="4702" w:author="haha" w:date="2019-07-23T15:19:00Z">
              <w:r w:rsidDel="0050558F">
                <w:rPr>
                  <w:rFonts w:ascii="微软雅黑" w:eastAsia="微软雅黑" w:hAnsi="微软雅黑" w:cs="微软雅黑"/>
                  <w:color w:val="000000"/>
                  <w:sz w:val="18"/>
                  <w:szCs w:val="18"/>
                </w:rPr>
                <w:t>6</w:t>
              </w:r>
            </w:moveFrom>
          </w:p>
        </w:tc>
        <w:tc>
          <w:tcPr>
            <w:tcW w:w="1309" w:type="dxa"/>
            <w:gridSpan w:val="2"/>
            <w:vAlign w:val="center"/>
          </w:tcPr>
          <w:p w14:paraId="713804B4" w14:textId="714E8148" w:rsidR="00F77E9B" w:rsidRPr="00F77E9B" w:rsidDel="0050558F" w:rsidRDefault="00F77E9B" w:rsidP="00F77E9B">
            <w:pPr>
              <w:widowControl/>
              <w:jc w:val="left"/>
              <w:rPr>
                <w:moveFrom w:id="4703" w:author="haha" w:date="2019-07-23T15:19:00Z"/>
                <w:rFonts w:ascii="微软雅黑" w:eastAsia="微软雅黑" w:hAnsi="微软雅黑"/>
                <w:color w:val="000000"/>
                <w:sz w:val="18"/>
                <w:szCs w:val="18"/>
              </w:rPr>
            </w:pPr>
            <w:moveFrom w:id="4704" w:author="haha" w:date="2019-07-23T15:19:00Z">
              <w:r w:rsidRPr="00F77E9B" w:rsidDel="0050558F">
                <w:rPr>
                  <w:rFonts w:ascii="微软雅黑" w:eastAsia="微软雅黑" w:hAnsi="微软雅黑" w:hint="eastAsia"/>
                  <w:color w:val="000000"/>
                  <w:sz w:val="18"/>
                  <w:szCs w:val="18"/>
                </w:rPr>
                <w:t>日期</w:t>
              </w:r>
            </w:moveFrom>
          </w:p>
        </w:tc>
        <w:tc>
          <w:tcPr>
            <w:tcW w:w="3000" w:type="dxa"/>
            <w:vAlign w:val="center"/>
          </w:tcPr>
          <w:p w14:paraId="0D1955FE" w14:textId="4AD09C69" w:rsidR="00F77E9B" w:rsidRPr="00F77E9B" w:rsidDel="0050558F" w:rsidRDefault="00F77E9B" w:rsidP="00F77E9B">
            <w:pPr>
              <w:rPr>
                <w:moveFrom w:id="4705" w:author="haha" w:date="2019-07-23T15:19:00Z"/>
                <w:rFonts w:ascii="微软雅黑" w:eastAsia="微软雅黑" w:hAnsi="微软雅黑" w:cs="微软雅黑"/>
                <w:color w:val="000000"/>
                <w:sz w:val="18"/>
                <w:szCs w:val="18"/>
              </w:rPr>
            </w:pPr>
            <w:moveFrom w:id="4706" w:author="haha" w:date="2019-07-23T15:19:00Z">
              <w:r w:rsidDel="0050558F">
                <w:rPr>
                  <w:rFonts w:ascii="微软雅黑" w:eastAsia="微软雅黑" w:hAnsi="微软雅黑" w:cs="微软雅黑" w:hint="eastAsia"/>
                  <w:color w:val="000000"/>
                  <w:sz w:val="18"/>
                  <w:szCs w:val="18"/>
                </w:rPr>
                <w:t>一天一条（使用期间内）</w:t>
              </w:r>
            </w:moveFrom>
          </w:p>
        </w:tc>
        <w:tc>
          <w:tcPr>
            <w:tcW w:w="3209" w:type="dxa"/>
            <w:vAlign w:val="center"/>
          </w:tcPr>
          <w:p w14:paraId="2004BAA1" w14:textId="400D55B1" w:rsidR="00F77E9B" w:rsidRPr="00F77E9B" w:rsidDel="0050558F" w:rsidRDefault="00F77E9B" w:rsidP="00F77E9B">
            <w:pPr>
              <w:rPr>
                <w:moveFrom w:id="4707" w:author="haha" w:date="2019-07-23T15:19:00Z"/>
                <w:rFonts w:ascii="微软雅黑" w:eastAsia="微软雅黑" w:hAnsi="微软雅黑" w:cs="微软雅黑"/>
                <w:color w:val="000000"/>
                <w:sz w:val="18"/>
                <w:szCs w:val="18"/>
              </w:rPr>
            </w:pPr>
          </w:p>
        </w:tc>
        <w:tc>
          <w:tcPr>
            <w:tcW w:w="1712" w:type="dxa"/>
            <w:vAlign w:val="center"/>
          </w:tcPr>
          <w:p w14:paraId="707885A8" w14:textId="5A9D3034" w:rsidR="00F77E9B" w:rsidRPr="007F0B42" w:rsidDel="0050558F" w:rsidRDefault="00F77E9B" w:rsidP="00F77E9B">
            <w:pPr>
              <w:widowControl/>
              <w:jc w:val="left"/>
              <w:rPr>
                <w:moveFrom w:id="4708" w:author="haha" w:date="2019-07-23T15:19:00Z"/>
                <w:rFonts w:ascii="微软雅黑" w:eastAsia="微软雅黑" w:hAnsi="微软雅黑" w:cs="微软雅黑"/>
                <w:color w:val="000000"/>
                <w:sz w:val="18"/>
                <w:szCs w:val="18"/>
              </w:rPr>
            </w:pPr>
          </w:p>
        </w:tc>
      </w:tr>
      <w:tr w:rsidR="00F77E9B" w:rsidRPr="00F77E9B" w:rsidDel="0050558F" w14:paraId="1514C10D" w14:textId="127B2002"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45EEA3" w14:textId="6D70D37A" w:rsidR="00F77E9B" w:rsidRPr="00F77E9B" w:rsidDel="0050558F" w:rsidRDefault="000D2E5B" w:rsidP="00F77E9B">
            <w:pPr>
              <w:widowControl/>
              <w:jc w:val="center"/>
              <w:rPr>
                <w:moveFrom w:id="4709" w:author="haha" w:date="2019-07-23T15:19:00Z"/>
                <w:rFonts w:ascii="微软雅黑" w:eastAsia="微软雅黑" w:hAnsi="微软雅黑" w:cs="微软雅黑"/>
                <w:color w:val="000000"/>
                <w:sz w:val="18"/>
                <w:szCs w:val="18"/>
              </w:rPr>
            </w:pPr>
            <w:moveFrom w:id="4710" w:author="haha" w:date="2019-07-23T15:19:00Z">
              <w:r w:rsidDel="0050558F">
                <w:rPr>
                  <w:rFonts w:ascii="微软雅黑" w:eastAsia="微软雅黑" w:hAnsi="微软雅黑" w:cs="微软雅黑"/>
                  <w:color w:val="000000"/>
                  <w:sz w:val="18"/>
                  <w:szCs w:val="18"/>
                </w:rPr>
                <w:t>7</w:t>
              </w:r>
            </w:moveFrom>
          </w:p>
        </w:tc>
        <w:tc>
          <w:tcPr>
            <w:tcW w:w="1309" w:type="dxa"/>
            <w:gridSpan w:val="2"/>
            <w:vAlign w:val="center"/>
          </w:tcPr>
          <w:p w14:paraId="29E09711" w14:textId="3CF8A28D" w:rsidR="00F77E9B" w:rsidRPr="00F77E9B" w:rsidDel="0050558F" w:rsidRDefault="00F77E9B" w:rsidP="00F77E9B">
            <w:pPr>
              <w:rPr>
                <w:moveFrom w:id="4711" w:author="haha" w:date="2019-07-23T15:19:00Z"/>
                <w:rFonts w:ascii="微软雅黑" w:eastAsia="微软雅黑" w:hAnsi="微软雅黑"/>
                <w:color w:val="000000"/>
                <w:sz w:val="18"/>
                <w:szCs w:val="18"/>
              </w:rPr>
            </w:pPr>
            <w:moveFrom w:id="4712" w:author="haha" w:date="2019-07-23T15:19:00Z">
              <w:r w:rsidRPr="00F77E9B" w:rsidDel="0050558F">
                <w:rPr>
                  <w:rFonts w:ascii="微软雅黑" w:eastAsia="微软雅黑" w:hAnsi="微软雅黑" w:hint="eastAsia"/>
                  <w:color w:val="000000"/>
                  <w:sz w:val="18"/>
                  <w:szCs w:val="18"/>
                </w:rPr>
                <w:t>发送条数</w:t>
              </w:r>
            </w:moveFrom>
          </w:p>
        </w:tc>
        <w:tc>
          <w:tcPr>
            <w:tcW w:w="3000" w:type="dxa"/>
            <w:vAlign w:val="center"/>
          </w:tcPr>
          <w:p w14:paraId="28103554" w14:textId="1CB48DF6" w:rsidR="00F77E9B" w:rsidRPr="00F77E9B" w:rsidDel="0050558F" w:rsidRDefault="00F77E9B" w:rsidP="00F77E9B">
            <w:pPr>
              <w:rPr>
                <w:moveFrom w:id="4713" w:author="haha" w:date="2019-07-23T15:19:00Z"/>
                <w:rFonts w:ascii="微软雅黑" w:eastAsia="微软雅黑" w:hAnsi="微软雅黑" w:cs="微软雅黑"/>
                <w:color w:val="000000"/>
                <w:sz w:val="18"/>
                <w:szCs w:val="18"/>
              </w:rPr>
            </w:pPr>
            <w:moveFrom w:id="4714" w:author="haha" w:date="2019-07-23T15:19:00Z">
              <w:r w:rsidDel="0050558F">
                <w:rPr>
                  <w:rFonts w:ascii="微软雅黑" w:eastAsia="微软雅黑" w:hAnsi="微软雅黑" w:cs="微软雅黑" w:hint="eastAsia"/>
                  <w:color w:val="000000"/>
                  <w:sz w:val="18"/>
                  <w:szCs w:val="18"/>
                </w:rPr>
                <w:t>系统根据</w:t>
              </w:r>
              <w:r w:rsidR="00FF6622" w:rsidDel="0050558F">
                <w:rPr>
                  <w:rFonts w:ascii="微软雅黑" w:eastAsia="微软雅黑" w:hAnsi="微软雅黑" w:cs="微软雅黑" w:hint="eastAsia"/>
                  <w:color w:val="000000"/>
                  <w:sz w:val="18"/>
                  <w:szCs w:val="18"/>
                </w:rPr>
                <w:t>发送号码记录</w:t>
              </w:r>
            </w:moveFrom>
          </w:p>
        </w:tc>
        <w:tc>
          <w:tcPr>
            <w:tcW w:w="3209" w:type="dxa"/>
            <w:vAlign w:val="center"/>
          </w:tcPr>
          <w:p w14:paraId="10DA9C4E" w14:textId="55B6D72E" w:rsidR="00F77E9B" w:rsidRPr="00F77E9B" w:rsidDel="0050558F" w:rsidRDefault="00F77E9B" w:rsidP="00F77E9B">
            <w:pPr>
              <w:rPr>
                <w:moveFrom w:id="4715" w:author="haha" w:date="2019-07-23T15:19:00Z"/>
                <w:rFonts w:ascii="微软雅黑" w:eastAsia="微软雅黑" w:hAnsi="微软雅黑" w:cs="微软雅黑"/>
                <w:color w:val="000000"/>
                <w:sz w:val="18"/>
                <w:szCs w:val="18"/>
              </w:rPr>
            </w:pPr>
          </w:p>
        </w:tc>
        <w:tc>
          <w:tcPr>
            <w:tcW w:w="1712" w:type="dxa"/>
            <w:vAlign w:val="center"/>
          </w:tcPr>
          <w:p w14:paraId="2DAB0613" w14:textId="6269DE1E" w:rsidR="00F77E9B" w:rsidRPr="007F0B42" w:rsidDel="0050558F" w:rsidRDefault="00F77E9B" w:rsidP="00F77E9B">
            <w:pPr>
              <w:rPr>
                <w:moveFrom w:id="4716" w:author="haha" w:date="2019-07-23T15:19:00Z"/>
                <w:rFonts w:ascii="微软雅黑" w:eastAsia="微软雅黑" w:hAnsi="微软雅黑" w:cs="微软雅黑"/>
                <w:color w:val="000000"/>
                <w:sz w:val="18"/>
                <w:szCs w:val="18"/>
              </w:rPr>
            </w:pPr>
          </w:p>
        </w:tc>
      </w:tr>
      <w:tr w:rsidR="00F77E9B" w:rsidRPr="00F77E9B" w:rsidDel="0050558F" w14:paraId="6B2A435A" w14:textId="6FC8FBEE"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83EC166" w14:textId="289ABFB9" w:rsidR="00F77E9B" w:rsidRPr="00F77E9B" w:rsidDel="0050558F" w:rsidRDefault="000D2E5B" w:rsidP="00F77E9B">
            <w:pPr>
              <w:widowControl/>
              <w:jc w:val="center"/>
              <w:rPr>
                <w:moveFrom w:id="4717" w:author="haha" w:date="2019-07-23T15:19:00Z"/>
                <w:rFonts w:ascii="微软雅黑" w:eastAsia="微软雅黑" w:hAnsi="微软雅黑" w:cs="微软雅黑"/>
                <w:color w:val="000000"/>
                <w:sz w:val="18"/>
                <w:szCs w:val="18"/>
              </w:rPr>
            </w:pPr>
            <w:moveFrom w:id="4718" w:author="haha" w:date="2019-07-23T15:19:00Z">
              <w:r w:rsidDel="0050558F">
                <w:rPr>
                  <w:rFonts w:ascii="微软雅黑" w:eastAsia="微软雅黑" w:hAnsi="微软雅黑" w:cs="微软雅黑"/>
                  <w:color w:val="000000"/>
                  <w:sz w:val="18"/>
                  <w:szCs w:val="18"/>
                </w:rPr>
                <w:t>8</w:t>
              </w:r>
            </w:moveFrom>
          </w:p>
        </w:tc>
        <w:tc>
          <w:tcPr>
            <w:tcW w:w="1309" w:type="dxa"/>
            <w:gridSpan w:val="2"/>
            <w:vAlign w:val="center"/>
          </w:tcPr>
          <w:p w14:paraId="7A8E504D" w14:textId="2051D9D6" w:rsidR="00F77E9B" w:rsidRPr="00F77E9B" w:rsidDel="0050558F" w:rsidRDefault="00F77E9B" w:rsidP="00F77E9B">
            <w:pPr>
              <w:rPr>
                <w:moveFrom w:id="4719" w:author="haha" w:date="2019-07-23T15:19:00Z"/>
                <w:rFonts w:ascii="微软雅黑" w:eastAsia="微软雅黑" w:hAnsi="微软雅黑"/>
                <w:color w:val="000000"/>
                <w:sz w:val="18"/>
                <w:szCs w:val="18"/>
              </w:rPr>
            </w:pPr>
            <w:moveFrom w:id="4720" w:author="haha" w:date="2019-07-23T15:19:00Z">
              <w:r w:rsidRPr="00F77E9B" w:rsidDel="0050558F">
                <w:rPr>
                  <w:rFonts w:ascii="微软雅黑" w:eastAsia="微软雅黑" w:hAnsi="微软雅黑" w:hint="eastAsia"/>
                  <w:color w:val="000000"/>
                  <w:sz w:val="18"/>
                  <w:szCs w:val="18"/>
                </w:rPr>
                <w:t>单价</w:t>
              </w:r>
            </w:moveFrom>
          </w:p>
        </w:tc>
        <w:tc>
          <w:tcPr>
            <w:tcW w:w="3000" w:type="dxa"/>
            <w:vAlign w:val="center"/>
          </w:tcPr>
          <w:p w14:paraId="40AB898B" w14:textId="54FDBD48" w:rsidR="00F77E9B" w:rsidRPr="00F77E9B" w:rsidDel="0050558F" w:rsidRDefault="00FF6622" w:rsidP="00F77E9B">
            <w:pPr>
              <w:rPr>
                <w:moveFrom w:id="4721" w:author="haha" w:date="2019-07-23T15:19:00Z"/>
                <w:rFonts w:ascii="微软雅黑" w:eastAsia="微软雅黑" w:hAnsi="微软雅黑" w:cs="微软雅黑"/>
                <w:color w:val="000000"/>
                <w:sz w:val="18"/>
                <w:szCs w:val="18"/>
              </w:rPr>
            </w:pPr>
            <w:moveFrom w:id="4722" w:author="haha" w:date="2019-07-23T15:19:00Z">
              <w:r w:rsidDel="0050558F">
                <w:rPr>
                  <w:rFonts w:ascii="微软雅黑" w:eastAsia="微软雅黑" w:hAnsi="微软雅黑" w:cs="微软雅黑" w:hint="eastAsia"/>
                  <w:color w:val="000000"/>
                  <w:sz w:val="18"/>
                  <w:szCs w:val="18"/>
                </w:rPr>
                <w:t>系统自动设置单价</w:t>
              </w:r>
            </w:moveFrom>
          </w:p>
        </w:tc>
        <w:tc>
          <w:tcPr>
            <w:tcW w:w="3209" w:type="dxa"/>
            <w:vAlign w:val="center"/>
          </w:tcPr>
          <w:p w14:paraId="0FC85ECF" w14:textId="25534FD8" w:rsidR="00F77E9B" w:rsidRPr="00F77E9B" w:rsidDel="0050558F" w:rsidRDefault="00F77E9B" w:rsidP="00F77E9B">
            <w:pPr>
              <w:rPr>
                <w:moveFrom w:id="4723" w:author="haha" w:date="2019-07-23T15:19:00Z"/>
                <w:rFonts w:ascii="微软雅黑" w:eastAsia="微软雅黑" w:hAnsi="微软雅黑" w:cs="微软雅黑"/>
                <w:color w:val="000000"/>
                <w:sz w:val="18"/>
                <w:szCs w:val="18"/>
              </w:rPr>
            </w:pPr>
          </w:p>
        </w:tc>
        <w:tc>
          <w:tcPr>
            <w:tcW w:w="1712" w:type="dxa"/>
            <w:vAlign w:val="center"/>
          </w:tcPr>
          <w:p w14:paraId="14E9DF5A" w14:textId="082ADF66" w:rsidR="00F77E9B" w:rsidRPr="007F0B42" w:rsidDel="0050558F" w:rsidRDefault="00F77E9B" w:rsidP="00F77E9B">
            <w:pPr>
              <w:rPr>
                <w:moveFrom w:id="4724" w:author="haha" w:date="2019-07-23T15:19:00Z"/>
                <w:rFonts w:ascii="微软雅黑" w:eastAsia="微软雅黑" w:hAnsi="微软雅黑" w:cs="微软雅黑"/>
                <w:color w:val="000000"/>
                <w:sz w:val="18"/>
                <w:szCs w:val="18"/>
              </w:rPr>
            </w:pPr>
          </w:p>
        </w:tc>
      </w:tr>
      <w:tr w:rsidR="00F77E9B" w:rsidRPr="00F77E9B" w:rsidDel="0050558F" w14:paraId="79287783" w14:textId="5171C1B9" w:rsidTr="00F77E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F66D4B9" w14:textId="2090BC0E" w:rsidR="00F77E9B" w:rsidRPr="00F77E9B" w:rsidDel="0050558F" w:rsidRDefault="000D2E5B" w:rsidP="00F77E9B">
            <w:pPr>
              <w:widowControl/>
              <w:jc w:val="center"/>
              <w:rPr>
                <w:moveFrom w:id="4725" w:author="haha" w:date="2019-07-23T15:19:00Z"/>
                <w:rFonts w:ascii="微软雅黑" w:eastAsia="微软雅黑" w:hAnsi="微软雅黑" w:cs="微软雅黑"/>
                <w:color w:val="000000"/>
                <w:sz w:val="18"/>
                <w:szCs w:val="18"/>
              </w:rPr>
            </w:pPr>
            <w:moveFrom w:id="4726" w:author="haha" w:date="2019-07-23T15:19:00Z">
              <w:r w:rsidDel="0050558F">
                <w:rPr>
                  <w:rFonts w:ascii="微软雅黑" w:eastAsia="微软雅黑" w:hAnsi="微软雅黑" w:cs="微软雅黑"/>
                  <w:color w:val="000000"/>
                  <w:sz w:val="18"/>
                  <w:szCs w:val="18"/>
                </w:rPr>
                <w:t>9</w:t>
              </w:r>
            </w:moveFrom>
          </w:p>
        </w:tc>
        <w:tc>
          <w:tcPr>
            <w:tcW w:w="1309" w:type="dxa"/>
            <w:gridSpan w:val="2"/>
            <w:vAlign w:val="center"/>
          </w:tcPr>
          <w:p w14:paraId="36FB8EF4" w14:textId="55A116CC" w:rsidR="00F77E9B" w:rsidRPr="00F77E9B" w:rsidDel="0050558F" w:rsidRDefault="00F77E9B" w:rsidP="00F77E9B">
            <w:pPr>
              <w:rPr>
                <w:moveFrom w:id="4727" w:author="haha" w:date="2019-07-23T15:19:00Z"/>
                <w:rFonts w:ascii="微软雅黑" w:eastAsia="微软雅黑" w:hAnsi="微软雅黑"/>
                <w:color w:val="000000"/>
                <w:sz w:val="18"/>
                <w:szCs w:val="18"/>
              </w:rPr>
            </w:pPr>
            <w:moveFrom w:id="4728" w:author="haha" w:date="2019-07-23T15:19:00Z">
              <w:r w:rsidRPr="00F77E9B" w:rsidDel="0050558F">
                <w:rPr>
                  <w:rFonts w:ascii="微软雅黑" w:eastAsia="微软雅黑" w:hAnsi="微软雅黑" w:hint="eastAsia"/>
                  <w:color w:val="000000"/>
                  <w:sz w:val="18"/>
                  <w:szCs w:val="18"/>
                </w:rPr>
                <w:t>总价</w:t>
              </w:r>
            </w:moveFrom>
          </w:p>
        </w:tc>
        <w:tc>
          <w:tcPr>
            <w:tcW w:w="3000" w:type="dxa"/>
            <w:vAlign w:val="center"/>
          </w:tcPr>
          <w:p w14:paraId="6BA806FF" w14:textId="129A9DFD" w:rsidR="00F77E9B" w:rsidRPr="00F77E9B" w:rsidDel="0050558F" w:rsidRDefault="00FF6622" w:rsidP="00F77E9B">
            <w:pPr>
              <w:rPr>
                <w:moveFrom w:id="4729" w:author="haha" w:date="2019-07-23T15:19:00Z"/>
                <w:rFonts w:ascii="微软雅黑" w:eastAsia="微软雅黑" w:hAnsi="微软雅黑" w:cs="微软雅黑"/>
                <w:color w:val="000000"/>
                <w:sz w:val="18"/>
                <w:szCs w:val="18"/>
              </w:rPr>
            </w:pPr>
            <w:moveFrom w:id="4730" w:author="haha" w:date="2019-07-23T15:19:00Z">
              <w:r w:rsidRPr="00FF6622" w:rsidDel="0050558F">
                <w:rPr>
                  <w:rFonts w:ascii="微软雅黑" w:eastAsia="微软雅黑" w:hAnsi="微软雅黑" w:cs="微软雅黑" w:hint="eastAsia"/>
                  <w:color w:val="000000"/>
                  <w:sz w:val="18"/>
                  <w:szCs w:val="18"/>
                </w:rPr>
                <w:t>总价=发送条数*单价</w:t>
              </w:r>
            </w:moveFrom>
          </w:p>
        </w:tc>
        <w:tc>
          <w:tcPr>
            <w:tcW w:w="3209" w:type="dxa"/>
            <w:vAlign w:val="center"/>
          </w:tcPr>
          <w:p w14:paraId="2821551B" w14:textId="50ABB97E" w:rsidR="00F77E9B" w:rsidRPr="00F77E9B" w:rsidDel="0050558F" w:rsidRDefault="00F77E9B" w:rsidP="00F77E9B">
            <w:pPr>
              <w:rPr>
                <w:moveFrom w:id="4731" w:author="haha" w:date="2019-07-23T15:19:00Z"/>
                <w:rFonts w:ascii="微软雅黑" w:eastAsia="微软雅黑" w:hAnsi="微软雅黑" w:cs="微软雅黑"/>
                <w:color w:val="000000"/>
                <w:sz w:val="18"/>
                <w:szCs w:val="18"/>
              </w:rPr>
            </w:pPr>
          </w:p>
        </w:tc>
        <w:tc>
          <w:tcPr>
            <w:tcW w:w="1712" w:type="dxa"/>
            <w:vAlign w:val="center"/>
          </w:tcPr>
          <w:p w14:paraId="21CAB903" w14:textId="66F7F4A8" w:rsidR="00F77E9B" w:rsidRPr="007F0B42" w:rsidDel="0050558F" w:rsidRDefault="00F77E9B" w:rsidP="00F77E9B">
            <w:pPr>
              <w:rPr>
                <w:moveFrom w:id="4732" w:author="haha" w:date="2019-07-23T15:19:00Z"/>
                <w:rFonts w:ascii="微软雅黑" w:eastAsia="微软雅黑" w:hAnsi="微软雅黑" w:cs="微软雅黑"/>
                <w:color w:val="000000"/>
                <w:sz w:val="18"/>
                <w:szCs w:val="18"/>
              </w:rPr>
            </w:pPr>
          </w:p>
        </w:tc>
      </w:tr>
    </w:tbl>
    <w:tbl>
      <w:tblPr>
        <w:tblpPr w:leftFromText="180" w:rightFromText="180" w:vertAnchor="text" w:horzAnchor="margin" w:tblpXSpec="center" w:tblpY="207"/>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50558F" w14:paraId="729C57CC" w14:textId="77777777" w:rsidTr="0050558F">
        <w:trPr>
          <w:trHeight w:val="90"/>
        </w:trPr>
        <w:tc>
          <w:tcPr>
            <w:tcW w:w="1245" w:type="dxa"/>
            <w:gridSpan w:val="2"/>
            <w:tcBorders>
              <w:top w:val="nil"/>
              <w:left w:val="single" w:sz="4" w:space="0" w:color="auto"/>
              <w:bottom w:val="single" w:sz="4" w:space="0" w:color="auto"/>
              <w:right w:val="single" w:sz="4" w:space="0" w:color="auto"/>
            </w:tcBorders>
          </w:tcPr>
          <w:moveFromRangeEnd w:id="4635"/>
          <w:p w14:paraId="1421B73E" w14:textId="77777777" w:rsidR="0050558F" w:rsidRPr="003358FF" w:rsidRDefault="0050558F" w:rsidP="0050558F">
            <w:pPr>
              <w:widowControl/>
              <w:jc w:val="left"/>
              <w:rPr>
                <w:moveTo w:id="4733" w:author="haha" w:date="2019-07-23T15:19:00Z"/>
                <w:rFonts w:ascii="微软雅黑" w:eastAsia="微软雅黑" w:hAnsi="微软雅黑" w:cs="宋体"/>
                <w:b/>
                <w:bCs/>
                <w:color w:val="000000"/>
                <w:kern w:val="0"/>
                <w:sz w:val="18"/>
                <w:szCs w:val="18"/>
                <w:rPrChange w:id="4734" w:author=" " w:date="2019-07-26T16:47:00Z">
                  <w:rPr>
                    <w:moveTo w:id="4735" w:author="haha" w:date="2019-07-23T15:19:00Z"/>
                    <w:rFonts w:ascii="微软雅黑" w:eastAsia="微软雅黑" w:hAnsi="微软雅黑" w:cs="宋体"/>
                    <w:b/>
                    <w:bCs/>
                    <w:color w:val="000000"/>
                    <w:kern w:val="0"/>
                    <w:sz w:val="18"/>
                    <w:szCs w:val="18"/>
                  </w:rPr>
                </w:rPrChange>
              </w:rPr>
            </w:pPr>
            <w:moveToRangeStart w:id="4736" w:author="haha" w:date="2019-07-23T15:19:00Z" w:name="move14787593"/>
            <w:moveTo w:id="4737" w:author="haha" w:date="2019-07-23T15:19:00Z">
              <w:r w:rsidRPr="003358FF">
                <w:rPr>
                  <w:rFonts w:ascii="微软雅黑" w:eastAsia="微软雅黑" w:hAnsi="微软雅黑" w:cs="宋体" w:hint="eastAsia"/>
                  <w:b/>
                  <w:bCs/>
                  <w:color w:val="000000"/>
                  <w:kern w:val="0"/>
                  <w:sz w:val="18"/>
                  <w:szCs w:val="18"/>
                  <w:rPrChange w:id="4738" w:author=" " w:date="2019-07-26T16:47:00Z">
                    <w:rPr>
                      <w:rFonts w:ascii="微软雅黑" w:eastAsia="微软雅黑" w:hAnsi="微软雅黑" w:cs="宋体" w:hint="eastAsia"/>
                      <w:b/>
                      <w:bCs/>
                      <w:color w:val="000000"/>
                      <w:kern w:val="0"/>
                      <w:sz w:val="18"/>
                      <w:szCs w:val="18"/>
                    </w:rPr>
                  </w:rPrChange>
                </w:rPr>
                <w:t>所属页面</w:t>
              </w:r>
            </w:moveTo>
          </w:p>
        </w:tc>
        <w:tc>
          <w:tcPr>
            <w:tcW w:w="8787" w:type="dxa"/>
            <w:gridSpan w:val="4"/>
            <w:tcBorders>
              <w:top w:val="single" w:sz="4" w:space="0" w:color="auto"/>
              <w:left w:val="nil"/>
              <w:bottom w:val="single" w:sz="4" w:space="0" w:color="auto"/>
              <w:right w:val="single" w:sz="4" w:space="0" w:color="auto"/>
            </w:tcBorders>
          </w:tcPr>
          <w:p w14:paraId="6C7F819D" w14:textId="77777777" w:rsidR="0050558F" w:rsidRPr="003358FF" w:rsidRDefault="0050558F" w:rsidP="0050558F">
            <w:pPr>
              <w:pStyle w:val="11"/>
              <w:widowControl/>
              <w:ind w:firstLineChars="0" w:firstLine="0"/>
              <w:jc w:val="left"/>
              <w:rPr>
                <w:moveTo w:id="4739" w:author="haha" w:date="2019-07-23T15:19:00Z"/>
                <w:rFonts w:ascii="微软雅黑" w:eastAsia="微软雅黑" w:hAnsi="微软雅黑" w:cs="宋体"/>
                <w:color w:val="000000"/>
                <w:kern w:val="0"/>
                <w:sz w:val="18"/>
                <w:szCs w:val="18"/>
                <w:rPrChange w:id="4740" w:author=" " w:date="2019-07-26T16:47:00Z">
                  <w:rPr>
                    <w:moveTo w:id="4741" w:author="haha" w:date="2019-07-23T15:19:00Z"/>
                    <w:rFonts w:ascii="微软雅黑" w:eastAsia="微软雅黑" w:hAnsi="微软雅黑" w:cs="宋体"/>
                    <w:color w:val="000000"/>
                    <w:kern w:val="0"/>
                    <w:sz w:val="18"/>
                    <w:szCs w:val="18"/>
                  </w:rPr>
                </w:rPrChange>
              </w:rPr>
            </w:pPr>
            <w:moveTo w:id="4742" w:author="haha" w:date="2019-07-23T15:19:00Z">
              <w:r w:rsidRPr="003358FF">
                <w:rPr>
                  <w:rFonts w:ascii="微软雅黑" w:eastAsia="微软雅黑" w:hAnsi="微软雅黑" w:cs="宋体" w:hint="eastAsia"/>
                  <w:color w:val="000000"/>
                  <w:kern w:val="0"/>
                  <w:sz w:val="18"/>
                  <w:szCs w:val="18"/>
                  <w:rPrChange w:id="4743" w:author=" " w:date="2019-07-26T16:47:00Z">
                    <w:rPr>
                      <w:rFonts w:ascii="微软雅黑" w:eastAsia="微软雅黑" w:hAnsi="微软雅黑" w:cs="宋体" w:hint="eastAsia"/>
                      <w:color w:val="000000"/>
                      <w:kern w:val="0"/>
                      <w:sz w:val="18"/>
                      <w:szCs w:val="18"/>
                    </w:rPr>
                  </w:rPrChange>
                </w:rPr>
                <w:t>短信统计报表</w:t>
              </w:r>
            </w:moveTo>
          </w:p>
        </w:tc>
      </w:tr>
      <w:tr w:rsidR="0050558F" w14:paraId="069F20F9" w14:textId="77777777" w:rsidTr="0050558F">
        <w:trPr>
          <w:trHeight w:val="408"/>
        </w:trPr>
        <w:tc>
          <w:tcPr>
            <w:tcW w:w="1245" w:type="dxa"/>
            <w:gridSpan w:val="2"/>
            <w:tcBorders>
              <w:top w:val="nil"/>
              <w:left w:val="single" w:sz="4" w:space="0" w:color="auto"/>
              <w:bottom w:val="single" w:sz="4" w:space="0" w:color="auto"/>
              <w:right w:val="single" w:sz="4" w:space="0" w:color="auto"/>
            </w:tcBorders>
          </w:tcPr>
          <w:p w14:paraId="72E11F5F" w14:textId="77777777" w:rsidR="0050558F" w:rsidRPr="003358FF" w:rsidRDefault="0050558F" w:rsidP="0050558F">
            <w:pPr>
              <w:widowControl/>
              <w:jc w:val="left"/>
              <w:rPr>
                <w:moveTo w:id="4744" w:author="haha" w:date="2019-07-23T15:19:00Z"/>
                <w:rFonts w:ascii="微软雅黑" w:eastAsia="微软雅黑" w:hAnsi="微软雅黑" w:cs="宋体"/>
                <w:b/>
                <w:bCs/>
                <w:kern w:val="0"/>
                <w:sz w:val="18"/>
                <w:szCs w:val="18"/>
                <w:rPrChange w:id="4745" w:author=" " w:date="2019-07-26T16:47:00Z">
                  <w:rPr>
                    <w:moveTo w:id="4746" w:author="haha" w:date="2019-07-23T15:19:00Z"/>
                    <w:rFonts w:ascii="微软雅黑" w:eastAsia="微软雅黑" w:hAnsi="微软雅黑" w:cs="宋体"/>
                    <w:b/>
                    <w:bCs/>
                    <w:kern w:val="0"/>
                    <w:sz w:val="18"/>
                    <w:szCs w:val="18"/>
                  </w:rPr>
                </w:rPrChange>
              </w:rPr>
            </w:pPr>
            <w:moveTo w:id="4747" w:author="haha" w:date="2019-07-23T15:19:00Z">
              <w:r w:rsidRPr="003358FF">
                <w:rPr>
                  <w:rFonts w:ascii="微软雅黑" w:eastAsia="微软雅黑" w:hAnsi="微软雅黑" w:cs="宋体" w:hint="eastAsia"/>
                  <w:b/>
                  <w:bCs/>
                  <w:kern w:val="0"/>
                  <w:sz w:val="18"/>
                  <w:szCs w:val="18"/>
                  <w:rPrChange w:id="4748" w:author=" " w:date="2019-07-26T16:47:00Z">
                    <w:rPr>
                      <w:rFonts w:ascii="微软雅黑" w:eastAsia="微软雅黑" w:hAnsi="微软雅黑" w:cs="宋体" w:hint="eastAsia"/>
                      <w:b/>
                      <w:bCs/>
                      <w:kern w:val="0"/>
                      <w:sz w:val="18"/>
                      <w:szCs w:val="18"/>
                    </w:rPr>
                  </w:rPrChange>
                </w:rPr>
                <w:t>页面入口</w:t>
              </w:r>
            </w:moveTo>
          </w:p>
        </w:tc>
        <w:tc>
          <w:tcPr>
            <w:tcW w:w="8787" w:type="dxa"/>
            <w:gridSpan w:val="4"/>
            <w:tcBorders>
              <w:top w:val="single" w:sz="4" w:space="0" w:color="auto"/>
              <w:left w:val="nil"/>
              <w:bottom w:val="single" w:sz="4" w:space="0" w:color="auto"/>
              <w:right w:val="single" w:sz="4" w:space="0" w:color="auto"/>
            </w:tcBorders>
          </w:tcPr>
          <w:p w14:paraId="417D7FDD" w14:textId="77777777" w:rsidR="0050558F" w:rsidRPr="003358FF" w:rsidRDefault="0050558F" w:rsidP="0050558F">
            <w:pPr>
              <w:widowControl/>
              <w:jc w:val="left"/>
              <w:rPr>
                <w:moveTo w:id="4749" w:author="haha" w:date="2019-07-23T15:19:00Z"/>
                <w:rFonts w:ascii="微软雅黑" w:eastAsia="微软雅黑" w:hAnsi="微软雅黑" w:cs="宋体"/>
                <w:kern w:val="0"/>
                <w:sz w:val="18"/>
                <w:szCs w:val="18"/>
                <w:rPrChange w:id="4750" w:author=" " w:date="2019-07-26T16:47:00Z">
                  <w:rPr>
                    <w:moveTo w:id="4751" w:author="haha" w:date="2019-07-23T15:19:00Z"/>
                    <w:rFonts w:ascii="微软雅黑" w:eastAsia="微软雅黑" w:hAnsi="微软雅黑" w:cs="宋体"/>
                    <w:kern w:val="0"/>
                    <w:sz w:val="18"/>
                    <w:szCs w:val="18"/>
                  </w:rPr>
                </w:rPrChange>
              </w:rPr>
            </w:pPr>
            <w:moveTo w:id="4752" w:author="haha" w:date="2019-07-23T15:19:00Z">
              <w:r w:rsidRPr="003358FF">
                <w:rPr>
                  <w:rFonts w:ascii="微软雅黑" w:eastAsia="微软雅黑" w:hAnsi="微软雅黑" w:cs="宋体" w:hint="eastAsia"/>
                  <w:kern w:val="0"/>
                  <w:sz w:val="18"/>
                  <w:szCs w:val="18"/>
                  <w:rPrChange w:id="4753" w:author=" " w:date="2019-07-26T16:47:00Z">
                    <w:rPr>
                      <w:rFonts w:ascii="微软雅黑" w:eastAsia="微软雅黑" w:hAnsi="微软雅黑" w:cs="宋体" w:hint="eastAsia"/>
                      <w:kern w:val="0"/>
                      <w:sz w:val="18"/>
                      <w:szCs w:val="18"/>
                    </w:rPr>
                  </w:rPrChange>
                </w:rPr>
                <w:t>短信统计按钮</w:t>
              </w:r>
            </w:moveTo>
          </w:p>
        </w:tc>
      </w:tr>
      <w:tr w:rsidR="0050558F" w14:paraId="211A330B" w14:textId="77777777" w:rsidTr="0050558F">
        <w:trPr>
          <w:trHeight w:val="423"/>
        </w:trPr>
        <w:tc>
          <w:tcPr>
            <w:tcW w:w="1245" w:type="dxa"/>
            <w:gridSpan w:val="2"/>
            <w:tcBorders>
              <w:top w:val="nil"/>
              <w:left w:val="single" w:sz="4" w:space="0" w:color="auto"/>
              <w:bottom w:val="single" w:sz="4" w:space="0" w:color="auto"/>
              <w:right w:val="single" w:sz="4" w:space="0" w:color="auto"/>
            </w:tcBorders>
          </w:tcPr>
          <w:p w14:paraId="21C0A236" w14:textId="77777777" w:rsidR="0050558F" w:rsidRPr="003358FF" w:rsidRDefault="0050558F" w:rsidP="0050558F">
            <w:pPr>
              <w:widowControl/>
              <w:jc w:val="left"/>
              <w:rPr>
                <w:moveTo w:id="4754" w:author="haha" w:date="2019-07-23T15:19:00Z"/>
                <w:rFonts w:ascii="微软雅黑" w:eastAsia="微软雅黑" w:hAnsi="微软雅黑" w:cs="宋体"/>
                <w:b/>
                <w:bCs/>
                <w:kern w:val="0"/>
                <w:sz w:val="18"/>
                <w:szCs w:val="18"/>
                <w:rPrChange w:id="4755" w:author=" " w:date="2019-07-26T16:47:00Z">
                  <w:rPr>
                    <w:moveTo w:id="4756" w:author="haha" w:date="2019-07-23T15:19:00Z"/>
                    <w:rFonts w:ascii="微软雅黑" w:eastAsia="微软雅黑" w:hAnsi="微软雅黑" w:cs="宋体"/>
                    <w:b/>
                    <w:bCs/>
                    <w:kern w:val="0"/>
                    <w:sz w:val="18"/>
                    <w:szCs w:val="18"/>
                  </w:rPr>
                </w:rPrChange>
              </w:rPr>
            </w:pPr>
            <w:moveTo w:id="4757" w:author="haha" w:date="2019-07-23T15:19:00Z">
              <w:r w:rsidRPr="003358FF">
                <w:rPr>
                  <w:rFonts w:ascii="微软雅黑" w:eastAsia="微软雅黑" w:hAnsi="微软雅黑" w:cs="宋体" w:hint="eastAsia"/>
                  <w:b/>
                  <w:bCs/>
                  <w:kern w:val="0"/>
                  <w:sz w:val="18"/>
                  <w:szCs w:val="18"/>
                  <w:rPrChange w:id="4758" w:author=" " w:date="2019-07-26T16:47:00Z">
                    <w:rPr>
                      <w:rFonts w:ascii="微软雅黑" w:eastAsia="微软雅黑" w:hAnsi="微软雅黑" w:cs="宋体" w:hint="eastAsia"/>
                      <w:b/>
                      <w:bCs/>
                      <w:kern w:val="0"/>
                      <w:sz w:val="18"/>
                      <w:szCs w:val="18"/>
                    </w:rPr>
                  </w:rPrChange>
                </w:rPr>
                <w:t>页面出口</w:t>
              </w:r>
            </w:moveTo>
          </w:p>
        </w:tc>
        <w:tc>
          <w:tcPr>
            <w:tcW w:w="8787" w:type="dxa"/>
            <w:gridSpan w:val="4"/>
            <w:tcBorders>
              <w:top w:val="single" w:sz="4" w:space="0" w:color="auto"/>
              <w:left w:val="nil"/>
              <w:bottom w:val="single" w:sz="4" w:space="0" w:color="auto"/>
              <w:right w:val="single" w:sz="4" w:space="0" w:color="auto"/>
            </w:tcBorders>
          </w:tcPr>
          <w:p w14:paraId="761BBC78" w14:textId="77777777" w:rsidR="0050558F" w:rsidRPr="003358FF" w:rsidRDefault="0050558F" w:rsidP="0050558F">
            <w:pPr>
              <w:widowControl/>
              <w:jc w:val="left"/>
              <w:rPr>
                <w:moveTo w:id="4759" w:author="haha" w:date="2019-07-23T15:19:00Z"/>
                <w:rFonts w:ascii="微软雅黑" w:eastAsia="微软雅黑" w:hAnsi="微软雅黑" w:cs="宋体"/>
                <w:kern w:val="0"/>
                <w:sz w:val="18"/>
                <w:szCs w:val="18"/>
                <w:rPrChange w:id="4760" w:author=" " w:date="2019-07-26T16:47:00Z">
                  <w:rPr>
                    <w:moveTo w:id="4761" w:author="haha" w:date="2019-07-23T15:19:00Z"/>
                    <w:rFonts w:ascii="微软雅黑" w:eastAsia="微软雅黑" w:hAnsi="微软雅黑" w:cs="宋体"/>
                    <w:kern w:val="0"/>
                    <w:sz w:val="18"/>
                    <w:szCs w:val="18"/>
                  </w:rPr>
                </w:rPrChange>
              </w:rPr>
            </w:pPr>
            <w:moveTo w:id="4762" w:author="haha" w:date="2019-07-23T15:19:00Z">
              <w:r w:rsidRPr="003358FF">
                <w:rPr>
                  <w:rFonts w:ascii="微软雅黑" w:eastAsia="微软雅黑" w:hAnsi="微软雅黑" w:cs="宋体"/>
                  <w:kern w:val="0"/>
                  <w:sz w:val="18"/>
                  <w:szCs w:val="18"/>
                  <w:rPrChange w:id="4763" w:author=" " w:date="2019-07-26T16:47:00Z">
                    <w:rPr>
                      <w:rFonts w:ascii="微软雅黑" w:eastAsia="微软雅黑" w:hAnsi="微软雅黑" w:cs="宋体"/>
                      <w:kern w:val="0"/>
                      <w:sz w:val="18"/>
                      <w:szCs w:val="18"/>
                    </w:rPr>
                  </w:rPrChange>
                </w:rPr>
                <w:t>其他页面跳转</w:t>
              </w:r>
            </w:moveTo>
          </w:p>
        </w:tc>
      </w:tr>
      <w:tr w:rsidR="0050558F" w14:paraId="7581B412"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524F2C2" w14:textId="77777777" w:rsidR="0050558F" w:rsidRPr="003358FF" w:rsidRDefault="0050558F" w:rsidP="0050558F">
            <w:pPr>
              <w:widowControl/>
              <w:jc w:val="left"/>
              <w:rPr>
                <w:moveTo w:id="4764" w:author="haha" w:date="2019-07-23T15:19:00Z"/>
                <w:rFonts w:ascii="微软雅黑" w:eastAsia="微软雅黑" w:hAnsi="微软雅黑" w:cs="宋体"/>
                <w:b/>
                <w:bCs/>
                <w:kern w:val="0"/>
                <w:sz w:val="18"/>
                <w:szCs w:val="18"/>
                <w:rPrChange w:id="4765" w:author=" " w:date="2019-07-26T16:47:00Z">
                  <w:rPr>
                    <w:moveTo w:id="4766" w:author="haha" w:date="2019-07-23T15:19:00Z"/>
                    <w:rFonts w:ascii="微软雅黑" w:eastAsia="微软雅黑" w:hAnsi="微软雅黑" w:cs="宋体"/>
                    <w:b/>
                    <w:bCs/>
                    <w:kern w:val="0"/>
                    <w:sz w:val="18"/>
                    <w:szCs w:val="18"/>
                  </w:rPr>
                </w:rPrChange>
              </w:rPr>
            </w:pPr>
            <w:moveTo w:id="4767" w:author="haha" w:date="2019-07-23T15:19:00Z">
              <w:r w:rsidRPr="003358FF">
                <w:rPr>
                  <w:rFonts w:ascii="微软雅黑" w:eastAsia="微软雅黑" w:hAnsi="微软雅黑" w:cs="宋体" w:hint="eastAsia"/>
                  <w:b/>
                  <w:bCs/>
                  <w:kern w:val="0"/>
                  <w:sz w:val="18"/>
                  <w:szCs w:val="18"/>
                  <w:rPrChange w:id="4768" w:author=" " w:date="2019-07-26T16:47:00Z">
                    <w:rPr>
                      <w:rFonts w:ascii="微软雅黑" w:eastAsia="微软雅黑" w:hAnsi="微软雅黑" w:cs="宋体" w:hint="eastAsia"/>
                      <w:b/>
                      <w:bCs/>
                      <w:kern w:val="0"/>
                      <w:sz w:val="18"/>
                      <w:szCs w:val="18"/>
                    </w:rPr>
                  </w:rPrChange>
                </w:rPr>
                <w:t>操作说明</w:t>
              </w:r>
            </w:moveTo>
          </w:p>
        </w:tc>
      </w:tr>
      <w:tr w:rsidR="0050558F" w14:paraId="564D9716"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9E3B403" w14:textId="77777777" w:rsidR="0050558F" w:rsidRDefault="0050558F" w:rsidP="0050558F">
            <w:pPr>
              <w:widowControl/>
              <w:jc w:val="left"/>
              <w:rPr>
                <w:ins w:id="4769" w:author=" " w:date="2019-07-26T16:52:00Z"/>
                <w:rFonts w:ascii="微软雅黑" w:eastAsia="微软雅黑" w:hAnsi="微软雅黑" w:cs="宋体"/>
                <w:b/>
                <w:bCs/>
                <w:kern w:val="0"/>
                <w:sz w:val="18"/>
                <w:szCs w:val="18"/>
              </w:rPr>
            </w:pPr>
            <w:moveTo w:id="4770" w:author="haha" w:date="2019-07-23T15:19:00Z">
              <w:r w:rsidRPr="003358FF">
                <w:rPr>
                  <w:rFonts w:ascii="微软雅黑" w:eastAsia="微软雅黑" w:hAnsi="微软雅黑" w:cs="宋体" w:hint="eastAsia"/>
                  <w:b/>
                  <w:bCs/>
                  <w:kern w:val="0"/>
                  <w:sz w:val="18"/>
                  <w:szCs w:val="18"/>
                  <w:rPrChange w:id="4771" w:author=" " w:date="2019-07-26T16:47:00Z">
                    <w:rPr>
                      <w:rFonts w:ascii="微软雅黑" w:eastAsia="微软雅黑" w:hAnsi="微软雅黑" w:cs="宋体" w:hint="eastAsia"/>
                      <w:b/>
                      <w:bCs/>
                      <w:kern w:val="0"/>
                      <w:sz w:val="18"/>
                      <w:szCs w:val="18"/>
                    </w:rPr>
                  </w:rPrChange>
                </w:rPr>
                <w:t>序号</w:t>
              </w:r>
            </w:moveTo>
          </w:p>
          <w:p w14:paraId="0BE60E34" w14:textId="66B2F166" w:rsidR="003358FF" w:rsidRPr="003358FF" w:rsidRDefault="003358FF" w:rsidP="0050558F">
            <w:pPr>
              <w:widowControl/>
              <w:jc w:val="left"/>
              <w:rPr>
                <w:moveTo w:id="4772" w:author="haha" w:date="2019-07-23T15:19:00Z"/>
                <w:rFonts w:ascii="微软雅黑" w:eastAsia="微软雅黑" w:hAnsi="微软雅黑" w:cs="宋体" w:hint="eastAsia"/>
                <w:b/>
                <w:bCs/>
                <w:kern w:val="0"/>
                <w:sz w:val="18"/>
                <w:szCs w:val="18"/>
                <w:rPrChange w:id="4773" w:author=" " w:date="2019-07-26T16:47:00Z">
                  <w:rPr>
                    <w:moveTo w:id="4774" w:author="haha" w:date="2019-07-23T15:19:00Z"/>
                    <w:rFonts w:ascii="微软雅黑" w:eastAsia="微软雅黑" w:hAnsi="微软雅黑" w:cs="宋体"/>
                    <w:b/>
                    <w:bCs/>
                    <w:kern w:val="0"/>
                    <w:sz w:val="18"/>
                    <w:szCs w:val="18"/>
                  </w:rPr>
                </w:rPrChange>
              </w:rPr>
            </w:pPr>
          </w:p>
        </w:tc>
        <w:tc>
          <w:tcPr>
            <w:tcW w:w="1309" w:type="dxa"/>
            <w:gridSpan w:val="2"/>
          </w:tcPr>
          <w:p w14:paraId="13BB9784" w14:textId="77777777" w:rsidR="0050558F" w:rsidRPr="003358FF" w:rsidRDefault="0050558F" w:rsidP="0050558F">
            <w:pPr>
              <w:widowControl/>
              <w:jc w:val="left"/>
              <w:rPr>
                <w:moveTo w:id="4775" w:author="haha" w:date="2019-07-23T15:19:00Z"/>
                <w:rFonts w:ascii="微软雅黑" w:eastAsia="微软雅黑" w:hAnsi="微软雅黑" w:cs="宋体"/>
                <w:kern w:val="0"/>
                <w:sz w:val="18"/>
                <w:szCs w:val="18"/>
                <w:rPrChange w:id="4776" w:author=" " w:date="2019-07-26T16:47:00Z">
                  <w:rPr>
                    <w:moveTo w:id="4777" w:author="haha" w:date="2019-07-23T15:19:00Z"/>
                    <w:rFonts w:ascii="微软雅黑" w:eastAsia="微软雅黑" w:hAnsi="微软雅黑" w:cs="宋体"/>
                    <w:kern w:val="0"/>
                    <w:sz w:val="18"/>
                    <w:szCs w:val="18"/>
                  </w:rPr>
                </w:rPrChange>
              </w:rPr>
            </w:pPr>
            <w:moveTo w:id="4778" w:author="haha" w:date="2019-07-23T15:19:00Z">
              <w:r w:rsidRPr="003358FF">
                <w:rPr>
                  <w:rFonts w:ascii="微软雅黑" w:eastAsia="微软雅黑" w:hAnsi="微软雅黑" w:cs="宋体" w:hint="eastAsia"/>
                  <w:kern w:val="0"/>
                  <w:sz w:val="18"/>
                  <w:szCs w:val="18"/>
                  <w:rPrChange w:id="4779" w:author=" " w:date="2019-07-26T16:47:00Z">
                    <w:rPr>
                      <w:rFonts w:ascii="微软雅黑" w:eastAsia="微软雅黑" w:hAnsi="微软雅黑" w:cs="宋体" w:hint="eastAsia"/>
                      <w:kern w:val="0"/>
                      <w:sz w:val="18"/>
                      <w:szCs w:val="18"/>
                    </w:rPr>
                  </w:rPrChange>
                </w:rPr>
                <w:t>名称</w:t>
              </w:r>
            </w:moveTo>
          </w:p>
        </w:tc>
        <w:tc>
          <w:tcPr>
            <w:tcW w:w="3000" w:type="dxa"/>
          </w:tcPr>
          <w:p w14:paraId="1EB06664" w14:textId="77777777" w:rsidR="0050558F" w:rsidRPr="003358FF" w:rsidRDefault="0050558F" w:rsidP="0050558F">
            <w:pPr>
              <w:widowControl/>
              <w:jc w:val="left"/>
              <w:rPr>
                <w:moveTo w:id="4780" w:author="haha" w:date="2019-07-23T15:19:00Z"/>
                <w:rFonts w:ascii="微软雅黑" w:eastAsia="微软雅黑" w:hAnsi="微软雅黑" w:cs="宋体"/>
                <w:kern w:val="0"/>
                <w:sz w:val="18"/>
                <w:szCs w:val="18"/>
                <w:rPrChange w:id="4781" w:author=" " w:date="2019-07-26T16:47:00Z">
                  <w:rPr>
                    <w:moveTo w:id="4782" w:author="haha" w:date="2019-07-23T15:19:00Z"/>
                    <w:rFonts w:ascii="微软雅黑" w:eastAsia="微软雅黑" w:hAnsi="微软雅黑" w:cs="宋体"/>
                    <w:kern w:val="0"/>
                    <w:sz w:val="18"/>
                    <w:szCs w:val="18"/>
                  </w:rPr>
                </w:rPrChange>
              </w:rPr>
            </w:pPr>
            <w:moveTo w:id="4783" w:author="haha" w:date="2019-07-23T15:19:00Z">
              <w:r w:rsidRPr="003358FF">
                <w:rPr>
                  <w:rFonts w:ascii="微软雅黑" w:eastAsia="微软雅黑" w:hAnsi="微软雅黑" w:cs="宋体" w:hint="eastAsia"/>
                  <w:kern w:val="0"/>
                  <w:sz w:val="18"/>
                  <w:szCs w:val="18"/>
                  <w:rPrChange w:id="4784" w:author=" " w:date="2019-07-26T16:47:00Z">
                    <w:rPr>
                      <w:rFonts w:ascii="微软雅黑" w:eastAsia="微软雅黑" w:hAnsi="微软雅黑" w:cs="宋体" w:hint="eastAsia"/>
                      <w:kern w:val="0"/>
                      <w:sz w:val="18"/>
                      <w:szCs w:val="18"/>
                    </w:rPr>
                  </w:rPrChange>
                </w:rPr>
                <w:t>说明（默认值、规则、数据需求）</w:t>
              </w:r>
            </w:moveTo>
          </w:p>
        </w:tc>
        <w:tc>
          <w:tcPr>
            <w:tcW w:w="3209" w:type="dxa"/>
          </w:tcPr>
          <w:p w14:paraId="7054D015" w14:textId="77777777" w:rsidR="0050558F" w:rsidRPr="003358FF" w:rsidRDefault="0050558F" w:rsidP="0050558F">
            <w:pPr>
              <w:widowControl/>
              <w:jc w:val="left"/>
              <w:rPr>
                <w:moveTo w:id="4785" w:author="haha" w:date="2019-07-23T15:19:00Z"/>
                <w:rFonts w:ascii="微软雅黑" w:eastAsia="微软雅黑" w:hAnsi="微软雅黑" w:cs="宋体"/>
                <w:b/>
                <w:bCs/>
                <w:kern w:val="0"/>
                <w:sz w:val="18"/>
                <w:szCs w:val="18"/>
                <w:rPrChange w:id="4786" w:author=" " w:date="2019-07-26T16:47:00Z">
                  <w:rPr>
                    <w:moveTo w:id="4787" w:author="haha" w:date="2019-07-23T15:19:00Z"/>
                    <w:rFonts w:ascii="微软雅黑" w:eastAsia="微软雅黑" w:hAnsi="微软雅黑" w:cs="宋体"/>
                    <w:b/>
                    <w:bCs/>
                    <w:kern w:val="0"/>
                    <w:sz w:val="18"/>
                    <w:szCs w:val="18"/>
                  </w:rPr>
                </w:rPrChange>
              </w:rPr>
            </w:pPr>
            <w:moveTo w:id="4788" w:author="haha" w:date="2019-07-23T15:19:00Z">
              <w:r w:rsidRPr="003358FF">
                <w:rPr>
                  <w:rFonts w:ascii="微软雅黑" w:eastAsia="微软雅黑" w:hAnsi="微软雅黑" w:cs="宋体" w:hint="eastAsia"/>
                  <w:b/>
                  <w:bCs/>
                  <w:kern w:val="0"/>
                  <w:sz w:val="18"/>
                  <w:szCs w:val="18"/>
                  <w:rPrChange w:id="4789" w:author=" " w:date="2019-07-26T16:47:00Z">
                    <w:rPr>
                      <w:rFonts w:ascii="微软雅黑" w:eastAsia="微软雅黑" w:hAnsi="微软雅黑" w:cs="宋体" w:hint="eastAsia"/>
                      <w:b/>
                      <w:bCs/>
                      <w:kern w:val="0"/>
                      <w:sz w:val="18"/>
                      <w:szCs w:val="18"/>
                    </w:rPr>
                  </w:rPrChange>
                </w:rPr>
                <w:t>交互（跳转页面等）</w:t>
              </w:r>
            </w:moveTo>
          </w:p>
        </w:tc>
        <w:tc>
          <w:tcPr>
            <w:tcW w:w="1712" w:type="dxa"/>
          </w:tcPr>
          <w:p w14:paraId="00BFB9F5" w14:textId="77777777" w:rsidR="0050558F" w:rsidRPr="003358FF" w:rsidRDefault="0050558F" w:rsidP="0050558F">
            <w:pPr>
              <w:widowControl/>
              <w:jc w:val="left"/>
              <w:rPr>
                <w:moveTo w:id="4790" w:author="haha" w:date="2019-07-23T15:19:00Z"/>
                <w:rFonts w:ascii="微软雅黑" w:eastAsia="微软雅黑" w:hAnsi="微软雅黑" w:cs="宋体"/>
                <w:b/>
                <w:bCs/>
                <w:kern w:val="0"/>
                <w:sz w:val="18"/>
                <w:szCs w:val="18"/>
                <w:rPrChange w:id="4791" w:author=" " w:date="2019-07-26T16:47:00Z">
                  <w:rPr>
                    <w:moveTo w:id="4792" w:author="haha" w:date="2019-07-23T15:19:00Z"/>
                    <w:rFonts w:ascii="微软雅黑" w:eastAsia="微软雅黑" w:hAnsi="微软雅黑" w:cs="宋体"/>
                    <w:b/>
                    <w:bCs/>
                    <w:kern w:val="0"/>
                    <w:sz w:val="18"/>
                    <w:szCs w:val="18"/>
                  </w:rPr>
                </w:rPrChange>
              </w:rPr>
            </w:pPr>
            <w:moveTo w:id="4793" w:author="haha" w:date="2019-07-23T15:19:00Z">
              <w:r w:rsidRPr="003358FF">
                <w:rPr>
                  <w:rFonts w:ascii="微软雅黑" w:eastAsia="微软雅黑" w:hAnsi="微软雅黑" w:cs="宋体" w:hint="eastAsia"/>
                  <w:b/>
                  <w:bCs/>
                  <w:kern w:val="0"/>
                  <w:sz w:val="18"/>
                  <w:szCs w:val="18"/>
                  <w:rPrChange w:id="4794" w:author=" " w:date="2019-07-26T16:47:00Z">
                    <w:rPr>
                      <w:rFonts w:ascii="微软雅黑" w:eastAsia="微软雅黑" w:hAnsi="微软雅黑" w:cs="宋体" w:hint="eastAsia"/>
                      <w:b/>
                      <w:bCs/>
                      <w:kern w:val="0"/>
                      <w:sz w:val="18"/>
                      <w:szCs w:val="18"/>
                    </w:rPr>
                  </w:rPrChange>
                </w:rPr>
                <w:t>异常逻辑</w:t>
              </w:r>
            </w:moveTo>
          </w:p>
        </w:tc>
      </w:tr>
      <w:tr w:rsidR="0050558F" w14:paraId="2D8D9190"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9AA11D7" w14:textId="77777777" w:rsidR="0050558F" w:rsidRPr="003358FF" w:rsidRDefault="0050558F" w:rsidP="0050558F">
            <w:pPr>
              <w:widowControl/>
              <w:jc w:val="center"/>
              <w:rPr>
                <w:moveTo w:id="4795" w:author="haha" w:date="2019-07-23T15:19:00Z"/>
                <w:rFonts w:ascii="微软雅黑" w:eastAsia="微软雅黑" w:hAnsi="微软雅黑" w:cs="宋体"/>
                <w:bCs/>
                <w:kern w:val="0"/>
                <w:sz w:val="18"/>
                <w:szCs w:val="18"/>
                <w:rPrChange w:id="4796" w:author=" " w:date="2019-07-26T16:47:00Z">
                  <w:rPr>
                    <w:moveTo w:id="4797" w:author="haha" w:date="2019-07-23T15:19:00Z"/>
                    <w:rFonts w:ascii="微软雅黑" w:eastAsia="微软雅黑" w:hAnsi="微软雅黑" w:cs="宋体"/>
                    <w:bCs/>
                    <w:kern w:val="0"/>
                    <w:sz w:val="18"/>
                    <w:szCs w:val="18"/>
                  </w:rPr>
                </w:rPrChange>
              </w:rPr>
            </w:pPr>
            <w:moveTo w:id="4798" w:author="haha" w:date="2019-07-23T15:19:00Z">
              <w:r w:rsidRPr="003358FF">
                <w:rPr>
                  <w:rFonts w:ascii="微软雅黑" w:eastAsia="微软雅黑" w:hAnsi="微软雅黑" w:cs="宋体" w:hint="eastAsia"/>
                  <w:bCs/>
                  <w:kern w:val="0"/>
                  <w:sz w:val="18"/>
                  <w:szCs w:val="18"/>
                  <w:rPrChange w:id="4799" w:author=" " w:date="2019-07-26T16:47:00Z">
                    <w:rPr>
                      <w:rFonts w:ascii="微软雅黑" w:eastAsia="微软雅黑" w:hAnsi="微软雅黑" w:cs="宋体" w:hint="eastAsia"/>
                      <w:bCs/>
                      <w:kern w:val="0"/>
                      <w:sz w:val="18"/>
                      <w:szCs w:val="18"/>
                    </w:rPr>
                  </w:rPrChange>
                </w:rPr>
                <w:t>1</w:t>
              </w:r>
            </w:moveTo>
          </w:p>
        </w:tc>
        <w:tc>
          <w:tcPr>
            <w:tcW w:w="1309" w:type="dxa"/>
            <w:gridSpan w:val="2"/>
          </w:tcPr>
          <w:p w14:paraId="0C7B4B29" w14:textId="77777777" w:rsidR="0050558F" w:rsidRPr="003358FF" w:rsidRDefault="0050558F" w:rsidP="0050558F">
            <w:pPr>
              <w:widowControl/>
              <w:jc w:val="left"/>
              <w:rPr>
                <w:moveTo w:id="4800" w:author="haha" w:date="2019-07-23T15:19:00Z"/>
                <w:rFonts w:ascii="微软雅黑" w:eastAsia="微软雅黑" w:hAnsi="微软雅黑" w:cs="微软雅黑"/>
                <w:color w:val="000000"/>
                <w:sz w:val="18"/>
                <w:szCs w:val="18"/>
                <w:rPrChange w:id="4801" w:author=" " w:date="2019-07-26T16:47:00Z">
                  <w:rPr>
                    <w:moveTo w:id="4802" w:author="haha" w:date="2019-07-23T15:19:00Z"/>
                    <w:rFonts w:ascii="微软雅黑" w:eastAsia="微软雅黑" w:hAnsi="微软雅黑" w:cs="微软雅黑"/>
                    <w:color w:val="000000"/>
                    <w:sz w:val="18"/>
                    <w:szCs w:val="18"/>
                  </w:rPr>
                </w:rPrChange>
              </w:rPr>
            </w:pPr>
            <w:moveTo w:id="4803" w:author="haha" w:date="2019-07-23T15:19:00Z">
              <w:r w:rsidRPr="003358FF">
                <w:rPr>
                  <w:rFonts w:ascii="微软雅黑" w:eastAsia="微软雅黑" w:hAnsi="微软雅黑" w:cs="微软雅黑" w:hint="eastAsia"/>
                  <w:color w:val="000000"/>
                  <w:sz w:val="18"/>
                  <w:szCs w:val="18"/>
                  <w:rPrChange w:id="4804" w:author=" " w:date="2019-07-26T16:47:00Z">
                    <w:rPr>
                      <w:rFonts w:ascii="微软雅黑" w:eastAsia="微软雅黑" w:hAnsi="微软雅黑" w:cs="微软雅黑" w:hint="eastAsia"/>
                      <w:color w:val="000000"/>
                      <w:sz w:val="18"/>
                      <w:szCs w:val="18"/>
                    </w:rPr>
                  </w:rPrChange>
                </w:rPr>
                <w:t>日期筛选</w:t>
              </w:r>
            </w:moveTo>
          </w:p>
        </w:tc>
        <w:tc>
          <w:tcPr>
            <w:tcW w:w="3000" w:type="dxa"/>
          </w:tcPr>
          <w:p w14:paraId="70FF26A7" w14:textId="77777777" w:rsidR="0050558F" w:rsidRPr="003358FF" w:rsidRDefault="0050558F" w:rsidP="0050558F">
            <w:pPr>
              <w:widowControl/>
              <w:jc w:val="left"/>
              <w:rPr>
                <w:moveTo w:id="4805" w:author="haha" w:date="2019-07-23T15:19:00Z"/>
                <w:rFonts w:ascii="微软雅黑" w:eastAsia="微软雅黑" w:hAnsi="微软雅黑" w:cs="微软雅黑"/>
                <w:color w:val="000000"/>
                <w:sz w:val="18"/>
                <w:szCs w:val="18"/>
                <w:rPrChange w:id="4806" w:author=" " w:date="2019-07-26T16:47:00Z">
                  <w:rPr>
                    <w:moveTo w:id="4807" w:author="haha" w:date="2019-07-23T15:19:00Z"/>
                    <w:rFonts w:ascii="微软雅黑" w:eastAsia="微软雅黑" w:hAnsi="微软雅黑" w:cs="微软雅黑"/>
                    <w:color w:val="000000"/>
                    <w:sz w:val="18"/>
                    <w:szCs w:val="18"/>
                  </w:rPr>
                </w:rPrChange>
              </w:rPr>
            </w:pPr>
            <w:moveTo w:id="4808" w:author="haha" w:date="2019-07-23T15:19:00Z">
              <w:r w:rsidRPr="003358FF">
                <w:rPr>
                  <w:rFonts w:ascii="微软雅黑" w:eastAsia="微软雅黑" w:hAnsi="微软雅黑" w:cs="微软雅黑" w:hint="eastAsia"/>
                  <w:color w:val="000000"/>
                  <w:sz w:val="18"/>
                  <w:szCs w:val="18"/>
                  <w:rPrChange w:id="4809" w:author=" " w:date="2019-07-26T16:47:00Z">
                    <w:rPr>
                      <w:rFonts w:ascii="微软雅黑" w:eastAsia="微软雅黑" w:hAnsi="微软雅黑" w:cs="微软雅黑" w:hint="eastAsia"/>
                      <w:color w:val="000000"/>
                      <w:sz w:val="18"/>
                      <w:szCs w:val="18"/>
                    </w:rPr>
                  </w:rPrChange>
                </w:rPr>
                <w:t>筛选日期，可查询一天也可查询范围内的，查询范围内的则右边大于左边的，一天一条</w:t>
              </w:r>
            </w:moveTo>
          </w:p>
        </w:tc>
        <w:tc>
          <w:tcPr>
            <w:tcW w:w="3209" w:type="dxa"/>
          </w:tcPr>
          <w:p w14:paraId="077ACECE" w14:textId="77777777" w:rsidR="0050558F" w:rsidRPr="003358FF" w:rsidRDefault="0050558F" w:rsidP="0050558F">
            <w:pPr>
              <w:pStyle w:val="Axure"/>
              <w:rPr>
                <w:moveTo w:id="4810" w:author="haha" w:date="2019-07-23T15:19:00Z"/>
                <w:rFonts w:ascii="微软雅黑" w:eastAsia="微软雅黑" w:hAnsi="微软雅黑" w:cs="微软雅黑"/>
                <w:sz w:val="18"/>
                <w:szCs w:val="18"/>
                <w:rPrChange w:id="4811" w:author=" " w:date="2019-07-26T16:47:00Z">
                  <w:rPr>
                    <w:moveTo w:id="4812" w:author="haha" w:date="2019-07-23T15:19:00Z"/>
                    <w:rFonts w:ascii="微软雅黑" w:eastAsia="微软雅黑" w:hAnsi="微软雅黑" w:cs="微软雅黑"/>
                    <w:sz w:val="18"/>
                    <w:szCs w:val="18"/>
                  </w:rPr>
                </w:rPrChange>
              </w:rPr>
            </w:pPr>
          </w:p>
        </w:tc>
        <w:tc>
          <w:tcPr>
            <w:tcW w:w="1712" w:type="dxa"/>
          </w:tcPr>
          <w:p w14:paraId="0D5C6B50" w14:textId="77777777" w:rsidR="0050558F" w:rsidRPr="003358FF" w:rsidRDefault="0050558F" w:rsidP="0050558F">
            <w:pPr>
              <w:widowControl/>
              <w:jc w:val="left"/>
              <w:rPr>
                <w:moveTo w:id="4813" w:author="haha" w:date="2019-07-23T15:19:00Z"/>
                <w:rFonts w:ascii="微软雅黑" w:eastAsia="微软雅黑" w:hAnsi="微软雅黑" w:cs="宋体"/>
                <w:bCs/>
                <w:kern w:val="0"/>
                <w:sz w:val="18"/>
                <w:szCs w:val="18"/>
                <w:rPrChange w:id="4814" w:author=" " w:date="2019-07-26T16:47:00Z">
                  <w:rPr>
                    <w:moveTo w:id="4815" w:author="haha" w:date="2019-07-23T15:19:00Z"/>
                    <w:rFonts w:ascii="微软雅黑" w:eastAsia="微软雅黑" w:hAnsi="微软雅黑" w:cs="宋体"/>
                    <w:bCs/>
                    <w:kern w:val="0"/>
                    <w:sz w:val="18"/>
                    <w:szCs w:val="18"/>
                  </w:rPr>
                </w:rPrChange>
              </w:rPr>
            </w:pPr>
          </w:p>
        </w:tc>
      </w:tr>
      <w:tr w:rsidR="0050558F" w14:paraId="292E30A3"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160F51" w14:textId="77777777" w:rsidR="0050558F" w:rsidRPr="003358FF" w:rsidRDefault="0050558F" w:rsidP="0050558F">
            <w:pPr>
              <w:widowControl/>
              <w:jc w:val="center"/>
              <w:rPr>
                <w:moveTo w:id="4816" w:author="haha" w:date="2019-07-23T15:19:00Z"/>
                <w:rFonts w:ascii="微软雅黑" w:eastAsia="微软雅黑" w:hAnsi="微软雅黑" w:cs="微软雅黑"/>
                <w:sz w:val="18"/>
                <w:szCs w:val="18"/>
                <w:rPrChange w:id="4817" w:author=" " w:date="2019-07-26T16:47:00Z">
                  <w:rPr>
                    <w:moveTo w:id="4818" w:author="haha" w:date="2019-07-23T15:19:00Z"/>
                    <w:rFonts w:ascii="微软雅黑" w:eastAsia="微软雅黑" w:hAnsi="微软雅黑" w:cs="微软雅黑"/>
                    <w:sz w:val="18"/>
                    <w:szCs w:val="18"/>
                  </w:rPr>
                </w:rPrChange>
              </w:rPr>
            </w:pPr>
            <w:moveTo w:id="4819" w:author="haha" w:date="2019-07-23T15:19:00Z">
              <w:r w:rsidRPr="003358FF">
                <w:rPr>
                  <w:rFonts w:ascii="微软雅黑" w:eastAsia="微软雅黑" w:hAnsi="微软雅黑" w:cs="微软雅黑" w:hint="eastAsia"/>
                  <w:sz w:val="18"/>
                  <w:szCs w:val="18"/>
                  <w:rPrChange w:id="4820" w:author=" " w:date="2019-07-26T16:47:00Z">
                    <w:rPr>
                      <w:rFonts w:ascii="微软雅黑" w:eastAsia="微软雅黑" w:hAnsi="微软雅黑" w:cs="微软雅黑" w:hint="eastAsia"/>
                      <w:sz w:val="18"/>
                      <w:szCs w:val="18"/>
                    </w:rPr>
                  </w:rPrChange>
                </w:rPr>
                <w:t>2</w:t>
              </w:r>
            </w:moveTo>
          </w:p>
        </w:tc>
        <w:tc>
          <w:tcPr>
            <w:tcW w:w="1309" w:type="dxa"/>
            <w:gridSpan w:val="2"/>
          </w:tcPr>
          <w:p w14:paraId="08564D47" w14:textId="77777777" w:rsidR="0050558F" w:rsidRPr="003358FF" w:rsidRDefault="0050558F" w:rsidP="0050558F">
            <w:pPr>
              <w:widowControl/>
              <w:jc w:val="left"/>
              <w:rPr>
                <w:moveTo w:id="4821" w:author="haha" w:date="2019-07-23T15:19:00Z"/>
                <w:rFonts w:ascii="微软雅黑" w:eastAsia="微软雅黑" w:hAnsi="微软雅黑" w:cs="微软雅黑"/>
                <w:color w:val="000000"/>
                <w:sz w:val="18"/>
                <w:szCs w:val="18"/>
                <w:rPrChange w:id="4822" w:author=" " w:date="2019-07-26T16:47:00Z">
                  <w:rPr>
                    <w:moveTo w:id="4823" w:author="haha" w:date="2019-07-23T15:19:00Z"/>
                    <w:rFonts w:ascii="微软雅黑" w:eastAsia="微软雅黑" w:hAnsi="微软雅黑" w:cs="微软雅黑"/>
                    <w:color w:val="000000"/>
                    <w:sz w:val="18"/>
                    <w:szCs w:val="18"/>
                  </w:rPr>
                </w:rPrChange>
              </w:rPr>
            </w:pPr>
            <w:moveTo w:id="4824" w:author="haha" w:date="2019-07-23T15:19:00Z">
              <w:r w:rsidRPr="003358FF">
                <w:rPr>
                  <w:rFonts w:ascii="微软雅黑" w:eastAsia="微软雅黑" w:hAnsi="微软雅黑" w:cs="微软雅黑" w:hint="eastAsia"/>
                  <w:color w:val="000000"/>
                  <w:sz w:val="18"/>
                  <w:szCs w:val="18"/>
                  <w:rPrChange w:id="4825" w:author=" " w:date="2019-07-26T16:47:00Z">
                    <w:rPr>
                      <w:rFonts w:ascii="微软雅黑" w:eastAsia="微软雅黑" w:hAnsi="微软雅黑" w:cs="微软雅黑" w:hint="eastAsia"/>
                      <w:color w:val="000000"/>
                      <w:sz w:val="18"/>
                      <w:szCs w:val="18"/>
                    </w:rPr>
                  </w:rPrChange>
                </w:rPr>
                <w:t>搜索</w:t>
              </w:r>
            </w:moveTo>
          </w:p>
        </w:tc>
        <w:tc>
          <w:tcPr>
            <w:tcW w:w="3000" w:type="dxa"/>
          </w:tcPr>
          <w:p w14:paraId="71DF4EC4" w14:textId="77777777" w:rsidR="0050558F" w:rsidRPr="003358FF" w:rsidRDefault="0050558F" w:rsidP="0050558F">
            <w:pPr>
              <w:widowControl/>
              <w:jc w:val="left"/>
              <w:rPr>
                <w:moveTo w:id="4826" w:author="haha" w:date="2019-07-23T15:19:00Z"/>
                <w:rFonts w:ascii="微软雅黑" w:eastAsia="微软雅黑" w:hAnsi="微软雅黑" w:cs="微软雅黑"/>
                <w:color w:val="000000"/>
                <w:sz w:val="18"/>
                <w:szCs w:val="18"/>
                <w:rPrChange w:id="4827" w:author=" " w:date="2019-07-26T16:47:00Z">
                  <w:rPr>
                    <w:moveTo w:id="4828" w:author="haha" w:date="2019-07-23T15:19:00Z"/>
                    <w:rFonts w:ascii="微软雅黑" w:eastAsia="微软雅黑" w:hAnsi="微软雅黑" w:cs="微软雅黑"/>
                    <w:color w:val="000000"/>
                    <w:sz w:val="18"/>
                    <w:szCs w:val="18"/>
                  </w:rPr>
                </w:rPrChange>
              </w:rPr>
            </w:pPr>
            <w:moveTo w:id="4829" w:author="haha" w:date="2019-07-23T15:19:00Z">
              <w:r w:rsidRPr="003358FF">
                <w:rPr>
                  <w:rFonts w:ascii="微软雅黑" w:eastAsia="微软雅黑" w:hAnsi="微软雅黑" w:cs="微软雅黑" w:hint="eastAsia"/>
                  <w:color w:val="000000"/>
                  <w:sz w:val="18"/>
                  <w:szCs w:val="18"/>
                  <w:rPrChange w:id="4830" w:author=" " w:date="2019-07-26T16:47:00Z">
                    <w:rPr>
                      <w:rFonts w:ascii="微软雅黑" w:eastAsia="微软雅黑" w:hAnsi="微软雅黑" w:cs="微软雅黑" w:hint="eastAsia"/>
                      <w:color w:val="000000"/>
                      <w:sz w:val="18"/>
                      <w:szCs w:val="18"/>
                    </w:rPr>
                  </w:rPrChange>
                </w:rPr>
                <w:t>点击根据条件进行页面展示</w:t>
              </w:r>
            </w:moveTo>
          </w:p>
        </w:tc>
        <w:tc>
          <w:tcPr>
            <w:tcW w:w="3209" w:type="dxa"/>
          </w:tcPr>
          <w:p w14:paraId="1EDDBB54" w14:textId="77777777" w:rsidR="0050558F" w:rsidRPr="003358FF" w:rsidRDefault="0050558F" w:rsidP="0050558F">
            <w:pPr>
              <w:pStyle w:val="Axure"/>
              <w:rPr>
                <w:moveTo w:id="4831" w:author="haha" w:date="2019-07-23T15:19:00Z"/>
                <w:rFonts w:ascii="微软雅黑" w:eastAsia="微软雅黑" w:hAnsi="微软雅黑" w:cs="微软雅黑"/>
                <w:sz w:val="18"/>
                <w:szCs w:val="18"/>
                <w:rPrChange w:id="4832" w:author=" " w:date="2019-07-26T16:47:00Z">
                  <w:rPr>
                    <w:moveTo w:id="4833" w:author="haha" w:date="2019-07-23T15:19:00Z"/>
                    <w:rFonts w:ascii="微软雅黑" w:eastAsia="微软雅黑" w:hAnsi="微软雅黑" w:cs="微软雅黑"/>
                    <w:sz w:val="18"/>
                    <w:szCs w:val="18"/>
                  </w:rPr>
                </w:rPrChange>
              </w:rPr>
            </w:pPr>
          </w:p>
        </w:tc>
        <w:tc>
          <w:tcPr>
            <w:tcW w:w="1712" w:type="dxa"/>
          </w:tcPr>
          <w:p w14:paraId="3B683E63" w14:textId="77777777" w:rsidR="0050558F" w:rsidRPr="003358FF" w:rsidRDefault="0050558F" w:rsidP="0050558F">
            <w:pPr>
              <w:widowControl/>
              <w:jc w:val="left"/>
              <w:rPr>
                <w:moveTo w:id="4834" w:author="haha" w:date="2019-07-23T15:19:00Z"/>
                <w:rFonts w:ascii="微软雅黑" w:eastAsia="微软雅黑" w:hAnsi="微软雅黑" w:cs="微软雅黑"/>
                <w:sz w:val="18"/>
                <w:szCs w:val="18"/>
                <w:rPrChange w:id="4835" w:author=" " w:date="2019-07-26T16:47:00Z">
                  <w:rPr>
                    <w:moveTo w:id="4836" w:author="haha" w:date="2019-07-23T15:19:00Z"/>
                    <w:rFonts w:ascii="微软雅黑" w:eastAsia="微软雅黑" w:hAnsi="微软雅黑" w:cs="微软雅黑"/>
                    <w:sz w:val="18"/>
                    <w:szCs w:val="18"/>
                  </w:rPr>
                </w:rPrChange>
              </w:rPr>
            </w:pPr>
            <w:moveTo w:id="4837" w:author="haha" w:date="2019-07-23T15:19:00Z">
              <w:r w:rsidRPr="003358FF">
                <w:rPr>
                  <w:rFonts w:ascii="微软雅黑" w:eastAsia="微软雅黑" w:hAnsi="微软雅黑" w:cs="微软雅黑" w:hint="eastAsia"/>
                  <w:sz w:val="18"/>
                  <w:szCs w:val="18"/>
                  <w:rPrChange w:id="4838" w:author=" " w:date="2019-07-26T16:47:00Z">
                    <w:rPr>
                      <w:rFonts w:ascii="微软雅黑" w:eastAsia="微软雅黑" w:hAnsi="微软雅黑" w:cs="微软雅黑" w:hint="eastAsia"/>
                      <w:sz w:val="18"/>
                      <w:szCs w:val="18"/>
                    </w:rPr>
                  </w:rPrChange>
                </w:rPr>
                <w:t>无数据展示空内容即可</w:t>
              </w:r>
            </w:moveTo>
          </w:p>
        </w:tc>
      </w:tr>
      <w:tr w:rsidR="0050558F" w14:paraId="2C7BDEC8"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C0C9A6E" w14:textId="77777777" w:rsidR="0050558F" w:rsidRPr="003358FF" w:rsidRDefault="0050558F" w:rsidP="0050558F">
            <w:pPr>
              <w:widowControl/>
              <w:jc w:val="center"/>
              <w:rPr>
                <w:moveTo w:id="4839" w:author="haha" w:date="2019-07-23T15:19:00Z"/>
                <w:rFonts w:ascii="微软雅黑" w:eastAsia="微软雅黑" w:hAnsi="微软雅黑" w:cs="微软雅黑"/>
                <w:sz w:val="18"/>
                <w:szCs w:val="18"/>
                <w:rPrChange w:id="4840" w:author=" " w:date="2019-07-26T16:47:00Z">
                  <w:rPr>
                    <w:moveTo w:id="4841" w:author="haha" w:date="2019-07-23T15:19:00Z"/>
                    <w:rFonts w:ascii="微软雅黑" w:eastAsia="微软雅黑" w:hAnsi="微软雅黑" w:cs="微软雅黑"/>
                    <w:sz w:val="18"/>
                    <w:szCs w:val="18"/>
                  </w:rPr>
                </w:rPrChange>
              </w:rPr>
            </w:pPr>
            <w:moveTo w:id="4842" w:author="haha" w:date="2019-07-23T15:19:00Z">
              <w:r w:rsidRPr="003358FF">
                <w:rPr>
                  <w:rFonts w:ascii="微软雅黑" w:eastAsia="微软雅黑" w:hAnsi="微软雅黑" w:cs="微软雅黑" w:hint="eastAsia"/>
                  <w:sz w:val="18"/>
                  <w:szCs w:val="18"/>
                  <w:rPrChange w:id="4843" w:author=" " w:date="2019-07-26T16:47:00Z">
                    <w:rPr>
                      <w:rFonts w:ascii="微软雅黑" w:eastAsia="微软雅黑" w:hAnsi="微软雅黑" w:cs="微软雅黑" w:hint="eastAsia"/>
                      <w:sz w:val="18"/>
                      <w:szCs w:val="18"/>
                    </w:rPr>
                  </w:rPrChange>
                </w:rPr>
                <w:t>3</w:t>
              </w:r>
            </w:moveTo>
          </w:p>
        </w:tc>
        <w:tc>
          <w:tcPr>
            <w:tcW w:w="1309" w:type="dxa"/>
            <w:gridSpan w:val="2"/>
          </w:tcPr>
          <w:p w14:paraId="3A8D5729" w14:textId="77777777" w:rsidR="0050558F" w:rsidRPr="003358FF" w:rsidRDefault="0050558F" w:rsidP="0050558F">
            <w:pPr>
              <w:widowControl/>
              <w:jc w:val="left"/>
              <w:rPr>
                <w:moveTo w:id="4844" w:author="haha" w:date="2019-07-23T15:19:00Z"/>
                <w:rFonts w:ascii="微软雅黑" w:eastAsia="微软雅黑" w:hAnsi="微软雅黑" w:cs="微软雅黑"/>
                <w:color w:val="000000"/>
                <w:sz w:val="18"/>
                <w:szCs w:val="18"/>
                <w:rPrChange w:id="4845" w:author=" " w:date="2019-07-26T16:47:00Z">
                  <w:rPr>
                    <w:moveTo w:id="4846" w:author="haha" w:date="2019-07-23T15:19:00Z"/>
                    <w:rFonts w:ascii="微软雅黑" w:eastAsia="微软雅黑" w:hAnsi="微软雅黑" w:cs="微软雅黑"/>
                    <w:color w:val="000000"/>
                    <w:sz w:val="18"/>
                    <w:szCs w:val="18"/>
                  </w:rPr>
                </w:rPrChange>
              </w:rPr>
            </w:pPr>
            <w:moveTo w:id="4847" w:author="haha" w:date="2019-07-23T15:19:00Z">
              <w:r w:rsidRPr="003358FF">
                <w:rPr>
                  <w:rFonts w:ascii="微软雅黑" w:eastAsia="微软雅黑" w:hAnsi="微软雅黑" w:cs="微软雅黑" w:hint="eastAsia"/>
                  <w:color w:val="000000"/>
                  <w:sz w:val="18"/>
                  <w:szCs w:val="18"/>
                  <w:rPrChange w:id="4848" w:author=" " w:date="2019-07-26T16:47:00Z">
                    <w:rPr>
                      <w:rFonts w:ascii="微软雅黑" w:eastAsia="微软雅黑" w:hAnsi="微软雅黑" w:cs="微软雅黑" w:hint="eastAsia"/>
                      <w:color w:val="000000"/>
                      <w:sz w:val="18"/>
                      <w:szCs w:val="18"/>
                    </w:rPr>
                  </w:rPrChange>
                </w:rPr>
                <w:t>重置</w:t>
              </w:r>
            </w:moveTo>
          </w:p>
        </w:tc>
        <w:tc>
          <w:tcPr>
            <w:tcW w:w="3000" w:type="dxa"/>
          </w:tcPr>
          <w:p w14:paraId="5B559AA2" w14:textId="77777777" w:rsidR="0050558F" w:rsidRPr="003358FF" w:rsidRDefault="0050558F" w:rsidP="0050558F">
            <w:pPr>
              <w:widowControl/>
              <w:jc w:val="left"/>
              <w:rPr>
                <w:moveTo w:id="4849" w:author="haha" w:date="2019-07-23T15:19:00Z"/>
                <w:rFonts w:ascii="微软雅黑" w:eastAsia="微软雅黑" w:hAnsi="微软雅黑" w:cs="微软雅黑"/>
                <w:color w:val="000000"/>
                <w:sz w:val="18"/>
                <w:szCs w:val="18"/>
                <w:rPrChange w:id="4850" w:author=" " w:date="2019-07-26T16:47:00Z">
                  <w:rPr>
                    <w:moveTo w:id="4851" w:author="haha" w:date="2019-07-23T15:19:00Z"/>
                    <w:rFonts w:ascii="微软雅黑" w:eastAsia="微软雅黑" w:hAnsi="微软雅黑" w:cs="微软雅黑"/>
                    <w:color w:val="000000"/>
                    <w:sz w:val="18"/>
                    <w:szCs w:val="18"/>
                  </w:rPr>
                </w:rPrChange>
              </w:rPr>
            </w:pPr>
            <w:moveTo w:id="4852" w:author="haha" w:date="2019-07-23T15:19:00Z">
              <w:r w:rsidRPr="003358FF">
                <w:rPr>
                  <w:rFonts w:ascii="微软雅黑" w:eastAsia="微软雅黑" w:hAnsi="微软雅黑" w:cs="微软雅黑" w:hint="eastAsia"/>
                  <w:color w:val="000000"/>
                  <w:sz w:val="18"/>
                  <w:szCs w:val="18"/>
                  <w:rPrChange w:id="4853" w:author=" " w:date="2019-07-26T16:47:00Z">
                    <w:rPr>
                      <w:rFonts w:ascii="微软雅黑" w:eastAsia="微软雅黑" w:hAnsi="微软雅黑" w:cs="微软雅黑" w:hint="eastAsia"/>
                      <w:color w:val="000000"/>
                      <w:sz w:val="18"/>
                      <w:szCs w:val="18"/>
                    </w:rPr>
                  </w:rPrChange>
                </w:rPr>
                <w:t>筛选条件回到默认状态</w:t>
              </w:r>
            </w:moveTo>
          </w:p>
        </w:tc>
        <w:tc>
          <w:tcPr>
            <w:tcW w:w="3209" w:type="dxa"/>
          </w:tcPr>
          <w:p w14:paraId="7E1A116A" w14:textId="77777777" w:rsidR="0050558F" w:rsidRPr="003358FF" w:rsidRDefault="0050558F" w:rsidP="0050558F">
            <w:pPr>
              <w:pStyle w:val="Axure"/>
              <w:rPr>
                <w:moveTo w:id="4854" w:author="haha" w:date="2019-07-23T15:19:00Z"/>
                <w:rFonts w:ascii="微软雅黑" w:eastAsia="微软雅黑" w:hAnsi="微软雅黑" w:cs="微软雅黑"/>
                <w:sz w:val="18"/>
                <w:szCs w:val="18"/>
                <w:rPrChange w:id="4855" w:author=" " w:date="2019-07-26T16:47:00Z">
                  <w:rPr>
                    <w:moveTo w:id="4856" w:author="haha" w:date="2019-07-23T15:19:00Z"/>
                    <w:rFonts w:ascii="微软雅黑" w:eastAsia="微软雅黑" w:hAnsi="微软雅黑" w:cs="微软雅黑"/>
                    <w:sz w:val="18"/>
                    <w:szCs w:val="18"/>
                  </w:rPr>
                </w:rPrChange>
              </w:rPr>
            </w:pPr>
          </w:p>
        </w:tc>
        <w:tc>
          <w:tcPr>
            <w:tcW w:w="1712" w:type="dxa"/>
          </w:tcPr>
          <w:p w14:paraId="491B042C" w14:textId="77777777" w:rsidR="0050558F" w:rsidRPr="003358FF" w:rsidRDefault="0050558F" w:rsidP="0050558F">
            <w:pPr>
              <w:widowControl/>
              <w:jc w:val="left"/>
              <w:rPr>
                <w:moveTo w:id="4857" w:author="haha" w:date="2019-07-23T15:19:00Z"/>
                <w:rFonts w:ascii="微软雅黑" w:eastAsia="微软雅黑" w:hAnsi="微软雅黑" w:cs="微软雅黑"/>
                <w:sz w:val="18"/>
                <w:szCs w:val="18"/>
                <w:rPrChange w:id="4858" w:author=" " w:date="2019-07-26T16:47:00Z">
                  <w:rPr>
                    <w:moveTo w:id="4859" w:author="haha" w:date="2019-07-23T15:19:00Z"/>
                    <w:rFonts w:ascii="微软雅黑" w:eastAsia="微软雅黑" w:hAnsi="微软雅黑" w:cs="微软雅黑"/>
                    <w:sz w:val="18"/>
                    <w:szCs w:val="18"/>
                  </w:rPr>
                </w:rPrChange>
              </w:rPr>
            </w:pPr>
          </w:p>
        </w:tc>
      </w:tr>
      <w:tr w:rsidR="0050558F" w14:paraId="07A85B56"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71E6D7C" w14:textId="77777777" w:rsidR="0050558F" w:rsidRPr="003358FF" w:rsidRDefault="0050558F" w:rsidP="0050558F">
            <w:pPr>
              <w:widowControl/>
              <w:jc w:val="center"/>
              <w:rPr>
                <w:moveTo w:id="4860" w:author="haha" w:date="2019-07-23T15:19:00Z"/>
                <w:rFonts w:ascii="微软雅黑" w:eastAsia="微软雅黑" w:hAnsi="微软雅黑" w:cs="微软雅黑"/>
                <w:sz w:val="18"/>
                <w:szCs w:val="18"/>
                <w:rPrChange w:id="4861" w:author=" " w:date="2019-07-26T16:47:00Z">
                  <w:rPr>
                    <w:moveTo w:id="4862" w:author="haha" w:date="2019-07-23T15:19:00Z"/>
                    <w:rFonts w:ascii="微软雅黑" w:eastAsia="微软雅黑" w:hAnsi="微软雅黑" w:cs="微软雅黑"/>
                    <w:sz w:val="18"/>
                    <w:szCs w:val="18"/>
                  </w:rPr>
                </w:rPrChange>
              </w:rPr>
            </w:pPr>
            <w:moveTo w:id="4863" w:author="haha" w:date="2019-07-23T15:19:00Z">
              <w:r w:rsidRPr="003358FF">
                <w:rPr>
                  <w:rFonts w:ascii="微软雅黑" w:eastAsia="微软雅黑" w:hAnsi="微软雅黑" w:cs="微软雅黑" w:hint="eastAsia"/>
                  <w:sz w:val="18"/>
                  <w:szCs w:val="18"/>
                  <w:rPrChange w:id="4864" w:author=" " w:date="2019-07-26T16:47:00Z">
                    <w:rPr>
                      <w:rFonts w:ascii="微软雅黑" w:eastAsia="微软雅黑" w:hAnsi="微软雅黑" w:cs="微软雅黑" w:hint="eastAsia"/>
                      <w:sz w:val="18"/>
                      <w:szCs w:val="18"/>
                    </w:rPr>
                  </w:rPrChange>
                </w:rPr>
                <w:t>4</w:t>
              </w:r>
            </w:moveTo>
          </w:p>
        </w:tc>
        <w:tc>
          <w:tcPr>
            <w:tcW w:w="1309" w:type="dxa"/>
            <w:gridSpan w:val="2"/>
          </w:tcPr>
          <w:p w14:paraId="555AE4D2" w14:textId="77777777" w:rsidR="0050558F" w:rsidRPr="003358FF" w:rsidRDefault="0050558F" w:rsidP="0050558F">
            <w:pPr>
              <w:widowControl/>
              <w:jc w:val="left"/>
              <w:rPr>
                <w:moveTo w:id="4865" w:author="haha" w:date="2019-07-23T15:19:00Z"/>
                <w:rFonts w:ascii="微软雅黑" w:eastAsia="微软雅黑" w:hAnsi="微软雅黑" w:cs="微软雅黑"/>
                <w:color w:val="000000"/>
                <w:sz w:val="18"/>
                <w:szCs w:val="18"/>
                <w:rPrChange w:id="4866" w:author=" " w:date="2019-07-26T16:47:00Z">
                  <w:rPr>
                    <w:moveTo w:id="4867" w:author="haha" w:date="2019-07-23T15:19:00Z"/>
                    <w:rFonts w:ascii="微软雅黑" w:eastAsia="微软雅黑" w:hAnsi="微软雅黑" w:cs="微软雅黑"/>
                    <w:color w:val="000000"/>
                    <w:sz w:val="18"/>
                    <w:szCs w:val="18"/>
                  </w:rPr>
                </w:rPrChange>
              </w:rPr>
            </w:pPr>
            <w:moveTo w:id="4868" w:author="haha" w:date="2019-07-23T15:19:00Z">
              <w:r w:rsidRPr="003358FF">
                <w:rPr>
                  <w:rFonts w:ascii="微软雅黑" w:eastAsia="微软雅黑" w:hAnsi="微软雅黑" w:cs="微软雅黑" w:hint="eastAsia"/>
                  <w:color w:val="000000"/>
                  <w:sz w:val="18"/>
                  <w:szCs w:val="18"/>
                  <w:rPrChange w:id="4869" w:author=" " w:date="2019-07-26T16:47:00Z">
                    <w:rPr>
                      <w:rFonts w:ascii="微软雅黑" w:eastAsia="微软雅黑" w:hAnsi="微软雅黑" w:cs="微软雅黑" w:hint="eastAsia"/>
                      <w:color w:val="000000"/>
                      <w:sz w:val="18"/>
                      <w:szCs w:val="18"/>
                    </w:rPr>
                  </w:rPrChange>
                </w:rPr>
                <w:t>导出</w:t>
              </w:r>
            </w:moveTo>
          </w:p>
        </w:tc>
        <w:tc>
          <w:tcPr>
            <w:tcW w:w="3000" w:type="dxa"/>
          </w:tcPr>
          <w:p w14:paraId="1B091DAA" w14:textId="7B17C5D6" w:rsidR="0050558F" w:rsidRPr="003358FF" w:rsidRDefault="0050558F" w:rsidP="0050558F">
            <w:pPr>
              <w:widowControl/>
              <w:jc w:val="left"/>
              <w:rPr>
                <w:moveTo w:id="4870" w:author="haha" w:date="2019-07-23T15:19:00Z"/>
                <w:rFonts w:ascii="微软雅黑" w:eastAsia="微软雅黑" w:hAnsi="微软雅黑" w:cs="微软雅黑"/>
                <w:color w:val="000000"/>
                <w:sz w:val="18"/>
                <w:szCs w:val="18"/>
                <w:rPrChange w:id="4871" w:author=" " w:date="2019-07-26T16:47:00Z">
                  <w:rPr>
                    <w:moveTo w:id="4872" w:author="haha" w:date="2019-07-23T15:19:00Z"/>
                    <w:rFonts w:ascii="微软雅黑" w:eastAsia="微软雅黑" w:hAnsi="微软雅黑" w:cs="微软雅黑"/>
                    <w:color w:val="000000"/>
                    <w:sz w:val="18"/>
                    <w:szCs w:val="18"/>
                  </w:rPr>
                </w:rPrChange>
              </w:rPr>
            </w:pPr>
            <w:moveTo w:id="4873" w:author="haha" w:date="2019-07-23T15:19:00Z">
              <w:r w:rsidRPr="003358FF">
                <w:rPr>
                  <w:rFonts w:ascii="微软雅黑" w:eastAsia="微软雅黑" w:hAnsi="微软雅黑" w:cs="微软雅黑" w:hint="eastAsia"/>
                  <w:color w:val="000000"/>
                  <w:sz w:val="18"/>
                  <w:szCs w:val="18"/>
                  <w:rPrChange w:id="4874" w:author=" " w:date="2019-07-26T16:47:00Z">
                    <w:rPr>
                      <w:rFonts w:ascii="微软雅黑" w:eastAsia="微软雅黑" w:hAnsi="微软雅黑" w:cs="微软雅黑" w:hint="eastAsia"/>
                      <w:color w:val="000000"/>
                      <w:sz w:val="18"/>
                      <w:szCs w:val="18"/>
                    </w:rPr>
                  </w:rPrChange>
                </w:rPr>
                <w:t>默认导出近3</w:t>
              </w:r>
              <w:r w:rsidRPr="003358FF">
                <w:rPr>
                  <w:rFonts w:ascii="微软雅黑" w:eastAsia="微软雅黑" w:hAnsi="微软雅黑" w:cs="微软雅黑"/>
                  <w:color w:val="000000"/>
                  <w:sz w:val="18"/>
                  <w:szCs w:val="18"/>
                  <w:rPrChange w:id="4875" w:author=" " w:date="2019-07-26T16:47:00Z">
                    <w:rPr>
                      <w:rFonts w:ascii="微软雅黑" w:eastAsia="微软雅黑" w:hAnsi="微软雅黑" w:cs="微软雅黑"/>
                      <w:color w:val="000000"/>
                      <w:sz w:val="18"/>
                      <w:szCs w:val="18"/>
                    </w:rPr>
                  </w:rPrChange>
                </w:rPr>
                <w:t>0</w:t>
              </w:r>
              <w:r w:rsidRPr="003358FF">
                <w:rPr>
                  <w:rFonts w:ascii="微软雅黑" w:eastAsia="微软雅黑" w:hAnsi="微软雅黑" w:cs="微软雅黑" w:hint="eastAsia"/>
                  <w:color w:val="000000"/>
                  <w:sz w:val="18"/>
                  <w:szCs w:val="18"/>
                  <w:rPrChange w:id="4876" w:author=" " w:date="2019-07-26T16:47:00Z">
                    <w:rPr>
                      <w:rFonts w:ascii="微软雅黑" w:eastAsia="微软雅黑" w:hAnsi="微软雅黑" w:cs="微软雅黑" w:hint="eastAsia"/>
                      <w:color w:val="000000"/>
                      <w:sz w:val="18"/>
                      <w:szCs w:val="18"/>
                    </w:rPr>
                  </w:rPrChange>
                </w:rPr>
                <w:t>天的，有调件晒符合条件的不大于2</w:t>
              </w:r>
              <w:r w:rsidRPr="003358FF">
                <w:rPr>
                  <w:rFonts w:ascii="微软雅黑" w:eastAsia="微软雅黑" w:hAnsi="微软雅黑" w:cs="微软雅黑"/>
                  <w:color w:val="000000"/>
                  <w:sz w:val="18"/>
                  <w:szCs w:val="18"/>
                  <w:rPrChange w:id="4877" w:author=" " w:date="2019-07-26T16:47:00Z">
                    <w:rPr>
                      <w:rFonts w:ascii="微软雅黑" w:eastAsia="微软雅黑" w:hAnsi="微软雅黑" w:cs="微软雅黑"/>
                      <w:color w:val="000000"/>
                      <w:sz w:val="18"/>
                      <w:szCs w:val="18"/>
                    </w:rPr>
                  </w:rPrChange>
                </w:rPr>
                <w:t>M</w:t>
              </w:r>
            </w:moveTo>
            <w:ins w:id="4878" w:author="haha" w:date="2019-07-23T15:35:00Z">
              <w:r w:rsidR="00144814" w:rsidRPr="003358FF">
                <w:rPr>
                  <w:rFonts w:ascii="微软雅黑" w:eastAsia="微软雅黑" w:hAnsi="微软雅黑" w:cs="微软雅黑" w:hint="eastAsia"/>
                  <w:color w:val="000000"/>
                  <w:sz w:val="18"/>
                  <w:szCs w:val="18"/>
                  <w:rPrChange w:id="4879" w:author=" " w:date="2019-07-26T16:47:00Z">
                    <w:rPr>
                      <w:rFonts w:ascii="微软雅黑" w:eastAsia="微软雅黑" w:hAnsi="微软雅黑" w:cs="微软雅黑" w:hint="eastAsia"/>
                      <w:color w:val="000000"/>
                      <w:sz w:val="18"/>
                      <w:szCs w:val="18"/>
                    </w:rPr>
                  </w:rPrChange>
                </w:rPr>
                <w:t>，导出文件名为“短信计费+年月日，例如短信计费2</w:t>
              </w:r>
              <w:r w:rsidR="00144814" w:rsidRPr="003358FF">
                <w:rPr>
                  <w:rFonts w:ascii="微软雅黑" w:eastAsia="微软雅黑" w:hAnsi="微软雅黑" w:cs="微软雅黑"/>
                  <w:color w:val="000000"/>
                  <w:sz w:val="18"/>
                  <w:szCs w:val="18"/>
                  <w:rPrChange w:id="4880" w:author=" " w:date="2019-07-26T16:47:00Z">
                    <w:rPr>
                      <w:rFonts w:ascii="微软雅黑" w:eastAsia="微软雅黑" w:hAnsi="微软雅黑" w:cs="微软雅黑"/>
                      <w:color w:val="000000"/>
                      <w:sz w:val="18"/>
                      <w:szCs w:val="18"/>
                    </w:rPr>
                  </w:rPrChange>
                </w:rPr>
                <w:t>0190823</w:t>
              </w:r>
              <w:r w:rsidR="00144814" w:rsidRPr="003358FF">
                <w:rPr>
                  <w:rFonts w:ascii="微软雅黑" w:eastAsia="微软雅黑" w:hAnsi="微软雅黑" w:cs="微软雅黑" w:hint="eastAsia"/>
                  <w:color w:val="000000"/>
                  <w:sz w:val="18"/>
                  <w:szCs w:val="18"/>
                  <w:rPrChange w:id="4881" w:author=" " w:date="2019-07-26T16:47:00Z">
                    <w:rPr>
                      <w:rFonts w:ascii="微软雅黑" w:eastAsia="微软雅黑" w:hAnsi="微软雅黑" w:cs="微软雅黑" w:hint="eastAsia"/>
                      <w:color w:val="000000"/>
                      <w:sz w:val="18"/>
                      <w:szCs w:val="18"/>
                    </w:rPr>
                  </w:rPrChange>
                </w:rPr>
                <w:t>”</w:t>
              </w:r>
            </w:ins>
          </w:p>
        </w:tc>
        <w:tc>
          <w:tcPr>
            <w:tcW w:w="3209" w:type="dxa"/>
          </w:tcPr>
          <w:p w14:paraId="47C3C046" w14:textId="77777777" w:rsidR="0050558F" w:rsidRPr="003358FF" w:rsidRDefault="0050558F" w:rsidP="0050558F">
            <w:pPr>
              <w:pStyle w:val="Axure"/>
              <w:rPr>
                <w:moveTo w:id="4882" w:author="haha" w:date="2019-07-23T15:19:00Z"/>
                <w:rFonts w:ascii="微软雅黑" w:eastAsia="微软雅黑" w:hAnsi="微软雅黑" w:cs="微软雅黑"/>
                <w:sz w:val="18"/>
                <w:szCs w:val="18"/>
                <w:rPrChange w:id="4883" w:author=" " w:date="2019-07-26T16:47:00Z">
                  <w:rPr>
                    <w:moveTo w:id="4884" w:author="haha" w:date="2019-07-23T15:19:00Z"/>
                    <w:rFonts w:ascii="微软雅黑" w:eastAsia="微软雅黑" w:hAnsi="微软雅黑" w:cs="微软雅黑"/>
                    <w:sz w:val="18"/>
                    <w:szCs w:val="18"/>
                  </w:rPr>
                </w:rPrChange>
              </w:rPr>
            </w:pPr>
          </w:p>
        </w:tc>
        <w:tc>
          <w:tcPr>
            <w:tcW w:w="1712" w:type="dxa"/>
          </w:tcPr>
          <w:p w14:paraId="3BB41C24" w14:textId="77777777" w:rsidR="0050558F" w:rsidRPr="003358FF" w:rsidRDefault="0050558F" w:rsidP="0050558F">
            <w:pPr>
              <w:widowControl/>
              <w:jc w:val="left"/>
              <w:rPr>
                <w:moveTo w:id="4885" w:author="haha" w:date="2019-07-23T15:19:00Z"/>
                <w:rFonts w:ascii="微软雅黑" w:eastAsia="微软雅黑" w:hAnsi="微软雅黑" w:cs="微软雅黑"/>
                <w:sz w:val="18"/>
                <w:szCs w:val="18"/>
                <w:rPrChange w:id="4886" w:author=" " w:date="2019-07-26T16:47:00Z">
                  <w:rPr>
                    <w:moveTo w:id="4887" w:author="haha" w:date="2019-07-23T15:19:00Z"/>
                    <w:rFonts w:ascii="微软雅黑" w:eastAsia="微软雅黑" w:hAnsi="微软雅黑" w:cs="微软雅黑"/>
                    <w:sz w:val="18"/>
                    <w:szCs w:val="18"/>
                  </w:rPr>
                </w:rPrChange>
              </w:rPr>
            </w:pPr>
            <w:moveTo w:id="4888" w:author="haha" w:date="2019-07-23T15:19:00Z">
              <w:r w:rsidRPr="003358FF">
                <w:rPr>
                  <w:rFonts w:ascii="微软雅黑" w:eastAsia="微软雅黑" w:hAnsi="微软雅黑" w:cs="微软雅黑" w:hint="eastAsia"/>
                  <w:sz w:val="18"/>
                  <w:szCs w:val="18"/>
                  <w:rPrChange w:id="4889" w:author=" " w:date="2019-07-26T16:47:00Z">
                    <w:rPr>
                      <w:rFonts w:ascii="微软雅黑" w:eastAsia="微软雅黑" w:hAnsi="微软雅黑" w:cs="微软雅黑" w:hint="eastAsia"/>
                      <w:sz w:val="18"/>
                      <w:szCs w:val="18"/>
                    </w:rPr>
                  </w:rPrChange>
                </w:rPr>
                <w:t>无数据导出提示“无数据”</w:t>
              </w:r>
            </w:moveTo>
          </w:p>
        </w:tc>
      </w:tr>
      <w:tr w:rsidR="0050558F" w:rsidRPr="00F77E9B" w14:paraId="115F4912"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C4A5F1" w14:textId="77777777" w:rsidR="0050558F" w:rsidRPr="003358FF" w:rsidRDefault="0050558F" w:rsidP="0050558F">
            <w:pPr>
              <w:widowControl/>
              <w:jc w:val="center"/>
              <w:rPr>
                <w:moveTo w:id="4890" w:author="haha" w:date="2019-07-23T15:19:00Z"/>
                <w:rFonts w:ascii="微软雅黑" w:eastAsia="微软雅黑" w:hAnsi="微软雅黑" w:cs="微软雅黑"/>
                <w:color w:val="000000"/>
                <w:sz w:val="18"/>
                <w:szCs w:val="18"/>
                <w:rPrChange w:id="4891" w:author=" " w:date="2019-07-26T16:47:00Z">
                  <w:rPr>
                    <w:moveTo w:id="4892" w:author="haha" w:date="2019-07-23T15:19:00Z"/>
                    <w:rFonts w:ascii="微软雅黑" w:eastAsia="微软雅黑" w:hAnsi="微软雅黑" w:cs="微软雅黑"/>
                    <w:color w:val="000000"/>
                    <w:sz w:val="18"/>
                    <w:szCs w:val="18"/>
                  </w:rPr>
                </w:rPrChange>
              </w:rPr>
            </w:pPr>
            <w:moveTo w:id="4893" w:author="haha" w:date="2019-07-23T15:19:00Z">
              <w:r w:rsidRPr="003358FF">
                <w:rPr>
                  <w:rFonts w:ascii="微软雅黑" w:eastAsia="微软雅黑" w:hAnsi="微软雅黑" w:cs="微软雅黑" w:hint="eastAsia"/>
                  <w:color w:val="000000"/>
                  <w:sz w:val="18"/>
                  <w:szCs w:val="18"/>
                  <w:rPrChange w:id="4894" w:author=" " w:date="2019-07-26T16:47:00Z">
                    <w:rPr>
                      <w:rFonts w:ascii="微软雅黑" w:eastAsia="微软雅黑" w:hAnsi="微软雅黑" w:cs="微软雅黑" w:hint="eastAsia"/>
                      <w:color w:val="000000"/>
                      <w:sz w:val="18"/>
                      <w:szCs w:val="18"/>
                    </w:rPr>
                  </w:rPrChange>
                </w:rPr>
                <w:t>5</w:t>
              </w:r>
            </w:moveTo>
          </w:p>
        </w:tc>
        <w:tc>
          <w:tcPr>
            <w:tcW w:w="1309" w:type="dxa"/>
            <w:gridSpan w:val="2"/>
            <w:vAlign w:val="center"/>
          </w:tcPr>
          <w:p w14:paraId="731EF520" w14:textId="77777777" w:rsidR="0050558F" w:rsidRPr="003358FF" w:rsidRDefault="0050558F" w:rsidP="0050558F">
            <w:pPr>
              <w:widowControl/>
              <w:jc w:val="left"/>
              <w:rPr>
                <w:moveTo w:id="4895" w:author="haha" w:date="2019-07-23T15:19:00Z"/>
                <w:rFonts w:ascii="微软雅黑" w:eastAsia="微软雅黑" w:hAnsi="微软雅黑" w:cs="微软雅黑"/>
                <w:color w:val="000000"/>
                <w:sz w:val="18"/>
                <w:szCs w:val="18"/>
                <w:rPrChange w:id="4896" w:author=" " w:date="2019-07-26T16:47:00Z">
                  <w:rPr>
                    <w:moveTo w:id="4897" w:author="haha" w:date="2019-07-23T15:19:00Z"/>
                    <w:rFonts w:ascii="微软雅黑" w:eastAsia="微软雅黑" w:hAnsi="微软雅黑" w:cs="微软雅黑"/>
                    <w:color w:val="000000"/>
                    <w:sz w:val="18"/>
                    <w:szCs w:val="18"/>
                  </w:rPr>
                </w:rPrChange>
              </w:rPr>
            </w:pPr>
            <w:moveTo w:id="4898" w:author="haha" w:date="2019-07-23T15:19:00Z">
              <w:r w:rsidRPr="003358FF">
                <w:rPr>
                  <w:rFonts w:ascii="微软雅黑" w:eastAsia="微软雅黑" w:hAnsi="微软雅黑" w:cs="微软雅黑" w:hint="eastAsia"/>
                  <w:color w:val="000000"/>
                  <w:sz w:val="18"/>
                  <w:szCs w:val="18"/>
                  <w:rPrChange w:id="4899" w:author=" " w:date="2019-07-26T16:47:00Z">
                    <w:rPr>
                      <w:rFonts w:ascii="微软雅黑" w:eastAsia="微软雅黑" w:hAnsi="微软雅黑" w:cs="微软雅黑" w:hint="eastAsia"/>
                      <w:color w:val="000000"/>
                      <w:sz w:val="18"/>
                      <w:szCs w:val="18"/>
                    </w:rPr>
                  </w:rPrChange>
                </w:rPr>
                <w:t>明细记录</w:t>
              </w:r>
            </w:moveTo>
          </w:p>
        </w:tc>
        <w:tc>
          <w:tcPr>
            <w:tcW w:w="3000" w:type="dxa"/>
            <w:vAlign w:val="center"/>
          </w:tcPr>
          <w:p w14:paraId="05AEC005" w14:textId="77777777" w:rsidR="0050558F" w:rsidRPr="003358FF" w:rsidRDefault="0050558F" w:rsidP="0050558F">
            <w:pPr>
              <w:rPr>
                <w:moveTo w:id="4900" w:author="haha" w:date="2019-07-23T15:19:00Z"/>
                <w:rFonts w:ascii="微软雅黑" w:eastAsia="微软雅黑" w:hAnsi="微软雅黑" w:cs="微软雅黑"/>
                <w:color w:val="000000"/>
                <w:sz w:val="18"/>
                <w:szCs w:val="18"/>
                <w:rPrChange w:id="4901" w:author=" " w:date="2019-07-26T16:47:00Z">
                  <w:rPr>
                    <w:moveTo w:id="4902" w:author="haha" w:date="2019-07-23T15:19:00Z"/>
                    <w:rFonts w:ascii="微软雅黑" w:eastAsia="微软雅黑" w:hAnsi="微软雅黑" w:cs="微软雅黑"/>
                    <w:color w:val="000000"/>
                    <w:sz w:val="18"/>
                    <w:szCs w:val="18"/>
                  </w:rPr>
                </w:rPrChange>
              </w:rPr>
            </w:pPr>
            <w:moveTo w:id="4903" w:author="haha" w:date="2019-07-23T15:19:00Z">
              <w:r w:rsidRPr="003358FF">
                <w:rPr>
                  <w:rFonts w:ascii="微软雅黑" w:eastAsia="微软雅黑" w:hAnsi="微软雅黑" w:cs="微软雅黑" w:hint="eastAsia"/>
                  <w:color w:val="000000"/>
                  <w:sz w:val="18"/>
                  <w:szCs w:val="18"/>
                  <w:rPrChange w:id="4904" w:author=" " w:date="2019-07-26T16:47:00Z">
                    <w:rPr>
                      <w:rFonts w:ascii="微软雅黑" w:eastAsia="微软雅黑" w:hAnsi="微软雅黑" w:cs="微软雅黑" w:hint="eastAsia"/>
                      <w:color w:val="000000"/>
                      <w:sz w:val="18"/>
                      <w:szCs w:val="18"/>
                    </w:rPr>
                  </w:rPrChange>
                </w:rPr>
                <w:t>点击展示明细记录，展示当前号码具体发送的客户手机号以及条数</w:t>
              </w:r>
            </w:moveTo>
          </w:p>
        </w:tc>
        <w:tc>
          <w:tcPr>
            <w:tcW w:w="3209" w:type="dxa"/>
            <w:vAlign w:val="center"/>
          </w:tcPr>
          <w:p w14:paraId="1C0928CE" w14:textId="77777777" w:rsidR="0050558F" w:rsidRPr="003358FF" w:rsidRDefault="0050558F" w:rsidP="0050558F">
            <w:pPr>
              <w:widowControl/>
              <w:jc w:val="left"/>
              <w:rPr>
                <w:moveTo w:id="4905" w:author="haha" w:date="2019-07-23T15:19:00Z"/>
                <w:rFonts w:ascii="微软雅黑" w:eastAsia="微软雅黑" w:hAnsi="微软雅黑" w:cs="微软雅黑"/>
                <w:color w:val="000000"/>
                <w:sz w:val="18"/>
                <w:szCs w:val="18"/>
                <w:rPrChange w:id="4906" w:author=" " w:date="2019-07-26T16:47:00Z">
                  <w:rPr>
                    <w:moveTo w:id="4907" w:author="haha" w:date="2019-07-23T15:19:00Z"/>
                    <w:rFonts w:ascii="微软雅黑" w:eastAsia="微软雅黑" w:hAnsi="微软雅黑" w:cs="微软雅黑"/>
                    <w:color w:val="000000"/>
                    <w:sz w:val="18"/>
                    <w:szCs w:val="18"/>
                  </w:rPr>
                </w:rPrChange>
              </w:rPr>
            </w:pPr>
          </w:p>
        </w:tc>
        <w:tc>
          <w:tcPr>
            <w:tcW w:w="1712" w:type="dxa"/>
          </w:tcPr>
          <w:p w14:paraId="266F2807" w14:textId="77777777" w:rsidR="0050558F" w:rsidRPr="003358FF" w:rsidRDefault="0050558F" w:rsidP="0050558F">
            <w:pPr>
              <w:widowControl/>
              <w:jc w:val="left"/>
              <w:rPr>
                <w:moveTo w:id="4908" w:author="haha" w:date="2019-07-23T15:19:00Z"/>
                <w:rFonts w:ascii="微软雅黑" w:eastAsia="微软雅黑" w:hAnsi="微软雅黑" w:cs="微软雅黑"/>
                <w:color w:val="000000"/>
                <w:sz w:val="18"/>
                <w:szCs w:val="18"/>
                <w:rPrChange w:id="4909" w:author=" " w:date="2019-07-26T16:47:00Z">
                  <w:rPr>
                    <w:moveTo w:id="4910" w:author="haha" w:date="2019-07-23T15:19:00Z"/>
                    <w:rFonts w:ascii="微软雅黑" w:eastAsia="微软雅黑" w:hAnsi="微软雅黑" w:cs="微软雅黑"/>
                    <w:color w:val="000000"/>
                    <w:sz w:val="18"/>
                    <w:szCs w:val="18"/>
                  </w:rPr>
                </w:rPrChange>
              </w:rPr>
            </w:pPr>
          </w:p>
        </w:tc>
      </w:tr>
      <w:tr w:rsidR="0050558F" w:rsidRPr="00F77E9B" w14:paraId="6A60A2E5"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F82F7AE" w14:textId="77777777" w:rsidR="0050558F" w:rsidRPr="00F77E9B" w:rsidRDefault="0050558F" w:rsidP="0050558F">
            <w:pPr>
              <w:widowControl/>
              <w:jc w:val="center"/>
              <w:rPr>
                <w:moveTo w:id="4911" w:author="haha" w:date="2019-07-23T15:19:00Z"/>
                <w:rFonts w:ascii="微软雅黑" w:eastAsia="微软雅黑" w:hAnsi="微软雅黑" w:cs="微软雅黑"/>
                <w:color w:val="000000"/>
                <w:sz w:val="18"/>
                <w:szCs w:val="18"/>
              </w:rPr>
            </w:pPr>
            <w:moveTo w:id="4912" w:author="haha" w:date="2019-07-23T15:19:00Z">
              <w:r>
                <w:rPr>
                  <w:rFonts w:ascii="微软雅黑" w:eastAsia="微软雅黑" w:hAnsi="微软雅黑" w:cs="微软雅黑"/>
                  <w:color w:val="000000"/>
                  <w:sz w:val="18"/>
                  <w:szCs w:val="18"/>
                </w:rPr>
                <w:t>6</w:t>
              </w:r>
            </w:moveTo>
          </w:p>
        </w:tc>
        <w:tc>
          <w:tcPr>
            <w:tcW w:w="1309" w:type="dxa"/>
            <w:gridSpan w:val="2"/>
            <w:vAlign w:val="center"/>
          </w:tcPr>
          <w:p w14:paraId="2E649445" w14:textId="77777777" w:rsidR="0050558F" w:rsidRPr="00F77E9B" w:rsidRDefault="0050558F" w:rsidP="0050558F">
            <w:pPr>
              <w:widowControl/>
              <w:jc w:val="left"/>
              <w:rPr>
                <w:moveTo w:id="4913" w:author="haha" w:date="2019-07-23T15:19:00Z"/>
                <w:rFonts w:ascii="微软雅黑" w:eastAsia="微软雅黑" w:hAnsi="微软雅黑"/>
                <w:color w:val="000000"/>
                <w:sz w:val="18"/>
                <w:szCs w:val="18"/>
              </w:rPr>
            </w:pPr>
            <w:moveTo w:id="4914" w:author="haha" w:date="2019-07-23T15:19:00Z">
              <w:r w:rsidRPr="00F77E9B">
                <w:rPr>
                  <w:rFonts w:ascii="微软雅黑" w:eastAsia="微软雅黑" w:hAnsi="微软雅黑" w:hint="eastAsia"/>
                  <w:color w:val="000000"/>
                  <w:sz w:val="18"/>
                  <w:szCs w:val="18"/>
                </w:rPr>
                <w:t>日期</w:t>
              </w:r>
            </w:moveTo>
          </w:p>
        </w:tc>
        <w:tc>
          <w:tcPr>
            <w:tcW w:w="3000" w:type="dxa"/>
            <w:vAlign w:val="center"/>
          </w:tcPr>
          <w:p w14:paraId="6398EE89" w14:textId="77777777" w:rsidR="0050558F" w:rsidRPr="00F77E9B" w:rsidRDefault="0050558F" w:rsidP="0050558F">
            <w:pPr>
              <w:rPr>
                <w:moveTo w:id="4915" w:author="haha" w:date="2019-07-23T15:19:00Z"/>
                <w:rFonts w:ascii="微软雅黑" w:eastAsia="微软雅黑" w:hAnsi="微软雅黑" w:cs="微软雅黑"/>
                <w:color w:val="000000"/>
                <w:sz w:val="18"/>
                <w:szCs w:val="18"/>
              </w:rPr>
            </w:pPr>
            <w:moveTo w:id="4916" w:author="haha" w:date="2019-07-23T15:19:00Z">
              <w:r>
                <w:rPr>
                  <w:rFonts w:ascii="微软雅黑" w:eastAsia="微软雅黑" w:hAnsi="微软雅黑" w:cs="微软雅黑" w:hint="eastAsia"/>
                  <w:color w:val="000000"/>
                  <w:sz w:val="18"/>
                  <w:szCs w:val="18"/>
                </w:rPr>
                <w:t>一天一条（使用期间内）</w:t>
              </w:r>
            </w:moveTo>
          </w:p>
        </w:tc>
        <w:tc>
          <w:tcPr>
            <w:tcW w:w="3209" w:type="dxa"/>
            <w:vAlign w:val="center"/>
          </w:tcPr>
          <w:p w14:paraId="7D03E4F1" w14:textId="77777777" w:rsidR="0050558F" w:rsidRPr="00F77E9B" w:rsidRDefault="0050558F" w:rsidP="0050558F">
            <w:pPr>
              <w:rPr>
                <w:moveTo w:id="4917" w:author="haha" w:date="2019-07-23T15:19:00Z"/>
                <w:rFonts w:ascii="微软雅黑" w:eastAsia="微软雅黑" w:hAnsi="微软雅黑" w:cs="微软雅黑"/>
                <w:color w:val="000000"/>
                <w:sz w:val="18"/>
                <w:szCs w:val="18"/>
              </w:rPr>
            </w:pPr>
          </w:p>
        </w:tc>
        <w:tc>
          <w:tcPr>
            <w:tcW w:w="1712" w:type="dxa"/>
            <w:vAlign w:val="center"/>
          </w:tcPr>
          <w:p w14:paraId="1972F654" w14:textId="77777777" w:rsidR="0050558F" w:rsidRPr="007F0B42" w:rsidRDefault="0050558F" w:rsidP="0050558F">
            <w:pPr>
              <w:widowControl/>
              <w:jc w:val="left"/>
              <w:rPr>
                <w:moveTo w:id="4918" w:author="haha" w:date="2019-07-23T15:19:00Z"/>
                <w:rFonts w:ascii="微软雅黑" w:eastAsia="微软雅黑" w:hAnsi="微软雅黑" w:cs="微软雅黑"/>
                <w:color w:val="000000"/>
                <w:sz w:val="18"/>
                <w:szCs w:val="18"/>
              </w:rPr>
            </w:pPr>
          </w:p>
        </w:tc>
      </w:tr>
      <w:tr w:rsidR="0050558F" w:rsidRPr="00F77E9B" w14:paraId="1537A56C"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85615BE" w14:textId="77777777" w:rsidR="0050558F" w:rsidRPr="00F77E9B" w:rsidRDefault="0050558F" w:rsidP="0050558F">
            <w:pPr>
              <w:widowControl/>
              <w:jc w:val="center"/>
              <w:rPr>
                <w:moveTo w:id="4919" w:author="haha" w:date="2019-07-23T15:19:00Z"/>
                <w:rFonts w:ascii="微软雅黑" w:eastAsia="微软雅黑" w:hAnsi="微软雅黑" w:cs="微软雅黑"/>
                <w:color w:val="000000"/>
                <w:sz w:val="18"/>
                <w:szCs w:val="18"/>
              </w:rPr>
            </w:pPr>
            <w:moveTo w:id="4920" w:author="haha" w:date="2019-07-23T15:19:00Z">
              <w:r>
                <w:rPr>
                  <w:rFonts w:ascii="微软雅黑" w:eastAsia="微软雅黑" w:hAnsi="微软雅黑" w:cs="微软雅黑"/>
                  <w:color w:val="000000"/>
                  <w:sz w:val="18"/>
                  <w:szCs w:val="18"/>
                </w:rPr>
                <w:t>7</w:t>
              </w:r>
            </w:moveTo>
          </w:p>
        </w:tc>
        <w:tc>
          <w:tcPr>
            <w:tcW w:w="1309" w:type="dxa"/>
            <w:gridSpan w:val="2"/>
            <w:vAlign w:val="center"/>
          </w:tcPr>
          <w:p w14:paraId="398CD8BD" w14:textId="77777777" w:rsidR="0050558F" w:rsidRPr="00F77E9B" w:rsidRDefault="0050558F" w:rsidP="0050558F">
            <w:pPr>
              <w:rPr>
                <w:moveTo w:id="4921" w:author="haha" w:date="2019-07-23T15:19:00Z"/>
                <w:rFonts w:ascii="微软雅黑" w:eastAsia="微软雅黑" w:hAnsi="微软雅黑"/>
                <w:color w:val="000000"/>
                <w:sz w:val="18"/>
                <w:szCs w:val="18"/>
              </w:rPr>
            </w:pPr>
            <w:moveTo w:id="4922" w:author="haha" w:date="2019-07-23T15:19:00Z">
              <w:r w:rsidRPr="00F77E9B">
                <w:rPr>
                  <w:rFonts w:ascii="微软雅黑" w:eastAsia="微软雅黑" w:hAnsi="微软雅黑" w:hint="eastAsia"/>
                  <w:color w:val="000000"/>
                  <w:sz w:val="18"/>
                  <w:szCs w:val="18"/>
                </w:rPr>
                <w:t>发送条数</w:t>
              </w:r>
            </w:moveTo>
          </w:p>
        </w:tc>
        <w:tc>
          <w:tcPr>
            <w:tcW w:w="3000" w:type="dxa"/>
            <w:vAlign w:val="center"/>
          </w:tcPr>
          <w:p w14:paraId="6B63A5C5" w14:textId="77777777" w:rsidR="0050558F" w:rsidRPr="00F77E9B" w:rsidRDefault="0050558F" w:rsidP="0050558F">
            <w:pPr>
              <w:rPr>
                <w:moveTo w:id="4923" w:author="haha" w:date="2019-07-23T15:19:00Z"/>
                <w:rFonts w:ascii="微软雅黑" w:eastAsia="微软雅黑" w:hAnsi="微软雅黑" w:cs="微软雅黑"/>
                <w:color w:val="000000"/>
                <w:sz w:val="18"/>
                <w:szCs w:val="18"/>
              </w:rPr>
            </w:pPr>
            <w:moveTo w:id="4924" w:author="haha" w:date="2019-07-23T15:19:00Z">
              <w:r>
                <w:rPr>
                  <w:rFonts w:ascii="微软雅黑" w:eastAsia="微软雅黑" w:hAnsi="微软雅黑" w:cs="微软雅黑" w:hint="eastAsia"/>
                  <w:color w:val="000000"/>
                  <w:sz w:val="18"/>
                  <w:szCs w:val="18"/>
                </w:rPr>
                <w:t>系统根据发送号码记录</w:t>
              </w:r>
            </w:moveTo>
          </w:p>
        </w:tc>
        <w:tc>
          <w:tcPr>
            <w:tcW w:w="3209" w:type="dxa"/>
            <w:vAlign w:val="center"/>
          </w:tcPr>
          <w:p w14:paraId="68DB71F9" w14:textId="77777777" w:rsidR="0050558F" w:rsidRPr="00F77E9B" w:rsidRDefault="0050558F" w:rsidP="0050558F">
            <w:pPr>
              <w:rPr>
                <w:moveTo w:id="4925" w:author="haha" w:date="2019-07-23T15:19:00Z"/>
                <w:rFonts w:ascii="微软雅黑" w:eastAsia="微软雅黑" w:hAnsi="微软雅黑" w:cs="微软雅黑"/>
                <w:color w:val="000000"/>
                <w:sz w:val="18"/>
                <w:szCs w:val="18"/>
              </w:rPr>
            </w:pPr>
          </w:p>
        </w:tc>
        <w:tc>
          <w:tcPr>
            <w:tcW w:w="1712" w:type="dxa"/>
            <w:vAlign w:val="center"/>
          </w:tcPr>
          <w:p w14:paraId="45B03D97" w14:textId="77777777" w:rsidR="0050558F" w:rsidRPr="007F0B42" w:rsidRDefault="0050558F" w:rsidP="0050558F">
            <w:pPr>
              <w:rPr>
                <w:moveTo w:id="4926" w:author="haha" w:date="2019-07-23T15:19:00Z"/>
                <w:rFonts w:ascii="微软雅黑" w:eastAsia="微软雅黑" w:hAnsi="微软雅黑" w:cs="微软雅黑"/>
                <w:color w:val="000000"/>
                <w:sz w:val="18"/>
                <w:szCs w:val="18"/>
              </w:rPr>
            </w:pPr>
          </w:p>
        </w:tc>
      </w:tr>
      <w:tr w:rsidR="0050558F" w:rsidRPr="00F77E9B" w14:paraId="6599E841"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2D1D25D" w14:textId="77777777" w:rsidR="0050558F" w:rsidRPr="00F77E9B" w:rsidRDefault="0050558F" w:rsidP="0050558F">
            <w:pPr>
              <w:widowControl/>
              <w:jc w:val="center"/>
              <w:rPr>
                <w:moveTo w:id="4927" w:author="haha" w:date="2019-07-23T15:19:00Z"/>
                <w:rFonts w:ascii="微软雅黑" w:eastAsia="微软雅黑" w:hAnsi="微软雅黑" w:cs="微软雅黑"/>
                <w:color w:val="000000"/>
                <w:sz w:val="18"/>
                <w:szCs w:val="18"/>
              </w:rPr>
            </w:pPr>
            <w:moveTo w:id="4928" w:author="haha" w:date="2019-07-23T15:19:00Z">
              <w:r>
                <w:rPr>
                  <w:rFonts w:ascii="微软雅黑" w:eastAsia="微软雅黑" w:hAnsi="微软雅黑" w:cs="微软雅黑"/>
                  <w:color w:val="000000"/>
                  <w:sz w:val="18"/>
                  <w:szCs w:val="18"/>
                </w:rPr>
                <w:t>8</w:t>
              </w:r>
            </w:moveTo>
          </w:p>
        </w:tc>
        <w:tc>
          <w:tcPr>
            <w:tcW w:w="1309" w:type="dxa"/>
            <w:gridSpan w:val="2"/>
            <w:vAlign w:val="center"/>
          </w:tcPr>
          <w:p w14:paraId="1680011F" w14:textId="77777777" w:rsidR="0050558F" w:rsidRPr="00F77E9B" w:rsidRDefault="0050558F" w:rsidP="0050558F">
            <w:pPr>
              <w:rPr>
                <w:moveTo w:id="4929" w:author="haha" w:date="2019-07-23T15:19:00Z"/>
                <w:rFonts w:ascii="微软雅黑" w:eastAsia="微软雅黑" w:hAnsi="微软雅黑"/>
                <w:color w:val="000000"/>
                <w:sz w:val="18"/>
                <w:szCs w:val="18"/>
              </w:rPr>
            </w:pPr>
            <w:moveTo w:id="4930" w:author="haha" w:date="2019-07-23T15:19:00Z">
              <w:r w:rsidRPr="00F77E9B">
                <w:rPr>
                  <w:rFonts w:ascii="微软雅黑" w:eastAsia="微软雅黑" w:hAnsi="微软雅黑" w:hint="eastAsia"/>
                  <w:color w:val="000000"/>
                  <w:sz w:val="18"/>
                  <w:szCs w:val="18"/>
                </w:rPr>
                <w:t>单价</w:t>
              </w:r>
            </w:moveTo>
          </w:p>
        </w:tc>
        <w:tc>
          <w:tcPr>
            <w:tcW w:w="3000" w:type="dxa"/>
            <w:vAlign w:val="center"/>
          </w:tcPr>
          <w:p w14:paraId="47B7B2BD" w14:textId="77777777" w:rsidR="0050558F" w:rsidRPr="00F77E9B" w:rsidRDefault="0050558F" w:rsidP="0050558F">
            <w:pPr>
              <w:rPr>
                <w:moveTo w:id="4931" w:author="haha" w:date="2019-07-23T15:19:00Z"/>
                <w:rFonts w:ascii="微软雅黑" w:eastAsia="微软雅黑" w:hAnsi="微软雅黑" w:cs="微软雅黑"/>
                <w:color w:val="000000"/>
                <w:sz w:val="18"/>
                <w:szCs w:val="18"/>
              </w:rPr>
            </w:pPr>
            <w:moveTo w:id="4932" w:author="haha" w:date="2019-07-23T15:19:00Z">
              <w:r>
                <w:rPr>
                  <w:rFonts w:ascii="微软雅黑" w:eastAsia="微软雅黑" w:hAnsi="微软雅黑" w:cs="微软雅黑" w:hint="eastAsia"/>
                  <w:color w:val="000000"/>
                  <w:sz w:val="18"/>
                  <w:szCs w:val="18"/>
                </w:rPr>
                <w:t>系统自动设置单价</w:t>
              </w:r>
            </w:moveTo>
          </w:p>
        </w:tc>
        <w:tc>
          <w:tcPr>
            <w:tcW w:w="3209" w:type="dxa"/>
            <w:vAlign w:val="center"/>
          </w:tcPr>
          <w:p w14:paraId="6D50EA81" w14:textId="77777777" w:rsidR="0050558F" w:rsidRPr="00F77E9B" w:rsidRDefault="0050558F" w:rsidP="0050558F">
            <w:pPr>
              <w:rPr>
                <w:moveTo w:id="4933" w:author="haha" w:date="2019-07-23T15:19:00Z"/>
                <w:rFonts w:ascii="微软雅黑" w:eastAsia="微软雅黑" w:hAnsi="微软雅黑" w:cs="微软雅黑"/>
                <w:color w:val="000000"/>
                <w:sz w:val="18"/>
                <w:szCs w:val="18"/>
              </w:rPr>
            </w:pPr>
          </w:p>
        </w:tc>
        <w:tc>
          <w:tcPr>
            <w:tcW w:w="1712" w:type="dxa"/>
            <w:vAlign w:val="center"/>
          </w:tcPr>
          <w:p w14:paraId="54413BA4" w14:textId="77777777" w:rsidR="0050558F" w:rsidRPr="007F0B42" w:rsidRDefault="0050558F" w:rsidP="0050558F">
            <w:pPr>
              <w:rPr>
                <w:moveTo w:id="4934" w:author="haha" w:date="2019-07-23T15:19:00Z"/>
                <w:rFonts w:ascii="微软雅黑" w:eastAsia="微软雅黑" w:hAnsi="微软雅黑" w:cs="微软雅黑"/>
                <w:color w:val="000000"/>
                <w:sz w:val="18"/>
                <w:szCs w:val="18"/>
              </w:rPr>
            </w:pPr>
          </w:p>
        </w:tc>
      </w:tr>
      <w:tr w:rsidR="0050558F" w:rsidRPr="00F77E9B" w14:paraId="59561719" w14:textId="77777777" w:rsidTr="005055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C6FF21C" w14:textId="77777777" w:rsidR="0050558F" w:rsidRPr="00F77E9B" w:rsidRDefault="0050558F" w:rsidP="0050558F">
            <w:pPr>
              <w:widowControl/>
              <w:jc w:val="center"/>
              <w:rPr>
                <w:moveTo w:id="4935" w:author="haha" w:date="2019-07-23T15:19:00Z"/>
                <w:rFonts w:ascii="微软雅黑" w:eastAsia="微软雅黑" w:hAnsi="微软雅黑" w:cs="微软雅黑"/>
                <w:color w:val="000000"/>
                <w:sz w:val="18"/>
                <w:szCs w:val="18"/>
              </w:rPr>
            </w:pPr>
            <w:moveTo w:id="4936" w:author="haha" w:date="2019-07-23T15:19:00Z">
              <w:r>
                <w:rPr>
                  <w:rFonts w:ascii="微软雅黑" w:eastAsia="微软雅黑" w:hAnsi="微软雅黑" w:cs="微软雅黑"/>
                  <w:color w:val="000000"/>
                  <w:sz w:val="18"/>
                  <w:szCs w:val="18"/>
                </w:rPr>
                <w:t>9</w:t>
              </w:r>
            </w:moveTo>
          </w:p>
        </w:tc>
        <w:tc>
          <w:tcPr>
            <w:tcW w:w="1309" w:type="dxa"/>
            <w:gridSpan w:val="2"/>
            <w:vAlign w:val="center"/>
          </w:tcPr>
          <w:p w14:paraId="4DA7F69C" w14:textId="77777777" w:rsidR="0050558F" w:rsidRPr="00F77E9B" w:rsidRDefault="0050558F" w:rsidP="0050558F">
            <w:pPr>
              <w:rPr>
                <w:moveTo w:id="4937" w:author="haha" w:date="2019-07-23T15:19:00Z"/>
                <w:rFonts w:ascii="微软雅黑" w:eastAsia="微软雅黑" w:hAnsi="微软雅黑"/>
                <w:color w:val="000000"/>
                <w:sz w:val="18"/>
                <w:szCs w:val="18"/>
              </w:rPr>
            </w:pPr>
            <w:moveTo w:id="4938" w:author="haha" w:date="2019-07-23T15:19:00Z">
              <w:r w:rsidRPr="00F77E9B">
                <w:rPr>
                  <w:rFonts w:ascii="微软雅黑" w:eastAsia="微软雅黑" w:hAnsi="微软雅黑" w:hint="eastAsia"/>
                  <w:color w:val="000000"/>
                  <w:sz w:val="18"/>
                  <w:szCs w:val="18"/>
                </w:rPr>
                <w:t>总价</w:t>
              </w:r>
            </w:moveTo>
          </w:p>
        </w:tc>
        <w:tc>
          <w:tcPr>
            <w:tcW w:w="3000" w:type="dxa"/>
            <w:vAlign w:val="center"/>
          </w:tcPr>
          <w:p w14:paraId="3FACA1BA" w14:textId="77777777" w:rsidR="0050558F" w:rsidRPr="00F77E9B" w:rsidRDefault="0050558F" w:rsidP="0050558F">
            <w:pPr>
              <w:rPr>
                <w:moveTo w:id="4939" w:author="haha" w:date="2019-07-23T15:19:00Z"/>
                <w:rFonts w:ascii="微软雅黑" w:eastAsia="微软雅黑" w:hAnsi="微软雅黑" w:cs="微软雅黑"/>
                <w:color w:val="000000"/>
                <w:sz w:val="18"/>
                <w:szCs w:val="18"/>
              </w:rPr>
            </w:pPr>
            <w:moveTo w:id="4940" w:author="haha" w:date="2019-07-23T15:19:00Z">
              <w:r w:rsidRPr="00FF6622">
                <w:rPr>
                  <w:rFonts w:ascii="微软雅黑" w:eastAsia="微软雅黑" w:hAnsi="微软雅黑" w:cs="微软雅黑" w:hint="eastAsia"/>
                  <w:color w:val="000000"/>
                  <w:sz w:val="18"/>
                  <w:szCs w:val="18"/>
                </w:rPr>
                <w:t>总价=发送条数*单价</w:t>
              </w:r>
            </w:moveTo>
          </w:p>
        </w:tc>
        <w:tc>
          <w:tcPr>
            <w:tcW w:w="3209" w:type="dxa"/>
            <w:vAlign w:val="center"/>
          </w:tcPr>
          <w:p w14:paraId="5CC53B5A" w14:textId="77777777" w:rsidR="0050558F" w:rsidRPr="00F77E9B" w:rsidRDefault="0050558F" w:rsidP="0050558F">
            <w:pPr>
              <w:rPr>
                <w:moveTo w:id="4941" w:author="haha" w:date="2019-07-23T15:19:00Z"/>
                <w:rFonts w:ascii="微软雅黑" w:eastAsia="微软雅黑" w:hAnsi="微软雅黑" w:cs="微软雅黑"/>
                <w:color w:val="000000"/>
                <w:sz w:val="18"/>
                <w:szCs w:val="18"/>
              </w:rPr>
            </w:pPr>
          </w:p>
        </w:tc>
        <w:tc>
          <w:tcPr>
            <w:tcW w:w="1712" w:type="dxa"/>
            <w:vAlign w:val="center"/>
          </w:tcPr>
          <w:p w14:paraId="1582E349" w14:textId="77777777" w:rsidR="0050558F" w:rsidRPr="007F0B42" w:rsidRDefault="0050558F" w:rsidP="0050558F">
            <w:pPr>
              <w:rPr>
                <w:moveTo w:id="4942" w:author="haha" w:date="2019-07-23T15:19:00Z"/>
                <w:rFonts w:ascii="微软雅黑" w:eastAsia="微软雅黑" w:hAnsi="微软雅黑" w:cs="微软雅黑"/>
                <w:color w:val="000000"/>
                <w:sz w:val="18"/>
                <w:szCs w:val="18"/>
              </w:rPr>
            </w:pPr>
          </w:p>
        </w:tc>
      </w:tr>
    </w:tbl>
    <w:p w14:paraId="207DCB1D" w14:textId="429369EF" w:rsidR="00FF6622" w:rsidRDefault="00225374">
      <w:pPr>
        <w:pStyle w:val="3"/>
        <w:rPr>
          <w:ins w:id="4943" w:author="haha" w:date="2019-07-23T15:19:00Z"/>
        </w:rPr>
        <w:pPrChange w:id="4944" w:author="haha" w:date="2019-07-23T16:30:00Z">
          <w:pPr>
            <w:pStyle w:val="2"/>
          </w:pPr>
        </w:pPrChange>
      </w:pPr>
      <w:bookmarkStart w:id="4945" w:name="_Toc14795501"/>
      <w:moveToRangeEnd w:id="4736"/>
      <w:ins w:id="4946" w:author="haha" w:date="2019-07-23T16:30:00Z">
        <w:r>
          <w:rPr>
            <w:rFonts w:hint="eastAsia"/>
          </w:rPr>
          <w:lastRenderedPageBreak/>
          <w:t>6</w:t>
        </w:r>
        <w:r>
          <w:t>.2.1</w:t>
        </w:r>
      </w:ins>
      <w:ins w:id="4947" w:author="haha" w:date="2019-07-23T15:19:00Z">
        <w:r w:rsidR="0050558F">
          <w:rPr>
            <w:rFonts w:hint="eastAsia"/>
          </w:rPr>
          <w:t>短信统计明细</w:t>
        </w:r>
        <w:bookmarkEnd w:id="4945"/>
      </w:ins>
    </w:p>
    <w:p w14:paraId="3FBF3C4F" w14:textId="21AC943C" w:rsidR="0050558F" w:rsidRPr="0050558F" w:rsidRDefault="0050558F">
      <w:ins w:id="4948" w:author="haha" w:date="2019-07-23T15:20:00Z">
        <w:r>
          <w:rPr>
            <w:noProof/>
          </w:rPr>
          <w:drawing>
            <wp:inline distT="0" distB="0" distL="0" distR="0" wp14:anchorId="74BF88D3" wp14:editId="3C4115DA">
              <wp:extent cx="5010150" cy="1538659"/>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3794" cy="1539778"/>
                      </a:xfrm>
                      <a:prstGeom prst="rect">
                        <a:avLst/>
                      </a:prstGeom>
                    </pic:spPr>
                  </pic:pic>
                </a:graphicData>
              </a:graphic>
            </wp:inline>
          </w:drawing>
        </w:r>
      </w:ins>
    </w:p>
    <w:tbl>
      <w:tblPr>
        <w:tblpPr w:leftFromText="180" w:rightFromText="180" w:vertAnchor="text" w:horzAnchor="margin" w:tblpXSpec="center" w:tblpY="207"/>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50558F" w14:paraId="1B995F39" w14:textId="77777777" w:rsidTr="00144814">
        <w:trPr>
          <w:trHeight w:val="90"/>
          <w:ins w:id="4949" w:author="haha" w:date="2019-07-23T15:20:00Z"/>
        </w:trPr>
        <w:tc>
          <w:tcPr>
            <w:tcW w:w="1245" w:type="dxa"/>
            <w:gridSpan w:val="2"/>
            <w:tcBorders>
              <w:top w:val="nil"/>
              <w:left w:val="single" w:sz="4" w:space="0" w:color="auto"/>
              <w:bottom w:val="single" w:sz="4" w:space="0" w:color="auto"/>
              <w:right w:val="single" w:sz="4" w:space="0" w:color="auto"/>
            </w:tcBorders>
          </w:tcPr>
          <w:p w14:paraId="59347883" w14:textId="77777777" w:rsidR="0050558F" w:rsidRDefault="0050558F" w:rsidP="00144814">
            <w:pPr>
              <w:widowControl/>
              <w:jc w:val="left"/>
              <w:rPr>
                <w:ins w:id="4950" w:author="haha" w:date="2019-07-23T15:20:00Z"/>
                <w:rFonts w:ascii="微软雅黑" w:eastAsia="微软雅黑" w:hAnsi="微软雅黑" w:cs="宋体"/>
                <w:b/>
                <w:bCs/>
                <w:color w:val="000000"/>
                <w:kern w:val="0"/>
                <w:sz w:val="18"/>
                <w:szCs w:val="18"/>
              </w:rPr>
            </w:pPr>
            <w:ins w:id="4951" w:author="haha" w:date="2019-07-23T15:20: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4D003260" w14:textId="77777777" w:rsidR="0050558F" w:rsidRDefault="0050558F" w:rsidP="00144814">
            <w:pPr>
              <w:pStyle w:val="11"/>
              <w:widowControl/>
              <w:ind w:firstLineChars="0" w:firstLine="0"/>
              <w:jc w:val="left"/>
              <w:rPr>
                <w:ins w:id="4952" w:author="haha" w:date="2019-07-23T15:20:00Z"/>
                <w:rFonts w:ascii="微软雅黑" w:eastAsia="微软雅黑" w:hAnsi="微软雅黑" w:cs="宋体"/>
                <w:color w:val="000000"/>
                <w:kern w:val="0"/>
                <w:sz w:val="18"/>
                <w:szCs w:val="18"/>
              </w:rPr>
            </w:pPr>
            <w:ins w:id="4953" w:author="haha" w:date="2019-07-23T15:20:00Z">
              <w:r>
                <w:rPr>
                  <w:rFonts w:ascii="微软雅黑" w:eastAsia="微软雅黑" w:hAnsi="微软雅黑" w:cs="宋体" w:hint="eastAsia"/>
                  <w:color w:val="000000"/>
                  <w:kern w:val="0"/>
                  <w:sz w:val="18"/>
                  <w:szCs w:val="18"/>
                </w:rPr>
                <w:t>短信统计报表</w:t>
              </w:r>
            </w:ins>
          </w:p>
        </w:tc>
      </w:tr>
      <w:tr w:rsidR="0050558F" w14:paraId="2B70E0E6" w14:textId="77777777" w:rsidTr="00144814">
        <w:trPr>
          <w:trHeight w:val="408"/>
          <w:ins w:id="4954" w:author="haha" w:date="2019-07-23T15:20:00Z"/>
        </w:trPr>
        <w:tc>
          <w:tcPr>
            <w:tcW w:w="1245" w:type="dxa"/>
            <w:gridSpan w:val="2"/>
            <w:tcBorders>
              <w:top w:val="nil"/>
              <w:left w:val="single" w:sz="4" w:space="0" w:color="auto"/>
              <w:bottom w:val="single" w:sz="4" w:space="0" w:color="auto"/>
              <w:right w:val="single" w:sz="4" w:space="0" w:color="auto"/>
            </w:tcBorders>
          </w:tcPr>
          <w:p w14:paraId="65E6D915" w14:textId="77777777" w:rsidR="0050558F" w:rsidRDefault="0050558F" w:rsidP="00144814">
            <w:pPr>
              <w:widowControl/>
              <w:jc w:val="left"/>
              <w:rPr>
                <w:ins w:id="4955" w:author="haha" w:date="2019-07-23T15:20:00Z"/>
                <w:rFonts w:ascii="微软雅黑" w:eastAsia="微软雅黑" w:hAnsi="微软雅黑" w:cs="宋体"/>
                <w:b/>
                <w:bCs/>
                <w:kern w:val="0"/>
                <w:sz w:val="18"/>
                <w:szCs w:val="18"/>
              </w:rPr>
            </w:pPr>
            <w:ins w:id="4956" w:author="haha" w:date="2019-07-23T15:20: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6422F07D" w14:textId="098A08F3" w:rsidR="0050558F" w:rsidRDefault="0050558F" w:rsidP="00144814">
            <w:pPr>
              <w:widowControl/>
              <w:jc w:val="left"/>
              <w:rPr>
                <w:ins w:id="4957" w:author="haha" w:date="2019-07-23T15:20:00Z"/>
                <w:rFonts w:ascii="微软雅黑" w:eastAsia="微软雅黑" w:hAnsi="微软雅黑" w:cs="宋体"/>
                <w:kern w:val="0"/>
                <w:sz w:val="18"/>
                <w:szCs w:val="18"/>
              </w:rPr>
            </w:pPr>
            <w:ins w:id="4958" w:author="haha" w:date="2019-07-23T15:20:00Z">
              <w:r>
                <w:rPr>
                  <w:rFonts w:ascii="微软雅黑" w:eastAsia="微软雅黑" w:hAnsi="微软雅黑" w:cs="宋体" w:hint="eastAsia"/>
                  <w:kern w:val="0"/>
                  <w:sz w:val="18"/>
                  <w:szCs w:val="18"/>
                </w:rPr>
                <w:t>短信统计-明细记录按钮</w:t>
              </w:r>
            </w:ins>
          </w:p>
        </w:tc>
      </w:tr>
      <w:tr w:rsidR="0050558F" w14:paraId="1E3AB0AC" w14:textId="77777777" w:rsidTr="00144814">
        <w:trPr>
          <w:trHeight w:val="423"/>
          <w:ins w:id="4959" w:author="haha" w:date="2019-07-23T15:20:00Z"/>
        </w:trPr>
        <w:tc>
          <w:tcPr>
            <w:tcW w:w="1245" w:type="dxa"/>
            <w:gridSpan w:val="2"/>
            <w:tcBorders>
              <w:top w:val="nil"/>
              <w:left w:val="single" w:sz="4" w:space="0" w:color="auto"/>
              <w:bottom w:val="single" w:sz="4" w:space="0" w:color="auto"/>
              <w:right w:val="single" w:sz="4" w:space="0" w:color="auto"/>
            </w:tcBorders>
          </w:tcPr>
          <w:p w14:paraId="2470AA34" w14:textId="77777777" w:rsidR="0050558F" w:rsidRDefault="0050558F" w:rsidP="00144814">
            <w:pPr>
              <w:widowControl/>
              <w:jc w:val="left"/>
              <w:rPr>
                <w:ins w:id="4960" w:author="haha" w:date="2019-07-23T15:20:00Z"/>
                <w:rFonts w:ascii="微软雅黑" w:eastAsia="微软雅黑" w:hAnsi="微软雅黑" w:cs="宋体"/>
                <w:b/>
                <w:bCs/>
                <w:kern w:val="0"/>
                <w:sz w:val="18"/>
                <w:szCs w:val="18"/>
              </w:rPr>
            </w:pPr>
            <w:ins w:id="4961" w:author="haha" w:date="2019-07-23T15:20: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113E4DC8" w14:textId="77777777" w:rsidR="0050558F" w:rsidRDefault="0050558F" w:rsidP="00144814">
            <w:pPr>
              <w:widowControl/>
              <w:jc w:val="left"/>
              <w:rPr>
                <w:ins w:id="4962" w:author="haha" w:date="2019-07-23T15:20:00Z"/>
                <w:rFonts w:ascii="微软雅黑" w:eastAsia="微软雅黑" w:hAnsi="微软雅黑" w:cs="宋体"/>
                <w:kern w:val="0"/>
                <w:sz w:val="18"/>
                <w:szCs w:val="18"/>
              </w:rPr>
            </w:pPr>
            <w:ins w:id="4963" w:author="haha" w:date="2019-07-23T15:20:00Z">
              <w:r>
                <w:rPr>
                  <w:rFonts w:ascii="微软雅黑" w:eastAsia="微软雅黑" w:hAnsi="微软雅黑" w:cs="宋体"/>
                  <w:kern w:val="0"/>
                  <w:sz w:val="18"/>
                  <w:szCs w:val="18"/>
                </w:rPr>
                <w:t>其他页面跳转</w:t>
              </w:r>
            </w:ins>
          </w:p>
        </w:tc>
      </w:tr>
      <w:tr w:rsidR="0050558F" w14:paraId="128401BC"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964" w:author="haha" w:date="2019-07-23T15:20:00Z"/>
        </w:trPr>
        <w:tc>
          <w:tcPr>
            <w:tcW w:w="10032" w:type="dxa"/>
            <w:gridSpan w:val="6"/>
          </w:tcPr>
          <w:p w14:paraId="4C98871B" w14:textId="77777777" w:rsidR="0050558F" w:rsidRDefault="0050558F" w:rsidP="00144814">
            <w:pPr>
              <w:widowControl/>
              <w:jc w:val="left"/>
              <w:rPr>
                <w:ins w:id="4965" w:author="haha" w:date="2019-07-23T15:20:00Z"/>
                <w:rFonts w:ascii="微软雅黑" w:eastAsia="微软雅黑" w:hAnsi="微软雅黑" w:cs="宋体"/>
                <w:b/>
                <w:bCs/>
                <w:kern w:val="0"/>
                <w:sz w:val="18"/>
                <w:szCs w:val="18"/>
              </w:rPr>
            </w:pPr>
            <w:ins w:id="4966" w:author="haha" w:date="2019-07-23T15:20:00Z">
              <w:r>
                <w:rPr>
                  <w:rFonts w:ascii="微软雅黑" w:eastAsia="微软雅黑" w:hAnsi="微软雅黑" w:cs="宋体" w:hint="eastAsia"/>
                  <w:b/>
                  <w:bCs/>
                  <w:kern w:val="0"/>
                  <w:sz w:val="18"/>
                  <w:szCs w:val="18"/>
                </w:rPr>
                <w:t>操作说明</w:t>
              </w:r>
            </w:ins>
          </w:p>
        </w:tc>
      </w:tr>
      <w:tr w:rsidR="0050558F" w14:paraId="1E41DBE1"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967" w:author="haha" w:date="2019-07-23T15:20:00Z"/>
        </w:trPr>
        <w:tc>
          <w:tcPr>
            <w:tcW w:w="802" w:type="dxa"/>
          </w:tcPr>
          <w:p w14:paraId="6D43447D" w14:textId="77777777" w:rsidR="0050558F" w:rsidRDefault="0050558F" w:rsidP="00144814">
            <w:pPr>
              <w:widowControl/>
              <w:jc w:val="left"/>
              <w:rPr>
                <w:ins w:id="4968" w:author="haha" w:date="2019-07-23T15:20:00Z"/>
                <w:rFonts w:ascii="微软雅黑" w:eastAsia="微软雅黑" w:hAnsi="微软雅黑" w:cs="宋体"/>
                <w:b/>
                <w:bCs/>
                <w:kern w:val="0"/>
                <w:sz w:val="18"/>
                <w:szCs w:val="18"/>
              </w:rPr>
            </w:pPr>
            <w:ins w:id="4969" w:author="haha" w:date="2019-07-23T15:20:00Z">
              <w:r>
                <w:rPr>
                  <w:rFonts w:ascii="微软雅黑" w:eastAsia="微软雅黑" w:hAnsi="微软雅黑" w:cs="宋体" w:hint="eastAsia"/>
                  <w:b/>
                  <w:bCs/>
                  <w:kern w:val="0"/>
                  <w:sz w:val="18"/>
                  <w:szCs w:val="18"/>
                </w:rPr>
                <w:t>序号</w:t>
              </w:r>
            </w:ins>
          </w:p>
        </w:tc>
        <w:tc>
          <w:tcPr>
            <w:tcW w:w="1309" w:type="dxa"/>
            <w:gridSpan w:val="2"/>
          </w:tcPr>
          <w:p w14:paraId="48A75C48" w14:textId="77777777" w:rsidR="0050558F" w:rsidRDefault="0050558F" w:rsidP="00144814">
            <w:pPr>
              <w:widowControl/>
              <w:jc w:val="left"/>
              <w:rPr>
                <w:ins w:id="4970" w:author="haha" w:date="2019-07-23T15:20:00Z"/>
                <w:rFonts w:ascii="微软雅黑" w:eastAsia="微软雅黑" w:hAnsi="微软雅黑" w:cs="宋体"/>
                <w:kern w:val="0"/>
                <w:sz w:val="18"/>
                <w:szCs w:val="18"/>
              </w:rPr>
            </w:pPr>
            <w:ins w:id="4971" w:author="haha" w:date="2019-07-23T15:20:00Z">
              <w:r>
                <w:rPr>
                  <w:rFonts w:ascii="微软雅黑" w:eastAsia="微软雅黑" w:hAnsi="微软雅黑" w:cs="宋体" w:hint="eastAsia"/>
                  <w:kern w:val="0"/>
                  <w:sz w:val="18"/>
                  <w:szCs w:val="18"/>
                </w:rPr>
                <w:t>名称</w:t>
              </w:r>
            </w:ins>
          </w:p>
        </w:tc>
        <w:tc>
          <w:tcPr>
            <w:tcW w:w="3000" w:type="dxa"/>
          </w:tcPr>
          <w:p w14:paraId="578C0D26" w14:textId="77777777" w:rsidR="0050558F" w:rsidRDefault="0050558F" w:rsidP="00144814">
            <w:pPr>
              <w:widowControl/>
              <w:jc w:val="left"/>
              <w:rPr>
                <w:ins w:id="4972" w:author="haha" w:date="2019-07-23T15:20:00Z"/>
                <w:rFonts w:ascii="微软雅黑" w:eastAsia="微软雅黑" w:hAnsi="微软雅黑" w:cs="宋体"/>
                <w:kern w:val="0"/>
                <w:sz w:val="18"/>
                <w:szCs w:val="18"/>
              </w:rPr>
            </w:pPr>
            <w:ins w:id="4973" w:author="haha" w:date="2019-07-23T15:20:00Z">
              <w:r>
                <w:rPr>
                  <w:rFonts w:ascii="微软雅黑" w:eastAsia="微软雅黑" w:hAnsi="微软雅黑" w:cs="宋体" w:hint="eastAsia"/>
                  <w:kern w:val="0"/>
                  <w:sz w:val="18"/>
                  <w:szCs w:val="18"/>
                </w:rPr>
                <w:t>说明（默认值、规则、数据需求）</w:t>
              </w:r>
            </w:ins>
          </w:p>
        </w:tc>
        <w:tc>
          <w:tcPr>
            <w:tcW w:w="3209" w:type="dxa"/>
          </w:tcPr>
          <w:p w14:paraId="32E14039" w14:textId="77777777" w:rsidR="0050558F" w:rsidRDefault="0050558F" w:rsidP="00144814">
            <w:pPr>
              <w:widowControl/>
              <w:jc w:val="left"/>
              <w:rPr>
                <w:ins w:id="4974" w:author="haha" w:date="2019-07-23T15:20:00Z"/>
                <w:rFonts w:ascii="微软雅黑" w:eastAsia="微软雅黑" w:hAnsi="微软雅黑" w:cs="宋体"/>
                <w:b/>
                <w:bCs/>
                <w:kern w:val="0"/>
                <w:sz w:val="18"/>
                <w:szCs w:val="18"/>
              </w:rPr>
            </w:pPr>
            <w:ins w:id="4975" w:author="haha" w:date="2019-07-23T15:20:00Z">
              <w:r>
                <w:rPr>
                  <w:rFonts w:ascii="微软雅黑" w:eastAsia="微软雅黑" w:hAnsi="微软雅黑" w:cs="宋体" w:hint="eastAsia"/>
                  <w:b/>
                  <w:bCs/>
                  <w:kern w:val="0"/>
                  <w:sz w:val="18"/>
                  <w:szCs w:val="18"/>
                </w:rPr>
                <w:t>交互（跳转页面等）</w:t>
              </w:r>
            </w:ins>
          </w:p>
        </w:tc>
        <w:tc>
          <w:tcPr>
            <w:tcW w:w="1712" w:type="dxa"/>
          </w:tcPr>
          <w:p w14:paraId="0669A73F" w14:textId="77777777" w:rsidR="0050558F" w:rsidRDefault="0050558F" w:rsidP="00144814">
            <w:pPr>
              <w:widowControl/>
              <w:jc w:val="left"/>
              <w:rPr>
                <w:ins w:id="4976" w:author="haha" w:date="2019-07-23T15:20:00Z"/>
                <w:rFonts w:ascii="微软雅黑" w:eastAsia="微软雅黑" w:hAnsi="微软雅黑" w:cs="宋体"/>
                <w:b/>
                <w:bCs/>
                <w:kern w:val="0"/>
                <w:sz w:val="18"/>
                <w:szCs w:val="18"/>
              </w:rPr>
            </w:pPr>
            <w:ins w:id="4977" w:author="haha" w:date="2019-07-23T15:20:00Z">
              <w:r>
                <w:rPr>
                  <w:rFonts w:ascii="微软雅黑" w:eastAsia="微软雅黑" w:hAnsi="微软雅黑" w:cs="宋体" w:hint="eastAsia"/>
                  <w:b/>
                  <w:bCs/>
                  <w:kern w:val="0"/>
                  <w:sz w:val="18"/>
                  <w:szCs w:val="18"/>
                </w:rPr>
                <w:t>异常逻辑</w:t>
              </w:r>
            </w:ins>
          </w:p>
        </w:tc>
      </w:tr>
      <w:tr w:rsidR="0050558F" w14:paraId="3A963233"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978" w:author="haha" w:date="2019-07-23T15:20:00Z"/>
        </w:trPr>
        <w:tc>
          <w:tcPr>
            <w:tcW w:w="802" w:type="dxa"/>
          </w:tcPr>
          <w:p w14:paraId="5F9CFEDC" w14:textId="77777777" w:rsidR="0050558F" w:rsidRDefault="0050558F" w:rsidP="00144814">
            <w:pPr>
              <w:widowControl/>
              <w:jc w:val="center"/>
              <w:rPr>
                <w:ins w:id="4979" w:author="haha" w:date="2019-07-23T15:20:00Z"/>
                <w:rFonts w:ascii="微软雅黑" w:eastAsia="微软雅黑" w:hAnsi="微软雅黑" w:cs="宋体"/>
                <w:bCs/>
                <w:kern w:val="0"/>
                <w:sz w:val="18"/>
                <w:szCs w:val="18"/>
              </w:rPr>
            </w:pPr>
            <w:ins w:id="4980" w:author="haha" w:date="2019-07-23T15:20:00Z">
              <w:r>
                <w:rPr>
                  <w:rFonts w:ascii="微软雅黑" w:eastAsia="微软雅黑" w:hAnsi="微软雅黑" w:cs="宋体" w:hint="eastAsia"/>
                  <w:bCs/>
                  <w:kern w:val="0"/>
                  <w:sz w:val="18"/>
                  <w:szCs w:val="18"/>
                </w:rPr>
                <w:t>1</w:t>
              </w:r>
            </w:ins>
          </w:p>
        </w:tc>
        <w:tc>
          <w:tcPr>
            <w:tcW w:w="1309" w:type="dxa"/>
            <w:gridSpan w:val="2"/>
          </w:tcPr>
          <w:p w14:paraId="24EA19A3" w14:textId="77777777" w:rsidR="0050558F" w:rsidRDefault="0050558F" w:rsidP="00144814">
            <w:pPr>
              <w:widowControl/>
              <w:jc w:val="left"/>
              <w:rPr>
                <w:ins w:id="4981" w:author="haha" w:date="2019-07-23T15:20:00Z"/>
                <w:rFonts w:ascii="微软雅黑" w:eastAsia="微软雅黑" w:hAnsi="微软雅黑" w:cs="微软雅黑"/>
                <w:color w:val="000000"/>
                <w:sz w:val="18"/>
                <w:szCs w:val="18"/>
              </w:rPr>
            </w:pPr>
            <w:ins w:id="4982" w:author="haha" w:date="2019-07-23T15:20:00Z">
              <w:r>
                <w:rPr>
                  <w:rFonts w:ascii="微软雅黑" w:eastAsia="微软雅黑" w:hAnsi="微软雅黑" w:cs="微软雅黑" w:hint="eastAsia"/>
                  <w:color w:val="000000"/>
                  <w:sz w:val="18"/>
                  <w:szCs w:val="18"/>
                </w:rPr>
                <w:t>日期筛选</w:t>
              </w:r>
            </w:ins>
          </w:p>
        </w:tc>
        <w:tc>
          <w:tcPr>
            <w:tcW w:w="3000" w:type="dxa"/>
          </w:tcPr>
          <w:p w14:paraId="43E64247" w14:textId="06095307" w:rsidR="0050558F" w:rsidRDefault="0050558F" w:rsidP="00144814">
            <w:pPr>
              <w:widowControl/>
              <w:jc w:val="left"/>
              <w:rPr>
                <w:ins w:id="4983" w:author="haha" w:date="2019-07-23T15:20:00Z"/>
                <w:rFonts w:ascii="微软雅黑" w:eastAsia="微软雅黑" w:hAnsi="微软雅黑" w:cs="微软雅黑"/>
                <w:color w:val="000000"/>
                <w:sz w:val="18"/>
                <w:szCs w:val="18"/>
              </w:rPr>
            </w:pPr>
            <w:ins w:id="4984" w:author="haha" w:date="2019-07-23T15:20:00Z">
              <w:r>
                <w:rPr>
                  <w:rFonts w:ascii="微软雅黑" w:eastAsia="微软雅黑" w:hAnsi="微软雅黑" w:cs="微软雅黑" w:hint="eastAsia"/>
                  <w:color w:val="000000"/>
                  <w:sz w:val="18"/>
                  <w:szCs w:val="18"/>
                </w:rPr>
                <w:t>筛选日期，可查询一天也可查询范围内的，查询范围内的则右边大于左边的</w:t>
              </w:r>
              <w:r>
                <w:rPr>
                  <w:rFonts w:ascii="微软雅黑" w:eastAsia="微软雅黑" w:hAnsi="微软雅黑" w:cs="微软雅黑"/>
                  <w:color w:val="000000"/>
                  <w:sz w:val="18"/>
                  <w:szCs w:val="18"/>
                </w:rPr>
                <w:t xml:space="preserve"> </w:t>
              </w:r>
            </w:ins>
          </w:p>
        </w:tc>
        <w:tc>
          <w:tcPr>
            <w:tcW w:w="3209" w:type="dxa"/>
          </w:tcPr>
          <w:p w14:paraId="7389833E" w14:textId="77777777" w:rsidR="0050558F" w:rsidRDefault="0050558F" w:rsidP="00144814">
            <w:pPr>
              <w:pStyle w:val="Axure"/>
              <w:rPr>
                <w:ins w:id="4985" w:author="haha" w:date="2019-07-23T15:20:00Z"/>
                <w:rFonts w:ascii="微软雅黑" w:eastAsia="微软雅黑" w:hAnsi="微软雅黑" w:cs="微软雅黑"/>
                <w:sz w:val="18"/>
                <w:szCs w:val="18"/>
              </w:rPr>
            </w:pPr>
          </w:p>
        </w:tc>
        <w:tc>
          <w:tcPr>
            <w:tcW w:w="1712" w:type="dxa"/>
          </w:tcPr>
          <w:p w14:paraId="7D7CDF79" w14:textId="77777777" w:rsidR="0050558F" w:rsidRDefault="0050558F" w:rsidP="00144814">
            <w:pPr>
              <w:widowControl/>
              <w:jc w:val="left"/>
              <w:rPr>
                <w:ins w:id="4986" w:author="haha" w:date="2019-07-23T15:20:00Z"/>
                <w:rFonts w:ascii="微软雅黑" w:eastAsia="微软雅黑" w:hAnsi="微软雅黑" w:cs="宋体"/>
                <w:bCs/>
                <w:kern w:val="0"/>
                <w:sz w:val="18"/>
                <w:szCs w:val="18"/>
              </w:rPr>
            </w:pPr>
          </w:p>
        </w:tc>
      </w:tr>
      <w:tr w:rsidR="0050558F" w14:paraId="63824BAC"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4987" w:author="haha" w:date="2019-07-23T15:20:00Z"/>
        </w:trPr>
        <w:tc>
          <w:tcPr>
            <w:tcW w:w="802" w:type="dxa"/>
          </w:tcPr>
          <w:p w14:paraId="46FAF4A8" w14:textId="189DEEC3" w:rsidR="0050558F" w:rsidRDefault="0050558F" w:rsidP="00144814">
            <w:pPr>
              <w:widowControl/>
              <w:jc w:val="center"/>
              <w:rPr>
                <w:ins w:id="4988" w:author="haha" w:date="2019-07-23T15:20:00Z"/>
                <w:rFonts w:ascii="微软雅黑" w:eastAsia="微软雅黑" w:hAnsi="微软雅黑" w:cs="宋体"/>
                <w:bCs/>
                <w:kern w:val="0"/>
                <w:sz w:val="18"/>
                <w:szCs w:val="18"/>
              </w:rPr>
            </w:pPr>
            <w:ins w:id="4989" w:author="haha" w:date="2019-07-23T15:20:00Z">
              <w:r>
                <w:rPr>
                  <w:rFonts w:ascii="微软雅黑" w:eastAsia="微软雅黑" w:hAnsi="微软雅黑" w:cs="宋体" w:hint="eastAsia"/>
                  <w:bCs/>
                  <w:kern w:val="0"/>
                  <w:sz w:val="18"/>
                  <w:szCs w:val="18"/>
                </w:rPr>
                <w:t>2</w:t>
              </w:r>
            </w:ins>
          </w:p>
        </w:tc>
        <w:tc>
          <w:tcPr>
            <w:tcW w:w="1309" w:type="dxa"/>
            <w:gridSpan w:val="2"/>
          </w:tcPr>
          <w:p w14:paraId="2488BB82" w14:textId="323F6185" w:rsidR="0050558F" w:rsidRDefault="0050558F" w:rsidP="00144814">
            <w:pPr>
              <w:widowControl/>
              <w:jc w:val="left"/>
              <w:rPr>
                <w:ins w:id="4990" w:author="haha" w:date="2019-07-23T15:20:00Z"/>
                <w:rFonts w:ascii="微软雅黑" w:eastAsia="微软雅黑" w:hAnsi="微软雅黑" w:cs="微软雅黑"/>
                <w:color w:val="000000"/>
                <w:sz w:val="18"/>
                <w:szCs w:val="18"/>
              </w:rPr>
            </w:pPr>
            <w:ins w:id="4991" w:author="haha" w:date="2019-07-23T15:21:00Z">
              <w:r>
                <w:rPr>
                  <w:rFonts w:ascii="微软雅黑" w:eastAsia="微软雅黑" w:hAnsi="微软雅黑" w:cs="微软雅黑" w:hint="eastAsia"/>
                  <w:color w:val="000000"/>
                  <w:sz w:val="18"/>
                  <w:szCs w:val="18"/>
                </w:rPr>
                <w:t>关键字搜索</w:t>
              </w:r>
            </w:ins>
          </w:p>
        </w:tc>
        <w:tc>
          <w:tcPr>
            <w:tcW w:w="3000" w:type="dxa"/>
          </w:tcPr>
          <w:p w14:paraId="2C8E21FA" w14:textId="3C372315" w:rsidR="0050558F" w:rsidRDefault="0050558F" w:rsidP="00144814">
            <w:pPr>
              <w:widowControl/>
              <w:jc w:val="left"/>
              <w:rPr>
                <w:ins w:id="4992" w:author="haha" w:date="2019-07-23T15:20:00Z"/>
                <w:rFonts w:ascii="微软雅黑" w:eastAsia="微软雅黑" w:hAnsi="微软雅黑" w:cs="微软雅黑"/>
                <w:color w:val="000000"/>
                <w:sz w:val="18"/>
                <w:szCs w:val="18"/>
              </w:rPr>
            </w:pPr>
            <w:ins w:id="4993" w:author="haha" w:date="2019-07-23T15:21:00Z">
              <w:r>
                <w:rPr>
                  <w:rFonts w:ascii="微软雅黑" w:eastAsia="微软雅黑" w:hAnsi="微软雅黑" w:cs="微软雅黑" w:hint="eastAsia"/>
                  <w:color w:val="000000"/>
                  <w:sz w:val="18"/>
                  <w:szCs w:val="18"/>
                </w:rPr>
                <w:t>下发手机号列的右模糊查询</w:t>
              </w:r>
            </w:ins>
          </w:p>
        </w:tc>
        <w:tc>
          <w:tcPr>
            <w:tcW w:w="3209" w:type="dxa"/>
          </w:tcPr>
          <w:p w14:paraId="63BA2CB0" w14:textId="77777777" w:rsidR="0050558F" w:rsidRDefault="0050558F" w:rsidP="00144814">
            <w:pPr>
              <w:pStyle w:val="Axure"/>
              <w:rPr>
                <w:ins w:id="4994" w:author="haha" w:date="2019-07-23T15:20:00Z"/>
                <w:rFonts w:ascii="微软雅黑" w:eastAsia="微软雅黑" w:hAnsi="微软雅黑" w:cs="微软雅黑"/>
                <w:sz w:val="18"/>
                <w:szCs w:val="18"/>
              </w:rPr>
            </w:pPr>
          </w:p>
        </w:tc>
        <w:tc>
          <w:tcPr>
            <w:tcW w:w="1712" w:type="dxa"/>
          </w:tcPr>
          <w:p w14:paraId="785156F7" w14:textId="77777777" w:rsidR="0050558F" w:rsidRDefault="0050558F" w:rsidP="00144814">
            <w:pPr>
              <w:widowControl/>
              <w:jc w:val="left"/>
              <w:rPr>
                <w:ins w:id="4995" w:author="haha" w:date="2019-07-23T15:20:00Z"/>
                <w:rFonts w:ascii="微软雅黑" w:eastAsia="微软雅黑" w:hAnsi="微软雅黑" w:cs="宋体"/>
                <w:bCs/>
                <w:kern w:val="0"/>
                <w:sz w:val="18"/>
                <w:szCs w:val="18"/>
              </w:rPr>
            </w:pPr>
          </w:p>
        </w:tc>
      </w:tr>
      <w:tr w:rsidR="0050558F" w14:paraId="4D7BE2A5"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4996" w:author="haha" w:date="2019-07-23T15:20:00Z"/>
        </w:trPr>
        <w:tc>
          <w:tcPr>
            <w:tcW w:w="802" w:type="dxa"/>
          </w:tcPr>
          <w:p w14:paraId="2F109124" w14:textId="5BE68935" w:rsidR="0050558F" w:rsidRDefault="00144814" w:rsidP="00144814">
            <w:pPr>
              <w:widowControl/>
              <w:jc w:val="center"/>
              <w:rPr>
                <w:ins w:id="4997" w:author="haha" w:date="2019-07-23T15:20:00Z"/>
                <w:rFonts w:ascii="微软雅黑" w:eastAsia="微软雅黑" w:hAnsi="微软雅黑" w:cs="微软雅黑"/>
                <w:sz w:val="18"/>
                <w:szCs w:val="18"/>
              </w:rPr>
            </w:pPr>
            <w:ins w:id="4998" w:author="haha" w:date="2019-07-23T15:34:00Z">
              <w:r>
                <w:rPr>
                  <w:rFonts w:ascii="微软雅黑" w:eastAsia="微软雅黑" w:hAnsi="微软雅黑" w:cs="微软雅黑"/>
                  <w:sz w:val="18"/>
                  <w:szCs w:val="18"/>
                </w:rPr>
                <w:t>3</w:t>
              </w:r>
            </w:ins>
          </w:p>
        </w:tc>
        <w:tc>
          <w:tcPr>
            <w:tcW w:w="1309" w:type="dxa"/>
            <w:gridSpan w:val="2"/>
          </w:tcPr>
          <w:p w14:paraId="299CD7EA" w14:textId="77777777" w:rsidR="0050558F" w:rsidRDefault="0050558F" w:rsidP="00144814">
            <w:pPr>
              <w:widowControl/>
              <w:jc w:val="left"/>
              <w:rPr>
                <w:ins w:id="4999" w:author="haha" w:date="2019-07-23T15:20:00Z"/>
                <w:rFonts w:ascii="微软雅黑" w:eastAsia="微软雅黑" w:hAnsi="微软雅黑" w:cs="微软雅黑"/>
                <w:color w:val="000000"/>
                <w:sz w:val="18"/>
                <w:szCs w:val="18"/>
              </w:rPr>
            </w:pPr>
            <w:ins w:id="5000" w:author="haha" w:date="2019-07-23T15:20:00Z">
              <w:r>
                <w:rPr>
                  <w:rFonts w:ascii="微软雅黑" w:eastAsia="微软雅黑" w:hAnsi="微软雅黑" w:cs="微软雅黑" w:hint="eastAsia"/>
                  <w:color w:val="000000"/>
                  <w:sz w:val="18"/>
                  <w:szCs w:val="18"/>
                </w:rPr>
                <w:t>搜索</w:t>
              </w:r>
            </w:ins>
          </w:p>
        </w:tc>
        <w:tc>
          <w:tcPr>
            <w:tcW w:w="3000" w:type="dxa"/>
          </w:tcPr>
          <w:p w14:paraId="0113EA94" w14:textId="77777777" w:rsidR="0050558F" w:rsidRDefault="0050558F" w:rsidP="00144814">
            <w:pPr>
              <w:widowControl/>
              <w:jc w:val="left"/>
              <w:rPr>
                <w:ins w:id="5001" w:author="haha" w:date="2019-07-23T15:20:00Z"/>
                <w:rFonts w:ascii="微软雅黑" w:eastAsia="微软雅黑" w:hAnsi="微软雅黑" w:cs="微软雅黑"/>
                <w:color w:val="000000"/>
                <w:sz w:val="18"/>
                <w:szCs w:val="18"/>
              </w:rPr>
            </w:pPr>
            <w:ins w:id="5002" w:author="haha" w:date="2019-07-23T15:20:00Z">
              <w:r>
                <w:rPr>
                  <w:rFonts w:ascii="微软雅黑" w:eastAsia="微软雅黑" w:hAnsi="微软雅黑" w:cs="微软雅黑" w:hint="eastAsia"/>
                  <w:color w:val="000000"/>
                  <w:sz w:val="18"/>
                  <w:szCs w:val="18"/>
                </w:rPr>
                <w:t>点击根据条件进行页面展示</w:t>
              </w:r>
            </w:ins>
          </w:p>
        </w:tc>
        <w:tc>
          <w:tcPr>
            <w:tcW w:w="3209" w:type="dxa"/>
          </w:tcPr>
          <w:p w14:paraId="741AD693" w14:textId="77777777" w:rsidR="0050558F" w:rsidRDefault="0050558F" w:rsidP="00144814">
            <w:pPr>
              <w:pStyle w:val="Axure"/>
              <w:rPr>
                <w:ins w:id="5003" w:author="haha" w:date="2019-07-23T15:20:00Z"/>
                <w:rFonts w:ascii="微软雅黑" w:eastAsia="微软雅黑" w:hAnsi="微软雅黑" w:cs="微软雅黑"/>
                <w:sz w:val="18"/>
                <w:szCs w:val="18"/>
              </w:rPr>
            </w:pPr>
          </w:p>
        </w:tc>
        <w:tc>
          <w:tcPr>
            <w:tcW w:w="1712" w:type="dxa"/>
          </w:tcPr>
          <w:p w14:paraId="44A6C90D" w14:textId="77777777" w:rsidR="0050558F" w:rsidRDefault="0050558F" w:rsidP="00144814">
            <w:pPr>
              <w:widowControl/>
              <w:jc w:val="left"/>
              <w:rPr>
                <w:ins w:id="5004" w:author="haha" w:date="2019-07-23T15:20:00Z"/>
                <w:rFonts w:ascii="微软雅黑" w:eastAsia="微软雅黑" w:hAnsi="微软雅黑" w:cs="微软雅黑"/>
                <w:sz w:val="18"/>
                <w:szCs w:val="18"/>
              </w:rPr>
            </w:pPr>
            <w:ins w:id="5005" w:author="haha" w:date="2019-07-23T15:20:00Z">
              <w:r>
                <w:rPr>
                  <w:rFonts w:ascii="微软雅黑" w:eastAsia="微软雅黑" w:hAnsi="微软雅黑" w:cs="微软雅黑" w:hint="eastAsia"/>
                  <w:sz w:val="18"/>
                  <w:szCs w:val="18"/>
                </w:rPr>
                <w:t>无数据展示空内容即可</w:t>
              </w:r>
            </w:ins>
          </w:p>
        </w:tc>
      </w:tr>
      <w:tr w:rsidR="0050558F" w14:paraId="157D8266"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006" w:author="haha" w:date="2019-07-23T15:20:00Z"/>
        </w:trPr>
        <w:tc>
          <w:tcPr>
            <w:tcW w:w="802" w:type="dxa"/>
          </w:tcPr>
          <w:p w14:paraId="24B2B580" w14:textId="1B79284A" w:rsidR="0050558F" w:rsidRDefault="00144814" w:rsidP="00144814">
            <w:pPr>
              <w:widowControl/>
              <w:jc w:val="center"/>
              <w:rPr>
                <w:ins w:id="5007" w:author="haha" w:date="2019-07-23T15:20:00Z"/>
                <w:rFonts w:ascii="微软雅黑" w:eastAsia="微软雅黑" w:hAnsi="微软雅黑" w:cs="微软雅黑"/>
                <w:sz w:val="18"/>
                <w:szCs w:val="18"/>
              </w:rPr>
            </w:pPr>
            <w:ins w:id="5008" w:author="haha" w:date="2019-07-23T15:34:00Z">
              <w:r>
                <w:rPr>
                  <w:rFonts w:ascii="微软雅黑" w:eastAsia="微软雅黑" w:hAnsi="微软雅黑" w:cs="微软雅黑"/>
                  <w:sz w:val="18"/>
                  <w:szCs w:val="18"/>
                </w:rPr>
                <w:t>4</w:t>
              </w:r>
            </w:ins>
          </w:p>
        </w:tc>
        <w:tc>
          <w:tcPr>
            <w:tcW w:w="1309" w:type="dxa"/>
            <w:gridSpan w:val="2"/>
          </w:tcPr>
          <w:p w14:paraId="76E9B601" w14:textId="77777777" w:rsidR="0050558F" w:rsidRDefault="0050558F" w:rsidP="00144814">
            <w:pPr>
              <w:widowControl/>
              <w:jc w:val="left"/>
              <w:rPr>
                <w:ins w:id="5009" w:author="haha" w:date="2019-07-23T15:20:00Z"/>
                <w:rFonts w:ascii="微软雅黑" w:eastAsia="微软雅黑" w:hAnsi="微软雅黑" w:cs="微软雅黑"/>
                <w:color w:val="000000"/>
                <w:sz w:val="18"/>
                <w:szCs w:val="18"/>
              </w:rPr>
            </w:pPr>
            <w:ins w:id="5010" w:author="haha" w:date="2019-07-23T15:20:00Z">
              <w:r>
                <w:rPr>
                  <w:rFonts w:ascii="微软雅黑" w:eastAsia="微软雅黑" w:hAnsi="微软雅黑" w:cs="微软雅黑" w:hint="eastAsia"/>
                  <w:color w:val="000000"/>
                  <w:sz w:val="18"/>
                  <w:szCs w:val="18"/>
                </w:rPr>
                <w:t>重置</w:t>
              </w:r>
            </w:ins>
          </w:p>
        </w:tc>
        <w:tc>
          <w:tcPr>
            <w:tcW w:w="3000" w:type="dxa"/>
          </w:tcPr>
          <w:p w14:paraId="7EF841A4" w14:textId="77777777" w:rsidR="0050558F" w:rsidRDefault="0050558F" w:rsidP="00144814">
            <w:pPr>
              <w:widowControl/>
              <w:jc w:val="left"/>
              <w:rPr>
                <w:ins w:id="5011" w:author="haha" w:date="2019-07-23T15:20:00Z"/>
                <w:rFonts w:ascii="微软雅黑" w:eastAsia="微软雅黑" w:hAnsi="微软雅黑" w:cs="微软雅黑"/>
                <w:color w:val="000000"/>
                <w:sz w:val="18"/>
                <w:szCs w:val="18"/>
              </w:rPr>
            </w:pPr>
            <w:ins w:id="5012" w:author="haha" w:date="2019-07-23T15:20:00Z">
              <w:r>
                <w:rPr>
                  <w:rFonts w:ascii="微软雅黑" w:eastAsia="微软雅黑" w:hAnsi="微软雅黑" w:cs="微软雅黑" w:hint="eastAsia"/>
                  <w:color w:val="000000"/>
                  <w:sz w:val="18"/>
                  <w:szCs w:val="18"/>
                </w:rPr>
                <w:t>筛选条件回到默认状态</w:t>
              </w:r>
            </w:ins>
          </w:p>
        </w:tc>
        <w:tc>
          <w:tcPr>
            <w:tcW w:w="3209" w:type="dxa"/>
          </w:tcPr>
          <w:p w14:paraId="14FB2565" w14:textId="77777777" w:rsidR="0050558F" w:rsidRDefault="0050558F" w:rsidP="00144814">
            <w:pPr>
              <w:pStyle w:val="Axure"/>
              <w:rPr>
                <w:ins w:id="5013" w:author="haha" w:date="2019-07-23T15:20:00Z"/>
                <w:rFonts w:ascii="微软雅黑" w:eastAsia="微软雅黑" w:hAnsi="微软雅黑" w:cs="微软雅黑"/>
                <w:sz w:val="18"/>
                <w:szCs w:val="18"/>
              </w:rPr>
            </w:pPr>
          </w:p>
        </w:tc>
        <w:tc>
          <w:tcPr>
            <w:tcW w:w="1712" w:type="dxa"/>
          </w:tcPr>
          <w:p w14:paraId="01D64E11" w14:textId="77777777" w:rsidR="0050558F" w:rsidRDefault="0050558F" w:rsidP="00144814">
            <w:pPr>
              <w:widowControl/>
              <w:jc w:val="left"/>
              <w:rPr>
                <w:ins w:id="5014" w:author="haha" w:date="2019-07-23T15:20:00Z"/>
                <w:rFonts w:ascii="微软雅黑" w:eastAsia="微软雅黑" w:hAnsi="微软雅黑" w:cs="微软雅黑"/>
                <w:sz w:val="18"/>
                <w:szCs w:val="18"/>
              </w:rPr>
            </w:pPr>
          </w:p>
        </w:tc>
      </w:tr>
      <w:tr w:rsidR="0050558F" w14:paraId="057EB425"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015" w:author="haha" w:date="2019-07-23T15:20:00Z"/>
        </w:trPr>
        <w:tc>
          <w:tcPr>
            <w:tcW w:w="802" w:type="dxa"/>
          </w:tcPr>
          <w:p w14:paraId="0B003A95" w14:textId="5718A875" w:rsidR="0050558F" w:rsidRDefault="00144814" w:rsidP="00144814">
            <w:pPr>
              <w:widowControl/>
              <w:jc w:val="center"/>
              <w:rPr>
                <w:ins w:id="5016" w:author="haha" w:date="2019-07-23T15:20:00Z"/>
                <w:rFonts w:ascii="微软雅黑" w:eastAsia="微软雅黑" w:hAnsi="微软雅黑" w:cs="微软雅黑"/>
                <w:sz w:val="18"/>
                <w:szCs w:val="18"/>
              </w:rPr>
            </w:pPr>
            <w:ins w:id="5017" w:author="haha" w:date="2019-07-23T15:34:00Z">
              <w:r>
                <w:rPr>
                  <w:rFonts w:ascii="微软雅黑" w:eastAsia="微软雅黑" w:hAnsi="微软雅黑" w:cs="微软雅黑"/>
                  <w:sz w:val="18"/>
                  <w:szCs w:val="18"/>
                </w:rPr>
                <w:t>5</w:t>
              </w:r>
            </w:ins>
          </w:p>
        </w:tc>
        <w:tc>
          <w:tcPr>
            <w:tcW w:w="1309" w:type="dxa"/>
            <w:gridSpan w:val="2"/>
          </w:tcPr>
          <w:p w14:paraId="22D42119" w14:textId="77777777" w:rsidR="0050558F" w:rsidRDefault="0050558F" w:rsidP="00144814">
            <w:pPr>
              <w:widowControl/>
              <w:jc w:val="left"/>
              <w:rPr>
                <w:ins w:id="5018" w:author="haha" w:date="2019-07-23T15:20:00Z"/>
                <w:rFonts w:ascii="微软雅黑" w:eastAsia="微软雅黑" w:hAnsi="微软雅黑" w:cs="微软雅黑"/>
                <w:color w:val="000000"/>
                <w:sz w:val="18"/>
                <w:szCs w:val="18"/>
              </w:rPr>
            </w:pPr>
            <w:ins w:id="5019" w:author="haha" w:date="2019-07-23T15:20:00Z">
              <w:r>
                <w:rPr>
                  <w:rFonts w:ascii="微软雅黑" w:eastAsia="微软雅黑" w:hAnsi="微软雅黑" w:cs="微软雅黑" w:hint="eastAsia"/>
                  <w:color w:val="000000"/>
                  <w:sz w:val="18"/>
                  <w:szCs w:val="18"/>
                </w:rPr>
                <w:t>导出</w:t>
              </w:r>
            </w:ins>
          </w:p>
        </w:tc>
        <w:tc>
          <w:tcPr>
            <w:tcW w:w="3000" w:type="dxa"/>
          </w:tcPr>
          <w:p w14:paraId="3F06940C" w14:textId="4178A36D" w:rsidR="0050558F" w:rsidRDefault="0050558F" w:rsidP="00144814">
            <w:pPr>
              <w:widowControl/>
              <w:jc w:val="left"/>
              <w:rPr>
                <w:ins w:id="5020" w:author="haha" w:date="2019-07-23T15:20:00Z"/>
                <w:rFonts w:ascii="微软雅黑" w:eastAsia="微软雅黑" w:hAnsi="微软雅黑" w:cs="微软雅黑"/>
                <w:color w:val="000000"/>
                <w:sz w:val="18"/>
                <w:szCs w:val="18"/>
              </w:rPr>
            </w:pPr>
            <w:ins w:id="5021" w:author="haha" w:date="2019-07-23T15:20:00Z">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ins>
            <w:ins w:id="5022" w:author="haha" w:date="2019-07-23T15:34:00Z">
              <w:r w:rsidR="00144814">
                <w:rPr>
                  <w:rFonts w:ascii="微软雅黑" w:eastAsia="微软雅黑" w:hAnsi="微软雅黑" w:cs="微软雅黑" w:hint="eastAsia"/>
                  <w:color w:val="000000"/>
                  <w:sz w:val="18"/>
                  <w:szCs w:val="18"/>
                </w:rPr>
                <w:t>，导出文件名为“短信明细+年月日，例如短信明细2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7A6A73A3" w14:textId="77777777" w:rsidR="0050558F" w:rsidRDefault="0050558F" w:rsidP="00144814">
            <w:pPr>
              <w:pStyle w:val="Axure"/>
              <w:rPr>
                <w:ins w:id="5023" w:author="haha" w:date="2019-07-23T15:20:00Z"/>
                <w:rFonts w:ascii="微软雅黑" w:eastAsia="微软雅黑" w:hAnsi="微软雅黑" w:cs="微软雅黑"/>
                <w:sz w:val="18"/>
                <w:szCs w:val="18"/>
              </w:rPr>
            </w:pPr>
          </w:p>
        </w:tc>
        <w:tc>
          <w:tcPr>
            <w:tcW w:w="1712" w:type="dxa"/>
          </w:tcPr>
          <w:p w14:paraId="60E327E7" w14:textId="77777777" w:rsidR="0050558F" w:rsidRDefault="0050558F" w:rsidP="00144814">
            <w:pPr>
              <w:widowControl/>
              <w:jc w:val="left"/>
              <w:rPr>
                <w:ins w:id="5024" w:author="haha" w:date="2019-07-23T15:20:00Z"/>
                <w:rFonts w:ascii="微软雅黑" w:eastAsia="微软雅黑" w:hAnsi="微软雅黑" w:cs="微软雅黑"/>
                <w:sz w:val="18"/>
                <w:szCs w:val="18"/>
              </w:rPr>
            </w:pPr>
            <w:ins w:id="5025" w:author="haha" w:date="2019-07-23T15:20:00Z">
              <w:r>
                <w:rPr>
                  <w:rFonts w:ascii="微软雅黑" w:eastAsia="微软雅黑" w:hAnsi="微软雅黑" w:cs="微软雅黑" w:hint="eastAsia"/>
                  <w:sz w:val="18"/>
                  <w:szCs w:val="18"/>
                </w:rPr>
                <w:t>无数据导出提示“无数据”</w:t>
              </w:r>
            </w:ins>
          </w:p>
        </w:tc>
      </w:tr>
      <w:tr w:rsidR="0050558F" w:rsidRPr="00F77E9B" w14:paraId="4B06B12D"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026" w:author="haha" w:date="2019-07-23T15:20:00Z"/>
        </w:trPr>
        <w:tc>
          <w:tcPr>
            <w:tcW w:w="802" w:type="dxa"/>
          </w:tcPr>
          <w:p w14:paraId="68D1A025" w14:textId="64D19220" w:rsidR="0050558F" w:rsidRPr="00F77E9B" w:rsidRDefault="00144814" w:rsidP="00144814">
            <w:pPr>
              <w:widowControl/>
              <w:jc w:val="center"/>
              <w:rPr>
                <w:ins w:id="5027" w:author="haha" w:date="2019-07-23T15:20:00Z"/>
                <w:rFonts w:ascii="微软雅黑" w:eastAsia="微软雅黑" w:hAnsi="微软雅黑" w:cs="微软雅黑"/>
                <w:color w:val="000000"/>
                <w:sz w:val="18"/>
                <w:szCs w:val="18"/>
              </w:rPr>
            </w:pPr>
            <w:ins w:id="5028" w:author="haha" w:date="2019-07-23T15:34:00Z">
              <w:r>
                <w:rPr>
                  <w:rFonts w:ascii="微软雅黑" w:eastAsia="微软雅黑" w:hAnsi="微软雅黑" w:cs="微软雅黑"/>
                  <w:color w:val="000000"/>
                  <w:sz w:val="18"/>
                  <w:szCs w:val="18"/>
                </w:rPr>
                <w:t>6</w:t>
              </w:r>
            </w:ins>
          </w:p>
        </w:tc>
        <w:tc>
          <w:tcPr>
            <w:tcW w:w="1309" w:type="dxa"/>
            <w:gridSpan w:val="2"/>
            <w:vAlign w:val="center"/>
          </w:tcPr>
          <w:p w14:paraId="4CF987D4" w14:textId="78CD338F" w:rsidR="0050558F" w:rsidRPr="00F77E9B" w:rsidRDefault="0050558F" w:rsidP="00144814">
            <w:pPr>
              <w:widowControl/>
              <w:jc w:val="left"/>
              <w:rPr>
                <w:ins w:id="5029" w:author="haha" w:date="2019-07-23T15:20:00Z"/>
                <w:rFonts w:ascii="微软雅黑" w:eastAsia="微软雅黑" w:hAnsi="微软雅黑" w:cs="微软雅黑"/>
                <w:color w:val="000000"/>
                <w:sz w:val="18"/>
                <w:szCs w:val="18"/>
              </w:rPr>
            </w:pPr>
            <w:ins w:id="5030" w:author="haha" w:date="2019-07-23T15:21:00Z">
              <w:r>
                <w:rPr>
                  <w:rFonts w:ascii="微软雅黑" w:eastAsia="微软雅黑" w:hAnsi="微软雅黑" w:cs="微软雅黑" w:hint="eastAsia"/>
                  <w:color w:val="000000"/>
                  <w:sz w:val="18"/>
                  <w:szCs w:val="18"/>
                </w:rPr>
                <w:t>发送时间</w:t>
              </w:r>
            </w:ins>
          </w:p>
        </w:tc>
        <w:tc>
          <w:tcPr>
            <w:tcW w:w="3000" w:type="dxa"/>
            <w:vAlign w:val="center"/>
          </w:tcPr>
          <w:p w14:paraId="1BDCA86F" w14:textId="1CA98F3C" w:rsidR="0050558F" w:rsidRPr="00F77E9B" w:rsidRDefault="0050558F" w:rsidP="00144814">
            <w:pPr>
              <w:rPr>
                <w:ins w:id="5031" w:author="haha" w:date="2019-07-23T15:20:00Z"/>
                <w:rFonts w:ascii="微软雅黑" w:eastAsia="微软雅黑" w:hAnsi="微软雅黑" w:cs="微软雅黑"/>
                <w:color w:val="000000"/>
                <w:sz w:val="18"/>
                <w:szCs w:val="18"/>
              </w:rPr>
            </w:pPr>
            <w:ins w:id="5032" w:author="haha" w:date="2019-07-23T15:21:00Z">
              <w:r>
                <w:rPr>
                  <w:rFonts w:ascii="微软雅黑" w:eastAsia="微软雅黑" w:hAnsi="微软雅黑" w:cs="微软雅黑" w:hint="eastAsia"/>
                  <w:color w:val="000000"/>
                  <w:sz w:val="18"/>
                  <w:szCs w:val="18"/>
                </w:rPr>
                <w:t>数据以发送时间倒叙展示，展示短信平台发送给当前</w:t>
              </w:r>
            </w:ins>
            <w:ins w:id="5033" w:author="haha" w:date="2019-07-23T15:22:00Z">
              <w:r>
                <w:rPr>
                  <w:rFonts w:ascii="微软雅黑" w:eastAsia="微软雅黑" w:hAnsi="微软雅黑" w:cs="微软雅黑" w:hint="eastAsia"/>
                  <w:color w:val="000000"/>
                  <w:sz w:val="18"/>
                  <w:szCs w:val="18"/>
                </w:rPr>
                <w:t>手机号的具体时间精确到秒</w:t>
              </w:r>
            </w:ins>
          </w:p>
        </w:tc>
        <w:tc>
          <w:tcPr>
            <w:tcW w:w="3209" w:type="dxa"/>
            <w:vAlign w:val="center"/>
          </w:tcPr>
          <w:p w14:paraId="7B366AAF" w14:textId="77777777" w:rsidR="0050558F" w:rsidRPr="00F77E9B" w:rsidRDefault="0050558F" w:rsidP="00144814">
            <w:pPr>
              <w:widowControl/>
              <w:jc w:val="left"/>
              <w:rPr>
                <w:ins w:id="5034" w:author="haha" w:date="2019-07-23T15:20:00Z"/>
                <w:rFonts w:ascii="微软雅黑" w:eastAsia="微软雅黑" w:hAnsi="微软雅黑" w:cs="微软雅黑"/>
                <w:color w:val="000000"/>
                <w:sz w:val="18"/>
                <w:szCs w:val="18"/>
              </w:rPr>
            </w:pPr>
          </w:p>
        </w:tc>
        <w:tc>
          <w:tcPr>
            <w:tcW w:w="1712" w:type="dxa"/>
          </w:tcPr>
          <w:p w14:paraId="71A7BCE6" w14:textId="3A753889" w:rsidR="0050558F" w:rsidRPr="00F77E9B" w:rsidRDefault="00B1046A" w:rsidP="00144814">
            <w:pPr>
              <w:widowControl/>
              <w:jc w:val="left"/>
              <w:rPr>
                <w:ins w:id="5035" w:author="haha" w:date="2019-07-23T15:20:00Z"/>
                <w:rFonts w:ascii="微软雅黑" w:eastAsia="微软雅黑" w:hAnsi="微软雅黑" w:cs="微软雅黑"/>
                <w:color w:val="000000"/>
                <w:sz w:val="18"/>
                <w:szCs w:val="18"/>
              </w:rPr>
            </w:pPr>
            <w:ins w:id="5036" w:author="haha" w:date="2019-07-23T15:22:00Z">
              <w:r>
                <w:rPr>
                  <w:rFonts w:ascii="微软雅黑" w:eastAsia="微软雅黑" w:hAnsi="微软雅黑" w:cs="微软雅黑" w:hint="eastAsia"/>
                  <w:color w:val="000000"/>
                  <w:sz w:val="18"/>
                  <w:szCs w:val="18"/>
                </w:rPr>
                <w:t>为短信平台给下发手机号发送短信的时间</w:t>
              </w:r>
            </w:ins>
          </w:p>
        </w:tc>
      </w:tr>
      <w:tr w:rsidR="0050558F" w:rsidRPr="00F77E9B" w14:paraId="569FE2CA"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037" w:author="haha" w:date="2019-07-23T15:20:00Z"/>
        </w:trPr>
        <w:tc>
          <w:tcPr>
            <w:tcW w:w="802" w:type="dxa"/>
          </w:tcPr>
          <w:p w14:paraId="5AC7DB4B" w14:textId="5E77F89C" w:rsidR="0050558F" w:rsidRPr="00F77E9B" w:rsidRDefault="00144814" w:rsidP="00144814">
            <w:pPr>
              <w:widowControl/>
              <w:jc w:val="center"/>
              <w:rPr>
                <w:ins w:id="5038" w:author="haha" w:date="2019-07-23T15:20:00Z"/>
                <w:rFonts w:ascii="微软雅黑" w:eastAsia="微软雅黑" w:hAnsi="微软雅黑" w:cs="微软雅黑"/>
                <w:color w:val="000000"/>
                <w:sz w:val="18"/>
                <w:szCs w:val="18"/>
              </w:rPr>
            </w:pPr>
            <w:ins w:id="5039" w:author="haha" w:date="2019-07-23T15:34:00Z">
              <w:r>
                <w:rPr>
                  <w:rFonts w:ascii="微软雅黑" w:eastAsia="微软雅黑" w:hAnsi="微软雅黑" w:cs="微软雅黑"/>
                  <w:color w:val="000000"/>
                  <w:sz w:val="18"/>
                  <w:szCs w:val="18"/>
                </w:rPr>
                <w:t>7</w:t>
              </w:r>
            </w:ins>
          </w:p>
        </w:tc>
        <w:tc>
          <w:tcPr>
            <w:tcW w:w="1309" w:type="dxa"/>
            <w:gridSpan w:val="2"/>
            <w:vAlign w:val="center"/>
          </w:tcPr>
          <w:p w14:paraId="4034C52E" w14:textId="22297459" w:rsidR="0050558F" w:rsidRPr="00F77E9B" w:rsidRDefault="00B1046A" w:rsidP="00144814">
            <w:pPr>
              <w:widowControl/>
              <w:jc w:val="left"/>
              <w:rPr>
                <w:ins w:id="5040" w:author="haha" w:date="2019-07-23T15:20:00Z"/>
                <w:rFonts w:ascii="微软雅黑" w:eastAsia="微软雅黑" w:hAnsi="微软雅黑"/>
                <w:color w:val="000000"/>
                <w:sz w:val="18"/>
                <w:szCs w:val="18"/>
              </w:rPr>
            </w:pPr>
            <w:ins w:id="5041" w:author="haha" w:date="2019-07-23T15:22:00Z">
              <w:r>
                <w:rPr>
                  <w:rFonts w:ascii="微软雅黑" w:eastAsia="微软雅黑" w:hAnsi="微软雅黑" w:hint="eastAsia"/>
                  <w:color w:val="000000"/>
                  <w:sz w:val="18"/>
                  <w:szCs w:val="18"/>
                </w:rPr>
                <w:t>下发手机号</w:t>
              </w:r>
            </w:ins>
          </w:p>
        </w:tc>
        <w:tc>
          <w:tcPr>
            <w:tcW w:w="3000" w:type="dxa"/>
            <w:vAlign w:val="center"/>
          </w:tcPr>
          <w:p w14:paraId="437D55FE" w14:textId="64FBFB99" w:rsidR="0050558F" w:rsidRPr="00F77E9B" w:rsidRDefault="00B1046A" w:rsidP="00144814">
            <w:pPr>
              <w:rPr>
                <w:ins w:id="5042" w:author="haha" w:date="2019-07-23T15:20:00Z"/>
                <w:rFonts w:ascii="微软雅黑" w:eastAsia="微软雅黑" w:hAnsi="微软雅黑" w:cs="微软雅黑"/>
                <w:color w:val="000000"/>
                <w:sz w:val="18"/>
                <w:szCs w:val="18"/>
              </w:rPr>
            </w:pPr>
            <w:ins w:id="5043" w:author="haha" w:date="2019-07-23T15:22:00Z">
              <w:r>
                <w:rPr>
                  <w:rFonts w:ascii="微软雅黑" w:eastAsia="微软雅黑" w:hAnsi="微软雅黑" w:cs="微软雅黑" w:hint="eastAsia"/>
                  <w:color w:val="000000"/>
                  <w:sz w:val="18"/>
                  <w:szCs w:val="18"/>
                </w:rPr>
                <w:t>展示下发手机号</w:t>
              </w:r>
            </w:ins>
          </w:p>
        </w:tc>
        <w:tc>
          <w:tcPr>
            <w:tcW w:w="3209" w:type="dxa"/>
            <w:vAlign w:val="center"/>
          </w:tcPr>
          <w:p w14:paraId="3A58DAC6" w14:textId="77777777" w:rsidR="0050558F" w:rsidRPr="00F77E9B" w:rsidRDefault="0050558F" w:rsidP="00144814">
            <w:pPr>
              <w:rPr>
                <w:ins w:id="5044" w:author="haha" w:date="2019-07-23T15:20:00Z"/>
                <w:rFonts w:ascii="微软雅黑" w:eastAsia="微软雅黑" w:hAnsi="微软雅黑" w:cs="微软雅黑"/>
                <w:color w:val="000000"/>
                <w:sz w:val="18"/>
                <w:szCs w:val="18"/>
              </w:rPr>
            </w:pPr>
          </w:p>
        </w:tc>
        <w:tc>
          <w:tcPr>
            <w:tcW w:w="1712" w:type="dxa"/>
            <w:vAlign w:val="center"/>
          </w:tcPr>
          <w:p w14:paraId="7DCDAE2D" w14:textId="77777777" w:rsidR="0050558F" w:rsidRPr="007F0B42" w:rsidRDefault="0050558F" w:rsidP="00144814">
            <w:pPr>
              <w:widowControl/>
              <w:jc w:val="left"/>
              <w:rPr>
                <w:ins w:id="5045" w:author="haha" w:date="2019-07-23T15:20:00Z"/>
                <w:rFonts w:ascii="微软雅黑" w:eastAsia="微软雅黑" w:hAnsi="微软雅黑" w:cs="微软雅黑"/>
                <w:color w:val="000000"/>
                <w:sz w:val="18"/>
                <w:szCs w:val="18"/>
              </w:rPr>
            </w:pPr>
          </w:p>
        </w:tc>
      </w:tr>
      <w:tr w:rsidR="0050558F" w:rsidRPr="00F77E9B" w14:paraId="1FFC1B39"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046" w:author="haha" w:date="2019-07-23T15:20:00Z"/>
        </w:trPr>
        <w:tc>
          <w:tcPr>
            <w:tcW w:w="802" w:type="dxa"/>
          </w:tcPr>
          <w:p w14:paraId="4ECC55B2" w14:textId="1DB0C2F4" w:rsidR="0050558F" w:rsidRPr="00F77E9B" w:rsidRDefault="00144814" w:rsidP="00144814">
            <w:pPr>
              <w:widowControl/>
              <w:jc w:val="center"/>
              <w:rPr>
                <w:ins w:id="5047" w:author="haha" w:date="2019-07-23T15:20:00Z"/>
                <w:rFonts w:ascii="微软雅黑" w:eastAsia="微软雅黑" w:hAnsi="微软雅黑" w:cs="微软雅黑"/>
                <w:color w:val="000000"/>
                <w:sz w:val="18"/>
                <w:szCs w:val="18"/>
              </w:rPr>
            </w:pPr>
            <w:ins w:id="5048" w:author="haha" w:date="2019-07-23T15:34:00Z">
              <w:r>
                <w:rPr>
                  <w:rFonts w:ascii="微软雅黑" w:eastAsia="微软雅黑" w:hAnsi="微软雅黑" w:cs="微软雅黑"/>
                  <w:color w:val="000000"/>
                  <w:sz w:val="18"/>
                  <w:szCs w:val="18"/>
                </w:rPr>
                <w:t>8</w:t>
              </w:r>
            </w:ins>
          </w:p>
        </w:tc>
        <w:tc>
          <w:tcPr>
            <w:tcW w:w="1309" w:type="dxa"/>
            <w:gridSpan w:val="2"/>
            <w:vAlign w:val="center"/>
          </w:tcPr>
          <w:p w14:paraId="1000603D" w14:textId="5B6E578E" w:rsidR="0050558F" w:rsidRPr="00F77E9B" w:rsidRDefault="00B1046A" w:rsidP="00144814">
            <w:pPr>
              <w:rPr>
                <w:ins w:id="5049" w:author="haha" w:date="2019-07-23T15:20:00Z"/>
                <w:rFonts w:ascii="微软雅黑" w:eastAsia="微软雅黑" w:hAnsi="微软雅黑"/>
                <w:color w:val="000000"/>
                <w:sz w:val="18"/>
                <w:szCs w:val="18"/>
              </w:rPr>
            </w:pPr>
            <w:ins w:id="5050" w:author="haha" w:date="2019-07-23T15:22:00Z">
              <w:r>
                <w:rPr>
                  <w:rFonts w:ascii="微软雅黑" w:eastAsia="微软雅黑" w:hAnsi="微软雅黑" w:hint="eastAsia"/>
                  <w:color w:val="000000"/>
                  <w:sz w:val="18"/>
                  <w:szCs w:val="18"/>
                </w:rPr>
                <w:t>发送状态</w:t>
              </w:r>
            </w:ins>
          </w:p>
        </w:tc>
        <w:tc>
          <w:tcPr>
            <w:tcW w:w="3000" w:type="dxa"/>
            <w:vAlign w:val="center"/>
          </w:tcPr>
          <w:p w14:paraId="7978BE14" w14:textId="4714466B" w:rsidR="0050558F" w:rsidRPr="00F77E9B" w:rsidRDefault="00B1046A" w:rsidP="00144814">
            <w:pPr>
              <w:rPr>
                <w:ins w:id="5051" w:author="haha" w:date="2019-07-23T15:20:00Z"/>
                <w:rFonts w:ascii="微软雅黑" w:eastAsia="微软雅黑" w:hAnsi="微软雅黑" w:cs="微软雅黑"/>
                <w:color w:val="000000"/>
                <w:sz w:val="18"/>
                <w:szCs w:val="18"/>
              </w:rPr>
            </w:pPr>
            <w:ins w:id="5052" w:author="haha" w:date="2019-07-23T15:22:00Z">
              <w:r>
                <w:rPr>
                  <w:rFonts w:ascii="微软雅黑" w:eastAsia="微软雅黑" w:hAnsi="微软雅黑" w:cs="微软雅黑" w:hint="eastAsia"/>
                  <w:color w:val="000000"/>
                  <w:sz w:val="18"/>
                  <w:szCs w:val="18"/>
                </w:rPr>
                <w:t>展示发送状态</w:t>
              </w:r>
            </w:ins>
            <w:ins w:id="5053" w:author="haha" w:date="2019-07-23T15:26:00Z">
              <w:r>
                <w:rPr>
                  <w:rFonts w:ascii="微软雅黑" w:eastAsia="微软雅黑" w:hAnsi="微软雅黑" w:cs="微软雅黑" w:hint="eastAsia"/>
                  <w:color w:val="000000"/>
                  <w:sz w:val="18"/>
                  <w:szCs w:val="18"/>
                </w:rPr>
                <w:t>字段为发送成功、发送失败</w:t>
              </w:r>
            </w:ins>
          </w:p>
        </w:tc>
        <w:tc>
          <w:tcPr>
            <w:tcW w:w="3209" w:type="dxa"/>
            <w:vAlign w:val="center"/>
          </w:tcPr>
          <w:p w14:paraId="2820EEC4" w14:textId="77777777" w:rsidR="0050558F" w:rsidRPr="00F77E9B" w:rsidRDefault="0050558F" w:rsidP="00144814">
            <w:pPr>
              <w:rPr>
                <w:ins w:id="5054" w:author="haha" w:date="2019-07-23T15:20:00Z"/>
                <w:rFonts w:ascii="微软雅黑" w:eastAsia="微软雅黑" w:hAnsi="微软雅黑" w:cs="微软雅黑"/>
                <w:color w:val="000000"/>
                <w:sz w:val="18"/>
                <w:szCs w:val="18"/>
              </w:rPr>
            </w:pPr>
          </w:p>
        </w:tc>
        <w:tc>
          <w:tcPr>
            <w:tcW w:w="1712" w:type="dxa"/>
            <w:vAlign w:val="center"/>
          </w:tcPr>
          <w:p w14:paraId="1274A574" w14:textId="77777777" w:rsidR="0050558F" w:rsidRPr="007F0B42" w:rsidRDefault="0050558F" w:rsidP="00144814">
            <w:pPr>
              <w:rPr>
                <w:ins w:id="5055" w:author="haha" w:date="2019-07-23T15:20:00Z"/>
                <w:rFonts w:ascii="微软雅黑" w:eastAsia="微软雅黑" w:hAnsi="微软雅黑" w:cs="微软雅黑"/>
                <w:color w:val="000000"/>
                <w:sz w:val="18"/>
                <w:szCs w:val="18"/>
              </w:rPr>
            </w:pPr>
          </w:p>
        </w:tc>
      </w:tr>
      <w:tr w:rsidR="0050558F" w:rsidRPr="00F77E9B" w14:paraId="0E76E20C"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056" w:author="haha" w:date="2019-07-23T15:20:00Z"/>
        </w:trPr>
        <w:tc>
          <w:tcPr>
            <w:tcW w:w="802" w:type="dxa"/>
          </w:tcPr>
          <w:p w14:paraId="25AD2982" w14:textId="5D2D673C" w:rsidR="0050558F" w:rsidRPr="00F77E9B" w:rsidRDefault="00144814" w:rsidP="00144814">
            <w:pPr>
              <w:widowControl/>
              <w:jc w:val="center"/>
              <w:rPr>
                <w:ins w:id="5057" w:author="haha" w:date="2019-07-23T15:20:00Z"/>
                <w:rFonts w:ascii="微软雅黑" w:eastAsia="微软雅黑" w:hAnsi="微软雅黑" w:cs="微软雅黑"/>
                <w:color w:val="000000"/>
                <w:sz w:val="18"/>
                <w:szCs w:val="18"/>
              </w:rPr>
            </w:pPr>
            <w:ins w:id="5058" w:author="haha" w:date="2019-07-23T15:34:00Z">
              <w:r>
                <w:rPr>
                  <w:rFonts w:ascii="微软雅黑" w:eastAsia="微软雅黑" w:hAnsi="微软雅黑" w:cs="微软雅黑"/>
                  <w:color w:val="000000"/>
                  <w:sz w:val="18"/>
                  <w:szCs w:val="18"/>
                </w:rPr>
                <w:t>9</w:t>
              </w:r>
            </w:ins>
          </w:p>
        </w:tc>
        <w:tc>
          <w:tcPr>
            <w:tcW w:w="1309" w:type="dxa"/>
            <w:gridSpan w:val="2"/>
            <w:vAlign w:val="center"/>
          </w:tcPr>
          <w:p w14:paraId="7F1E24DB" w14:textId="5AA4255B" w:rsidR="0050558F" w:rsidRPr="00F77E9B" w:rsidRDefault="00B1046A" w:rsidP="00144814">
            <w:pPr>
              <w:rPr>
                <w:ins w:id="5059" w:author="haha" w:date="2019-07-23T15:20:00Z"/>
                <w:rFonts w:ascii="微软雅黑" w:eastAsia="微软雅黑" w:hAnsi="微软雅黑"/>
                <w:color w:val="000000"/>
                <w:sz w:val="18"/>
                <w:szCs w:val="18"/>
              </w:rPr>
            </w:pPr>
            <w:ins w:id="5060" w:author="haha" w:date="2019-07-23T15:23:00Z">
              <w:r>
                <w:rPr>
                  <w:rFonts w:ascii="微软雅黑" w:eastAsia="微软雅黑" w:hAnsi="微软雅黑" w:hint="eastAsia"/>
                  <w:color w:val="000000"/>
                  <w:sz w:val="18"/>
                  <w:szCs w:val="18"/>
                </w:rPr>
                <w:t>内容</w:t>
              </w:r>
            </w:ins>
          </w:p>
        </w:tc>
        <w:tc>
          <w:tcPr>
            <w:tcW w:w="3000" w:type="dxa"/>
            <w:vAlign w:val="center"/>
          </w:tcPr>
          <w:p w14:paraId="4278F472" w14:textId="139FCD5A" w:rsidR="0050558F" w:rsidRPr="00F77E9B" w:rsidRDefault="00B1046A" w:rsidP="00144814">
            <w:pPr>
              <w:rPr>
                <w:ins w:id="5061" w:author="haha" w:date="2019-07-23T15:20:00Z"/>
                <w:rFonts w:ascii="微软雅黑" w:eastAsia="微软雅黑" w:hAnsi="微软雅黑" w:cs="微软雅黑"/>
                <w:color w:val="000000"/>
                <w:sz w:val="18"/>
                <w:szCs w:val="18"/>
              </w:rPr>
            </w:pPr>
            <w:ins w:id="5062" w:author="haha" w:date="2019-07-23T15:23:00Z">
              <w:r>
                <w:rPr>
                  <w:rFonts w:ascii="微软雅黑" w:eastAsia="微软雅黑" w:hAnsi="微软雅黑" w:cs="微软雅黑" w:hint="eastAsia"/>
                  <w:color w:val="000000"/>
                  <w:sz w:val="18"/>
                  <w:szCs w:val="18"/>
                </w:rPr>
                <w:t>展示发送的内容，展示全部内容即可</w:t>
              </w:r>
            </w:ins>
          </w:p>
        </w:tc>
        <w:tc>
          <w:tcPr>
            <w:tcW w:w="3209" w:type="dxa"/>
            <w:vAlign w:val="center"/>
          </w:tcPr>
          <w:p w14:paraId="3546A23D" w14:textId="77777777" w:rsidR="0050558F" w:rsidRPr="00F77E9B" w:rsidRDefault="0050558F" w:rsidP="00144814">
            <w:pPr>
              <w:rPr>
                <w:ins w:id="5063" w:author="haha" w:date="2019-07-23T15:20:00Z"/>
                <w:rFonts w:ascii="微软雅黑" w:eastAsia="微软雅黑" w:hAnsi="微软雅黑" w:cs="微软雅黑"/>
                <w:color w:val="000000"/>
                <w:sz w:val="18"/>
                <w:szCs w:val="18"/>
              </w:rPr>
            </w:pPr>
          </w:p>
        </w:tc>
        <w:tc>
          <w:tcPr>
            <w:tcW w:w="1712" w:type="dxa"/>
            <w:vAlign w:val="center"/>
          </w:tcPr>
          <w:p w14:paraId="71CADC6B" w14:textId="77777777" w:rsidR="0050558F" w:rsidRPr="007F0B42" w:rsidRDefault="0050558F" w:rsidP="00144814">
            <w:pPr>
              <w:rPr>
                <w:ins w:id="5064" w:author="haha" w:date="2019-07-23T15:20:00Z"/>
                <w:rFonts w:ascii="微软雅黑" w:eastAsia="微软雅黑" w:hAnsi="微软雅黑" w:cs="微软雅黑"/>
                <w:color w:val="000000"/>
                <w:sz w:val="18"/>
                <w:szCs w:val="18"/>
              </w:rPr>
            </w:pPr>
          </w:p>
        </w:tc>
      </w:tr>
    </w:tbl>
    <w:p w14:paraId="14E5C804" w14:textId="47CF1C85" w:rsidR="00FF6622" w:rsidDel="00B1046A" w:rsidRDefault="00225374">
      <w:pPr>
        <w:pStyle w:val="2"/>
        <w:rPr>
          <w:del w:id="5065" w:author="haha" w:date="2019-07-23T15:23:00Z"/>
        </w:rPr>
        <w:pPrChange w:id="5066" w:author="haha" w:date="2019-07-23T16:31:00Z">
          <w:pPr/>
        </w:pPrChange>
      </w:pPr>
      <w:bookmarkStart w:id="5067" w:name="_Toc14795502"/>
      <w:ins w:id="5068" w:author="haha" w:date="2019-07-23T16:30:00Z">
        <w:r>
          <w:rPr>
            <w:rFonts w:hint="eastAsia"/>
          </w:rPr>
          <w:lastRenderedPageBreak/>
          <w:t>6</w:t>
        </w:r>
        <w:r>
          <w:t>.3</w:t>
        </w:r>
      </w:ins>
      <w:bookmarkEnd w:id="5067"/>
      <w:del w:id="5069" w:author="haha" w:date="2019-07-23T15:20:00Z">
        <w:r w:rsidR="00FF6622" w:rsidDel="0050558F">
          <w:br w:type="page"/>
        </w:r>
      </w:del>
    </w:p>
    <w:p w14:paraId="4E3708EF" w14:textId="77777777" w:rsidR="00F77E9B" w:rsidRDefault="00FF6622">
      <w:pPr>
        <w:pStyle w:val="2"/>
        <w:pPrChange w:id="5070" w:author="haha" w:date="2019-07-23T16:31:00Z">
          <w:pPr>
            <w:pStyle w:val="1"/>
          </w:pPr>
        </w:pPrChange>
      </w:pPr>
      <w:bookmarkStart w:id="5071" w:name="_Toc14795503"/>
      <w:r>
        <w:rPr>
          <w:rFonts w:hint="eastAsia"/>
        </w:rPr>
        <w:t>流量计费</w:t>
      </w:r>
      <w:bookmarkEnd w:id="5071"/>
    </w:p>
    <w:p w14:paraId="305E9D9B" w14:textId="77777777" w:rsidR="00FF6622" w:rsidRDefault="00FF6622" w:rsidP="00FF6622">
      <w:pPr>
        <w:rPr>
          <w:noProof/>
        </w:rPr>
      </w:pPr>
      <w:r>
        <w:rPr>
          <w:noProof/>
        </w:rPr>
        <w:drawing>
          <wp:inline distT="0" distB="0" distL="0" distR="0" wp14:anchorId="3B26BB16" wp14:editId="57E40745">
            <wp:extent cx="5270500" cy="1555115"/>
            <wp:effectExtent l="0" t="0" r="635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1555115"/>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F6622" w14:paraId="663EA686" w14:textId="77777777" w:rsidTr="006F3514">
        <w:trPr>
          <w:trHeight w:val="90"/>
        </w:trPr>
        <w:tc>
          <w:tcPr>
            <w:tcW w:w="1245" w:type="dxa"/>
            <w:gridSpan w:val="2"/>
            <w:tcBorders>
              <w:top w:val="nil"/>
              <w:left w:val="single" w:sz="4" w:space="0" w:color="auto"/>
              <w:bottom w:val="single" w:sz="4" w:space="0" w:color="auto"/>
              <w:right w:val="single" w:sz="4" w:space="0" w:color="auto"/>
            </w:tcBorders>
          </w:tcPr>
          <w:p w14:paraId="38D1028D" w14:textId="77777777" w:rsidR="00FF6622" w:rsidRDefault="00FF6622" w:rsidP="006F35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455B9A63" w14:textId="77777777" w:rsidR="00FF6622" w:rsidRDefault="000D2E5B" w:rsidP="006F35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流量计费</w:t>
            </w:r>
          </w:p>
        </w:tc>
      </w:tr>
      <w:tr w:rsidR="00FF6622" w14:paraId="18611167" w14:textId="77777777" w:rsidTr="006F3514">
        <w:trPr>
          <w:trHeight w:val="408"/>
        </w:trPr>
        <w:tc>
          <w:tcPr>
            <w:tcW w:w="1245" w:type="dxa"/>
            <w:gridSpan w:val="2"/>
            <w:tcBorders>
              <w:top w:val="nil"/>
              <w:left w:val="single" w:sz="4" w:space="0" w:color="auto"/>
              <w:bottom w:val="single" w:sz="4" w:space="0" w:color="auto"/>
              <w:right w:val="single" w:sz="4" w:space="0" w:color="auto"/>
            </w:tcBorders>
          </w:tcPr>
          <w:p w14:paraId="0C87455D"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C7CBCBA" w14:textId="77777777" w:rsidR="00FF6622" w:rsidRDefault="000D2E5B"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流量计费按钮</w:t>
            </w:r>
          </w:p>
        </w:tc>
      </w:tr>
      <w:tr w:rsidR="00FF6622" w14:paraId="0D897F19" w14:textId="77777777" w:rsidTr="006F3514">
        <w:trPr>
          <w:trHeight w:val="423"/>
        </w:trPr>
        <w:tc>
          <w:tcPr>
            <w:tcW w:w="1245" w:type="dxa"/>
            <w:gridSpan w:val="2"/>
            <w:tcBorders>
              <w:top w:val="nil"/>
              <w:left w:val="single" w:sz="4" w:space="0" w:color="auto"/>
              <w:bottom w:val="single" w:sz="4" w:space="0" w:color="auto"/>
              <w:right w:val="single" w:sz="4" w:space="0" w:color="auto"/>
            </w:tcBorders>
          </w:tcPr>
          <w:p w14:paraId="5EE54A1F"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D597FD3"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FF6622" w14:paraId="456EE43E"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6EDD9375"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FF6622" w14:paraId="5CDA2F1A"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A36F85D"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9E2D975"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EBD36E5"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4BEFBD6B"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7427DA0"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FF6622" w14:paraId="0B4639B0"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94DD954" w14:textId="77777777" w:rsidR="00FF6622" w:rsidRDefault="00FF6622" w:rsidP="006F35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7A974008"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17806EEA"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筛选日期，可查询一天也可查询范围内的，查询范围内的则右边大于左边的</w:t>
            </w:r>
          </w:p>
        </w:tc>
        <w:tc>
          <w:tcPr>
            <w:tcW w:w="3209" w:type="dxa"/>
          </w:tcPr>
          <w:p w14:paraId="352BD229" w14:textId="77777777" w:rsidR="00FF6622" w:rsidRDefault="00FF6622" w:rsidP="006F3514">
            <w:pPr>
              <w:pStyle w:val="Axure"/>
              <w:rPr>
                <w:rFonts w:ascii="微软雅黑" w:eastAsia="微软雅黑" w:hAnsi="微软雅黑" w:cs="微软雅黑"/>
                <w:sz w:val="18"/>
                <w:szCs w:val="18"/>
              </w:rPr>
            </w:pPr>
          </w:p>
        </w:tc>
        <w:tc>
          <w:tcPr>
            <w:tcW w:w="1712" w:type="dxa"/>
          </w:tcPr>
          <w:p w14:paraId="6D2A4FD9" w14:textId="77777777" w:rsidR="00FF6622" w:rsidRDefault="00FF6622" w:rsidP="006F3514">
            <w:pPr>
              <w:widowControl/>
              <w:jc w:val="left"/>
              <w:rPr>
                <w:rFonts w:ascii="微软雅黑" w:eastAsia="微软雅黑" w:hAnsi="微软雅黑" w:cs="宋体"/>
                <w:bCs/>
                <w:kern w:val="0"/>
                <w:sz w:val="18"/>
                <w:szCs w:val="18"/>
              </w:rPr>
            </w:pPr>
          </w:p>
        </w:tc>
      </w:tr>
      <w:tr w:rsidR="00FF6622" w14:paraId="66580151"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01FC02C" w14:textId="77777777" w:rsidR="00FF6622" w:rsidRDefault="000D2E5B" w:rsidP="00FF662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2</w:t>
            </w:r>
          </w:p>
        </w:tc>
        <w:tc>
          <w:tcPr>
            <w:tcW w:w="1309" w:type="dxa"/>
            <w:gridSpan w:val="2"/>
          </w:tcPr>
          <w:p w14:paraId="7D1C2A67" w14:textId="77777777"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渠道名称筛选</w:t>
            </w:r>
          </w:p>
        </w:tc>
        <w:tc>
          <w:tcPr>
            <w:tcW w:w="3000" w:type="dxa"/>
          </w:tcPr>
          <w:p w14:paraId="3C93AA21" w14:textId="77777777" w:rsidR="00FF6622" w:rsidRPr="00D55C2A"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默认展示“全部渠道”字段为数据平台不是立即冻结的所有渠道</w:t>
            </w:r>
          </w:p>
        </w:tc>
        <w:tc>
          <w:tcPr>
            <w:tcW w:w="3209" w:type="dxa"/>
          </w:tcPr>
          <w:p w14:paraId="07F27F72" w14:textId="77777777" w:rsidR="00FF6622" w:rsidRDefault="00FF6622" w:rsidP="00FF6622">
            <w:pPr>
              <w:pStyle w:val="Axure"/>
              <w:rPr>
                <w:rFonts w:ascii="微软雅黑" w:eastAsia="微软雅黑" w:hAnsi="微软雅黑" w:cs="微软雅黑"/>
                <w:sz w:val="18"/>
                <w:szCs w:val="18"/>
              </w:rPr>
            </w:pPr>
          </w:p>
        </w:tc>
        <w:tc>
          <w:tcPr>
            <w:tcW w:w="1712" w:type="dxa"/>
          </w:tcPr>
          <w:p w14:paraId="7D0FE884" w14:textId="77777777" w:rsidR="00FF6622" w:rsidRDefault="00FF6622" w:rsidP="00FF6622">
            <w:pPr>
              <w:widowControl/>
              <w:jc w:val="left"/>
              <w:rPr>
                <w:rFonts w:ascii="微软雅黑" w:eastAsia="微软雅黑" w:hAnsi="微软雅黑" w:cs="宋体"/>
                <w:bCs/>
                <w:kern w:val="0"/>
                <w:sz w:val="18"/>
                <w:szCs w:val="18"/>
              </w:rPr>
            </w:pPr>
          </w:p>
        </w:tc>
      </w:tr>
      <w:tr w:rsidR="00FF6622" w14:paraId="12AEC07B"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3779E2" w14:textId="77777777" w:rsidR="00FF6622" w:rsidRDefault="000D2E5B" w:rsidP="00FF662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404BBDCD" w14:textId="77777777"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34BD2E20" w14:textId="77777777"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点击根据条件进行页面展示</w:t>
            </w:r>
          </w:p>
        </w:tc>
        <w:tc>
          <w:tcPr>
            <w:tcW w:w="3209" w:type="dxa"/>
          </w:tcPr>
          <w:p w14:paraId="589F547F" w14:textId="77777777" w:rsidR="00FF6622" w:rsidRDefault="00FF6622" w:rsidP="00FF6622">
            <w:pPr>
              <w:pStyle w:val="Axure"/>
              <w:rPr>
                <w:rFonts w:ascii="微软雅黑" w:eastAsia="微软雅黑" w:hAnsi="微软雅黑" w:cs="微软雅黑"/>
                <w:sz w:val="18"/>
                <w:szCs w:val="18"/>
              </w:rPr>
            </w:pPr>
          </w:p>
        </w:tc>
        <w:tc>
          <w:tcPr>
            <w:tcW w:w="1712" w:type="dxa"/>
          </w:tcPr>
          <w:p w14:paraId="737961ED" w14:textId="77777777" w:rsidR="00FF6622" w:rsidRDefault="00FF6622" w:rsidP="00FF662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无数据展示空内容即可</w:t>
            </w:r>
          </w:p>
        </w:tc>
      </w:tr>
      <w:tr w:rsidR="00FF6622" w14:paraId="7E81537F"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1ADA11" w14:textId="77777777" w:rsidR="00FF6622" w:rsidRDefault="000D2E5B" w:rsidP="00FF662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022C9E8A" w14:textId="77777777"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04CAB7E1" w14:textId="77777777"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筛选条件回到默认状态</w:t>
            </w:r>
          </w:p>
        </w:tc>
        <w:tc>
          <w:tcPr>
            <w:tcW w:w="3209" w:type="dxa"/>
          </w:tcPr>
          <w:p w14:paraId="6FFCD880" w14:textId="77777777" w:rsidR="00FF6622" w:rsidRDefault="00FF6622" w:rsidP="00FF6622">
            <w:pPr>
              <w:pStyle w:val="Axure"/>
              <w:rPr>
                <w:rFonts w:ascii="微软雅黑" w:eastAsia="微软雅黑" w:hAnsi="微软雅黑" w:cs="微软雅黑"/>
                <w:sz w:val="18"/>
                <w:szCs w:val="18"/>
              </w:rPr>
            </w:pPr>
          </w:p>
        </w:tc>
        <w:tc>
          <w:tcPr>
            <w:tcW w:w="1712" w:type="dxa"/>
          </w:tcPr>
          <w:p w14:paraId="520AAC50" w14:textId="77777777" w:rsidR="00FF6622" w:rsidRDefault="00FF6622" w:rsidP="00FF6622">
            <w:pPr>
              <w:widowControl/>
              <w:jc w:val="left"/>
              <w:rPr>
                <w:rFonts w:ascii="微软雅黑" w:eastAsia="微软雅黑" w:hAnsi="微软雅黑" w:cs="微软雅黑"/>
                <w:sz w:val="18"/>
                <w:szCs w:val="18"/>
              </w:rPr>
            </w:pPr>
          </w:p>
        </w:tc>
      </w:tr>
      <w:tr w:rsidR="00FF6622" w14:paraId="024754B7"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6D388E" w14:textId="77777777" w:rsidR="00FF6622" w:rsidRDefault="000D2E5B" w:rsidP="00FF6622">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731F7E84" w14:textId="77777777"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1A45937A" w14:textId="60B3E2BB" w:rsidR="00FF6622" w:rsidRDefault="00FF6622" w:rsidP="00FF662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ins w:id="5072" w:author="haha" w:date="2019-07-23T15:34:00Z">
              <w:r w:rsidR="00144814">
                <w:rPr>
                  <w:rFonts w:ascii="微软雅黑" w:eastAsia="微软雅黑" w:hAnsi="微软雅黑" w:cs="微软雅黑" w:hint="eastAsia"/>
                  <w:color w:val="000000"/>
                  <w:sz w:val="18"/>
                  <w:szCs w:val="18"/>
                </w:rPr>
                <w:t>，导出文件名为“流量计费+年月日，例如流量计费2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7A377D2B" w14:textId="77777777" w:rsidR="00FF6622" w:rsidRDefault="00FF6622" w:rsidP="00FF6622">
            <w:pPr>
              <w:pStyle w:val="Axure"/>
              <w:rPr>
                <w:rFonts w:ascii="微软雅黑" w:eastAsia="微软雅黑" w:hAnsi="微软雅黑" w:cs="微软雅黑"/>
                <w:sz w:val="18"/>
                <w:szCs w:val="18"/>
              </w:rPr>
            </w:pPr>
          </w:p>
        </w:tc>
        <w:tc>
          <w:tcPr>
            <w:tcW w:w="1712" w:type="dxa"/>
          </w:tcPr>
          <w:p w14:paraId="3DC9D042" w14:textId="77777777" w:rsidR="00FF6622" w:rsidRDefault="00FF6622" w:rsidP="00FF662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无数据导出提示“无数据”</w:t>
            </w:r>
          </w:p>
        </w:tc>
      </w:tr>
      <w:tr w:rsidR="00FF6622" w:rsidRPr="00F77E9B" w14:paraId="2D288013"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58990B4" w14:textId="77777777" w:rsidR="00FF6622" w:rsidRPr="00F77E9B" w:rsidRDefault="000D2E5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6</w:t>
            </w:r>
          </w:p>
        </w:tc>
        <w:tc>
          <w:tcPr>
            <w:tcW w:w="1309" w:type="dxa"/>
            <w:gridSpan w:val="2"/>
            <w:vAlign w:val="center"/>
          </w:tcPr>
          <w:p w14:paraId="098100EB" w14:textId="77777777" w:rsidR="00FF6622" w:rsidRPr="00FF6622" w:rsidRDefault="00FF6622" w:rsidP="00FF6622">
            <w:pPr>
              <w:widowControl/>
              <w:jc w:val="left"/>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日期</w:t>
            </w:r>
          </w:p>
        </w:tc>
        <w:tc>
          <w:tcPr>
            <w:tcW w:w="3000" w:type="dxa"/>
            <w:vAlign w:val="center"/>
          </w:tcPr>
          <w:p w14:paraId="350CF255" w14:textId="77777777" w:rsidR="00FF6622" w:rsidRPr="00FF6622" w:rsidRDefault="000D2E5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当日日期，精确到日</w:t>
            </w:r>
          </w:p>
        </w:tc>
        <w:tc>
          <w:tcPr>
            <w:tcW w:w="3209" w:type="dxa"/>
            <w:vAlign w:val="center"/>
          </w:tcPr>
          <w:p w14:paraId="4CB96F96" w14:textId="77777777" w:rsidR="00FF6622" w:rsidRPr="00FF6622" w:rsidRDefault="00FF6622" w:rsidP="00FF6622">
            <w:pPr>
              <w:rPr>
                <w:rFonts w:ascii="微软雅黑" w:eastAsia="微软雅黑" w:hAnsi="微软雅黑" w:cs="Times New Roman"/>
                <w:sz w:val="18"/>
                <w:szCs w:val="18"/>
              </w:rPr>
            </w:pPr>
          </w:p>
        </w:tc>
        <w:tc>
          <w:tcPr>
            <w:tcW w:w="1712" w:type="dxa"/>
          </w:tcPr>
          <w:p w14:paraId="00FAB619" w14:textId="77777777" w:rsidR="00FF6622" w:rsidRPr="00F77E9B" w:rsidRDefault="00FF6622" w:rsidP="00FF6622">
            <w:pPr>
              <w:widowControl/>
              <w:jc w:val="left"/>
              <w:rPr>
                <w:rFonts w:ascii="微软雅黑" w:eastAsia="微软雅黑" w:hAnsi="微软雅黑" w:cs="微软雅黑"/>
                <w:color w:val="000000"/>
                <w:sz w:val="18"/>
                <w:szCs w:val="18"/>
              </w:rPr>
            </w:pPr>
          </w:p>
        </w:tc>
      </w:tr>
      <w:tr w:rsidR="000D2E5B" w:rsidRPr="00F77E9B" w14:paraId="4C28A740"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5C62C14" w14:textId="77777777" w:rsidR="000D2E5B" w:rsidRPr="00F77E9B" w:rsidRDefault="000D2E5B" w:rsidP="000D2E5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7</w:t>
            </w:r>
          </w:p>
        </w:tc>
        <w:tc>
          <w:tcPr>
            <w:tcW w:w="1309" w:type="dxa"/>
            <w:gridSpan w:val="2"/>
            <w:vAlign w:val="center"/>
          </w:tcPr>
          <w:p w14:paraId="1E95ABB6" w14:textId="77777777" w:rsidR="000D2E5B" w:rsidRPr="00FF6622" w:rsidRDefault="000D2E5B" w:rsidP="000D2E5B">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渠道</w:t>
            </w:r>
          </w:p>
        </w:tc>
        <w:tc>
          <w:tcPr>
            <w:tcW w:w="3000" w:type="dxa"/>
            <w:vAlign w:val="center"/>
          </w:tcPr>
          <w:p w14:paraId="6EE915EE" w14:textId="77777777" w:rsidR="000D2E5B" w:rsidRPr="00FF6622" w:rsidRDefault="000D2E5B" w:rsidP="000D2E5B">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流量渠道名</w:t>
            </w:r>
          </w:p>
        </w:tc>
        <w:tc>
          <w:tcPr>
            <w:tcW w:w="3209" w:type="dxa"/>
            <w:vAlign w:val="center"/>
          </w:tcPr>
          <w:p w14:paraId="7EFB457A" w14:textId="77777777" w:rsidR="000D2E5B" w:rsidRPr="00FF6622" w:rsidRDefault="000D2E5B" w:rsidP="000D2E5B">
            <w:pPr>
              <w:rPr>
                <w:rFonts w:ascii="微软雅黑" w:eastAsia="微软雅黑" w:hAnsi="微软雅黑" w:cs="宋体"/>
                <w:color w:val="000000"/>
                <w:sz w:val="18"/>
                <w:szCs w:val="18"/>
              </w:rPr>
            </w:pPr>
          </w:p>
        </w:tc>
        <w:tc>
          <w:tcPr>
            <w:tcW w:w="1712" w:type="dxa"/>
            <w:vAlign w:val="center"/>
          </w:tcPr>
          <w:p w14:paraId="08A56537" w14:textId="77777777" w:rsidR="000D2E5B" w:rsidRPr="007F0B42" w:rsidRDefault="000D2E5B" w:rsidP="000D2E5B">
            <w:pPr>
              <w:widowControl/>
              <w:jc w:val="left"/>
              <w:rPr>
                <w:rFonts w:ascii="微软雅黑" w:eastAsia="微软雅黑" w:hAnsi="微软雅黑" w:cs="微软雅黑"/>
                <w:color w:val="000000"/>
                <w:sz w:val="18"/>
                <w:szCs w:val="18"/>
              </w:rPr>
            </w:pPr>
          </w:p>
        </w:tc>
      </w:tr>
      <w:tr w:rsidR="000D2E5B" w:rsidRPr="00F77E9B" w14:paraId="07C2FF8F"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EA52BE6" w14:textId="77777777" w:rsidR="000D2E5B" w:rsidRPr="00F77E9B" w:rsidRDefault="000D2E5B" w:rsidP="000D2E5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8</w:t>
            </w:r>
          </w:p>
        </w:tc>
        <w:tc>
          <w:tcPr>
            <w:tcW w:w="1309" w:type="dxa"/>
            <w:gridSpan w:val="2"/>
            <w:vAlign w:val="center"/>
          </w:tcPr>
          <w:p w14:paraId="3191F4BE" w14:textId="77777777" w:rsidR="000D2E5B" w:rsidRPr="00FF6622" w:rsidRDefault="000D2E5B" w:rsidP="000D2E5B">
            <w:pPr>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计费方式</w:t>
            </w:r>
          </w:p>
        </w:tc>
        <w:tc>
          <w:tcPr>
            <w:tcW w:w="3000" w:type="dxa"/>
            <w:vAlign w:val="center"/>
          </w:tcPr>
          <w:p w14:paraId="4766DCDD" w14:textId="77777777" w:rsidR="000D2E5B" w:rsidRPr="00FF6622" w:rsidRDefault="000D2E5B" w:rsidP="000D2E5B">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CPA、CPS、CPC</w:t>
            </w:r>
          </w:p>
        </w:tc>
        <w:tc>
          <w:tcPr>
            <w:tcW w:w="3209" w:type="dxa"/>
            <w:vAlign w:val="center"/>
          </w:tcPr>
          <w:p w14:paraId="5033DAD5" w14:textId="77777777" w:rsidR="000D2E5B" w:rsidRPr="00FF6622" w:rsidRDefault="000D2E5B" w:rsidP="000D2E5B">
            <w:pPr>
              <w:rPr>
                <w:rFonts w:ascii="微软雅黑" w:eastAsia="微软雅黑" w:hAnsi="微软雅黑" w:cs="宋体"/>
                <w:color w:val="000000"/>
                <w:sz w:val="18"/>
                <w:szCs w:val="18"/>
              </w:rPr>
            </w:pPr>
            <w:bookmarkStart w:id="5073" w:name="_GoBack"/>
            <w:bookmarkEnd w:id="5073"/>
          </w:p>
        </w:tc>
        <w:tc>
          <w:tcPr>
            <w:tcW w:w="1712" w:type="dxa"/>
            <w:vAlign w:val="center"/>
          </w:tcPr>
          <w:p w14:paraId="705F0155" w14:textId="77777777" w:rsidR="000D2E5B" w:rsidRPr="007F0B42" w:rsidRDefault="000D2E5B" w:rsidP="000D2E5B">
            <w:pPr>
              <w:rPr>
                <w:rFonts w:ascii="微软雅黑" w:eastAsia="微软雅黑" w:hAnsi="微软雅黑" w:cs="微软雅黑"/>
                <w:color w:val="000000"/>
                <w:sz w:val="18"/>
                <w:szCs w:val="18"/>
              </w:rPr>
            </w:pPr>
          </w:p>
        </w:tc>
      </w:tr>
      <w:tr w:rsidR="00FF6622" w:rsidRPr="00F77E9B" w14:paraId="51AF3086"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D2D728" w14:textId="77777777" w:rsidR="00FF6622" w:rsidRPr="00F77E9B" w:rsidRDefault="000D2E5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9</w:t>
            </w:r>
          </w:p>
        </w:tc>
        <w:tc>
          <w:tcPr>
            <w:tcW w:w="1309" w:type="dxa"/>
            <w:gridSpan w:val="2"/>
            <w:vAlign w:val="center"/>
          </w:tcPr>
          <w:p w14:paraId="5994FAF0" w14:textId="77777777" w:rsidR="00FF6622" w:rsidRPr="00FF6622" w:rsidRDefault="00FF6622" w:rsidP="00FF6622">
            <w:pPr>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点击量</w:t>
            </w:r>
          </w:p>
        </w:tc>
        <w:tc>
          <w:tcPr>
            <w:tcW w:w="3000" w:type="dxa"/>
            <w:vAlign w:val="center"/>
          </w:tcPr>
          <w:p w14:paraId="436BA81F" w14:textId="77777777" w:rsidR="00FF6622" w:rsidRPr="00FF6622" w:rsidRDefault="000D2E5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展示渠道当时点击量</w:t>
            </w:r>
          </w:p>
        </w:tc>
        <w:tc>
          <w:tcPr>
            <w:tcW w:w="3209" w:type="dxa"/>
            <w:vAlign w:val="center"/>
          </w:tcPr>
          <w:p w14:paraId="141D8C6C" w14:textId="77777777" w:rsidR="00FF6622" w:rsidRPr="00FF6622" w:rsidRDefault="00FF6622" w:rsidP="00FF6622">
            <w:pPr>
              <w:rPr>
                <w:rFonts w:ascii="微软雅黑" w:eastAsia="微软雅黑" w:hAnsi="微软雅黑" w:cs="Times New Roman"/>
                <w:sz w:val="18"/>
                <w:szCs w:val="18"/>
              </w:rPr>
            </w:pPr>
          </w:p>
        </w:tc>
        <w:tc>
          <w:tcPr>
            <w:tcW w:w="1712" w:type="dxa"/>
            <w:vAlign w:val="center"/>
          </w:tcPr>
          <w:p w14:paraId="4CA0D8EF" w14:textId="77777777" w:rsidR="00FF6622" w:rsidRPr="007F0B42" w:rsidRDefault="00FF6622" w:rsidP="00FF6622">
            <w:pPr>
              <w:rPr>
                <w:rFonts w:ascii="微软雅黑" w:eastAsia="微软雅黑" w:hAnsi="微软雅黑" w:cs="微软雅黑"/>
                <w:color w:val="000000"/>
                <w:sz w:val="18"/>
                <w:szCs w:val="18"/>
              </w:rPr>
            </w:pPr>
          </w:p>
        </w:tc>
      </w:tr>
      <w:tr w:rsidR="00FF6622" w:rsidRPr="00F77E9B" w14:paraId="5E68676C"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8E56D81" w14:textId="77777777" w:rsidR="00FF6622" w:rsidRPr="00F77E9B" w:rsidRDefault="000D2E5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10</w:t>
            </w:r>
          </w:p>
        </w:tc>
        <w:tc>
          <w:tcPr>
            <w:tcW w:w="1309" w:type="dxa"/>
            <w:gridSpan w:val="2"/>
            <w:vAlign w:val="center"/>
          </w:tcPr>
          <w:p w14:paraId="24A6CC20" w14:textId="77777777" w:rsidR="00FF6622" w:rsidRPr="00FF6622" w:rsidRDefault="00FF6622" w:rsidP="00FF6622">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注册</w:t>
            </w:r>
          </w:p>
        </w:tc>
        <w:tc>
          <w:tcPr>
            <w:tcW w:w="3000" w:type="dxa"/>
            <w:vAlign w:val="center"/>
          </w:tcPr>
          <w:p w14:paraId="2DF1AE6F" w14:textId="77777777" w:rsidR="00FF6622" w:rsidRPr="00FF6622" w:rsidRDefault="000D2E5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展示渠道当时注册数</w:t>
            </w:r>
          </w:p>
        </w:tc>
        <w:tc>
          <w:tcPr>
            <w:tcW w:w="3209" w:type="dxa"/>
            <w:vAlign w:val="center"/>
          </w:tcPr>
          <w:p w14:paraId="2BBDA4C1" w14:textId="77777777" w:rsidR="00FF6622" w:rsidRPr="00FF6622" w:rsidRDefault="00FF6622" w:rsidP="00FF6622">
            <w:pPr>
              <w:rPr>
                <w:rFonts w:ascii="微软雅黑" w:eastAsia="微软雅黑" w:hAnsi="微软雅黑" w:cs="Times New Roman"/>
                <w:sz w:val="18"/>
                <w:szCs w:val="18"/>
              </w:rPr>
            </w:pPr>
          </w:p>
        </w:tc>
        <w:tc>
          <w:tcPr>
            <w:tcW w:w="1712" w:type="dxa"/>
            <w:vAlign w:val="center"/>
          </w:tcPr>
          <w:p w14:paraId="25663E15" w14:textId="77777777" w:rsidR="00FF6622" w:rsidRPr="007F0B42" w:rsidRDefault="00FF6622" w:rsidP="00FF6622">
            <w:pPr>
              <w:rPr>
                <w:rFonts w:ascii="微软雅黑" w:eastAsia="微软雅黑" w:hAnsi="微软雅黑" w:cs="微软雅黑"/>
                <w:color w:val="000000"/>
                <w:sz w:val="18"/>
                <w:szCs w:val="18"/>
              </w:rPr>
            </w:pPr>
          </w:p>
        </w:tc>
      </w:tr>
      <w:tr w:rsidR="000D2E5B" w:rsidRPr="00F77E9B" w14:paraId="7C509306"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6547220" w14:textId="77777777" w:rsidR="000D2E5B" w:rsidRPr="00F77E9B" w:rsidRDefault="000D2E5B" w:rsidP="000D2E5B">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11</w:t>
            </w:r>
          </w:p>
        </w:tc>
        <w:tc>
          <w:tcPr>
            <w:tcW w:w="1309" w:type="dxa"/>
            <w:gridSpan w:val="2"/>
            <w:vAlign w:val="center"/>
          </w:tcPr>
          <w:p w14:paraId="50AB11F0" w14:textId="77777777" w:rsidR="000D2E5B" w:rsidRPr="00FF6622" w:rsidRDefault="000D2E5B" w:rsidP="000D2E5B">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申请</w:t>
            </w:r>
          </w:p>
        </w:tc>
        <w:tc>
          <w:tcPr>
            <w:tcW w:w="3000" w:type="dxa"/>
            <w:vAlign w:val="center"/>
          </w:tcPr>
          <w:p w14:paraId="4DDBF5A2" w14:textId="77777777" w:rsidR="000D2E5B" w:rsidRPr="00FF6622" w:rsidRDefault="000D2E5B" w:rsidP="000D2E5B">
            <w:pPr>
              <w:rPr>
                <w:rFonts w:ascii="微软雅黑" w:eastAsia="微软雅黑" w:hAnsi="微软雅黑" w:cs="宋体"/>
                <w:color w:val="000000"/>
                <w:sz w:val="18"/>
                <w:szCs w:val="18"/>
              </w:rPr>
            </w:pPr>
            <w:r>
              <w:rPr>
                <w:rFonts w:ascii="微软雅黑" w:eastAsia="微软雅黑" w:hAnsi="微软雅黑" w:hint="eastAsia"/>
                <w:color w:val="000000"/>
                <w:sz w:val="18"/>
                <w:szCs w:val="18"/>
              </w:rPr>
              <w:t>展示渠道当时</w:t>
            </w:r>
            <w:r w:rsidRPr="00FF6622">
              <w:rPr>
                <w:rFonts w:ascii="微软雅黑" w:eastAsia="微软雅黑" w:hAnsi="微软雅黑" w:hint="eastAsia"/>
                <w:color w:val="000000"/>
                <w:sz w:val="18"/>
                <w:szCs w:val="18"/>
              </w:rPr>
              <w:t>新客户</w:t>
            </w:r>
            <w:r>
              <w:rPr>
                <w:rFonts w:ascii="微软雅黑" w:eastAsia="微软雅黑" w:hAnsi="微软雅黑" w:hint="eastAsia"/>
                <w:color w:val="000000"/>
                <w:sz w:val="18"/>
                <w:szCs w:val="18"/>
              </w:rPr>
              <w:t>申请数</w:t>
            </w:r>
          </w:p>
        </w:tc>
        <w:tc>
          <w:tcPr>
            <w:tcW w:w="3209" w:type="dxa"/>
            <w:vAlign w:val="center"/>
          </w:tcPr>
          <w:p w14:paraId="0A6B32B4" w14:textId="77777777" w:rsidR="000D2E5B" w:rsidRPr="00FF6622" w:rsidRDefault="000D2E5B" w:rsidP="000D2E5B">
            <w:pPr>
              <w:rPr>
                <w:rFonts w:ascii="微软雅黑" w:eastAsia="微软雅黑" w:hAnsi="微软雅黑" w:cs="宋体"/>
                <w:color w:val="000000"/>
                <w:sz w:val="18"/>
                <w:szCs w:val="18"/>
              </w:rPr>
            </w:pPr>
          </w:p>
        </w:tc>
        <w:tc>
          <w:tcPr>
            <w:tcW w:w="1712" w:type="dxa"/>
            <w:vAlign w:val="center"/>
          </w:tcPr>
          <w:p w14:paraId="4D84D79D" w14:textId="77777777" w:rsidR="000D2E5B" w:rsidRPr="007F0B42" w:rsidRDefault="000D2E5B" w:rsidP="000D2E5B">
            <w:pPr>
              <w:rPr>
                <w:rFonts w:ascii="微软雅黑" w:eastAsia="微软雅黑" w:hAnsi="微软雅黑" w:cs="微软雅黑"/>
                <w:color w:val="000000"/>
                <w:sz w:val="18"/>
                <w:szCs w:val="18"/>
              </w:rPr>
            </w:pPr>
          </w:p>
        </w:tc>
      </w:tr>
      <w:tr w:rsidR="000D2E5B" w:rsidRPr="00F77E9B" w14:paraId="2661E838"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254A16" w14:textId="77777777" w:rsidR="000D2E5B" w:rsidRPr="00F77E9B" w:rsidRDefault="000D2E5B" w:rsidP="000D2E5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12</w:t>
            </w:r>
          </w:p>
        </w:tc>
        <w:tc>
          <w:tcPr>
            <w:tcW w:w="1309" w:type="dxa"/>
            <w:gridSpan w:val="2"/>
            <w:vAlign w:val="center"/>
          </w:tcPr>
          <w:p w14:paraId="4398000A" w14:textId="77777777" w:rsidR="000D2E5B" w:rsidRPr="00FF6622" w:rsidRDefault="000D2E5B" w:rsidP="000D2E5B">
            <w:pPr>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放款</w:t>
            </w:r>
          </w:p>
        </w:tc>
        <w:tc>
          <w:tcPr>
            <w:tcW w:w="3000" w:type="dxa"/>
            <w:vAlign w:val="center"/>
          </w:tcPr>
          <w:p w14:paraId="39465580" w14:textId="77777777" w:rsidR="000D2E5B" w:rsidRPr="00FF6622" w:rsidRDefault="000D2E5B" w:rsidP="000D2E5B">
            <w:pPr>
              <w:rPr>
                <w:rFonts w:ascii="微软雅黑" w:eastAsia="微软雅黑" w:hAnsi="微软雅黑" w:cs="宋体"/>
                <w:color w:val="000000"/>
                <w:sz w:val="18"/>
                <w:szCs w:val="18"/>
              </w:rPr>
            </w:pPr>
            <w:r>
              <w:rPr>
                <w:rFonts w:ascii="微软雅黑" w:eastAsia="微软雅黑" w:hAnsi="微软雅黑" w:hint="eastAsia"/>
                <w:color w:val="000000"/>
                <w:sz w:val="18"/>
                <w:szCs w:val="18"/>
              </w:rPr>
              <w:t>展示渠道当时</w:t>
            </w:r>
            <w:r w:rsidRPr="00FF6622">
              <w:rPr>
                <w:rFonts w:ascii="微软雅黑" w:eastAsia="微软雅黑" w:hAnsi="微软雅黑" w:hint="eastAsia"/>
                <w:color w:val="000000"/>
                <w:sz w:val="18"/>
                <w:szCs w:val="18"/>
              </w:rPr>
              <w:t>新客户</w:t>
            </w:r>
            <w:r>
              <w:rPr>
                <w:rFonts w:ascii="微软雅黑" w:eastAsia="微软雅黑" w:hAnsi="微软雅黑" w:hint="eastAsia"/>
                <w:color w:val="000000"/>
                <w:sz w:val="18"/>
                <w:szCs w:val="18"/>
              </w:rPr>
              <w:t>放款数</w:t>
            </w:r>
          </w:p>
        </w:tc>
        <w:tc>
          <w:tcPr>
            <w:tcW w:w="3209" w:type="dxa"/>
            <w:vAlign w:val="center"/>
          </w:tcPr>
          <w:p w14:paraId="5A4AEF7B" w14:textId="77777777" w:rsidR="000D2E5B" w:rsidRPr="00FF6622" w:rsidRDefault="000D2E5B" w:rsidP="000D2E5B">
            <w:pPr>
              <w:rPr>
                <w:rFonts w:ascii="微软雅黑" w:eastAsia="微软雅黑" w:hAnsi="微软雅黑" w:cs="宋体"/>
                <w:color w:val="000000"/>
                <w:sz w:val="18"/>
                <w:szCs w:val="18"/>
              </w:rPr>
            </w:pPr>
          </w:p>
        </w:tc>
        <w:tc>
          <w:tcPr>
            <w:tcW w:w="1712" w:type="dxa"/>
            <w:vAlign w:val="center"/>
          </w:tcPr>
          <w:p w14:paraId="07D235AD" w14:textId="77777777" w:rsidR="000D2E5B" w:rsidRPr="007F0B42" w:rsidRDefault="000D2E5B" w:rsidP="000D2E5B">
            <w:pPr>
              <w:rPr>
                <w:rFonts w:ascii="微软雅黑" w:eastAsia="微软雅黑" w:hAnsi="微软雅黑" w:cs="微软雅黑"/>
                <w:color w:val="000000"/>
                <w:sz w:val="18"/>
                <w:szCs w:val="18"/>
              </w:rPr>
            </w:pPr>
          </w:p>
        </w:tc>
      </w:tr>
      <w:tr w:rsidR="000D2E5B" w:rsidRPr="00F77E9B" w14:paraId="6209878F"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51672EE" w14:textId="77777777" w:rsidR="000D2E5B" w:rsidRPr="00F77E9B" w:rsidRDefault="000D2E5B" w:rsidP="000D2E5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3</w:t>
            </w:r>
          </w:p>
        </w:tc>
        <w:tc>
          <w:tcPr>
            <w:tcW w:w="1309" w:type="dxa"/>
            <w:gridSpan w:val="2"/>
            <w:vAlign w:val="center"/>
          </w:tcPr>
          <w:p w14:paraId="1943CBFC" w14:textId="77777777" w:rsidR="000D2E5B" w:rsidRPr="00FF6622" w:rsidRDefault="000D2E5B" w:rsidP="000D2E5B">
            <w:pPr>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单价</w:t>
            </w:r>
          </w:p>
        </w:tc>
        <w:tc>
          <w:tcPr>
            <w:tcW w:w="3000" w:type="dxa"/>
            <w:vAlign w:val="center"/>
          </w:tcPr>
          <w:p w14:paraId="58F54CE0" w14:textId="77777777" w:rsidR="000D2E5B" w:rsidRPr="00FF6622" w:rsidRDefault="000D2E5B" w:rsidP="000D2E5B">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按照不同计费方式的单价</w:t>
            </w:r>
            <w:r>
              <w:rPr>
                <w:rFonts w:ascii="微软雅黑" w:eastAsia="微软雅黑" w:hAnsi="微软雅黑" w:hint="eastAsia"/>
                <w:color w:val="000000"/>
                <w:sz w:val="18"/>
                <w:szCs w:val="18"/>
              </w:rPr>
              <w:t>，数据系统设置</w:t>
            </w:r>
          </w:p>
        </w:tc>
        <w:tc>
          <w:tcPr>
            <w:tcW w:w="3209" w:type="dxa"/>
            <w:vAlign w:val="center"/>
          </w:tcPr>
          <w:p w14:paraId="55930E68" w14:textId="77777777" w:rsidR="000D2E5B" w:rsidRPr="00FF6622" w:rsidRDefault="000D2E5B" w:rsidP="000D2E5B">
            <w:pPr>
              <w:rPr>
                <w:rFonts w:ascii="微软雅黑" w:eastAsia="微软雅黑" w:hAnsi="微软雅黑" w:cs="宋体"/>
                <w:color w:val="000000"/>
                <w:sz w:val="18"/>
                <w:szCs w:val="18"/>
              </w:rPr>
            </w:pPr>
          </w:p>
        </w:tc>
        <w:tc>
          <w:tcPr>
            <w:tcW w:w="1712" w:type="dxa"/>
            <w:vAlign w:val="center"/>
          </w:tcPr>
          <w:p w14:paraId="059C8E3E" w14:textId="77777777" w:rsidR="000D2E5B" w:rsidRPr="007F0B42" w:rsidRDefault="000D2E5B" w:rsidP="000D2E5B">
            <w:pPr>
              <w:rPr>
                <w:rFonts w:ascii="微软雅黑" w:eastAsia="微软雅黑" w:hAnsi="微软雅黑" w:cs="微软雅黑"/>
                <w:color w:val="000000"/>
                <w:sz w:val="18"/>
                <w:szCs w:val="18"/>
              </w:rPr>
            </w:pPr>
          </w:p>
        </w:tc>
      </w:tr>
      <w:tr w:rsidR="000D2E5B" w:rsidRPr="00F77E9B" w14:paraId="1B8DE29C"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2A26B24" w14:textId="77777777" w:rsidR="000D2E5B" w:rsidRPr="00F77E9B" w:rsidRDefault="000D2E5B" w:rsidP="000D2E5B">
            <w:pPr>
              <w:widowControl/>
              <w:ind w:firstLineChars="100" w:firstLine="18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4</w:t>
            </w:r>
          </w:p>
        </w:tc>
        <w:tc>
          <w:tcPr>
            <w:tcW w:w="1309" w:type="dxa"/>
            <w:gridSpan w:val="2"/>
            <w:vAlign w:val="center"/>
          </w:tcPr>
          <w:p w14:paraId="4BF51706" w14:textId="77777777" w:rsidR="000D2E5B" w:rsidRPr="00FF6622" w:rsidRDefault="000D2E5B" w:rsidP="000D2E5B">
            <w:pPr>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总计</w:t>
            </w:r>
          </w:p>
        </w:tc>
        <w:tc>
          <w:tcPr>
            <w:tcW w:w="3000" w:type="dxa"/>
            <w:vAlign w:val="center"/>
          </w:tcPr>
          <w:p w14:paraId="14811DF2" w14:textId="77777777" w:rsidR="000D2E5B" w:rsidRPr="00FF6622" w:rsidRDefault="000D2E5B" w:rsidP="000D2E5B">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按照不同计费方式计算总价</w:t>
            </w:r>
            <w:r>
              <w:rPr>
                <w:rFonts w:ascii="微软雅黑" w:eastAsia="微软雅黑" w:hAnsi="微软雅黑" w:hint="eastAsia"/>
                <w:color w:val="000000"/>
                <w:sz w:val="18"/>
                <w:szCs w:val="18"/>
              </w:rPr>
              <w:t>，数据系统设置</w:t>
            </w:r>
          </w:p>
        </w:tc>
        <w:tc>
          <w:tcPr>
            <w:tcW w:w="3209" w:type="dxa"/>
            <w:vAlign w:val="center"/>
          </w:tcPr>
          <w:p w14:paraId="38667B72" w14:textId="77777777" w:rsidR="000D2E5B" w:rsidRPr="00FF6622" w:rsidRDefault="000D2E5B" w:rsidP="000D2E5B">
            <w:pPr>
              <w:rPr>
                <w:rFonts w:ascii="微软雅黑" w:eastAsia="微软雅黑" w:hAnsi="微软雅黑" w:cs="宋体"/>
                <w:color w:val="000000"/>
                <w:sz w:val="18"/>
                <w:szCs w:val="18"/>
              </w:rPr>
            </w:pPr>
          </w:p>
        </w:tc>
        <w:tc>
          <w:tcPr>
            <w:tcW w:w="1712" w:type="dxa"/>
            <w:vAlign w:val="center"/>
          </w:tcPr>
          <w:p w14:paraId="4E9A9689" w14:textId="77777777" w:rsidR="000D2E5B" w:rsidRPr="007F0B42" w:rsidRDefault="000D2E5B" w:rsidP="000D2E5B">
            <w:pPr>
              <w:rPr>
                <w:rFonts w:ascii="微软雅黑" w:eastAsia="微软雅黑" w:hAnsi="微软雅黑" w:cs="微软雅黑"/>
                <w:color w:val="000000"/>
                <w:sz w:val="18"/>
                <w:szCs w:val="18"/>
              </w:rPr>
            </w:pPr>
          </w:p>
        </w:tc>
      </w:tr>
    </w:tbl>
    <w:p w14:paraId="2D3B302C" w14:textId="77777777" w:rsidR="00FF6622" w:rsidRDefault="00FF6622" w:rsidP="00FF6622">
      <w:pPr>
        <w:rPr>
          <w:noProof/>
        </w:rPr>
      </w:pPr>
    </w:p>
    <w:p w14:paraId="52B3D5FC" w14:textId="77777777" w:rsidR="00FF6622" w:rsidRDefault="00FF6622" w:rsidP="00FF6622">
      <w:pPr>
        <w:rPr>
          <w:noProof/>
        </w:rPr>
      </w:pPr>
      <w:r>
        <w:rPr>
          <w:noProof/>
        </w:rPr>
        <w:br w:type="page"/>
      </w:r>
    </w:p>
    <w:p w14:paraId="582501C2" w14:textId="02BA6B1D" w:rsidR="00FF6622" w:rsidRDefault="00225374">
      <w:pPr>
        <w:pStyle w:val="2"/>
        <w:rPr>
          <w:noProof/>
        </w:rPr>
        <w:pPrChange w:id="5074" w:author="haha" w:date="2019-07-23T16:31:00Z">
          <w:pPr>
            <w:pStyle w:val="1"/>
          </w:pPr>
        </w:pPrChange>
      </w:pPr>
      <w:bookmarkStart w:id="5075" w:name="_Toc14795504"/>
      <w:ins w:id="5076" w:author="haha" w:date="2019-07-23T16:31:00Z">
        <w:r>
          <w:rPr>
            <w:rFonts w:hint="eastAsia"/>
            <w:noProof/>
          </w:rPr>
          <w:lastRenderedPageBreak/>
          <w:t>6</w:t>
        </w:r>
        <w:r>
          <w:rPr>
            <w:noProof/>
          </w:rPr>
          <w:t xml:space="preserve">.4 </w:t>
        </w:r>
      </w:ins>
      <w:r w:rsidR="00FF6622">
        <w:rPr>
          <w:rFonts w:hint="eastAsia"/>
          <w:noProof/>
        </w:rPr>
        <w:t>风控计费</w:t>
      </w:r>
      <w:bookmarkEnd w:id="5075"/>
    </w:p>
    <w:p w14:paraId="1EC147D2" w14:textId="77777777" w:rsidR="00FF6622" w:rsidRDefault="00FF6622" w:rsidP="00FF6622">
      <w:r>
        <w:rPr>
          <w:noProof/>
        </w:rPr>
        <w:drawing>
          <wp:inline distT="0" distB="0" distL="0" distR="0" wp14:anchorId="61F7B875" wp14:editId="776C4AE6">
            <wp:extent cx="4838700" cy="1478427"/>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5335" cy="1480454"/>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F6622" w:rsidDel="00B1046A" w14:paraId="6907AE33" w14:textId="0962E7E4" w:rsidTr="006F3514">
        <w:trPr>
          <w:trHeight w:val="90"/>
        </w:trPr>
        <w:tc>
          <w:tcPr>
            <w:tcW w:w="1245" w:type="dxa"/>
            <w:gridSpan w:val="2"/>
            <w:tcBorders>
              <w:top w:val="nil"/>
              <w:left w:val="single" w:sz="4" w:space="0" w:color="auto"/>
              <w:bottom w:val="single" w:sz="4" w:space="0" w:color="auto"/>
              <w:right w:val="single" w:sz="4" w:space="0" w:color="auto"/>
            </w:tcBorders>
          </w:tcPr>
          <w:p w14:paraId="77ECFCAE" w14:textId="7DD1E301" w:rsidR="00FF6622" w:rsidDel="00B1046A" w:rsidRDefault="00FF6622" w:rsidP="006F3514">
            <w:pPr>
              <w:widowControl/>
              <w:jc w:val="left"/>
              <w:rPr>
                <w:moveFrom w:id="5077" w:author="haha" w:date="2019-07-23T15:23:00Z"/>
                <w:rFonts w:ascii="微软雅黑" w:eastAsia="微软雅黑" w:hAnsi="微软雅黑" w:cs="宋体"/>
                <w:b/>
                <w:bCs/>
                <w:color w:val="000000"/>
                <w:kern w:val="0"/>
                <w:sz w:val="18"/>
                <w:szCs w:val="18"/>
              </w:rPr>
            </w:pPr>
            <w:moveFromRangeStart w:id="5078" w:author="haha" w:date="2019-07-23T15:23:00Z" w:name="move14787844"/>
            <w:moveFrom w:id="5079" w:author="haha" w:date="2019-07-23T15:23:00Z">
              <w:r w:rsidDel="00B1046A">
                <w:rPr>
                  <w:rFonts w:ascii="微软雅黑" w:eastAsia="微软雅黑" w:hAnsi="微软雅黑" w:cs="宋体" w:hint="eastAsia"/>
                  <w:b/>
                  <w:bCs/>
                  <w:color w:val="000000"/>
                  <w:kern w:val="0"/>
                  <w:sz w:val="18"/>
                  <w:szCs w:val="18"/>
                </w:rPr>
                <w:t>所属页面</w:t>
              </w:r>
            </w:moveFrom>
          </w:p>
        </w:tc>
        <w:tc>
          <w:tcPr>
            <w:tcW w:w="8787" w:type="dxa"/>
            <w:gridSpan w:val="4"/>
            <w:tcBorders>
              <w:top w:val="single" w:sz="4" w:space="0" w:color="auto"/>
              <w:left w:val="nil"/>
              <w:bottom w:val="single" w:sz="4" w:space="0" w:color="auto"/>
              <w:right w:val="single" w:sz="4" w:space="0" w:color="auto"/>
            </w:tcBorders>
          </w:tcPr>
          <w:p w14:paraId="59A6A4A8" w14:textId="7A82DCF0" w:rsidR="00FF6622" w:rsidDel="00B1046A" w:rsidRDefault="00FF6622" w:rsidP="006F3514">
            <w:pPr>
              <w:pStyle w:val="11"/>
              <w:widowControl/>
              <w:ind w:firstLineChars="0" w:firstLine="0"/>
              <w:jc w:val="left"/>
              <w:rPr>
                <w:moveFrom w:id="5080" w:author="haha" w:date="2019-07-23T15:23:00Z"/>
                <w:rFonts w:ascii="微软雅黑" w:eastAsia="微软雅黑" w:hAnsi="微软雅黑" w:cs="宋体"/>
                <w:color w:val="000000"/>
                <w:kern w:val="0"/>
                <w:sz w:val="18"/>
                <w:szCs w:val="18"/>
              </w:rPr>
            </w:pPr>
            <w:moveFrom w:id="5081" w:author="haha" w:date="2019-07-23T15:23:00Z">
              <w:r w:rsidDel="00B1046A">
                <w:rPr>
                  <w:rFonts w:ascii="微软雅黑" w:eastAsia="微软雅黑" w:hAnsi="微软雅黑" w:cs="宋体" w:hint="eastAsia"/>
                  <w:color w:val="000000"/>
                  <w:kern w:val="0"/>
                  <w:sz w:val="18"/>
                  <w:szCs w:val="18"/>
                </w:rPr>
                <w:t>短信统计报表</w:t>
              </w:r>
            </w:moveFrom>
          </w:p>
        </w:tc>
      </w:tr>
      <w:tr w:rsidR="00FF6622" w:rsidDel="00B1046A" w14:paraId="41074E45" w14:textId="1D766E57" w:rsidTr="006F3514">
        <w:trPr>
          <w:trHeight w:val="408"/>
        </w:trPr>
        <w:tc>
          <w:tcPr>
            <w:tcW w:w="1245" w:type="dxa"/>
            <w:gridSpan w:val="2"/>
            <w:tcBorders>
              <w:top w:val="nil"/>
              <w:left w:val="single" w:sz="4" w:space="0" w:color="auto"/>
              <w:bottom w:val="single" w:sz="4" w:space="0" w:color="auto"/>
              <w:right w:val="single" w:sz="4" w:space="0" w:color="auto"/>
            </w:tcBorders>
          </w:tcPr>
          <w:p w14:paraId="66B2CD51" w14:textId="2A799BB4" w:rsidR="00FF6622" w:rsidDel="00B1046A" w:rsidRDefault="00FF6622" w:rsidP="006F3514">
            <w:pPr>
              <w:widowControl/>
              <w:jc w:val="left"/>
              <w:rPr>
                <w:moveFrom w:id="5082" w:author="haha" w:date="2019-07-23T15:23:00Z"/>
                <w:rFonts w:ascii="微软雅黑" w:eastAsia="微软雅黑" w:hAnsi="微软雅黑" w:cs="宋体"/>
                <w:b/>
                <w:bCs/>
                <w:kern w:val="0"/>
                <w:sz w:val="18"/>
                <w:szCs w:val="18"/>
              </w:rPr>
            </w:pPr>
            <w:moveFrom w:id="5083" w:author="haha" w:date="2019-07-23T15:23:00Z">
              <w:r w:rsidDel="00B1046A">
                <w:rPr>
                  <w:rFonts w:ascii="微软雅黑" w:eastAsia="微软雅黑" w:hAnsi="微软雅黑" w:cs="宋体" w:hint="eastAsia"/>
                  <w:b/>
                  <w:bCs/>
                  <w:kern w:val="0"/>
                  <w:sz w:val="18"/>
                  <w:szCs w:val="18"/>
                </w:rPr>
                <w:t>页面入口</w:t>
              </w:r>
            </w:moveFrom>
          </w:p>
        </w:tc>
        <w:tc>
          <w:tcPr>
            <w:tcW w:w="8787" w:type="dxa"/>
            <w:gridSpan w:val="4"/>
            <w:tcBorders>
              <w:top w:val="single" w:sz="4" w:space="0" w:color="auto"/>
              <w:left w:val="nil"/>
              <w:bottom w:val="single" w:sz="4" w:space="0" w:color="auto"/>
              <w:right w:val="single" w:sz="4" w:space="0" w:color="auto"/>
            </w:tcBorders>
          </w:tcPr>
          <w:p w14:paraId="747B80C0" w14:textId="230BF9AF" w:rsidR="00FF6622" w:rsidDel="00B1046A" w:rsidRDefault="00FF6622" w:rsidP="006F3514">
            <w:pPr>
              <w:widowControl/>
              <w:jc w:val="left"/>
              <w:rPr>
                <w:moveFrom w:id="5084" w:author="haha" w:date="2019-07-23T15:23:00Z"/>
                <w:rFonts w:ascii="微软雅黑" w:eastAsia="微软雅黑" w:hAnsi="微软雅黑" w:cs="宋体"/>
                <w:kern w:val="0"/>
                <w:sz w:val="18"/>
                <w:szCs w:val="18"/>
              </w:rPr>
            </w:pPr>
            <w:moveFrom w:id="5085" w:author="haha" w:date="2019-07-23T15:23:00Z">
              <w:r w:rsidDel="00B1046A">
                <w:rPr>
                  <w:rFonts w:ascii="微软雅黑" w:eastAsia="微软雅黑" w:hAnsi="微软雅黑" w:cs="宋体" w:hint="eastAsia"/>
                  <w:kern w:val="0"/>
                  <w:sz w:val="18"/>
                  <w:szCs w:val="18"/>
                </w:rPr>
                <w:t>审核报表按钮</w:t>
              </w:r>
            </w:moveFrom>
          </w:p>
        </w:tc>
      </w:tr>
      <w:tr w:rsidR="00FF6622" w:rsidDel="00B1046A" w14:paraId="2CB7D3A8" w14:textId="674F23C5" w:rsidTr="006F3514">
        <w:trPr>
          <w:trHeight w:val="423"/>
        </w:trPr>
        <w:tc>
          <w:tcPr>
            <w:tcW w:w="1245" w:type="dxa"/>
            <w:gridSpan w:val="2"/>
            <w:tcBorders>
              <w:top w:val="nil"/>
              <w:left w:val="single" w:sz="4" w:space="0" w:color="auto"/>
              <w:bottom w:val="single" w:sz="4" w:space="0" w:color="auto"/>
              <w:right w:val="single" w:sz="4" w:space="0" w:color="auto"/>
            </w:tcBorders>
          </w:tcPr>
          <w:p w14:paraId="5052851B" w14:textId="6BF9F826" w:rsidR="00FF6622" w:rsidDel="00B1046A" w:rsidRDefault="00FF6622" w:rsidP="006F3514">
            <w:pPr>
              <w:widowControl/>
              <w:jc w:val="left"/>
              <w:rPr>
                <w:moveFrom w:id="5086" w:author="haha" w:date="2019-07-23T15:23:00Z"/>
                <w:rFonts w:ascii="微软雅黑" w:eastAsia="微软雅黑" w:hAnsi="微软雅黑" w:cs="宋体"/>
                <w:b/>
                <w:bCs/>
                <w:kern w:val="0"/>
                <w:sz w:val="18"/>
                <w:szCs w:val="18"/>
              </w:rPr>
            </w:pPr>
            <w:moveFrom w:id="5087" w:author="haha" w:date="2019-07-23T15:23:00Z">
              <w:r w:rsidDel="00B1046A">
                <w:rPr>
                  <w:rFonts w:ascii="微软雅黑" w:eastAsia="微软雅黑" w:hAnsi="微软雅黑" w:cs="宋体" w:hint="eastAsia"/>
                  <w:b/>
                  <w:bCs/>
                  <w:kern w:val="0"/>
                  <w:sz w:val="18"/>
                  <w:szCs w:val="18"/>
                </w:rPr>
                <w:t>页面出口</w:t>
              </w:r>
            </w:moveFrom>
          </w:p>
        </w:tc>
        <w:tc>
          <w:tcPr>
            <w:tcW w:w="8787" w:type="dxa"/>
            <w:gridSpan w:val="4"/>
            <w:tcBorders>
              <w:top w:val="single" w:sz="4" w:space="0" w:color="auto"/>
              <w:left w:val="nil"/>
              <w:bottom w:val="single" w:sz="4" w:space="0" w:color="auto"/>
              <w:right w:val="single" w:sz="4" w:space="0" w:color="auto"/>
            </w:tcBorders>
          </w:tcPr>
          <w:p w14:paraId="08C94710" w14:textId="0E978ED4" w:rsidR="00FF6622" w:rsidDel="00B1046A" w:rsidRDefault="00FF6622" w:rsidP="006F3514">
            <w:pPr>
              <w:widowControl/>
              <w:jc w:val="left"/>
              <w:rPr>
                <w:moveFrom w:id="5088" w:author="haha" w:date="2019-07-23T15:23:00Z"/>
                <w:rFonts w:ascii="微软雅黑" w:eastAsia="微软雅黑" w:hAnsi="微软雅黑" w:cs="宋体"/>
                <w:kern w:val="0"/>
                <w:sz w:val="18"/>
                <w:szCs w:val="18"/>
              </w:rPr>
            </w:pPr>
            <w:moveFrom w:id="5089" w:author="haha" w:date="2019-07-23T15:23:00Z">
              <w:r w:rsidDel="00B1046A">
                <w:rPr>
                  <w:rFonts w:ascii="微软雅黑" w:eastAsia="微软雅黑" w:hAnsi="微软雅黑" w:cs="宋体"/>
                  <w:kern w:val="0"/>
                  <w:sz w:val="18"/>
                  <w:szCs w:val="18"/>
                </w:rPr>
                <w:t>其他页面跳转</w:t>
              </w:r>
            </w:moveFrom>
          </w:p>
        </w:tc>
      </w:tr>
      <w:tr w:rsidR="00FF6622" w:rsidDel="00B1046A" w14:paraId="59E7993F" w14:textId="208DEDA6"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33F9944" w14:textId="6CB96CC0" w:rsidR="00FF6622" w:rsidDel="00B1046A" w:rsidRDefault="00FF6622" w:rsidP="006F3514">
            <w:pPr>
              <w:widowControl/>
              <w:jc w:val="left"/>
              <w:rPr>
                <w:moveFrom w:id="5090" w:author="haha" w:date="2019-07-23T15:23:00Z"/>
                <w:rFonts w:ascii="微软雅黑" w:eastAsia="微软雅黑" w:hAnsi="微软雅黑" w:cs="宋体"/>
                <w:b/>
                <w:bCs/>
                <w:kern w:val="0"/>
                <w:sz w:val="18"/>
                <w:szCs w:val="18"/>
              </w:rPr>
            </w:pPr>
            <w:moveFrom w:id="5091" w:author="haha" w:date="2019-07-23T15:23:00Z">
              <w:r w:rsidDel="00B1046A">
                <w:rPr>
                  <w:rFonts w:ascii="微软雅黑" w:eastAsia="微软雅黑" w:hAnsi="微软雅黑" w:cs="宋体" w:hint="eastAsia"/>
                  <w:b/>
                  <w:bCs/>
                  <w:kern w:val="0"/>
                  <w:sz w:val="18"/>
                  <w:szCs w:val="18"/>
                </w:rPr>
                <w:t>操作说明</w:t>
              </w:r>
            </w:moveFrom>
          </w:p>
        </w:tc>
      </w:tr>
      <w:tr w:rsidR="00FF6622" w:rsidDel="00B1046A" w14:paraId="697D5FB7" w14:textId="126BB173"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4EEF409" w14:textId="39472115" w:rsidR="00FF6622" w:rsidDel="00B1046A" w:rsidRDefault="00FF6622" w:rsidP="006F3514">
            <w:pPr>
              <w:widowControl/>
              <w:jc w:val="left"/>
              <w:rPr>
                <w:moveFrom w:id="5092" w:author="haha" w:date="2019-07-23T15:23:00Z"/>
                <w:rFonts w:ascii="微软雅黑" w:eastAsia="微软雅黑" w:hAnsi="微软雅黑" w:cs="宋体"/>
                <w:b/>
                <w:bCs/>
                <w:kern w:val="0"/>
                <w:sz w:val="18"/>
                <w:szCs w:val="18"/>
              </w:rPr>
            </w:pPr>
            <w:moveFrom w:id="5093" w:author="haha" w:date="2019-07-23T15:23:00Z">
              <w:r w:rsidDel="00B1046A">
                <w:rPr>
                  <w:rFonts w:ascii="微软雅黑" w:eastAsia="微软雅黑" w:hAnsi="微软雅黑" w:cs="宋体" w:hint="eastAsia"/>
                  <w:b/>
                  <w:bCs/>
                  <w:kern w:val="0"/>
                  <w:sz w:val="18"/>
                  <w:szCs w:val="18"/>
                </w:rPr>
                <w:t>序号</w:t>
              </w:r>
            </w:moveFrom>
          </w:p>
        </w:tc>
        <w:tc>
          <w:tcPr>
            <w:tcW w:w="1309" w:type="dxa"/>
            <w:gridSpan w:val="2"/>
          </w:tcPr>
          <w:p w14:paraId="7E14B131" w14:textId="6B4ED5A4" w:rsidR="00FF6622" w:rsidDel="00B1046A" w:rsidRDefault="00FF6622" w:rsidP="006F3514">
            <w:pPr>
              <w:widowControl/>
              <w:jc w:val="left"/>
              <w:rPr>
                <w:moveFrom w:id="5094" w:author="haha" w:date="2019-07-23T15:23:00Z"/>
                <w:rFonts w:ascii="微软雅黑" w:eastAsia="微软雅黑" w:hAnsi="微软雅黑" w:cs="宋体"/>
                <w:kern w:val="0"/>
                <w:sz w:val="18"/>
                <w:szCs w:val="18"/>
              </w:rPr>
            </w:pPr>
            <w:moveFrom w:id="5095" w:author="haha" w:date="2019-07-23T15:23:00Z">
              <w:r w:rsidDel="00B1046A">
                <w:rPr>
                  <w:rFonts w:ascii="微软雅黑" w:eastAsia="微软雅黑" w:hAnsi="微软雅黑" w:cs="宋体" w:hint="eastAsia"/>
                  <w:kern w:val="0"/>
                  <w:sz w:val="18"/>
                  <w:szCs w:val="18"/>
                </w:rPr>
                <w:t>名称</w:t>
              </w:r>
            </w:moveFrom>
          </w:p>
        </w:tc>
        <w:tc>
          <w:tcPr>
            <w:tcW w:w="3000" w:type="dxa"/>
          </w:tcPr>
          <w:p w14:paraId="7ADEA048" w14:textId="6AB26F6F" w:rsidR="00FF6622" w:rsidDel="00B1046A" w:rsidRDefault="00FF6622" w:rsidP="006F3514">
            <w:pPr>
              <w:widowControl/>
              <w:jc w:val="left"/>
              <w:rPr>
                <w:moveFrom w:id="5096" w:author="haha" w:date="2019-07-23T15:23:00Z"/>
                <w:rFonts w:ascii="微软雅黑" w:eastAsia="微软雅黑" w:hAnsi="微软雅黑" w:cs="宋体"/>
                <w:kern w:val="0"/>
                <w:sz w:val="18"/>
                <w:szCs w:val="18"/>
              </w:rPr>
            </w:pPr>
            <w:moveFrom w:id="5097" w:author="haha" w:date="2019-07-23T15:23:00Z">
              <w:r w:rsidDel="00B1046A">
                <w:rPr>
                  <w:rFonts w:ascii="微软雅黑" w:eastAsia="微软雅黑" w:hAnsi="微软雅黑" w:cs="宋体" w:hint="eastAsia"/>
                  <w:kern w:val="0"/>
                  <w:sz w:val="18"/>
                  <w:szCs w:val="18"/>
                </w:rPr>
                <w:t>说明（默认值、规则、数据需求）</w:t>
              </w:r>
            </w:moveFrom>
          </w:p>
        </w:tc>
        <w:tc>
          <w:tcPr>
            <w:tcW w:w="3209" w:type="dxa"/>
          </w:tcPr>
          <w:p w14:paraId="49B7D12F" w14:textId="2E282BC7" w:rsidR="00FF6622" w:rsidDel="00B1046A" w:rsidRDefault="00FF6622" w:rsidP="006F3514">
            <w:pPr>
              <w:widowControl/>
              <w:jc w:val="left"/>
              <w:rPr>
                <w:moveFrom w:id="5098" w:author="haha" w:date="2019-07-23T15:23:00Z"/>
                <w:rFonts w:ascii="微软雅黑" w:eastAsia="微软雅黑" w:hAnsi="微软雅黑" w:cs="宋体"/>
                <w:b/>
                <w:bCs/>
                <w:kern w:val="0"/>
                <w:sz w:val="18"/>
                <w:szCs w:val="18"/>
              </w:rPr>
            </w:pPr>
            <w:moveFrom w:id="5099" w:author="haha" w:date="2019-07-23T15:23:00Z">
              <w:r w:rsidDel="00B1046A">
                <w:rPr>
                  <w:rFonts w:ascii="微软雅黑" w:eastAsia="微软雅黑" w:hAnsi="微软雅黑" w:cs="宋体" w:hint="eastAsia"/>
                  <w:b/>
                  <w:bCs/>
                  <w:kern w:val="0"/>
                  <w:sz w:val="18"/>
                  <w:szCs w:val="18"/>
                </w:rPr>
                <w:t>交互（跳转页面等）</w:t>
              </w:r>
            </w:moveFrom>
          </w:p>
        </w:tc>
        <w:tc>
          <w:tcPr>
            <w:tcW w:w="1712" w:type="dxa"/>
          </w:tcPr>
          <w:p w14:paraId="2BE0C8A0" w14:textId="45CE3247" w:rsidR="00FF6622" w:rsidDel="00B1046A" w:rsidRDefault="00FF6622" w:rsidP="006F3514">
            <w:pPr>
              <w:widowControl/>
              <w:jc w:val="left"/>
              <w:rPr>
                <w:moveFrom w:id="5100" w:author="haha" w:date="2019-07-23T15:23:00Z"/>
                <w:rFonts w:ascii="微软雅黑" w:eastAsia="微软雅黑" w:hAnsi="微软雅黑" w:cs="宋体"/>
                <w:b/>
                <w:bCs/>
                <w:kern w:val="0"/>
                <w:sz w:val="18"/>
                <w:szCs w:val="18"/>
              </w:rPr>
            </w:pPr>
            <w:moveFrom w:id="5101" w:author="haha" w:date="2019-07-23T15:23:00Z">
              <w:r w:rsidDel="00B1046A">
                <w:rPr>
                  <w:rFonts w:ascii="微软雅黑" w:eastAsia="微软雅黑" w:hAnsi="微软雅黑" w:cs="宋体" w:hint="eastAsia"/>
                  <w:b/>
                  <w:bCs/>
                  <w:kern w:val="0"/>
                  <w:sz w:val="18"/>
                  <w:szCs w:val="18"/>
                </w:rPr>
                <w:t>异常逻辑</w:t>
              </w:r>
            </w:moveFrom>
          </w:p>
        </w:tc>
      </w:tr>
      <w:tr w:rsidR="00FF6622" w:rsidDel="00B1046A" w14:paraId="6790D922" w14:textId="398D43F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9CDD529" w14:textId="7103F4BE" w:rsidR="00FF6622" w:rsidDel="00B1046A" w:rsidRDefault="00FF6622" w:rsidP="006F3514">
            <w:pPr>
              <w:widowControl/>
              <w:jc w:val="center"/>
              <w:rPr>
                <w:moveFrom w:id="5102" w:author="haha" w:date="2019-07-23T15:23:00Z"/>
                <w:rFonts w:ascii="微软雅黑" w:eastAsia="微软雅黑" w:hAnsi="微软雅黑" w:cs="宋体"/>
                <w:bCs/>
                <w:kern w:val="0"/>
                <w:sz w:val="18"/>
                <w:szCs w:val="18"/>
              </w:rPr>
            </w:pPr>
            <w:moveFrom w:id="5103" w:author="haha" w:date="2019-07-23T15:23:00Z">
              <w:r w:rsidDel="00B1046A">
                <w:rPr>
                  <w:rFonts w:ascii="微软雅黑" w:eastAsia="微软雅黑" w:hAnsi="微软雅黑" w:cs="宋体" w:hint="eastAsia"/>
                  <w:bCs/>
                  <w:kern w:val="0"/>
                  <w:sz w:val="18"/>
                  <w:szCs w:val="18"/>
                </w:rPr>
                <w:t>1</w:t>
              </w:r>
            </w:moveFrom>
          </w:p>
        </w:tc>
        <w:tc>
          <w:tcPr>
            <w:tcW w:w="1309" w:type="dxa"/>
            <w:gridSpan w:val="2"/>
          </w:tcPr>
          <w:p w14:paraId="38774C07" w14:textId="54388D5E" w:rsidR="00FF6622" w:rsidDel="00B1046A" w:rsidRDefault="00FF6622" w:rsidP="006F3514">
            <w:pPr>
              <w:widowControl/>
              <w:jc w:val="left"/>
              <w:rPr>
                <w:moveFrom w:id="5104" w:author="haha" w:date="2019-07-23T15:23:00Z"/>
                <w:rFonts w:ascii="微软雅黑" w:eastAsia="微软雅黑" w:hAnsi="微软雅黑" w:cs="微软雅黑"/>
                <w:color w:val="000000"/>
                <w:sz w:val="18"/>
                <w:szCs w:val="18"/>
              </w:rPr>
            </w:pPr>
            <w:moveFrom w:id="5105" w:author="haha" w:date="2019-07-23T15:23:00Z">
              <w:r w:rsidDel="00B1046A">
                <w:rPr>
                  <w:rFonts w:ascii="微软雅黑" w:eastAsia="微软雅黑" w:hAnsi="微软雅黑" w:cs="微软雅黑" w:hint="eastAsia"/>
                  <w:color w:val="000000"/>
                  <w:sz w:val="18"/>
                  <w:szCs w:val="18"/>
                </w:rPr>
                <w:t>日期筛选</w:t>
              </w:r>
            </w:moveFrom>
          </w:p>
        </w:tc>
        <w:tc>
          <w:tcPr>
            <w:tcW w:w="3000" w:type="dxa"/>
          </w:tcPr>
          <w:p w14:paraId="53AC82FB" w14:textId="0998C532" w:rsidR="00FF6622" w:rsidDel="00B1046A" w:rsidRDefault="00FF6622" w:rsidP="006F3514">
            <w:pPr>
              <w:widowControl/>
              <w:jc w:val="left"/>
              <w:rPr>
                <w:moveFrom w:id="5106" w:author="haha" w:date="2019-07-23T15:23:00Z"/>
                <w:rFonts w:ascii="微软雅黑" w:eastAsia="微软雅黑" w:hAnsi="微软雅黑" w:cs="微软雅黑"/>
                <w:color w:val="000000"/>
                <w:sz w:val="18"/>
                <w:szCs w:val="18"/>
              </w:rPr>
            </w:pPr>
            <w:moveFrom w:id="5107" w:author="haha" w:date="2019-07-23T15:23:00Z">
              <w:r w:rsidDel="00B1046A">
                <w:rPr>
                  <w:rFonts w:ascii="微软雅黑" w:eastAsia="微软雅黑" w:hAnsi="微软雅黑" w:cs="微软雅黑" w:hint="eastAsia"/>
                  <w:color w:val="000000"/>
                  <w:sz w:val="18"/>
                  <w:szCs w:val="18"/>
                </w:rPr>
                <w:t>筛选日期，可查询一天也可查询范围内的，查询范围内的则右边大于左边的，一天一条</w:t>
              </w:r>
            </w:moveFrom>
          </w:p>
        </w:tc>
        <w:tc>
          <w:tcPr>
            <w:tcW w:w="3209" w:type="dxa"/>
          </w:tcPr>
          <w:p w14:paraId="1C29BA3E" w14:textId="44D1B8D3" w:rsidR="00FF6622" w:rsidDel="00B1046A" w:rsidRDefault="00FF6622" w:rsidP="006F3514">
            <w:pPr>
              <w:pStyle w:val="Axure"/>
              <w:rPr>
                <w:moveFrom w:id="5108" w:author="haha" w:date="2019-07-23T15:23:00Z"/>
                <w:rFonts w:ascii="微软雅黑" w:eastAsia="微软雅黑" w:hAnsi="微软雅黑" w:cs="微软雅黑"/>
                <w:sz w:val="18"/>
                <w:szCs w:val="18"/>
              </w:rPr>
            </w:pPr>
          </w:p>
        </w:tc>
        <w:tc>
          <w:tcPr>
            <w:tcW w:w="1712" w:type="dxa"/>
          </w:tcPr>
          <w:p w14:paraId="07DA94F3" w14:textId="3CAC5031" w:rsidR="00FF6622" w:rsidDel="00B1046A" w:rsidRDefault="00FF6622" w:rsidP="006F3514">
            <w:pPr>
              <w:widowControl/>
              <w:jc w:val="left"/>
              <w:rPr>
                <w:moveFrom w:id="5109" w:author="haha" w:date="2019-07-23T15:23:00Z"/>
                <w:rFonts w:ascii="微软雅黑" w:eastAsia="微软雅黑" w:hAnsi="微软雅黑" w:cs="宋体"/>
                <w:bCs/>
                <w:kern w:val="0"/>
                <w:sz w:val="18"/>
                <w:szCs w:val="18"/>
              </w:rPr>
            </w:pPr>
          </w:p>
        </w:tc>
      </w:tr>
      <w:tr w:rsidR="00FF6622" w:rsidDel="00B1046A" w14:paraId="4B589255" w14:textId="3944A555"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AE6E9A9" w14:textId="5715FD40" w:rsidR="00FF6622" w:rsidDel="00B1046A" w:rsidRDefault="00FF6622" w:rsidP="006F3514">
            <w:pPr>
              <w:widowControl/>
              <w:jc w:val="center"/>
              <w:rPr>
                <w:moveFrom w:id="5110" w:author="haha" w:date="2019-07-23T15:23:00Z"/>
                <w:rFonts w:ascii="微软雅黑" w:eastAsia="微软雅黑" w:hAnsi="微软雅黑" w:cs="微软雅黑"/>
                <w:sz w:val="18"/>
                <w:szCs w:val="18"/>
              </w:rPr>
            </w:pPr>
            <w:moveFrom w:id="5111" w:author="haha" w:date="2019-07-23T15:23:00Z">
              <w:r w:rsidDel="00B1046A">
                <w:rPr>
                  <w:rFonts w:ascii="微软雅黑" w:eastAsia="微软雅黑" w:hAnsi="微软雅黑" w:cs="微软雅黑" w:hint="eastAsia"/>
                  <w:sz w:val="18"/>
                  <w:szCs w:val="18"/>
                </w:rPr>
                <w:t>2</w:t>
              </w:r>
            </w:moveFrom>
          </w:p>
        </w:tc>
        <w:tc>
          <w:tcPr>
            <w:tcW w:w="1309" w:type="dxa"/>
            <w:gridSpan w:val="2"/>
          </w:tcPr>
          <w:p w14:paraId="479EB8FC" w14:textId="2609F607" w:rsidR="00FF6622" w:rsidDel="00B1046A" w:rsidRDefault="00FF6622" w:rsidP="006F3514">
            <w:pPr>
              <w:widowControl/>
              <w:jc w:val="left"/>
              <w:rPr>
                <w:moveFrom w:id="5112" w:author="haha" w:date="2019-07-23T15:23:00Z"/>
                <w:rFonts w:ascii="微软雅黑" w:eastAsia="微软雅黑" w:hAnsi="微软雅黑" w:cs="微软雅黑"/>
                <w:color w:val="000000"/>
                <w:sz w:val="18"/>
                <w:szCs w:val="18"/>
              </w:rPr>
            </w:pPr>
            <w:moveFrom w:id="5113" w:author="haha" w:date="2019-07-23T15:23:00Z">
              <w:r w:rsidDel="00B1046A">
                <w:rPr>
                  <w:rFonts w:ascii="微软雅黑" w:eastAsia="微软雅黑" w:hAnsi="微软雅黑" w:cs="微软雅黑" w:hint="eastAsia"/>
                  <w:color w:val="000000"/>
                  <w:sz w:val="18"/>
                  <w:szCs w:val="18"/>
                </w:rPr>
                <w:t>搜索</w:t>
              </w:r>
            </w:moveFrom>
          </w:p>
        </w:tc>
        <w:tc>
          <w:tcPr>
            <w:tcW w:w="3000" w:type="dxa"/>
          </w:tcPr>
          <w:p w14:paraId="2F2B650E" w14:textId="41AB018D" w:rsidR="00FF6622" w:rsidDel="00B1046A" w:rsidRDefault="00FF6622" w:rsidP="006F3514">
            <w:pPr>
              <w:widowControl/>
              <w:jc w:val="left"/>
              <w:rPr>
                <w:moveFrom w:id="5114" w:author="haha" w:date="2019-07-23T15:23:00Z"/>
                <w:rFonts w:ascii="微软雅黑" w:eastAsia="微软雅黑" w:hAnsi="微软雅黑" w:cs="微软雅黑"/>
                <w:color w:val="000000"/>
                <w:sz w:val="18"/>
                <w:szCs w:val="18"/>
              </w:rPr>
            </w:pPr>
            <w:moveFrom w:id="5115" w:author="haha" w:date="2019-07-23T15:23:00Z">
              <w:r w:rsidDel="00B1046A">
                <w:rPr>
                  <w:rFonts w:ascii="微软雅黑" w:eastAsia="微软雅黑" w:hAnsi="微软雅黑" w:cs="微软雅黑" w:hint="eastAsia"/>
                  <w:color w:val="000000"/>
                  <w:sz w:val="18"/>
                  <w:szCs w:val="18"/>
                </w:rPr>
                <w:t>点击根据条件进行页面展示</w:t>
              </w:r>
            </w:moveFrom>
          </w:p>
        </w:tc>
        <w:tc>
          <w:tcPr>
            <w:tcW w:w="3209" w:type="dxa"/>
          </w:tcPr>
          <w:p w14:paraId="2ED084D5" w14:textId="58675896" w:rsidR="00FF6622" w:rsidDel="00B1046A" w:rsidRDefault="00FF6622" w:rsidP="006F3514">
            <w:pPr>
              <w:pStyle w:val="Axure"/>
              <w:rPr>
                <w:moveFrom w:id="5116" w:author="haha" w:date="2019-07-23T15:23:00Z"/>
                <w:rFonts w:ascii="微软雅黑" w:eastAsia="微软雅黑" w:hAnsi="微软雅黑" w:cs="微软雅黑"/>
                <w:sz w:val="18"/>
                <w:szCs w:val="18"/>
              </w:rPr>
            </w:pPr>
          </w:p>
        </w:tc>
        <w:tc>
          <w:tcPr>
            <w:tcW w:w="1712" w:type="dxa"/>
          </w:tcPr>
          <w:p w14:paraId="1084A271" w14:textId="12D966AD" w:rsidR="00FF6622" w:rsidDel="00B1046A" w:rsidRDefault="00FF6622" w:rsidP="006F3514">
            <w:pPr>
              <w:widowControl/>
              <w:jc w:val="left"/>
              <w:rPr>
                <w:moveFrom w:id="5117" w:author="haha" w:date="2019-07-23T15:23:00Z"/>
                <w:rFonts w:ascii="微软雅黑" w:eastAsia="微软雅黑" w:hAnsi="微软雅黑" w:cs="微软雅黑"/>
                <w:sz w:val="18"/>
                <w:szCs w:val="18"/>
              </w:rPr>
            </w:pPr>
            <w:moveFrom w:id="5118" w:author="haha" w:date="2019-07-23T15:23:00Z">
              <w:r w:rsidDel="00B1046A">
                <w:rPr>
                  <w:rFonts w:ascii="微软雅黑" w:eastAsia="微软雅黑" w:hAnsi="微软雅黑" w:cs="微软雅黑" w:hint="eastAsia"/>
                  <w:sz w:val="18"/>
                  <w:szCs w:val="18"/>
                </w:rPr>
                <w:t>无数据展示空内容即可</w:t>
              </w:r>
            </w:moveFrom>
          </w:p>
        </w:tc>
      </w:tr>
      <w:tr w:rsidR="00FF6622" w:rsidDel="00B1046A" w14:paraId="1B5E4E61" w14:textId="42384C0B"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F29315" w14:textId="7F601029" w:rsidR="00FF6622" w:rsidDel="00B1046A" w:rsidRDefault="00FF6622" w:rsidP="006F3514">
            <w:pPr>
              <w:widowControl/>
              <w:jc w:val="center"/>
              <w:rPr>
                <w:moveFrom w:id="5119" w:author="haha" w:date="2019-07-23T15:23:00Z"/>
                <w:rFonts w:ascii="微软雅黑" w:eastAsia="微软雅黑" w:hAnsi="微软雅黑" w:cs="微软雅黑"/>
                <w:sz w:val="18"/>
                <w:szCs w:val="18"/>
              </w:rPr>
            </w:pPr>
            <w:moveFrom w:id="5120" w:author="haha" w:date="2019-07-23T15:23:00Z">
              <w:r w:rsidDel="00B1046A">
                <w:rPr>
                  <w:rFonts w:ascii="微软雅黑" w:eastAsia="微软雅黑" w:hAnsi="微软雅黑" w:cs="微软雅黑" w:hint="eastAsia"/>
                  <w:sz w:val="18"/>
                  <w:szCs w:val="18"/>
                </w:rPr>
                <w:t>3</w:t>
              </w:r>
            </w:moveFrom>
          </w:p>
        </w:tc>
        <w:tc>
          <w:tcPr>
            <w:tcW w:w="1309" w:type="dxa"/>
            <w:gridSpan w:val="2"/>
          </w:tcPr>
          <w:p w14:paraId="38015C0E" w14:textId="2405112F" w:rsidR="00FF6622" w:rsidDel="00B1046A" w:rsidRDefault="00FF6622" w:rsidP="006F3514">
            <w:pPr>
              <w:widowControl/>
              <w:jc w:val="left"/>
              <w:rPr>
                <w:moveFrom w:id="5121" w:author="haha" w:date="2019-07-23T15:23:00Z"/>
                <w:rFonts w:ascii="微软雅黑" w:eastAsia="微软雅黑" w:hAnsi="微软雅黑" w:cs="微软雅黑"/>
                <w:color w:val="000000"/>
                <w:sz w:val="18"/>
                <w:szCs w:val="18"/>
              </w:rPr>
            </w:pPr>
            <w:moveFrom w:id="5122" w:author="haha" w:date="2019-07-23T15:23:00Z">
              <w:r w:rsidDel="00B1046A">
                <w:rPr>
                  <w:rFonts w:ascii="微软雅黑" w:eastAsia="微软雅黑" w:hAnsi="微软雅黑" w:cs="微软雅黑" w:hint="eastAsia"/>
                  <w:color w:val="000000"/>
                  <w:sz w:val="18"/>
                  <w:szCs w:val="18"/>
                </w:rPr>
                <w:t>重置</w:t>
              </w:r>
            </w:moveFrom>
          </w:p>
        </w:tc>
        <w:tc>
          <w:tcPr>
            <w:tcW w:w="3000" w:type="dxa"/>
          </w:tcPr>
          <w:p w14:paraId="27354D3E" w14:textId="14906BD2" w:rsidR="00FF6622" w:rsidDel="00B1046A" w:rsidRDefault="00FF6622" w:rsidP="006F3514">
            <w:pPr>
              <w:widowControl/>
              <w:jc w:val="left"/>
              <w:rPr>
                <w:moveFrom w:id="5123" w:author="haha" w:date="2019-07-23T15:23:00Z"/>
                <w:rFonts w:ascii="微软雅黑" w:eastAsia="微软雅黑" w:hAnsi="微软雅黑" w:cs="微软雅黑"/>
                <w:color w:val="000000"/>
                <w:sz w:val="18"/>
                <w:szCs w:val="18"/>
              </w:rPr>
            </w:pPr>
            <w:moveFrom w:id="5124" w:author="haha" w:date="2019-07-23T15:23:00Z">
              <w:r w:rsidDel="00B1046A">
                <w:rPr>
                  <w:rFonts w:ascii="微软雅黑" w:eastAsia="微软雅黑" w:hAnsi="微软雅黑" w:cs="微软雅黑" w:hint="eastAsia"/>
                  <w:color w:val="000000"/>
                  <w:sz w:val="18"/>
                  <w:szCs w:val="18"/>
                </w:rPr>
                <w:t>筛选条件回到默认状态</w:t>
              </w:r>
            </w:moveFrom>
          </w:p>
        </w:tc>
        <w:tc>
          <w:tcPr>
            <w:tcW w:w="3209" w:type="dxa"/>
          </w:tcPr>
          <w:p w14:paraId="42E11A4A" w14:textId="03850885" w:rsidR="00FF6622" w:rsidDel="00B1046A" w:rsidRDefault="00FF6622" w:rsidP="006F3514">
            <w:pPr>
              <w:pStyle w:val="Axure"/>
              <w:rPr>
                <w:moveFrom w:id="5125" w:author="haha" w:date="2019-07-23T15:23:00Z"/>
                <w:rFonts w:ascii="微软雅黑" w:eastAsia="微软雅黑" w:hAnsi="微软雅黑" w:cs="微软雅黑"/>
                <w:sz w:val="18"/>
                <w:szCs w:val="18"/>
              </w:rPr>
            </w:pPr>
          </w:p>
        </w:tc>
        <w:tc>
          <w:tcPr>
            <w:tcW w:w="1712" w:type="dxa"/>
          </w:tcPr>
          <w:p w14:paraId="50BA6FC2" w14:textId="21A496C2" w:rsidR="00FF6622" w:rsidDel="00B1046A" w:rsidRDefault="00FF6622" w:rsidP="006F3514">
            <w:pPr>
              <w:widowControl/>
              <w:jc w:val="left"/>
              <w:rPr>
                <w:moveFrom w:id="5126" w:author="haha" w:date="2019-07-23T15:23:00Z"/>
                <w:rFonts w:ascii="微软雅黑" w:eastAsia="微软雅黑" w:hAnsi="微软雅黑" w:cs="微软雅黑"/>
                <w:sz w:val="18"/>
                <w:szCs w:val="18"/>
              </w:rPr>
            </w:pPr>
          </w:p>
        </w:tc>
      </w:tr>
      <w:tr w:rsidR="00FF6622" w:rsidDel="00B1046A" w14:paraId="7FD8E633" w14:textId="4EA9974F"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F19E1B" w14:textId="5AEDB7A4" w:rsidR="00FF6622" w:rsidDel="00B1046A" w:rsidRDefault="00FF6622" w:rsidP="006F3514">
            <w:pPr>
              <w:widowControl/>
              <w:jc w:val="center"/>
              <w:rPr>
                <w:moveFrom w:id="5127" w:author="haha" w:date="2019-07-23T15:23:00Z"/>
                <w:rFonts w:ascii="微软雅黑" w:eastAsia="微软雅黑" w:hAnsi="微软雅黑" w:cs="微软雅黑"/>
                <w:sz w:val="18"/>
                <w:szCs w:val="18"/>
              </w:rPr>
            </w:pPr>
            <w:moveFrom w:id="5128" w:author="haha" w:date="2019-07-23T15:23:00Z">
              <w:r w:rsidDel="00B1046A">
                <w:rPr>
                  <w:rFonts w:ascii="微软雅黑" w:eastAsia="微软雅黑" w:hAnsi="微软雅黑" w:cs="微软雅黑" w:hint="eastAsia"/>
                  <w:sz w:val="18"/>
                  <w:szCs w:val="18"/>
                </w:rPr>
                <w:t>4</w:t>
              </w:r>
            </w:moveFrom>
          </w:p>
        </w:tc>
        <w:tc>
          <w:tcPr>
            <w:tcW w:w="1309" w:type="dxa"/>
            <w:gridSpan w:val="2"/>
          </w:tcPr>
          <w:p w14:paraId="4F4B347F" w14:textId="77F5D0C0" w:rsidR="00FF6622" w:rsidDel="00B1046A" w:rsidRDefault="00FF6622" w:rsidP="006F3514">
            <w:pPr>
              <w:widowControl/>
              <w:jc w:val="left"/>
              <w:rPr>
                <w:moveFrom w:id="5129" w:author="haha" w:date="2019-07-23T15:23:00Z"/>
                <w:rFonts w:ascii="微软雅黑" w:eastAsia="微软雅黑" w:hAnsi="微软雅黑" w:cs="微软雅黑"/>
                <w:color w:val="000000"/>
                <w:sz w:val="18"/>
                <w:szCs w:val="18"/>
              </w:rPr>
            </w:pPr>
            <w:moveFrom w:id="5130" w:author="haha" w:date="2019-07-23T15:23:00Z">
              <w:r w:rsidDel="00B1046A">
                <w:rPr>
                  <w:rFonts w:ascii="微软雅黑" w:eastAsia="微软雅黑" w:hAnsi="微软雅黑" w:cs="微软雅黑" w:hint="eastAsia"/>
                  <w:color w:val="000000"/>
                  <w:sz w:val="18"/>
                  <w:szCs w:val="18"/>
                </w:rPr>
                <w:t>导出</w:t>
              </w:r>
            </w:moveFrom>
          </w:p>
        </w:tc>
        <w:tc>
          <w:tcPr>
            <w:tcW w:w="3000" w:type="dxa"/>
          </w:tcPr>
          <w:p w14:paraId="1329B8F1" w14:textId="2304D2F2" w:rsidR="00FF6622" w:rsidDel="00B1046A" w:rsidRDefault="00FF6622" w:rsidP="006F3514">
            <w:pPr>
              <w:widowControl/>
              <w:jc w:val="left"/>
              <w:rPr>
                <w:moveFrom w:id="5131" w:author="haha" w:date="2019-07-23T15:23:00Z"/>
                <w:rFonts w:ascii="微软雅黑" w:eastAsia="微软雅黑" w:hAnsi="微软雅黑" w:cs="微软雅黑"/>
                <w:color w:val="000000"/>
                <w:sz w:val="18"/>
                <w:szCs w:val="18"/>
              </w:rPr>
            </w:pPr>
            <w:moveFrom w:id="5132" w:author="haha" w:date="2019-07-23T15:23:00Z">
              <w:r w:rsidDel="00B1046A">
                <w:rPr>
                  <w:rFonts w:ascii="微软雅黑" w:eastAsia="微软雅黑" w:hAnsi="微软雅黑" w:cs="微软雅黑" w:hint="eastAsia"/>
                  <w:color w:val="000000"/>
                  <w:sz w:val="18"/>
                  <w:szCs w:val="18"/>
                </w:rPr>
                <w:t>默认导出近3</w:t>
              </w:r>
              <w:r w:rsidDel="00B1046A">
                <w:rPr>
                  <w:rFonts w:ascii="微软雅黑" w:eastAsia="微软雅黑" w:hAnsi="微软雅黑" w:cs="微软雅黑"/>
                  <w:color w:val="000000"/>
                  <w:sz w:val="18"/>
                  <w:szCs w:val="18"/>
                </w:rPr>
                <w:t>0</w:t>
              </w:r>
              <w:r w:rsidDel="00B1046A">
                <w:rPr>
                  <w:rFonts w:ascii="微软雅黑" w:eastAsia="微软雅黑" w:hAnsi="微软雅黑" w:cs="微软雅黑" w:hint="eastAsia"/>
                  <w:color w:val="000000"/>
                  <w:sz w:val="18"/>
                  <w:szCs w:val="18"/>
                </w:rPr>
                <w:t>天的，有调件晒符合条件的不大于2</w:t>
              </w:r>
              <w:r w:rsidDel="00B1046A">
                <w:rPr>
                  <w:rFonts w:ascii="微软雅黑" w:eastAsia="微软雅黑" w:hAnsi="微软雅黑" w:cs="微软雅黑"/>
                  <w:color w:val="000000"/>
                  <w:sz w:val="18"/>
                  <w:szCs w:val="18"/>
                </w:rPr>
                <w:t>M</w:t>
              </w:r>
            </w:moveFrom>
          </w:p>
        </w:tc>
        <w:tc>
          <w:tcPr>
            <w:tcW w:w="3209" w:type="dxa"/>
          </w:tcPr>
          <w:p w14:paraId="42A8AFFF" w14:textId="0B1D4909" w:rsidR="00FF6622" w:rsidDel="00B1046A" w:rsidRDefault="00FF6622" w:rsidP="006F3514">
            <w:pPr>
              <w:pStyle w:val="Axure"/>
              <w:rPr>
                <w:moveFrom w:id="5133" w:author="haha" w:date="2019-07-23T15:23:00Z"/>
                <w:rFonts w:ascii="微软雅黑" w:eastAsia="微软雅黑" w:hAnsi="微软雅黑" w:cs="微软雅黑"/>
                <w:sz w:val="18"/>
                <w:szCs w:val="18"/>
              </w:rPr>
            </w:pPr>
          </w:p>
        </w:tc>
        <w:tc>
          <w:tcPr>
            <w:tcW w:w="1712" w:type="dxa"/>
          </w:tcPr>
          <w:p w14:paraId="5C749730" w14:textId="56BDE93C" w:rsidR="00FF6622" w:rsidDel="00B1046A" w:rsidRDefault="00FF6622" w:rsidP="006F3514">
            <w:pPr>
              <w:widowControl/>
              <w:jc w:val="left"/>
              <w:rPr>
                <w:moveFrom w:id="5134" w:author="haha" w:date="2019-07-23T15:23:00Z"/>
                <w:rFonts w:ascii="微软雅黑" w:eastAsia="微软雅黑" w:hAnsi="微软雅黑" w:cs="微软雅黑"/>
                <w:sz w:val="18"/>
                <w:szCs w:val="18"/>
              </w:rPr>
            </w:pPr>
            <w:moveFrom w:id="5135" w:author="haha" w:date="2019-07-23T15:23:00Z">
              <w:r w:rsidDel="00B1046A">
                <w:rPr>
                  <w:rFonts w:ascii="微软雅黑" w:eastAsia="微软雅黑" w:hAnsi="微软雅黑" w:cs="微软雅黑" w:hint="eastAsia"/>
                  <w:sz w:val="18"/>
                  <w:szCs w:val="18"/>
                </w:rPr>
                <w:t>无数据导出提示“无数据”</w:t>
              </w:r>
            </w:moveFrom>
          </w:p>
        </w:tc>
      </w:tr>
      <w:tr w:rsidR="00FF6622" w:rsidRPr="00F77E9B" w:rsidDel="00B1046A" w14:paraId="258A4C65" w14:textId="3151320A"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042398" w14:textId="407400EE" w:rsidR="00FF6622" w:rsidRPr="00F77E9B" w:rsidDel="00B1046A" w:rsidRDefault="00FF6622" w:rsidP="006F3514">
            <w:pPr>
              <w:widowControl/>
              <w:jc w:val="center"/>
              <w:rPr>
                <w:moveFrom w:id="5136" w:author="haha" w:date="2019-07-23T15:23:00Z"/>
                <w:rFonts w:ascii="微软雅黑" w:eastAsia="微软雅黑" w:hAnsi="微软雅黑" w:cs="微软雅黑"/>
                <w:color w:val="000000"/>
                <w:sz w:val="18"/>
                <w:szCs w:val="18"/>
              </w:rPr>
            </w:pPr>
            <w:moveFrom w:id="5137" w:author="haha" w:date="2019-07-23T15:23:00Z">
              <w:r w:rsidRPr="00F77E9B" w:rsidDel="00B1046A">
                <w:rPr>
                  <w:rFonts w:ascii="微软雅黑" w:eastAsia="微软雅黑" w:hAnsi="微软雅黑" w:cs="微软雅黑" w:hint="eastAsia"/>
                  <w:color w:val="000000"/>
                  <w:sz w:val="18"/>
                  <w:szCs w:val="18"/>
                </w:rPr>
                <w:t>5</w:t>
              </w:r>
            </w:moveFrom>
          </w:p>
        </w:tc>
        <w:tc>
          <w:tcPr>
            <w:tcW w:w="1309" w:type="dxa"/>
            <w:gridSpan w:val="2"/>
            <w:vAlign w:val="center"/>
          </w:tcPr>
          <w:p w14:paraId="1CD65BCF" w14:textId="6FCB1699" w:rsidR="00FF6622" w:rsidRPr="00F77E9B" w:rsidDel="00B1046A" w:rsidRDefault="00FF6622" w:rsidP="006F3514">
            <w:pPr>
              <w:widowControl/>
              <w:jc w:val="left"/>
              <w:rPr>
                <w:moveFrom w:id="5138" w:author="haha" w:date="2019-07-23T15:23:00Z"/>
                <w:rFonts w:ascii="微软雅黑" w:eastAsia="微软雅黑" w:hAnsi="微软雅黑" w:cs="微软雅黑"/>
                <w:color w:val="000000"/>
                <w:sz w:val="18"/>
                <w:szCs w:val="18"/>
              </w:rPr>
            </w:pPr>
            <w:moveFrom w:id="5139" w:author="haha" w:date="2019-07-23T15:23:00Z">
              <w:r w:rsidDel="00B1046A">
                <w:rPr>
                  <w:rFonts w:ascii="微软雅黑" w:eastAsia="微软雅黑" w:hAnsi="微软雅黑" w:cs="微软雅黑" w:hint="eastAsia"/>
                  <w:color w:val="000000"/>
                  <w:sz w:val="18"/>
                  <w:szCs w:val="18"/>
                </w:rPr>
                <w:t>明细记录</w:t>
              </w:r>
            </w:moveFrom>
          </w:p>
        </w:tc>
        <w:tc>
          <w:tcPr>
            <w:tcW w:w="3000" w:type="dxa"/>
            <w:vAlign w:val="center"/>
          </w:tcPr>
          <w:p w14:paraId="668CC2A7" w14:textId="699FEC37" w:rsidR="00FF6622" w:rsidRPr="00F77E9B" w:rsidDel="00B1046A" w:rsidRDefault="00FF6622" w:rsidP="006F3514">
            <w:pPr>
              <w:rPr>
                <w:moveFrom w:id="5140" w:author="haha" w:date="2019-07-23T15:23:00Z"/>
                <w:rFonts w:ascii="微软雅黑" w:eastAsia="微软雅黑" w:hAnsi="微软雅黑" w:cs="微软雅黑"/>
                <w:color w:val="000000"/>
                <w:sz w:val="18"/>
                <w:szCs w:val="18"/>
              </w:rPr>
            </w:pPr>
            <w:moveFrom w:id="5141" w:author="haha" w:date="2019-07-23T15:23:00Z">
              <w:r w:rsidDel="00B1046A">
                <w:rPr>
                  <w:rFonts w:ascii="微软雅黑" w:eastAsia="微软雅黑" w:hAnsi="微软雅黑" w:cs="微软雅黑" w:hint="eastAsia"/>
                  <w:color w:val="000000"/>
                  <w:sz w:val="18"/>
                  <w:szCs w:val="18"/>
                </w:rPr>
                <w:t>点击展示明细记录</w:t>
              </w:r>
            </w:moveFrom>
          </w:p>
        </w:tc>
        <w:tc>
          <w:tcPr>
            <w:tcW w:w="3209" w:type="dxa"/>
            <w:vAlign w:val="center"/>
          </w:tcPr>
          <w:p w14:paraId="4114722F" w14:textId="2BA95BCF" w:rsidR="00FF6622" w:rsidRPr="00F77E9B" w:rsidDel="00B1046A" w:rsidRDefault="00F36E8B" w:rsidP="006F3514">
            <w:pPr>
              <w:widowControl/>
              <w:jc w:val="left"/>
              <w:rPr>
                <w:moveFrom w:id="5142" w:author="haha" w:date="2019-07-23T15:23:00Z"/>
                <w:rFonts w:ascii="微软雅黑" w:eastAsia="微软雅黑" w:hAnsi="微软雅黑" w:cs="微软雅黑"/>
                <w:color w:val="000000"/>
                <w:sz w:val="18"/>
                <w:szCs w:val="18"/>
              </w:rPr>
            </w:pPr>
            <w:moveFrom w:id="5143" w:author="haha" w:date="2019-07-23T15:23:00Z">
              <w:r w:rsidDel="00B1046A">
                <w:rPr>
                  <w:rFonts w:ascii="微软雅黑" w:eastAsia="微软雅黑" w:hAnsi="微软雅黑" w:cs="微软雅黑" w:hint="eastAsia"/>
                  <w:color w:val="000000"/>
                  <w:sz w:val="18"/>
                  <w:szCs w:val="18"/>
                </w:rPr>
                <w:t>点击展示明细记录页面</w:t>
              </w:r>
            </w:moveFrom>
          </w:p>
        </w:tc>
        <w:tc>
          <w:tcPr>
            <w:tcW w:w="1712" w:type="dxa"/>
          </w:tcPr>
          <w:p w14:paraId="486D5608" w14:textId="1B33E7D2" w:rsidR="00FF6622" w:rsidRPr="00F77E9B" w:rsidDel="00B1046A" w:rsidRDefault="00FF6622" w:rsidP="006F3514">
            <w:pPr>
              <w:widowControl/>
              <w:jc w:val="left"/>
              <w:rPr>
                <w:moveFrom w:id="5144" w:author="haha" w:date="2019-07-23T15:23:00Z"/>
                <w:rFonts w:ascii="微软雅黑" w:eastAsia="微软雅黑" w:hAnsi="微软雅黑" w:cs="微软雅黑"/>
                <w:color w:val="000000"/>
                <w:sz w:val="18"/>
                <w:szCs w:val="18"/>
              </w:rPr>
            </w:pPr>
          </w:p>
        </w:tc>
      </w:tr>
      <w:tr w:rsidR="00FF6622" w:rsidRPr="00F77E9B" w:rsidDel="00B1046A" w14:paraId="5015E82A" w14:textId="162D8F82"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5A19037" w14:textId="08A8B0F8" w:rsidR="00FF6622" w:rsidRPr="00F77E9B" w:rsidDel="00B1046A" w:rsidRDefault="00F36E8B" w:rsidP="00FF6622">
            <w:pPr>
              <w:widowControl/>
              <w:jc w:val="center"/>
              <w:rPr>
                <w:moveFrom w:id="5145" w:author="haha" w:date="2019-07-23T15:23:00Z"/>
                <w:rFonts w:ascii="微软雅黑" w:eastAsia="微软雅黑" w:hAnsi="微软雅黑" w:cs="微软雅黑"/>
                <w:color w:val="000000"/>
                <w:sz w:val="18"/>
                <w:szCs w:val="18"/>
              </w:rPr>
            </w:pPr>
            <w:moveFrom w:id="5146" w:author="haha" w:date="2019-07-23T15:23:00Z">
              <w:r w:rsidDel="00B1046A">
                <w:rPr>
                  <w:rFonts w:ascii="微软雅黑" w:eastAsia="微软雅黑" w:hAnsi="微软雅黑" w:cs="微软雅黑"/>
                  <w:color w:val="000000"/>
                  <w:sz w:val="18"/>
                  <w:szCs w:val="18"/>
                </w:rPr>
                <w:t>6</w:t>
              </w:r>
            </w:moveFrom>
          </w:p>
        </w:tc>
        <w:tc>
          <w:tcPr>
            <w:tcW w:w="1309" w:type="dxa"/>
            <w:gridSpan w:val="2"/>
            <w:vAlign w:val="center"/>
          </w:tcPr>
          <w:p w14:paraId="6226596E" w14:textId="0AE2FB08" w:rsidR="00FF6622" w:rsidRPr="00FF6622" w:rsidDel="00B1046A" w:rsidRDefault="00FF6622" w:rsidP="00FF6622">
            <w:pPr>
              <w:widowControl/>
              <w:jc w:val="left"/>
              <w:rPr>
                <w:moveFrom w:id="5147" w:author="haha" w:date="2019-07-23T15:23:00Z"/>
                <w:rFonts w:ascii="微软雅黑" w:eastAsia="微软雅黑" w:hAnsi="微软雅黑"/>
                <w:color w:val="000000"/>
                <w:sz w:val="18"/>
                <w:szCs w:val="18"/>
              </w:rPr>
            </w:pPr>
            <w:moveFrom w:id="5148" w:author="haha" w:date="2019-07-23T15:23:00Z">
              <w:r w:rsidRPr="00FF6622" w:rsidDel="00B1046A">
                <w:rPr>
                  <w:rFonts w:ascii="微软雅黑" w:eastAsia="微软雅黑" w:hAnsi="微软雅黑" w:hint="eastAsia"/>
                  <w:color w:val="000000"/>
                  <w:sz w:val="18"/>
                  <w:szCs w:val="18"/>
                </w:rPr>
                <w:t>日期</w:t>
              </w:r>
            </w:moveFrom>
          </w:p>
        </w:tc>
        <w:tc>
          <w:tcPr>
            <w:tcW w:w="3000" w:type="dxa"/>
            <w:vAlign w:val="center"/>
          </w:tcPr>
          <w:p w14:paraId="7441CDCA" w14:textId="6492B99B" w:rsidR="00FF6622" w:rsidRPr="00FF6622" w:rsidDel="00B1046A" w:rsidRDefault="00F36E8B" w:rsidP="00FF6622">
            <w:pPr>
              <w:rPr>
                <w:moveFrom w:id="5149" w:author="haha" w:date="2019-07-23T15:23:00Z"/>
                <w:rFonts w:ascii="微软雅黑" w:eastAsia="微软雅黑" w:hAnsi="微软雅黑"/>
                <w:color w:val="000000"/>
                <w:sz w:val="18"/>
                <w:szCs w:val="18"/>
              </w:rPr>
            </w:pPr>
            <w:moveFrom w:id="5150" w:author="haha" w:date="2019-07-23T15:23:00Z">
              <w:r w:rsidDel="00B1046A">
                <w:rPr>
                  <w:rFonts w:ascii="微软雅黑" w:eastAsia="微软雅黑" w:hAnsi="微软雅黑" w:hint="eastAsia"/>
                  <w:color w:val="000000"/>
                  <w:sz w:val="18"/>
                  <w:szCs w:val="18"/>
                </w:rPr>
                <w:t>当日，每日生成一条数据</w:t>
              </w:r>
            </w:moveFrom>
          </w:p>
        </w:tc>
        <w:tc>
          <w:tcPr>
            <w:tcW w:w="3209" w:type="dxa"/>
            <w:vAlign w:val="center"/>
          </w:tcPr>
          <w:p w14:paraId="1B80AFC0" w14:textId="6BE7677E" w:rsidR="00FF6622" w:rsidRPr="00FF6622" w:rsidDel="00B1046A" w:rsidRDefault="00FF6622" w:rsidP="00FF6622">
            <w:pPr>
              <w:rPr>
                <w:moveFrom w:id="5151" w:author="haha" w:date="2019-07-23T15:23:00Z"/>
                <w:rFonts w:ascii="微软雅黑" w:eastAsia="微软雅黑" w:hAnsi="微软雅黑" w:cs="Times New Roman"/>
                <w:sz w:val="18"/>
                <w:szCs w:val="18"/>
              </w:rPr>
            </w:pPr>
          </w:p>
        </w:tc>
        <w:tc>
          <w:tcPr>
            <w:tcW w:w="1712" w:type="dxa"/>
            <w:vAlign w:val="center"/>
          </w:tcPr>
          <w:p w14:paraId="32E32BD9" w14:textId="277A341A" w:rsidR="00FF6622" w:rsidRPr="007F0B42" w:rsidDel="00B1046A" w:rsidRDefault="00FF6622" w:rsidP="00FF6622">
            <w:pPr>
              <w:widowControl/>
              <w:jc w:val="left"/>
              <w:rPr>
                <w:moveFrom w:id="5152" w:author="haha" w:date="2019-07-23T15:23:00Z"/>
                <w:rFonts w:ascii="微软雅黑" w:eastAsia="微软雅黑" w:hAnsi="微软雅黑" w:cs="微软雅黑"/>
                <w:color w:val="000000"/>
                <w:sz w:val="18"/>
                <w:szCs w:val="18"/>
              </w:rPr>
            </w:pPr>
          </w:p>
        </w:tc>
      </w:tr>
      <w:tr w:rsidR="00FF6622" w:rsidRPr="00F77E9B" w:rsidDel="00B1046A" w14:paraId="2F0C2C03" w14:textId="20134C9E"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3788645" w14:textId="7910730D" w:rsidR="00FF6622" w:rsidRPr="00F77E9B" w:rsidDel="00B1046A" w:rsidRDefault="00F36E8B" w:rsidP="00FF6622">
            <w:pPr>
              <w:widowControl/>
              <w:jc w:val="center"/>
              <w:rPr>
                <w:moveFrom w:id="5153" w:author="haha" w:date="2019-07-23T15:23:00Z"/>
                <w:rFonts w:ascii="微软雅黑" w:eastAsia="微软雅黑" w:hAnsi="微软雅黑" w:cs="微软雅黑"/>
                <w:color w:val="000000"/>
                <w:sz w:val="18"/>
                <w:szCs w:val="18"/>
              </w:rPr>
            </w:pPr>
            <w:moveFrom w:id="5154" w:author="haha" w:date="2019-07-23T15:23:00Z">
              <w:r w:rsidDel="00B1046A">
                <w:rPr>
                  <w:rFonts w:ascii="微软雅黑" w:eastAsia="微软雅黑" w:hAnsi="微软雅黑" w:cs="微软雅黑"/>
                  <w:color w:val="000000"/>
                  <w:sz w:val="18"/>
                  <w:szCs w:val="18"/>
                </w:rPr>
                <w:t>7</w:t>
              </w:r>
            </w:moveFrom>
          </w:p>
        </w:tc>
        <w:tc>
          <w:tcPr>
            <w:tcW w:w="1309" w:type="dxa"/>
            <w:gridSpan w:val="2"/>
            <w:vAlign w:val="center"/>
          </w:tcPr>
          <w:p w14:paraId="71C3FE4C" w14:textId="280DC2D4" w:rsidR="00FF6622" w:rsidRPr="00FF6622" w:rsidDel="00B1046A" w:rsidRDefault="00FF6622" w:rsidP="00FF6622">
            <w:pPr>
              <w:rPr>
                <w:moveFrom w:id="5155" w:author="haha" w:date="2019-07-23T15:23:00Z"/>
                <w:rFonts w:ascii="微软雅黑" w:eastAsia="微软雅黑" w:hAnsi="微软雅黑" w:cs="宋体"/>
                <w:color w:val="000000"/>
                <w:sz w:val="18"/>
                <w:szCs w:val="18"/>
              </w:rPr>
            </w:pPr>
            <w:moveFrom w:id="5156" w:author="haha" w:date="2019-07-23T15:23:00Z">
              <w:r w:rsidRPr="00FF6622" w:rsidDel="00B1046A">
                <w:rPr>
                  <w:rFonts w:ascii="微软雅黑" w:eastAsia="微软雅黑" w:hAnsi="微软雅黑" w:hint="eastAsia"/>
                  <w:color w:val="000000"/>
                  <w:sz w:val="18"/>
                  <w:szCs w:val="18"/>
                </w:rPr>
                <w:t>风控调用量</w:t>
              </w:r>
            </w:moveFrom>
          </w:p>
        </w:tc>
        <w:tc>
          <w:tcPr>
            <w:tcW w:w="3000" w:type="dxa"/>
            <w:vAlign w:val="center"/>
          </w:tcPr>
          <w:p w14:paraId="06FFA5EB" w14:textId="700CDBB0" w:rsidR="00FF6622" w:rsidRPr="00FF6622" w:rsidDel="00B1046A" w:rsidRDefault="00F36E8B" w:rsidP="00FF6622">
            <w:pPr>
              <w:rPr>
                <w:moveFrom w:id="5157" w:author="haha" w:date="2019-07-23T15:23:00Z"/>
                <w:rFonts w:ascii="微软雅黑" w:eastAsia="微软雅黑" w:hAnsi="微软雅黑"/>
                <w:color w:val="000000"/>
                <w:sz w:val="18"/>
                <w:szCs w:val="18"/>
              </w:rPr>
            </w:pPr>
            <w:moveFrom w:id="5158" w:author="haha" w:date="2019-07-23T15:23:00Z">
              <w:r w:rsidRPr="00FF6622" w:rsidDel="00B1046A">
                <w:rPr>
                  <w:rFonts w:ascii="微软雅黑" w:eastAsia="微软雅黑" w:hAnsi="微软雅黑" w:hint="eastAsia"/>
                  <w:color w:val="000000"/>
                  <w:sz w:val="18"/>
                  <w:szCs w:val="18"/>
                </w:rPr>
                <w:t>调用运营商认证数</w:t>
              </w:r>
            </w:moveFrom>
          </w:p>
        </w:tc>
        <w:tc>
          <w:tcPr>
            <w:tcW w:w="3209" w:type="dxa"/>
            <w:vAlign w:val="center"/>
          </w:tcPr>
          <w:p w14:paraId="188CE909" w14:textId="3854ED44" w:rsidR="00FF6622" w:rsidRPr="00FF6622" w:rsidDel="00B1046A" w:rsidRDefault="00FF6622" w:rsidP="00FF6622">
            <w:pPr>
              <w:rPr>
                <w:moveFrom w:id="5159" w:author="haha" w:date="2019-07-23T15:23:00Z"/>
                <w:rFonts w:ascii="微软雅黑" w:eastAsia="微软雅黑" w:hAnsi="微软雅黑" w:cs="宋体"/>
                <w:color w:val="000000"/>
                <w:sz w:val="18"/>
                <w:szCs w:val="18"/>
              </w:rPr>
            </w:pPr>
          </w:p>
        </w:tc>
        <w:tc>
          <w:tcPr>
            <w:tcW w:w="1712" w:type="dxa"/>
            <w:vAlign w:val="center"/>
          </w:tcPr>
          <w:p w14:paraId="70D4CEBD" w14:textId="2D1F2D22" w:rsidR="00FF6622" w:rsidRPr="007F0B42" w:rsidDel="00B1046A" w:rsidRDefault="00FF6622" w:rsidP="00FF6622">
            <w:pPr>
              <w:rPr>
                <w:moveFrom w:id="5160" w:author="haha" w:date="2019-07-23T15:23:00Z"/>
                <w:rFonts w:ascii="微软雅黑" w:eastAsia="微软雅黑" w:hAnsi="微软雅黑" w:cs="微软雅黑"/>
                <w:color w:val="000000"/>
                <w:sz w:val="18"/>
                <w:szCs w:val="18"/>
              </w:rPr>
            </w:pPr>
          </w:p>
        </w:tc>
      </w:tr>
      <w:tr w:rsidR="00F36E8B" w:rsidRPr="00F77E9B" w:rsidDel="00B1046A" w14:paraId="150C6D81" w14:textId="77CCE3B5"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01329B" w14:textId="01469F46" w:rsidR="00F36E8B" w:rsidRPr="00F77E9B" w:rsidDel="00B1046A" w:rsidRDefault="00F36E8B" w:rsidP="00F36E8B">
            <w:pPr>
              <w:widowControl/>
              <w:jc w:val="center"/>
              <w:rPr>
                <w:moveFrom w:id="5161" w:author="haha" w:date="2019-07-23T15:23:00Z"/>
                <w:rFonts w:ascii="微软雅黑" w:eastAsia="微软雅黑" w:hAnsi="微软雅黑" w:cs="微软雅黑"/>
                <w:color w:val="000000"/>
                <w:sz w:val="18"/>
                <w:szCs w:val="18"/>
              </w:rPr>
            </w:pPr>
            <w:moveFrom w:id="5162" w:author="haha" w:date="2019-07-23T15:23:00Z">
              <w:r w:rsidDel="00B1046A">
                <w:rPr>
                  <w:rFonts w:ascii="微软雅黑" w:eastAsia="微软雅黑" w:hAnsi="微软雅黑" w:cs="微软雅黑"/>
                  <w:color w:val="000000"/>
                  <w:sz w:val="18"/>
                  <w:szCs w:val="18"/>
                </w:rPr>
                <w:t>8</w:t>
              </w:r>
            </w:moveFrom>
          </w:p>
        </w:tc>
        <w:tc>
          <w:tcPr>
            <w:tcW w:w="1309" w:type="dxa"/>
            <w:gridSpan w:val="2"/>
            <w:vAlign w:val="center"/>
          </w:tcPr>
          <w:p w14:paraId="25FF0AAC" w14:textId="27E564B7" w:rsidR="00F36E8B" w:rsidRPr="00FF6622" w:rsidDel="00B1046A" w:rsidRDefault="00F36E8B" w:rsidP="00F36E8B">
            <w:pPr>
              <w:rPr>
                <w:moveFrom w:id="5163" w:author="haha" w:date="2019-07-23T15:23:00Z"/>
                <w:rFonts w:ascii="微软雅黑" w:eastAsia="微软雅黑" w:hAnsi="微软雅黑"/>
                <w:color w:val="000000"/>
                <w:sz w:val="18"/>
                <w:szCs w:val="18"/>
              </w:rPr>
            </w:pPr>
            <w:moveFrom w:id="5164" w:author="haha" w:date="2019-07-23T15:23:00Z">
              <w:r w:rsidRPr="00FF6622" w:rsidDel="00B1046A">
                <w:rPr>
                  <w:rFonts w:ascii="微软雅黑" w:eastAsia="微软雅黑" w:hAnsi="微软雅黑" w:hint="eastAsia"/>
                  <w:color w:val="000000"/>
                  <w:sz w:val="18"/>
                  <w:szCs w:val="18"/>
                </w:rPr>
                <w:t>有效调用</w:t>
              </w:r>
            </w:moveFrom>
          </w:p>
        </w:tc>
        <w:tc>
          <w:tcPr>
            <w:tcW w:w="3000" w:type="dxa"/>
            <w:vAlign w:val="center"/>
          </w:tcPr>
          <w:p w14:paraId="44494253" w14:textId="3B85AF1D" w:rsidR="00F36E8B" w:rsidRPr="00FF6622" w:rsidDel="00B1046A" w:rsidRDefault="00F36E8B" w:rsidP="00F36E8B">
            <w:pPr>
              <w:rPr>
                <w:moveFrom w:id="5165" w:author="haha" w:date="2019-07-23T15:23:00Z"/>
                <w:rFonts w:ascii="微软雅黑" w:eastAsia="微软雅黑" w:hAnsi="微软雅黑" w:cs="宋体"/>
                <w:color w:val="000000"/>
                <w:sz w:val="18"/>
                <w:szCs w:val="18"/>
              </w:rPr>
            </w:pPr>
            <w:moveFrom w:id="5166" w:author="haha" w:date="2019-07-23T15:23:00Z">
              <w:r w:rsidRPr="00FF6622" w:rsidDel="00B1046A">
                <w:rPr>
                  <w:rFonts w:ascii="微软雅黑" w:eastAsia="微软雅黑" w:hAnsi="微软雅黑" w:hint="eastAsia"/>
                  <w:color w:val="000000"/>
                  <w:sz w:val="18"/>
                  <w:szCs w:val="18"/>
                </w:rPr>
                <w:t>蓝鲸明确给出分数的客户数</w:t>
              </w:r>
            </w:moveFrom>
          </w:p>
        </w:tc>
        <w:tc>
          <w:tcPr>
            <w:tcW w:w="3209" w:type="dxa"/>
            <w:vAlign w:val="center"/>
          </w:tcPr>
          <w:p w14:paraId="49824753" w14:textId="129BCB2F" w:rsidR="00F36E8B" w:rsidRPr="00FF6622" w:rsidDel="00B1046A" w:rsidRDefault="00F36E8B" w:rsidP="00F36E8B">
            <w:pPr>
              <w:rPr>
                <w:moveFrom w:id="5167" w:author="haha" w:date="2019-07-23T15:23:00Z"/>
                <w:rFonts w:ascii="微软雅黑" w:eastAsia="微软雅黑" w:hAnsi="微软雅黑" w:cs="宋体"/>
                <w:color w:val="000000"/>
                <w:sz w:val="18"/>
                <w:szCs w:val="18"/>
              </w:rPr>
            </w:pPr>
          </w:p>
        </w:tc>
        <w:tc>
          <w:tcPr>
            <w:tcW w:w="1712" w:type="dxa"/>
            <w:vAlign w:val="center"/>
          </w:tcPr>
          <w:p w14:paraId="25F72328" w14:textId="7DCE8B8F" w:rsidR="00F36E8B" w:rsidRPr="007F0B42" w:rsidDel="00B1046A" w:rsidRDefault="00F36E8B" w:rsidP="00F36E8B">
            <w:pPr>
              <w:rPr>
                <w:moveFrom w:id="5168" w:author="haha" w:date="2019-07-23T15:23:00Z"/>
                <w:rFonts w:ascii="微软雅黑" w:eastAsia="微软雅黑" w:hAnsi="微软雅黑" w:cs="微软雅黑"/>
                <w:color w:val="000000"/>
                <w:sz w:val="18"/>
                <w:szCs w:val="18"/>
              </w:rPr>
            </w:pPr>
          </w:p>
        </w:tc>
      </w:tr>
      <w:tr w:rsidR="00F36E8B" w:rsidRPr="00F77E9B" w:rsidDel="00B1046A" w14:paraId="4E41F2B5" w14:textId="5AC0D7F1"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8D1BBA4" w14:textId="1D444D38" w:rsidR="00F36E8B" w:rsidRPr="00F77E9B" w:rsidDel="00B1046A" w:rsidRDefault="00F36E8B" w:rsidP="00F36E8B">
            <w:pPr>
              <w:widowControl/>
              <w:jc w:val="center"/>
              <w:rPr>
                <w:moveFrom w:id="5169" w:author="haha" w:date="2019-07-23T15:23:00Z"/>
                <w:rFonts w:ascii="微软雅黑" w:eastAsia="微软雅黑" w:hAnsi="微软雅黑" w:cs="微软雅黑"/>
                <w:color w:val="000000"/>
                <w:sz w:val="18"/>
                <w:szCs w:val="18"/>
              </w:rPr>
            </w:pPr>
            <w:moveFrom w:id="5170" w:author="haha" w:date="2019-07-23T15:23:00Z">
              <w:r w:rsidDel="00B1046A">
                <w:rPr>
                  <w:rFonts w:ascii="微软雅黑" w:eastAsia="微软雅黑" w:hAnsi="微软雅黑" w:cs="微软雅黑"/>
                  <w:color w:val="000000"/>
                  <w:sz w:val="18"/>
                  <w:szCs w:val="18"/>
                </w:rPr>
                <w:t>9</w:t>
              </w:r>
            </w:moveFrom>
          </w:p>
        </w:tc>
        <w:tc>
          <w:tcPr>
            <w:tcW w:w="1309" w:type="dxa"/>
            <w:gridSpan w:val="2"/>
            <w:vAlign w:val="center"/>
          </w:tcPr>
          <w:p w14:paraId="41184AE2" w14:textId="70D55623" w:rsidR="00F36E8B" w:rsidRPr="00FF6622" w:rsidDel="00B1046A" w:rsidRDefault="00F36E8B" w:rsidP="00F36E8B">
            <w:pPr>
              <w:rPr>
                <w:moveFrom w:id="5171" w:author="haha" w:date="2019-07-23T15:23:00Z"/>
                <w:rFonts w:ascii="微软雅黑" w:eastAsia="微软雅黑" w:hAnsi="微软雅黑"/>
                <w:color w:val="000000"/>
                <w:sz w:val="18"/>
                <w:szCs w:val="18"/>
              </w:rPr>
            </w:pPr>
            <w:moveFrom w:id="5172" w:author="haha" w:date="2019-07-23T15:23:00Z">
              <w:r w:rsidRPr="00FF6622" w:rsidDel="00B1046A">
                <w:rPr>
                  <w:rFonts w:ascii="微软雅黑" w:eastAsia="微软雅黑" w:hAnsi="微软雅黑" w:hint="eastAsia"/>
                  <w:color w:val="000000"/>
                  <w:sz w:val="18"/>
                  <w:szCs w:val="18"/>
                </w:rPr>
                <w:t>单价</w:t>
              </w:r>
            </w:moveFrom>
          </w:p>
        </w:tc>
        <w:tc>
          <w:tcPr>
            <w:tcW w:w="3000" w:type="dxa"/>
            <w:vAlign w:val="center"/>
          </w:tcPr>
          <w:p w14:paraId="5BFDA4CE" w14:textId="63996804" w:rsidR="00F36E8B" w:rsidRPr="00FF6622" w:rsidDel="00B1046A" w:rsidRDefault="00F36E8B" w:rsidP="00F36E8B">
            <w:pPr>
              <w:rPr>
                <w:moveFrom w:id="5173" w:author="haha" w:date="2019-07-23T15:23:00Z"/>
                <w:rFonts w:ascii="微软雅黑" w:eastAsia="微软雅黑" w:hAnsi="微软雅黑" w:cs="宋体"/>
                <w:color w:val="000000"/>
                <w:sz w:val="18"/>
                <w:szCs w:val="18"/>
              </w:rPr>
            </w:pPr>
            <w:moveFrom w:id="5174" w:author="haha" w:date="2019-07-23T15:23:00Z">
              <w:r w:rsidRPr="00FF6622" w:rsidDel="00B1046A">
                <w:rPr>
                  <w:rFonts w:ascii="微软雅黑" w:eastAsia="微软雅黑" w:hAnsi="微软雅黑" w:hint="eastAsia"/>
                  <w:color w:val="000000"/>
                  <w:sz w:val="18"/>
                  <w:szCs w:val="18"/>
                </w:rPr>
                <w:t>价格</w:t>
              </w:r>
            </w:moveFrom>
          </w:p>
        </w:tc>
        <w:tc>
          <w:tcPr>
            <w:tcW w:w="3209" w:type="dxa"/>
            <w:vAlign w:val="center"/>
          </w:tcPr>
          <w:p w14:paraId="2CA85179" w14:textId="0F385119" w:rsidR="00F36E8B" w:rsidRPr="00FF6622" w:rsidDel="00B1046A" w:rsidRDefault="00F36E8B" w:rsidP="00F36E8B">
            <w:pPr>
              <w:rPr>
                <w:moveFrom w:id="5175" w:author="haha" w:date="2019-07-23T15:23:00Z"/>
                <w:rFonts w:ascii="微软雅黑" w:eastAsia="微软雅黑" w:hAnsi="微软雅黑" w:cs="宋体"/>
                <w:color w:val="000000"/>
                <w:sz w:val="18"/>
                <w:szCs w:val="18"/>
              </w:rPr>
            </w:pPr>
          </w:p>
        </w:tc>
        <w:tc>
          <w:tcPr>
            <w:tcW w:w="1712" w:type="dxa"/>
            <w:vAlign w:val="center"/>
          </w:tcPr>
          <w:p w14:paraId="504A523E" w14:textId="7E8BF848" w:rsidR="00F36E8B" w:rsidRPr="007F0B42" w:rsidDel="00B1046A" w:rsidRDefault="00F36E8B" w:rsidP="00F36E8B">
            <w:pPr>
              <w:rPr>
                <w:moveFrom w:id="5176" w:author="haha" w:date="2019-07-23T15:23:00Z"/>
                <w:rFonts w:ascii="微软雅黑" w:eastAsia="微软雅黑" w:hAnsi="微软雅黑" w:cs="微软雅黑"/>
                <w:color w:val="000000"/>
                <w:sz w:val="18"/>
                <w:szCs w:val="18"/>
              </w:rPr>
            </w:pPr>
          </w:p>
        </w:tc>
      </w:tr>
      <w:tr w:rsidR="00F36E8B" w:rsidRPr="00F77E9B" w:rsidDel="00B1046A" w14:paraId="36F64828" w14:textId="376F799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308EFF5" w14:textId="642DFB36" w:rsidR="00F36E8B" w:rsidRPr="00F77E9B" w:rsidDel="00B1046A" w:rsidRDefault="00F36E8B" w:rsidP="00F36E8B">
            <w:pPr>
              <w:widowControl/>
              <w:jc w:val="center"/>
              <w:rPr>
                <w:moveFrom w:id="5177" w:author="haha" w:date="2019-07-23T15:23:00Z"/>
                <w:rFonts w:ascii="微软雅黑" w:eastAsia="微软雅黑" w:hAnsi="微软雅黑" w:cs="微软雅黑"/>
                <w:color w:val="000000"/>
                <w:sz w:val="18"/>
                <w:szCs w:val="18"/>
              </w:rPr>
            </w:pPr>
            <w:moveFrom w:id="5178" w:author="haha" w:date="2019-07-23T15:23:00Z">
              <w:r w:rsidDel="00B1046A">
                <w:rPr>
                  <w:rFonts w:ascii="微软雅黑" w:eastAsia="微软雅黑" w:hAnsi="微软雅黑" w:cs="微软雅黑" w:hint="eastAsia"/>
                  <w:color w:val="000000"/>
                  <w:sz w:val="18"/>
                  <w:szCs w:val="18"/>
                </w:rPr>
                <w:t>1</w:t>
              </w:r>
              <w:r w:rsidDel="00B1046A">
                <w:rPr>
                  <w:rFonts w:ascii="微软雅黑" w:eastAsia="微软雅黑" w:hAnsi="微软雅黑" w:cs="微软雅黑"/>
                  <w:color w:val="000000"/>
                  <w:sz w:val="18"/>
                  <w:szCs w:val="18"/>
                </w:rPr>
                <w:t>0</w:t>
              </w:r>
            </w:moveFrom>
          </w:p>
        </w:tc>
        <w:tc>
          <w:tcPr>
            <w:tcW w:w="1309" w:type="dxa"/>
            <w:gridSpan w:val="2"/>
            <w:vAlign w:val="center"/>
          </w:tcPr>
          <w:p w14:paraId="18EA5A8E" w14:textId="6F2AC02E" w:rsidR="00F36E8B" w:rsidRPr="00FF6622" w:rsidDel="00B1046A" w:rsidRDefault="00F36E8B" w:rsidP="00F36E8B">
            <w:pPr>
              <w:rPr>
                <w:moveFrom w:id="5179" w:author="haha" w:date="2019-07-23T15:23:00Z"/>
                <w:rFonts w:ascii="微软雅黑" w:eastAsia="微软雅黑" w:hAnsi="微软雅黑"/>
                <w:color w:val="000000"/>
                <w:sz w:val="18"/>
                <w:szCs w:val="18"/>
              </w:rPr>
            </w:pPr>
            <w:moveFrom w:id="5180" w:author="haha" w:date="2019-07-23T15:23:00Z">
              <w:r w:rsidRPr="00FF6622" w:rsidDel="00B1046A">
                <w:rPr>
                  <w:rFonts w:ascii="微软雅黑" w:eastAsia="微软雅黑" w:hAnsi="微软雅黑" w:hint="eastAsia"/>
                  <w:color w:val="000000"/>
                  <w:sz w:val="18"/>
                  <w:szCs w:val="18"/>
                </w:rPr>
                <w:t>总计</w:t>
              </w:r>
            </w:moveFrom>
          </w:p>
        </w:tc>
        <w:tc>
          <w:tcPr>
            <w:tcW w:w="3000" w:type="dxa"/>
            <w:vAlign w:val="center"/>
          </w:tcPr>
          <w:p w14:paraId="71A0B72D" w14:textId="63DC4972" w:rsidR="00F36E8B" w:rsidRPr="00FF6622" w:rsidDel="00B1046A" w:rsidRDefault="00F36E8B" w:rsidP="00F36E8B">
            <w:pPr>
              <w:rPr>
                <w:moveFrom w:id="5181" w:author="haha" w:date="2019-07-23T15:23:00Z"/>
                <w:rFonts w:ascii="微软雅黑" w:eastAsia="微软雅黑" w:hAnsi="微软雅黑" w:cs="宋体"/>
                <w:color w:val="000000"/>
                <w:sz w:val="18"/>
                <w:szCs w:val="18"/>
              </w:rPr>
            </w:pPr>
            <w:moveFrom w:id="5182" w:author="haha" w:date="2019-07-23T15:23:00Z">
              <w:r w:rsidRPr="00FF6622" w:rsidDel="00B1046A">
                <w:rPr>
                  <w:rFonts w:ascii="微软雅黑" w:eastAsia="微软雅黑" w:hAnsi="微软雅黑" w:hint="eastAsia"/>
                  <w:color w:val="000000"/>
                  <w:sz w:val="18"/>
                  <w:szCs w:val="18"/>
                </w:rPr>
                <w:t>调用运营商认证数*价格</w:t>
              </w:r>
            </w:moveFrom>
          </w:p>
        </w:tc>
        <w:tc>
          <w:tcPr>
            <w:tcW w:w="3209" w:type="dxa"/>
            <w:vAlign w:val="center"/>
          </w:tcPr>
          <w:p w14:paraId="3DA01F07" w14:textId="14FA82DE" w:rsidR="00F36E8B" w:rsidRPr="00FF6622" w:rsidDel="00B1046A" w:rsidRDefault="00F36E8B" w:rsidP="00F36E8B">
            <w:pPr>
              <w:rPr>
                <w:moveFrom w:id="5183" w:author="haha" w:date="2019-07-23T15:23:00Z"/>
                <w:rFonts w:ascii="微软雅黑" w:eastAsia="微软雅黑" w:hAnsi="微软雅黑" w:cs="宋体"/>
                <w:color w:val="000000"/>
                <w:sz w:val="18"/>
                <w:szCs w:val="18"/>
              </w:rPr>
            </w:pPr>
          </w:p>
        </w:tc>
        <w:tc>
          <w:tcPr>
            <w:tcW w:w="1712" w:type="dxa"/>
            <w:vAlign w:val="center"/>
          </w:tcPr>
          <w:p w14:paraId="42D315C0" w14:textId="697B3A10" w:rsidR="00F36E8B" w:rsidRPr="007F0B42" w:rsidDel="00B1046A" w:rsidRDefault="00F36E8B" w:rsidP="00F36E8B">
            <w:pPr>
              <w:rPr>
                <w:moveFrom w:id="5184" w:author="haha" w:date="2019-07-23T15:23:00Z"/>
                <w:rFonts w:ascii="微软雅黑" w:eastAsia="微软雅黑" w:hAnsi="微软雅黑" w:cs="微软雅黑"/>
                <w:color w:val="000000"/>
                <w:sz w:val="18"/>
                <w:szCs w:val="18"/>
              </w:rPr>
            </w:pPr>
          </w:p>
        </w:tc>
      </w:tr>
    </w:tbl>
    <w:tbl>
      <w:tblPr>
        <w:tblpPr w:leftFromText="180" w:rightFromText="180" w:vertAnchor="text" w:horzAnchor="margin" w:tblpXSpec="center" w:tblpY="189"/>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B1046A" w14:paraId="61AC47EF" w14:textId="77777777" w:rsidTr="00B1046A">
        <w:trPr>
          <w:trHeight w:val="90"/>
        </w:trPr>
        <w:tc>
          <w:tcPr>
            <w:tcW w:w="1245" w:type="dxa"/>
            <w:gridSpan w:val="2"/>
            <w:tcBorders>
              <w:top w:val="nil"/>
              <w:left w:val="single" w:sz="4" w:space="0" w:color="auto"/>
              <w:bottom w:val="single" w:sz="4" w:space="0" w:color="auto"/>
              <w:right w:val="single" w:sz="4" w:space="0" w:color="auto"/>
            </w:tcBorders>
          </w:tcPr>
          <w:moveFromRangeEnd w:id="5078"/>
          <w:p w14:paraId="4A986069" w14:textId="77777777" w:rsidR="00B1046A" w:rsidRDefault="00B1046A" w:rsidP="00B1046A">
            <w:pPr>
              <w:widowControl/>
              <w:jc w:val="left"/>
              <w:rPr>
                <w:moveTo w:id="5185" w:author="haha" w:date="2019-07-23T15:23:00Z"/>
                <w:rFonts w:ascii="微软雅黑" w:eastAsia="微软雅黑" w:hAnsi="微软雅黑" w:cs="宋体"/>
                <w:b/>
                <w:bCs/>
                <w:color w:val="000000"/>
                <w:kern w:val="0"/>
                <w:sz w:val="18"/>
                <w:szCs w:val="18"/>
              </w:rPr>
            </w:pPr>
            <w:moveToRangeStart w:id="5186" w:author="haha" w:date="2019-07-23T15:23:00Z" w:name="move14787844"/>
            <w:moveTo w:id="5187" w:author="haha" w:date="2019-07-23T15:23:00Z">
              <w:r>
                <w:rPr>
                  <w:rFonts w:ascii="微软雅黑" w:eastAsia="微软雅黑" w:hAnsi="微软雅黑" w:cs="宋体" w:hint="eastAsia"/>
                  <w:b/>
                  <w:bCs/>
                  <w:color w:val="000000"/>
                  <w:kern w:val="0"/>
                  <w:sz w:val="18"/>
                  <w:szCs w:val="18"/>
                </w:rPr>
                <w:t>所属页面</w:t>
              </w:r>
            </w:moveTo>
          </w:p>
        </w:tc>
        <w:tc>
          <w:tcPr>
            <w:tcW w:w="8787" w:type="dxa"/>
            <w:gridSpan w:val="4"/>
            <w:tcBorders>
              <w:top w:val="single" w:sz="4" w:space="0" w:color="auto"/>
              <w:left w:val="nil"/>
              <w:bottom w:val="single" w:sz="4" w:space="0" w:color="auto"/>
              <w:right w:val="single" w:sz="4" w:space="0" w:color="auto"/>
            </w:tcBorders>
          </w:tcPr>
          <w:p w14:paraId="52B76BB8" w14:textId="77777777" w:rsidR="00B1046A" w:rsidRDefault="00B1046A" w:rsidP="00B1046A">
            <w:pPr>
              <w:pStyle w:val="11"/>
              <w:widowControl/>
              <w:ind w:firstLineChars="0" w:firstLine="0"/>
              <w:jc w:val="left"/>
              <w:rPr>
                <w:moveTo w:id="5188" w:author="haha" w:date="2019-07-23T15:23:00Z"/>
                <w:rFonts w:ascii="微软雅黑" w:eastAsia="微软雅黑" w:hAnsi="微软雅黑" w:cs="宋体"/>
                <w:color w:val="000000"/>
                <w:kern w:val="0"/>
                <w:sz w:val="18"/>
                <w:szCs w:val="18"/>
              </w:rPr>
            </w:pPr>
            <w:moveTo w:id="5189" w:author="haha" w:date="2019-07-23T15:23:00Z">
              <w:r>
                <w:rPr>
                  <w:rFonts w:ascii="微软雅黑" w:eastAsia="微软雅黑" w:hAnsi="微软雅黑" w:cs="宋体" w:hint="eastAsia"/>
                  <w:color w:val="000000"/>
                  <w:kern w:val="0"/>
                  <w:sz w:val="18"/>
                  <w:szCs w:val="18"/>
                </w:rPr>
                <w:t>短信统计报表</w:t>
              </w:r>
            </w:moveTo>
          </w:p>
        </w:tc>
      </w:tr>
      <w:tr w:rsidR="00B1046A" w14:paraId="4A00C3E1" w14:textId="77777777" w:rsidTr="00B1046A">
        <w:trPr>
          <w:trHeight w:val="408"/>
        </w:trPr>
        <w:tc>
          <w:tcPr>
            <w:tcW w:w="1245" w:type="dxa"/>
            <w:gridSpan w:val="2"/>
            <w:tcBorders>
              <w:top w:val="nil"/>
              <w:left w:val="single" w:sz="4" w:space="0" w:color="auto"/>
              <w:bottom w:val="single" w:sz="4" w:space="0" w:color="auto"/>
              <w:right w:val="single" w:sz="4" w:space="0" w:color="auto"/>
            </w:tcBorders>
          </w:tcPr>
          <w:p w14:paraId="295090B7" w14:textId="77777777" w:rsidR="00B1046A" w:rsidRDefault="00B1046A" w:rsidP="00B1046A">
            <w:pPr>
              <w:widowControl/>
              <w:jc w:val="left"/>
              <w:rPr>
                <w:moveTo w:id="5190" w:author="haha" w:date="2019-07-23T15:23:00Z"/>
                <w:rFonts w:ascii="微软雅黑" w:eastAsia="微软雅黑" w:hAnsi="微软雅黑" w:cs="宋体"/>
                <w:b/>
                <w:bCs/>
                <w:kern w:val="0"/>
                <w:sz w:val="18"/>
                <w:szCs w:val="18"/>
              </w:rPr>
            </w:pPr>
            <w:moveTo w:id="5191" w:author="haha" w:date="2019-07-23T15:23:00Z">
              <w:r>
                <w:rPr>
                  <w:rFonts w:ascii="微软雅黑" w:eastAsia="微软雅黑" w:hAnsi="微软雅黑" w:cs="宋体" w:hint="eastAsia"/>
                  <w:b/>
                  <w:bCs/>
                  <w:kern w:val="0"/>
                  <w:sz w:val="18"/>
                  <w:szCs w:val="18"/>
                </w:rPr>
                <w:t>页面入口</w:t>
              </w:r>
            </w:moveTo>
          </w:p>
        </w:tc>
        <w:tc>
          <w:tcPr>
            <w:tcW w:w="8787" w:type="dxa"/>
            <w:gridSpan w:val="4"/>
            <w:tcBorders>
              <w:top w:val="single" w:sz="4" w:space="0" w:color="auto"/>
              <w:left w:val="nil"/>
              <w:bottom w:val="single" w:sz="4" w:space="0" w:color="auto"/>
              <w:right w:val="single" w:sz="4" w:space="0" w:color="auto"/>
            </w:tcBorders>
          </w:tcPr>
          <w:p w14:paraId="12CC7DBF" w14:textId="77777777" w:rsidR="00B1046A" w:rsidRDefault="00B1046A" w:rsidP="00B1046A">
            <w:pPr>
              <w:widowControl/>
              <w:jc w:val="left"/>
              <w:rPr>
                <w:moveTo w:id="5192" w:author="haha" w:date="2019-07-23T15:23:00Z"/>
                <w:rFonts w:ascii="微软雅黑" w:eastAsia="微软雅黑" w:hAnsi="微软雅黑" w:cs="宋体"/>
                <w:kern w:val="0"/>
                <w:sz w:val="18"/>
                <w:szCs w:val="18"/>
              </w:rPr>
            </w:pPr>
            <w:moveTo w:id="5193" w:author="haha" w:date="2019-07-23T15:23:00Z">
              <w:r>
                <w:rPr>
                  <w:rFonts w:ascii="微软雅黑" w:eastAsia="微软雅黑" w:hAnsi="微软雅黑" w:cs="宋体" w:hint="eastAsia"/>
                  <w:kern w:val="0"/>
                  <w:sz w:val="18"/>
                  <w:szCs w:val="18"/>
                </w:rPr>
                <w:t>审核报表按钮</w:t>
              </w:r>
            </w:moveTo>
          </w:p>
        </w:tc>
      </w:tr>
      <w:tr w:rsidR="00B1046A" w14:paraId="6F02149C" w14:textId="77777777" w:rsidTr="00B1046A">
        <w:trPr>
          <w:trHeight w:val="423"/>
        </w:trPr>
        <w:tc>
          <w:tcPr>
            <w:tcW w:w="1245" w:type="dxa"/>
            <w:gridSpan w:val="2"/>
            <w:tcBorders>
              <w:top w:val="nil"/>
              <w:left w:val="single" w:sz="4" w:space="0" w:color="auto"/>
              <w:bottom w:val="single" w:sz="4" w:space="0" w:color="auto"/>
              <w:right w:val="single" w:sz="4" w:space="0" w:color="auto"/>
            </w:tcBorders>
          </w:tcPr>
          <w:p w14:paraId="1A67711F" w14:textId="77777777" w:rsidR="00B1046A" w:rsidRDefault="00B1046A" w:rsidP="00B1046A">
            <w:pPr>
              <w:widowControl/>
              <w:jc w:val="left"/>
              <w:rPr>
                <w:moveTo w:id="5194" w:author="haha" w:date="2019-07-23T15:23:00Z"/>
                <w:rFonts w:ascii="微软雅黑" w:eastAsia="微软雅黑" w:hAnsi="微软雅黑" w:cs="宋体"/>
                <w:b/>
                <w:bCs/>
                <w:kern w:val="0"/>
                <w:sz w:val="18"/>
                <w:szCs w:val="18"/>
              </w:rPr>
            </w:pPr>
            <w:moveTo w:id="5195" w:author="haha" w:date="2019-07-23T15:23:00Z">
              <w:r>
                <w:rPr>
                  <w:rFonts w:ascii="微软雅黑" w:eastAsia="微软雅黑" w:hAnsi="微软雅黑" w:cs="宋体" w:hint="eastAsia"/>
                  <w:b/>
                  <w:bCs/>
                  <w:kern w:val="0"/>
                  <w:sz w:val="18"/>
                  <w:szCs w:val="18"/>
                </w:rPr>
                <w:t>页面出口</w:t>
              </w:r>
            </w:moveTo>
          </w:p>
        </w:tc>
        <w:tc>
          <w:tcPr>
            <w:tcW w:w="8787" w:type="dxa"/>
            <w:gridSpan w:val="4"/>
            <w:tcBorders>
              <w:top w:val="single" w:sz="4" w:space="0" w:color="auto"/>
              <w:left w:val="nil"/>
              <w:bottom w:val="single" w:sz="4" w:space="0" w:color="auto"/>
              <w:right w:val="single" w:sz="4" w:space="0" w:color="auto"/>
            </w:tcBorders>
          </w:tcPr>
          <w:p w14:paraId="0D6B78B3" w14:textId="77777777" w:rsidR="00B1046A" w:rsidRDefault="00B1046A" w:rsidP="00B1046A">
            <w:pPr>
              <w:widowControl/>
              <w:jc w:val="left"/>
              <w:rPr>
                <w:moveTo w:id="5196" w:author="haha" w:date="2019-07-23T15:23:00Z"/>
                <w:rFonts w:ascii="微软雅黑" w:eastAsia="微软雅黑" w:hAnsi="微软雅黑" w:cs="宋体"/>
                <w:kern w:val="0"/>
                <w:sz w:val="18"/>
                <w:szCs w:val="18"/>
              </w:rPr>
            </w:pPr>
            <w:moveTo w:id="5197" w:author="haha" w:date="2019-07-23T15:23:00Z">
              <w:r>
                <w:rPr>
                  <w:rFonts w:ascii="微软雅黑" w:eastAsia="微软雅黑" w:hAnsi="微软雅黑" w:cs="宋体"/>
                  <w:kern w:val="0"/>
                  <w:sz w:val="18"/>
                  <w:szCs w:val="18"/>
                </w:rPr>
                <w:t>其他页面跳转</w:t>
              </w:r>
            </w:moveTo>
          </w:p>
        </w:tc>
      </w:tr>
      <w:tr w:rsidR="00B1046A" w14:paraId="79F423BD"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DDD9D9B" w14:textId="77777777" w:rsidR="00B1046A" w:rsidRDefault="00B1046A" w:rsidP="00B1046A">
            <w:pPr>
              <w:widowControl/>
              <w:jc w:val="left"/>
              <w:rPr>
                <w:moveTo w:id="5198" w:author="haha" w:date="2019-07-23T15:23:00Z"/>
                <w:rFonts w:ascii="微软雅黑" w:eastAsia="微软雅黑" w:hAnsi="微软雅黑" w:cs="宋体"/>
                <w:b/>
                <w:bCs/>
                <w:kern w:val="0"/>
                <w:sz w:val="18"/>
                <w:szCs w:val="18"/>
              </w:rPr>
            </w:pPr>
            <w:moveTo w:id="5199" w:author="haha" w:date="2019-07-23T15:23:00Z">
              <w:r>
                <w:rPr>
                  <w:rFonts w:ascii="微软雅黑" w:eastAsia="微软雅黑" w:hAnsi="微软雅黑" w:cs="宋体" w:hint="eastAsia"/>
                  <w:b/>
                  <w:bCs/>
                  <w:kern w:val="0"/>
                  <w:sz w:val="18"/>
                  <w:szCs w:val="18"/>
                </w:rPr>
                <w:t>操作说明</w:t>
              </w:r>
            </w:moveTo>
          </w:p>
        </w:tc>
      </w:tr>
      <w:tr w:rsidR="00B1046A" w14:paraId="357A7D4A"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60C0119" w14:textId="77777777" w:rsidR="00B1046A" w:rsidRDefault="00B1046A" w:rsidP="00B1046A">
            <w:pPr>
              <w:widowControl/>
              <w:jc w:val="left"/>
              <w:rPr>
                <w:moveTo w:id="5200" w:author="haha" w:date="2019-07-23T15:23:00Z"/>
                <w:rFonts w:ascii="微软雅黑" w:eastAsia="微软雅黑" w:hAnsi="微软雅黑" w:cs="宋体"/>
                <w:b/>
                <w:bCs/>
                <w:kern w:val="0"/>
                <w:sz w:val="18"/>
                <w:szCs w:val="18"/>
              </w:rPr>
            </w:pPr>
            <w:moveTo w:id="5201" w:author="haha" w:date="2019-07-23T15:23:00Z">
              <w:r>
                <w:rPr>
                  <w:rFonts w:ascii="微软雅黑" w:eastAsia="微软雅黑" w:hAnsi="微软雅黑" w:cs="宋体" w:hint="eastAsia"/>
                  <w:b/>
                  <w:bCs/>
                  <w:kern w:val="0"/>
                  <w:sz w:val="18"/>
                  <w:szCs w:val="18"/>
                </w:rPr>
                <w:t>序号</w:t>
              </w:r>
            </w:moveTo>
          </w:p>
        </w:tc>
        <w:tc>
          <w:tcPr>
            <w:tcW w:w="1309" w:type="dxa"/>
            <w:gridSpan w:val="2"/>
          </w:tcPr>
          <w:p w14:paraId="3592E43D" w14:textId="77777777" w:rsidR="00B1046A" w:rsidRDefault="00B1046A" w:rsidP="00B1046A">
            <w:pPr>
              <w:widowControl/>
              <w:jc w:val="left"/>
              <w:rPr>
                <w:moveTo w:id="5202" w:author="haha" w:date="2019-07-23T15:23:00Z"/>
                <w:rFonts w:ascii="微软雅黑" w:eastAsia="微软雅黑" w:hAnsi="微软雅黑" w:cs="宋体"/>
                <w:kern w:val="0"/>
                <w:sz w:val="18"/>
                <w:szCs w:val="18"/>
              </w:rPr>
            </w:pPr>
            <w:moveTo w:id="5203" w:author="haha" w:date="2019-07-23T15:23:00Z">
              <w:r>
                <w:rPr>
                  <w:rFonts w:ascii="微软雅黑" w:eastAsia="微软雅黑" w:hAnsi="微软雅黑" w:cs="宋体" w:hint="eastAsia"/>
                  <w:kern w:val="0"/>
                  <w:sz w:val="18"/>
                  <w:szCs w:val="18"/>
                </w:rPr>
                <w:t>名称</w:t>
              </w:r>
            </w:moveTo>
          </w:p>
        </w:tc>
        <w:tc>
          <w:tcPr>
            <w:tcW w:w="3000" w:type="dxa"/>
          </w:tcPr>
          <w:p w14:paraId="5F4ACEED" w14:textId="77777777" w:rsidR="00B1046A" w:rsidRDefault="00B1046A" w:rsidP="00B1046A">
            <w:pPr>
              <w:widowControl/>
              <w:jc w:val="left"/>
              <w:rPr>
                <w:moveTo w:id="5204" w:author="haha" w:date="2019-07-23T15:23:00Z"/>
                <w:rFonts w:ascii="微软雅黑" w:eastAsia="微软雅黑" w:hAnsi="微软雅黑" w:cs="宋体"/>
                <w:kern w:val="0"/>
                <w:sz w:val="18"/>
                <w:szCs w:val="18"/>
              </w:rPr>
            </w:pPr>
            <w:moveTo w:id="5205" w:author="haha" w:date="2019-07-23T15:23:00Z">
              <w:r>
                <w:rPr>
                  <w:rFonts w:ascii="微软雅黑" w:eastAsia="微软雅黑" w:hAnsi="微软雅黑" w:cs="宋体" w:hint="eastAsia"/>
                  <w:kern w:val="0"/>
                  <w:sz w:val="18"/>
                  <w:szCs w:val="18"/>
                </w:rPr>
                <w:t>说明（默认值、规则、数据需求）</w:t>
              </w:r>
            </w:moveTo>
          </w:p>
        </w:tc>
        <w:tc>
          <w:tcPr>
            <w:tcW w:w="3209" w:type="dxa"/>
          </w:tcPr>
          <w:p w14:paraId="53F140F9" w14:textId="77777777" w:rsidR="00B1046A" w:rsidRDefault="00B1046A" w:rsidP="00B1046A">
            <w:pPr>
              <w:widowControl/>
              <w:jc w:val="left"/>
              <w:rPr>
                <w:moveTo w:id="5206" w:author="haha" w:date="2019-07-23T15:23:00Z"/>
                <w:rFonts w:ascii="微软雅黑" w:eastAsia="微软雅黑" w:hAnsi="微软雅黑" w:cs="宋体"/>
                <w:b/>
                <w:bCs/>
                <w:kern w:val="0"/>
                <w:sz w:val="18"/>
                <w:szCs w:val="18"/>
              </w:rPr>
            </w:pPr>
            <w:moveTo w:id="5207" w:author="haha" w:date="2019-07-23T15:23:00Z">
              <w:r>
                <w:rPr>
                  <w:rFonts w:ascii="微软雅黑" w:eastAsia="微软雅黑" w:hAnsi="微软雅黑" w:cs="宋体" w:hint="eastAsia"/>
                  <w:b/>
                  <w:bCs/>
                  <w:kern w:val="0"/>
                  <w:sz w:val="18"/>
                  <w:szCs w:val="18"/>
                </w:rPr>
                <w:t>交互（跳转页面等）</w:t>
              </w:r>
            </w:moveTo>
          </w:p>
        </w:tc>
        <w:tc>
          <w:tcPr>
            <w:tcW w:w="1712" w:type="dxa"/>
          </w:tcPr>
          <w:p w14:paraId="6956795B" w14:textId="77777777" w:rsidR="00B1046A" w:rsidRDefault="00B1046A" w:rsidP="00B1046A">
            <w:pPr>
              <w:widowControl/>
              <w:jc w:val="left"/>
              <w:rPr>
                <w:moveTo w:id="5208" w:author="haha" w:date="2019-07-23T15:23:00Z"/>
                <w:rFonts w:ascii="微软雅黑" w:eastAsia="微软雅黑" w:hAnsi="微软雅黑" w:cs="宋体"/>
                <w:b/>
                <w:bCs/>
                <w:kern w:val="0"/>
                <w:sz w:val="18"/>
                <w:szCs w:val="18"/>
              </w:rPr>
            </w:pPr>
            <w:moveTo w:id="5209" w:author="haha" w:date="2019-07-23T15:23:00Z">
              <w:r>
                <w:rPr>
                  <w:rFonts w:ascii="微软雅黑" w:eastAsia="微软雅黑" w:hAnsi="微软雅黑" w:cs="宋体" w:hint="eastAsia"/>
                  <w:b/>
                  <w:bCs/>
                  <w:kern w:val="0"/>
                  <w:sz w:val="18"/>
                  <w:szCs w:val="18"/>
                </w:rPr>
                <w:t>异常逻辑</w:t>
              </w:r>
            </w:moveTo>
          </w:p>
        </w:tc>
      </w:tr>
      <w:tr w:rsidR="00B1046A" w14:paraId="6A231F2F"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7254292" w14:textId="77777777" w:rsidR="00B1046A" w:rsidRDefault="00B1046A" w:rsidP="00B1046A">
            <w:pPr>
              <w:widowControl/>
              <w:jc w:val="center"/>
              <w:rPr>
                <w:moveTo w:id="5210" w:author="haha" w:date="2019-07-23T15:23:00Z"/>
                <w:rFonts w:ascii="微软雅黑" w:eastAsia="微软雅黑" w:hAnsi="微软雅黑" w:cs="宋体"/>
                <w:bCs/>
                <w:kern w:val="0"/>
                <w:sz w:val="18"/>
                <w:szCs w:val="18"/>
              </w:rPr>
            </w:pPr>
            <w:moveTo w:id="5211" w:author="haha" w:date="2019-07-23T15:23:00Z">
              <w:r>
                <w:rPr>
                  <w:rFonts w:ascii="微软雅黑" w:eastAsia="微软雅黑" w:hAnsi="微软雅黑" w:cs="宋体" w:hint="eastAsia"/>
                  <w:bCs/>
                  <w:kern w:val="0"/>
                  <w:sz w:val="18"/>
                  <w:szCs w:val="18"/>
                </w:rPr>
                <w:t>1</w:t>
              </w:r>
            </w:moveTo>
          </w:p>
        </w:tc>
        <w:tc>
          <w:tcPr>
            <w:tcW w:w="1309" w:type="dxa"/>
            <w:gridSpan w:val="2"/>
          </w:tcPr>
          <w:p w14:paraId="2B77A7D8" w14:textId="77777777" w:rsidR="00B1046A" w:rsidRDefault="00B1046A" w:rsidP="00B1046A">
            <w:pPr>
              <w:widowControl/>
              <w:jc w:val="left"/>
              <w:rPr>
                <w:moveTo w:id="5212" w:author="haha" w:date="2019-07-23T15:23:00Z"/>
                <w:rFonts w:ascii="微软雅黑" w:eastAsia="微软雅黑" w:hAnsi="微软雅黑" w:cs="微软雅黑"/>
                <w:color w:val="000000"/>
                <w:sz w:val="18"/>
                <w:szCs w:val="18"/>
              </w:rPr>
            </w:pPr>
            <w:moveTo w:id="5213" w:author="haha" w:date="2019-07-23T15:23:00Z">
              <w:r>
                <w:rPr>
                  <w:rFonts w:ascii="微软雅黑" w:eastAsia="微软雅黑" w:hAnsi="微软雅黑" w:cs="微软雅黑" w:hint="eastAsia"/>
                  <w:color w:val="000000"/>
                  <w:sz w:val="18"/>
                  <w:szCs w:val="18"/>
                </w:rPr>
                <w:t>日期筛选</w:t>
              </w:r>
            </w:moveTo>
          </w:p>
        </w:tc>
        <w:tc>
          <w:tcPr>
            <w:tcW w:w="3000" w:type="dxa"/>
          </w:tcPr>
          <w:p w14:paraId="286EC3EA" w14:textId="77777777" w:rsidR="00B1046A" w:rsidRDefault="00B1046A" w:rsidP="00B1046A">
            <w:pPr>
              <w:widowControl/>
              <w:jc w:val="left"/>
              <w:rPr>
                <w:moveTo w:id="5214" w:author="haha" w:date="2019-07-23T15:23:00Z"/>
                <w:rFonts w:ascii="微软雅黑" w:eastAsia="微软雅黑" w:hAnsi="微软雅黑" w:cs="微软雅黑"/>
                <w:color w:val="000000"/>
                <w:sz w:val="18"/>
                <w:szCs w:val="18"/>
              </w:rPr>
            </w:pPr>
            <w:moveTo w:id="5215" w:author="haha" w:date="2019-07-23T15:23:00Z">
              <w:r>
                <w:rPr>
                  <w:rFonts w:ascii="微软雅黑" w:eastAsia="微软雅黑" w:hAnsi="微软雅黑" w:cs="微软雅黑" w:hint="eastAsia"/>
                  <w:color w:val="000000"/>
                  <w:sz w:val="18"/>
                  <w:szCs w:val="18"/>
                </w:rPr>
                <w:t>筛选日期，可查询一天也可查询范围内的，查询范围内的则右边大于左边的，一天一条</w:t>
              </w:r>
            </w:moveTo>
          </w:p>
        </w:tc>
        <w:tc>
          <w:tcPr>
            <w:tcW w:w="3209" w:type="dxa"/>
          </w:tcPr>
          <w:p w14:paraId="3C5EB58F" w14:textId="77777777" w:rsidR="00B1046A" w:rsidRDefault="00B1046A" w:rsidP="00B1046A">
            <w:pPr>
              <w:pStyle w:val="Axure"/>
              <w:rPr>
                <w:moveTo w:id="5216" w:author="haha" w:date="2019-07-23T15:23:00Z"/>
                <w:rFonts w:ascii="微软雅黑" w:eastAsia="微软雅黑" w:hAnsi="微软雅黑" w:cs="微软雅黑"/>
                <w:sz w:val="18"/>
                <w:szCs w:val="18"/>
              </w:rPr>
            </w:pPr>
          </w:p>
        </w:tc>
        <w:tc>
          <w:tcPr>
            <w:tcW w:w="1712" w:type="dxa"/>
          </w:tcPr>
          <w:p w14:paraId="186808B7" w14:textId="77777777" w:rsidR="00B1046A" w:rsidRDefault="00B1046A" w:rsidP="00B1046A">
            <w:pPr>
              <w:widowControl/>
              <w:jc w:val="left"/>
              <w:rPr>
                <w:moveTo w:id="5217" w:author="haha" w:date="2019-07-23T15:23:00Z"/>
                <w:rFonts w:ascii="微软雅黑" w:eastAsia="微软雅黑" w:hAnsi="微软雅黑" w:cs="宋体"/>
                <w:bCs/>
                <w:kern w:val="0"/>
                <w:sz w:val="18"/>
                <w:szCs w:val="18"/>
              </w:rPr>
            </w:pPr>
          </w:p>
        </w:tc>
      </w:tr>
      <w:tr w:rsidR="00B1046A" w14:paraId="691F8F0D"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702B95" w14:textId="77777777" w:rsidR="00B1046A" w:rsidRDefault="00B1046A" w:rsidP="00B1046A">
            <w:pPr>
              <w:widowControl/>
              <w:jc w:val="center"/>
              <w:rPr>
                <w:moveTo w:id="5218" w:author="haha" w:date="2019-07-23T15:23:00Z"/>
                <w:rFonts w:ascii="微软雅黑" w:eastAsia="微软雅黑" w:hAnsi="微软雅黑" w:cs="微软雅黑"/>
                <w:sz w:val="18"/>
                <w:szCs w:val="18"/>
              </w:rPr>
            </w:pPr>
            <w:moveTo w:id="5219" w:author="haha" w:date="2019-07-23T15:23:00Z">
              <w:r>
                <w:rPr>
                  <w:rFonts w:ascii="微软雅黑" w:eastAsia="微软雅黑" w:hAnsi="微软雅黑" w:cs="微软雅黑" w:hint="eastAsia"/>
                  <w:sz w:val="18"/>
                  <w:szCs w:val="18"/>
                </w:rPr>
                <w:t>2</w:t>
              </w:r>
            </w:moveTo>
          </w:p>
        </w:tc>
        <w:tc>
          <w:tcPr>
            <w:tcW w:w="1309" w:type="dxa"/>
            <w:gridSpan w:val="2"/>
          </w:tcPr>
          <w:p w14:paraId="4A44E758" w14:textId="77777777" w:rsidR="00B1046A" w:rsidRDefault="00B1046A" w:rsidP="00B1046A">
            <w:pPr>
              <w:widowControl/>
              <w:jc w:val="left"/>
              <w:rPr>
                <w:moveTo w:id="5220" w:author="haha" w:date="2019-07-23T15:23:00Z"/>
                <w:rFonts w:ascii="微软雅黑" w:eastAsia="微软雅黑" w:hAnsi="微软雅黑" w:cs="微软雅黑"/>
                <w:color w:val="000000"/>
                <w:sz w:val="18"/>
                <w:szCs w:val="18"/>
              </w:rPr>
            </w:pPr>
            <w:moveTo w:id="5221" w:author="haha" w:date="2019-07-23T15:23:00Z">
              <w:r>
                <w:rPr>
                  <w:rFonts w:ascii="微软雅黑" w:eastAsia="微软雅黑" w:hAnsi="微软雅黑" w:cs="微软雅黑" w:hint="eastAsia"/>
                  <w:color w:val="000000"/>
                  <w:sz w:val="18"/>
                  <w:szCs w:val="18"/>
                </w:rPr>
                <w:t>搜索</w:t>
              </w:r>
            </w:moveTo>
          </w:p>
        </w:tc>
        <w:tc>
          <w:tcPr>
            <w:tcW w:w="3000" w:type="dxa"/>
          </w:tcPr>
          <w:p w14:paraId="506BEA3E" w14:textId="77777777" w:rsidR="00B1046A" w:rsidRDefault="00B1046A" w:rsidP="00B1046A">
            <w:pPr>
              <w:widowControl/>
              <w:jc w:val="left"/>
              <w:rPr>
                <w:moveTo w:id="5222" w:author="haha" w:date="2019-07-23T15:23:00Z"/>
                <w:rFonts w:ascii="微软雅黑" w:eastAsia="微软雅黑" w:hAnsi="微软雅黑" w:cs="微软雅黑"/>
                <w:color w:val="000000"/>
                <w:sz w:val="18"/>
                <w:szCs w:val="18"/>
              </w:rPr>
            </w:pPr>
            <w:moveTo w:id="5223" w:author="haha" w:date="2019-07-23T15:23:00Z">
              <w:r>
                <w:rPr>
                  <w:rFonts w:ascii="微软雅黑" w:eastAsia="微软雅黑" w:hAnsi="微软雅黑" w:cs="微软雅黑" w:hint="eastAsia"/>
                  <w:color w:val="000000"/>
                  <w:sz w:val="18"/>
                  <w:szCs w:val="18"/>
                </w:rPr>
                <w:t>点击根据条件进行页面展示</w:t>
              </w:r>
            </w:moveTo>
          </w:p>
        </w:tc>
        <w:tc>
          <w:tcPr>
            <w:tcW w:w="3209" w:type="dxa"/>
          </w:tcPr>
          <w:p w14:paraId="57062D1B" w14:textId="77777777" w:rsidR="00B1046A" w:rsidRDefault="00B1046A" w:rsidP="00B1046A">
            <w:pPr>
              <w:pStyle w:val="Axure"/>
              <w:rPr>
                <w:moveTo w:id="5224" w:author="haha" w:date="2019-07-23T15:23:00Z"/>
                <w:rFonts w:ascii="微软雅黑" w:eastAsia="微软雅黑" w:hAnsi="微软雅黑" w:cs="微软雅黑"/>
                <w:sz w:val="18"/>
                <w:szCs w:val="18"/>
              </w:rPr>
            </w:pPr>
          </w:p>
        </w:tc>
        <w:tc>
          <w:tcPr>
            <w:tcW w:w="1712" w:type="dxa"/>
          </w:tcPr>
          <w:p w14:paraId="22FD43D2" w14:textId="77777777" w:rsidR="00B1046A" w:rsidRDefault="00B1046A" w:rsidP="00B1046A">
            <w:pPr>
              <w:widowControl/>
              <w:jc w:val="left"/>
              <w:rPr>
                <w:moveTo w:id="5225" w:author="haha" w:date="2019-07-23T15:23:00Z"/>
                <w:rFonts w:ascii="微软雅黑" w:eastAsia="微软雅黑" w:hAnsi="微软雅黑" w:cs="微软雅黑"/>
                <w:sz w:val="18"/>
                <w:szCs w:val="18"/>
              </w:rPr>
            </w:pPr>
            <w:moveTo w:id="5226" w:author="haha" w:date="2019-07-23T15:23:00Z">
              <w:r>
                <w:rPr>
                  <w:rFonts w:ascii="微软雅黑" w:eastAsia="微软雅黑" w:hAnsi="微软雅黑" w:cs="微软雅黑" w:hint="eastAsia"/>
                  <w:sz w:val="18"/>
                  <w:szCs w:val="18"/>
                </w:rPr>
                <w:t>无数据展示空内容即可</w:t>
              </w:r>
            </w:moveTo>
          </w:p>
        </w:tc>
      </w:tr>
      <w:tr w:rsidR="00B1046A" w14:paraId="06917700"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ABFD5AA" w14:textId="77777777" w:rsidR="00B1046A" w:rsidRDefault="00B1046A" w:rsidP="00B1046A">
            <w:pPr>
              <w:widowControl/>
              <w:jc w:val="center"/>
              <w:rPr>
                <w:moveTo w:id="5227" w:author="haha" w:date="2019-07-23T15:23:00Z"/>
                <w:rFonts w:ascii="微软雅黑" w:eastAsia="微软雅黑" w:hAnsi="微软雅黑" w:cs="微软雅黑"/>
                <w:sz w:val="18"/>
                <w:szCs w:val="18"/>
              </w:rPr>
            </w:pPr>
            <w:moveTo w:id="5228" w:author="haha" w:date="2019-07-23T15:23:00Z">
              <w:r>
                <w:rPr>
                  <w:rFonts w:ascii="微软雅黑" w:eastAsia="微软雅黑" w:hAnsi="微软雅黑" w:cs="微软雅黑" w:hint="eastAsia"/>
                  <w:sz w:val="18"/>
                  <w:szCs w:val="18"/>
                </w:rPr>
                <w:t>3</w:t>
              </w:r>
            </w:moveTo>
          </w:p>
        </w:tc>
        <w:tc>
          <w:tcPr>
            <w:tcW w:w="1309" w:type="dxa"/>
            <w:gridSpan w:val="2"/>
          </w:tcPr>
          <w:p w14:paraId="2C74C2D6" w14:textId="77777777" w:rsidR="00B1046A" w:rsidRDefault="00B1046A" w:rsidP="00B1046A">
            <w:pPr>
              <w:widowControl/>
              <w:jc w:val="left"/>
              <w:rPr>
                <w:moveTo w:id="5229" w:author="haha" w:date="2019-07-23T15:23:00Z"/>
                <w:rFonts w:ascii="微软雅黑" w:eastAsia="微软雅黑" w:hAnsi="微软雅黑" w:cs="微软雅黑"/>
                <w:color w:val="000000"/>
                <w:sz w:val="18"/>
                <w:szCs w:val="18"/>
              </w:rPr>
            </w:pPr>
            <w:moveTo w:id="5230" w:author="haha" w:date="2019-07-23T15:23:00Z">
              <w:r>
                <w:rPr>
                  <w:rFonts w:ascii="微软雅黑" w:eastAsia="微软雅黑" w:hAnsi="微软雅黑" w:cs="微软雅黑" w:hint="eastAsia"/>
                  <w:color w:val="000000"/>
                  <w:sz w:val="18"/>
                  <w:szCs w:val="18"/>
                </w:rPr>
                <w:t>重置</w:t>
              </w:r>
            </w:moveTo>
          </w:p>
        </w:tc>
        <w:tc>
          <w:tcPr>
            <w:tcW w:w="3000" w:type="dxa"/>
          </w:tcPr>
          <w:p w14:paraId="16634AC2" w14:textId="77777777" w:rsidR="00B1046A" w:rsidRDefault="00B1046A" w:rsidP="00B1046A">
            <w:pPr>
              <w:widowControl/>
              <w:jc w:val="left"/>
              <w:rPr>
                <w:moveTo w:id="5231" w:author="haha" w:date="2019-07-23T15:23:00Z"/>
                <w:rFonts w:ascii="微软雅黑" w:eastAsia="微软雅黑" w:hAnsi="微软雅黑" w:cs="微软雅黑"/>
                <w:color w:val="000000"/>
                <w:sz w:val="18"/>
                <w:szCs w:val="18"/>
              </w:rPr>
            </w:pPr>
            <w:moveTo w:id="5232" w:author="haha" w:date="2019-07-23T15:23:00Z">
              <w:r>
                <w:rPr>
                  <w:rFonts w:ascii="微软雅黑" w:eastAsia="微软雅黑" w:hAnsi="微软雅黑" w:cs="微软雅黑" w:hint="eastAsia"/>
                  <w:color w:val="000000"/>
                  <w:sz w:val="18"/>
                  <w:szCs w:val="18"/>
                </w:rPr>
                <w:t>筛选条件回到默认状态</w:t>
              </w:r>
            </w:moveTo>
          </w:p>
        </w:tc>
        <w:tc>
          <w:tcPr>
            <w:tcW w:w="3209" w:type="dxa"/>
          </w:tcPr>
          <w:p w14:paraId="7A37C519" w14:textId="77777777" w:rsidR="00B1046A" w:rsidRDefault="00B1046A" w:rsidP="00B1046A">
            <w:pPr>
              <w:pStyle w:val="Axure"/>
              <w:rPr>
                <w:moveTo w:id="5233" w:author="haha" w:date="2019-07-23T15:23:00Z"/>
                <w:rFonts w:ascii="微软雅黑" w:eastAsia="微软雅黑" w:hAnsi="微软雅黑" w:cs="微软雅黑"/>
                <w:sz w:val="18"/>
                <w:szCs w:val="18"/>
              </w:rPr>
            </w:pPr>
          </w:p>
        </w:tc>
        <w:tc>
          <w:tcPr>
            <w:tcW w:w="1712" w:type="dxa"/>
          </w:tcPr>
          <w:p w14:paraId="48913B01" w14:textId="77777777" w:rsidR="00B1046A" w:rsidRDefault="00B1046A" w:rsidP="00B1046A">
            <w:pPr>
              <w:widowControl/>
              <w:jc w:val="left"/>
              <w:rPr>
                <w:moveTo w:id="5234" w:author="haha" w:date="2019-07-23T15:23:00Z"/>
                <w:rFonts w:ascii="微软雅黑" w:eastAsia="微软雅黑" w:hAnsi="微软雅黑" w:cs="微软雅黑"/>
                <w:sz w:val="18"/>
                <w:szCs w:val="18"/>
              </w:rPr>
            </w:pPr>
          </w:p>
        </w:tc>
      </w:tr>
      <w:tr w:rsidR="00B1046A" w14:paraId="30D33463"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58EE21E" w14:textId="77777777" w:rsidR="00B1046A" w:rsidRDefault="00B1046A" w:rsidP="00B1046A">
            <w:pPr>
              <w:widowControl/>
              <w:jc w:val="center"/>
              <w:rPr>
                <w:moveTo w:id="5235" w:author="haha" w:date="2019-07-23T15:23:00Z"/>
                <w:rFonts w:ascii="微软雅黑" w:eastAsia="微软雅黑" w:hAnsi="微软雅黑" w:cs="微软雅黑"/>
                <w:sz w:val="18"/>
                <w:szCs w:val="18"/>
              </w:rPr>
            </w:pPr>
            <w:moveTo w:id="5236" w:author="haha" w:date="2019-07-23T15:23:00Z">
              <w:r>
                <w:rPr>
                  <w:rFonts w:ascii="微软雅黑" w:eastAsia="微软雅黑" w:hAnsi="微软雅黑" w:cs="微软雅黑" w:hint="eastAsia"/>
                  <w:sz w:val="18"/>
                  <w:szCs w:val="18"/>
                </w:rPr>
                <w:t>4</w:t>
              </w:r>
            </w:moveTo>
          </w:p>
        </w:tc>
        <w:tc>
          <w:tcPr>
            <w:tcW w:w="1309" w:type="dxa"/>
            <w:gridSpan w:val="2"/>
          </w:tcPr>
          <w:p w14:paraId="25854555" w14:textId="77777777" w:rsidR="00B1046A" w:rsidRDefault="00B1046A" w:rsidP="00B1046A">
            <w:pPr>
              <w:widowControl/>
              <w:jc w:val="left"/>
              <w:rPr>
                <w:moveTo w:id="5237" w:author="haha" w:date="2019-07-23T15:23:00Z"/>
                <w:rFonts w:ascii="微软雅黑" w:eastAsia="微软雅黑" w:hAnsi="微软雅黑" w:cs="微软雅黑"/>
                <w:color w:val="000000"/>
                <w:sz w:val="18"/>
                <w:szCs w:val="18"/>
              </w:rPr>
            </w:pPr>
            <w:moveTo w:id="5238" w:author="haha" w:date="2019-07-23T15:23:00Z">
              <w:r>
                <w:rPr>
                  <w:rFonts w:ascii="微软雅黑" w:eastAsia="微软雅黑" w:hAnsi="微软雅黑" w:cs="微软雅黑" w:hint="eastAsia"/>
                  <w:color w:val="000000"/>
                  <w:sz w:val="18"/>
                  <w:szCs w:val="18"/>
                </w:rPr>
                <w:t>导出</w:t>
              </w:r>
            </w:moveTo>
          </w:p>
        </w:tc>
        <w:tc>
          <w:tcPr>
            <w:tcW w:w="3000" w:type="dxa"/>
          </w:tcPr>
          <w:p w14:paraId="04C19CB5" w14:textId="2EE58BA9" w:rsidR="00B1046A" w:rsidRDefault="00B1046A" w:rsidP="00B1046A">
            <w:pPr>
              <w:widowControl/>
              <w:jc w:val="left"/>
              <w:rPr>
                <w:moveTo w:id="5239" w:author="haha" w:date="2019-07-23T15:23:00Z"/>
                <w:rFonts w:ascii="微软雅黑" w:eastAsia="微软雅黑" w:hAnsi="微软雅黑" w:cs="微软雅黑"/>
                <w:color w:val="000000"/>
                <w:sz w:val="18"/>
                <w:szCs w:val="18"/>
              </w:rPr>
            </w:pPr>
            <w:moveTo w:id="5240" w:author="haha" w:date="2019-07-23T15:23:00Z">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moveTo>
            <w:ins w:id="5241" w:author="haha" w:date="2019-07-23T15:33:00Z">
              <w:r w:rsidR="00144814">
                <w:rPr>
                  <w:rFonts w:ascii="微软雅黑" w:eastAsia="微软雅黑" w:hAnsi="微软雅黑" w:cs="微软雅黑" w:hint="eastAsia"/>
                  <w:color w:val="000000"/>
                  <w:sz w:val="18"/>
                  <w:szCs w:val="18"/>
                </w:rPr>
                <w:t>，导出文件名为“风控计费+年月日，例如</w:t>
              </w:r>
            </w:ins>
            <w:ins w:id="5242" w:author="haha" w:date="2019-07-23T15:34:00Z">
              <w:r w:rsidR="00144814">
                <w:rPr>
                  <w:rFonts w:ascii="微软雅黑" w:eastAsia="微软雅黑" w:hAnsi="微软雅黑" w:cs="微软雅黑" w:hint="eastAsia"/>
                  <w:color w:val="000000"/>
                  <w:sz w:val="18"/>
                  <w:szCs w:val="18"/>
                </w:rPr>
                <w:t>风控计费</w:t>
              </w:r>
            </w:ins>
            <w:ins w:id="5243" w:author="haha" w:date="2019-07-23T15:33:00Z">
              <w:r w:rsidR="00144814">
                <w:rPr>
                  <w:rFonts w:ascii="微软雅黑" w:eastAsia="微软雅黑" w:hAnsi="微软雅黑" w:cs="微软雅黑" w:hint="eastAsia"/>
                  <w:color w:val="000000"/>
                  <w:sz w:val="18"/>
                  <w:szCs w:val="18"/>
                </w:rPr>
                <w:t>2</w:t>
              </w:r>
              <w:r w:rsidR="00144814">
                <w:rPr>
                  <w:rFonts w:ascii="微软雅黑" w:eastAsia="微软雅黑" w:hAnsi="微软雅黑" w:cs="微软雅黑"/>
                  <w:color w:val="000000"/>
                  <w:sz w:val="18"/>
                  <w:szCs w:val="18"/>
                </w:rPr>
                <w:t>0190823</w:t>
              </w:r>
              <w:r w:rsidR="00144814">
                <w:rPr>
                  <w:rFonts w:ascii="微软雅黑" w:eastAsia="微软雅黑" w:hAnsi="微软雅黑" w:cs="微软雅黑" w:hint="eastAsia"/>
                  <w:color w:val="000000"/>
                  <w:sz w:val="18"/>
                  <w:szCs w:val="18"/>
                </w:rPr>
                <w:t>”</w:t>
              </w:r>
            </w:ins>
          </w:p>
        </w:tc>
        <w:tc>
          <w:tcPr>
            <w:tcW w:w="3209" w:type="dxa"/>
          </w:tcPr>
          <w:p w14:paraId="12A58288" w14:textId="77777777" w:rsidR="00B1046A" w:rsidRDefault="00B1046A" w:rsidP="00B1046A">
            <w:pPr>
              <w:pStyle w:val="Axure"/>
              <w:rPr>
                <w:moveTo w:id="5244" w:author="haha" w:date="2019-07-23T15:23:00Z"/>
                <w:rFonts w:ascii="微软雅黑" w:eastAsia="微软雅黑" w:hAnsi="微软雅黑" w:cs="微软雅黑"/>
                <w:sz w:val="18"/>
                <w:szCs w:val="18"/>
              </w:rPr>
            </w:pPr>
          </w:p>
        </w:tc>
        <w:tc>
          <w:tcPr>
            <w:tcW w:w="1712" w:type="dxa"/>
          </w:tcPr>
          <w:p w14:paraId="728D466A" w14:textId="77777777" w:rsidR="00B1046A" w:rsidRDefault="00B1046A" w:rsidP="00B1046A">
            <w:pPr>
              <w:widowControl/>
              <w:jc w:val="left"/>
              <w:rPr>
                <w:moveTo w:id="5245" w:author="haha" w:date="2019-07-23T15:23:00Z"/>
                <w:rFonts w:ascii="微软雅黑" w:eastAsia="微软雅黑" w:hAnsi="微软雅黑" w:cs="微软雅黑"/>
                <w:sz w:val="18"/>
                <w:szCs w:val="18"/>
              </w:rPr>
            </w:pPr>
            <w:moveTo w:id="5246" w:author="haha" w:date="2019-07-23T15:23:00Z">
              <w:r>
                <w:rPr>
                  <w:rFonts w:ascii="微软雅黑" w:eastAsia="微软雅黑" w:hAnsi="微软雅黑" w:cs="微软雅黑" w:hint="eastAsia"/>
                  <w:sz w:val="18"/>
                  <w:szCs w:val="18"/>
                </w:rPr>
                <w:t>无数据导出提示“无数据”</w:t>
              </w:r>
            </w:moveTo>
          </w:p>
        </w:tc>
      </w:tr>
      <w:tr w:rsidR="00B1046A" w:rsidRPr="00F77E9B" w14:paraId="24601249"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8D98C0" w14:textId="77777777" w:rsidR="00B1046A" w:rsidRPr="00F77E9B" w:rsidRDefault="00B1046A" w:rsidP="00B1046A">
            <w:pPr>
              <w:widowControl/>
              <w:jc w:val="center"/>
              <w:rPr>
                <w:moveTo w:id="5247" w:author="haha" w:date="2019-07-23T15:23:00Z"/>
                <w:rFonts w:ascii="微软雅黑" w:eastAsia="微软雅黑" w:hAnsi="微软雅黑" w:cs="微软雅黑"/>
                <w:color w:val="000000"/>
                <w:sz w:val="18"/>
                <w:szCs w:val="18"/>
              </w:rPr>
            </w:pPr>
            <w:moveTo w:id="5248" w:author="haha" w:date="2019-07-23T15:23:00Z">
              <w:r w:rsidRPr="00F77E9B">
                <w:rPr>
                  <w:rFonts w:ascii="微软雅黑" w:eastAsia="微软雅黑" w:hAnsi="微软雅黑" w:cs="微软雅黑" w:hint="eastAsia"/>
                  <w:color w:val="000000"/>
                  <w:sz w:val="18"/>
                  <w:szCs w:val="18"/>
                </w:rPr>
                <w:t>5</w:t>
              </w:r>
            </w:moveTo>
          </w:p>
        </w:tc>
        <w:tc>
          <w:tcPr>
            <w:tcW w:w="1309" w:type="dxa"/>
            <w:gridSpan w:val="2"/>
            <w:vAlign w:val="center"/>
          </w:tcPr>
          <w:p w14:paraId="2029CEF9" w14:textId="77777777" w:rsidR="00B1046A" w:rsidRPr="00F77E9B" w:rsidRDefault="00B1046A" w:rsidP="00B1046A">
            <w:pPr>
              <w:widowControl/>
              <w:jc w:val="left"/>
              <w:rPr>
                <w:moveTo w:id="5249" w:author="haha" w:date="2019-07-23T15:23:00Z"/>
                <w:rFonts w:ascii="微软雅黑" w:eastAsia="微软雅黑" w:hAnsi="微软雅黑" w:cs="微软雅黑"/>
                <w:color w:val="000000"/>
                <w:sz w:val="18"/>
                <w:szCs w:val="18"/>
              </w:rPr>
            </w:pPr>
            <w:moveTo w:id="5250" w:author="haha" w:date="2019-07-23T15:23:00Z">
              <w:r>
                <w:rPr>
                  <w:rFonts w:ascii="微软雅黑" w:eastAsia="微软雅黑" w:hAnsi="微软雅黑" w:cs="微软雅黑" w:hint="eastAsia"/>
                  <w:color w:val="000000"/>
                  <w:sz w:val="18"/>
                  <w:szCs w:val="18"/>
                </w:rPr>
                <w:t>明细记录</w:t>
              </w:r>
            </w:moveTo>
          </w:p>
        </w:tc>
        <w:tc>
          <w:tcPr>
            <w:tcW w:w="3000" w:type="dxa"/>
            <w:vAlign w:val="center"/>
          </w:tcPr>
          <w:p w14:paraId="7EF5FC65" w14:textId="77777777" w:rsidR="00B1046A" w:rsidRPr="00F77E9B" w:rsidRDefault="00B1046A" w:rsidP="00B1046A">
            <w:pPr>
              <w:rPr>
                <w:moveTo w:id="5251" w:author="haha" w:date="2019-07-23T15:23:00Z"/>
                <w:rFonts w:ascii="微软雅黑" w:eastAsia="微软雅黑" w:hAnsi="微软雅黑" w:cs="微软雅黑"/>
                <w:color w:val="000000"/>
                <w:sz w:val="18"/>
                <w:szCs w:val="18"/>
              </w:rPr>
            </w:pPr>
            <w:moveTo w:id="5252" w:author="haha" w:date="2019-07-23T15:23:00Z">
              <w:r>
                <w:rPr>
                  <w:rFonts w:ascii="微软雅黑" w:eastAsia="微软雅黑" w:hAnsi="微软雅黑" w:cs="微软雅黑" w:hint="eastAsia"/>
                  <w:color w:val="000000"/>
                  <w:sz w:val="18"/>
                  <w:szCs w:val="18"/>
                </w:rPr>
                <w:t>点击展示明细记录</w:t>
              </w:r>
            </w:moveTo>
          </w:p>
        </w:tc>
        <w:tc>
          <w:tcPr>
            <w:tcW w:w="3209" w:type="dxa"/>
            <w:vAlign w:val="center"/>
          </w:tcPr>
          <w:p w14:paraId="3DE0BC02" w14:textId="77777777" w:rsidR="00B1046A" w:rsidRPr="00F77E9B" w:rsidRDefault="00B1046A" w:rsidP="00B1046A">
            <w:pPr>
              <w:widowControl/>
              <w:jc w:val="left"/>
              <w:rPr>
                <w:moveTo w:id="5253" w:author="haha" w:date="2019-07-23T15:23:00Z"/>
                <w:rFonts w:ascii="微软雅黑" w:eastAsia="微软雅黑" w:hAnsi="微软雅黑" w:cs="微软雅黑"/>
                <w:color w:val="000000"/>
                <w:sz w:val="18"/>
                <w:szCs w:val="18"/>
              </w:rPr>
            </w:pPr>
            <w:moveTo w:id="5254" w:author="haha" w:date="2019-07-23T15:23:00Z">
              <w:r>
                <w:rPr>
                  <w:rFonts w:ascii="微软雅黑" w:eastAsia="微软雅黑" w:hAnsi="微软雅黑" w:cs="微软雅黑" w:hint="eastAsia"/>
                  <w:color w:val="000000"/>
                  <w:sz w:val="18"/>
                  <w:szCs w:val="18"/>
                </w:rPr>
                <w:t>点击展示明细记录页面</w:t>
              </w:r>
            </w:moveTo>
          </w:p>
        </w:tc>
        <w:tc>
          <w:tcPr>
            <w:tcW w:w="1712" w:type="dxa"/>
          </w:tcPr>
          <w:p w14:paraId="71996261" w14:textId="77777777" w:rsidR="00B1046A" w:rsidRPr="00F77E9B" w:rsidRDefault="00B1046A" w:rsidP="00B1046A">
            <w:pPr>
              <w:widowControl/>
              <w:jc w:val="left"/>
              <w:rPr>
                <w:moveTo w:id="5255" w:author="haha" w:date="2019-07-23T15:23:00Z"/>
                <w:rFonts w:ascii="微软雅黑" w:eastAsia="微软雅黑" w:hAnsi="微软雅黑" w:cs="微软雅黑"/>
                <w:color w:val="000000"/>
                <w:sz w:val="18"/>
                <w:szCs w:val="18"/>
              </w:rPr>
            </w:pPr>
          </w:p>
        </w:tc>
      </w:tr>
      <w:tr w:rsidR="00B1046A" w:rsidRPr="00F77E9B" w14:paraId="42F3F0B9"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4AA357E" w14:textId="77777777" w:rsidR="00B1046A" w:rsidRPr="00F77E9B" w:rsidRDefault="00B1046A" w:rsidP="00B1046A">
            <w:pPr>
              <w:widowControl/>
              <w:jc w:val="center"/>
              <w:rPr>
                <w:moveTo w:id="5256" w:author="haha" w:date="2019-07-23T15:23:00Z"/>
                <w:rFonts w:ascii="微软雅黑" w:eastAsia="微软雅黑" w:hAnsi="微软雅黑" w:cs="微软雅黑"/>
                <w:color w:val="000000"/>
                <w:sz w:val="18"/>
                <w:szCs w:val="18"/>
              </w:rPr>
            </w:pPr>
            <w:moveTo w:id="5257" w:author="haha" w:date="2019-07-23T15:23:00Z">
              <w:r>
                <w:rPr>
                  <w:rFonts w:ascii="微软雅黑" w:eastAsia="微软雅黑" w:hAnsi="微软雅黑" w:cs="微软雅黑"/>
                  <w:color w:val="000000"/>
                  <w:sz w:val="18"/>
                  <w:szCs w:val="18"/>
                </w:rPr>
                <w:t>6</w:t>
              </w:r>
            </w:moveTo>
          </w:p>
        </w:tc>
        <w:tc>
          <w:tcPr>
            <w:tcW w:w="1309" w:type="dxa"/>
            <w:gridSpan w:val="2"/>
            <w:vAlign w:val="center"/>
          </w:tcPr>
          <w:p w14:paraId="60D2D460" w14:textId="77777777" w:rsidR="00B1046A" w:rsidRPr="00FF6622" w:rsidRDefault="00B1046A" w:rsidP="00B1046A">
            <w:pPr>
              <w:widowControl/>
              <w:jc w:val="left"/>
              <w:rPr>
                <w:moveTo w:id="5258" w:author="haha" w:date="2019-07-23T15:23:00Z"/>
                <w:rFonts w:ascii="微软雅黑" w:eastAsia="微软雅黑" w:hAnsi="微软雅黑"/>
                <w:color w:val="000000"/>
                <w:sz w:val="18"/>
                <w:szCs w:val="18"/>
              </w:rPr>
            </w:pPr>
            <w:moveTo w:id="5259" w:author="haha" w:date="2019-07-23T15:23:00Z">
              <w:r w:rsidRPr="00FF6622">
                <w:rPr>
                  <w:rFonts w:ascii="微软雅黑" w:eastAsia="微软雅黑" w:hAnsi="微软雅黑" w:hint="eastAsia"/>
                  <w:color w:val="000000"/>
                  <w:sz w:val="18"/>
                  <w:szCs w:val="18"/>
                </w:rPr>
                <w:t>日期</w:t>
              </w:r>
            </w:moveTo>
          </w:p>
        </w:tc>
        <w:tc>
          <w:tcPr>
            <w:tcW w:w="3000" w:type="dxa"/>
            <w:vAlign w:val="center"/>
          </w:tcPr>
          <w:p w14:paraId="132A4A28" w14:textId="77777777" w:rsidR="00B1046A" w:rsidRPr="00FF6622" w:rsidRDefault="00B1046A" w:rsidP="00B1046A">
            <w:pPr>
              <w:rPr>
                <w:moveTo w:id="5260" w:author="haha" w:date="2019-07-23T15:23:00Z"/>
                <w:rFonts w:ascii="微软雅黑" w:eastAsia="微软雅黑" w:hAnsi="微软雅黑"/>
                <w:color w:val="000000"/>
                <w:sz w:val="18"/>
                <w:szCs w:val="18"/>
              </w:rPr>
            </w:pPr>
            <w:moveTo w:id="5261" w:author="haha" w:date="2019-07-23T15:23:00Z">
              <w:r>
                <w:rPr>
                  <w:rFonts w:ascii="微软雅黑" w:eastAsia="微软雅黑" w:hAnsi="微软雅黑" w:hint="eastAsia"/>
                  <w:color w:val="000000"/>
                  <w:sz w:val="18"/>
                  <w:szCs w:val="18"/>
                </w:rPr>
                <w:t>当日，每日生成一条数据</w:t>
              </w:r>
            </w:moveTo>
          </w:p>
        </w:tc>
        <w:tc>
          <w:tcPr>
            <w:tcW w:w="3209" w:type="dxa"/>
            <w:vAlign w:val="center"/>
          </w:tcPr>
          <w:p w14:paraId="586BADDB" w14:textId="77777777" w:rsidR="00B1046A" w:rsidRPr="00FF6622" w:rsidRDefault="00B1046A" w:rsidP="00B1046A">
            <w:pPr>
              <w:rPr>
                <w:moveTo w:id="5262" w:author="haha" w:date="2019-07-23T15:23:00Z"/>
                <w:rFonts w:ascii="微软雅黑" w:eastAsia="微软雅黑" w:hAnsi="微软雅黑" w:cs="Times New Roman"/>
                <w:sz w:val="18"/>
                <w:szCs w:val="18"/>
              </w:rPr>
            </w:pPr>
          </w:p>
        </w:tc>
        <w:tc>
          <w:tcPr>
            <w:tcW w:w="1712" w:type="dxa"/>
            <w:vAlign w:val="center"/>
          </w:tcPr>
          <w:p w14:paraId="35F995C8" w14:textId="77777777" w:rsidR="00B1046A" w:rsidRPr="007F0B42" w:rsidRDefault="00B1046A" w:rsidP="00B1046A">
            <w:pPr>
              <w:widowControl/>
              <w:jc w:val="left"/>
              <w:rPr>
                <w:moveTo w:id="5263" w:author="haha" w:date="2019-07-23T15:23:00Z"/>
                <w:rFonts w:ascii="微软雅黑" w:eastAsia="微软雅黑" w:hAnsi="微软雅黑" w:cs="微软雅黑"/>
                <w:color w:val="000000"/>
                <w:sz w:val="18"/>
                <w:szCs w:val="18"/>
              </w:rPr>
            </w:pPr>
          </w:p>
        </w:tc>
      </w:tr>
      <w:tr w:rsidR="00B1046A" w:rsidRPr="00F77E9B" w14:paraId="567839EF"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366C598" w14:textId="77777777" w:rsidR="00B1046A" w:rsidRPr="00F77E9B" w:rsidRDefault="00B1046A" w:rsidP="00B1046A">
            <w:pPr>
              <w:widowControl/>
              <w:jc w:val="center"/>
              <w:rPr>
                <w:moveTo w:id="5264" w:author="haha" w:date="2019-07-23T15:23:00Z"/>
                <w:rFonts w:ascii="微软雅黑" w:eastAsia="微软雅黑" w:hAnsi="微软雅黑" w:cs="微软雅黑"/>
                <w:color w:val="000000"/>
                <w:sz w:val="18"/>
                <w:szCs w:val="18"/>
              </w:rPr>
            </w:pPr>
            <w:moveTo w:id="5265" w:author="haha" w:date="2019-07-23T15:23:00Z">
              <w:r>
                <w:rPr>
                  <w:rFonts w:ascii="微软雅黑" w:eastAsia="微软雅黑" w:hAnsi="微软雅黑" w:cs="微软雅黑"/>
                  <w:color w:val="000000"/>
                  <w:sz w:val="18"/>
                  <w:szCs w:val="18"/>
                </w:rPr>
                <w:t>7</w:t>
              </w:r>
            </w:moveTo>
          </w:p>
        </w:tc>
        <w:tc>
          <w:tcPr>
            <w:tcW w:w="1309" w:type="dxa"/>
            <w:gridSpan w:val="2"/>
            <w:vAlign w:val="center"/>
          </w:tcPr>
          <w:p w14:paraId="38B730A3" w14:textId="77777777" w:rsidR="00B1046A" w:rsidRPr="00FF6622" w:rsidRDefault="00B1046A" w:rsidP="00B1046A">
            <w:pPr>
              <w:rPr>
                <w:moveTo w:id="5266" w:author="haha" w:date="2019-07-23T15:23:00Z"/>
                <w:rFonts w:ascii="微软雅黑" w:eastAsia="微软雅黑" w:hAnsi="微软雅黑" w:cs="宋体"/>
                <w:color w:val="000000"/>
                <w:sz w:val="18"/>
                <w:szCs w:val="18"/>
              </w:rPr>
            </w:pPr>
            <w:moveTo w:id="5267" w:author="haha" w:date="2019-07-23T15:23:00Z">
              <w:r w:rsidRPr="00FF6622">
                <w:rPr>
                  <w:rFonts w:ascii="微软雅黑" w:eastAsia="微软雅黑" w:hAnsi="微软雅黑" w:hint="eastAsia"/>
                  <w:color w:val="000000"/>
                  <w:sz w:val="18"/>
                  <w:szCs w:val="18"/>
                </w:rPr>
                <w:t>风控调用量</w:t>
              </w:r>
            </w:moveTo>
          </w:p>
        </w:tc>
        <w:tc>
          <w:tcPr>
            <w:tcW w:w="3000" w:type="dxa"/>
            <w:vAlign w:val="center"/>
          </w:tcPr>
          <w:p w14:paraId="66D19D94" w14:textId="77777777" w:rsidR="00B1046A" w:rsidRPr="00FF6622" w:rsidRDefault="00B1046A" w:rsidP="00B1046A">
            <w:pPr>
              <w:rPr>
                <w:moveTo w:id="5268" w:author="haha" w:date="2019-07-23T15:23:00Z"/>
                <w:rFonts w:ascii="微软雅黑" w:eastAsia="微软雅黑" w:hAnsi="微软雅黑"/>
                <w:color w:val="000000"/>
                <w:sz w:val="18"/>
                <w:szCs w:val="18"/>
              </w:rPr>
            </w:pPr>
            <w:moveTo w:id="5269" w:author="haha" w:date="2019-07-23T15:23:00Z">
              <w:r w:rsidRPr="00FF6622">
                <w:rPr>
                  <w:rFonts w:ascii="微软雅黑" w:eastAsia="微软雅黑" w:hAnsi="微软雅黑" w:hint="eastAsia"/>
                  <w:color w:val="000000"/>
                  <w:sz w:val="18"/>
                  <w:szCs w:val="18"/>
                </w:rPr>
                <w:t>调用运营商认证数</w:t>
              </w:r>
            </w:moveTo>
          </w:p>
        </w:tc>
        <w:tc>
          <w:tcPr>
            <w:tcW w:w="3209" w:type="dxa"/>
            <w:vAlign w:val="center"/>
          </w:tcPr>
          <w:p w14:paraId="129711BB" w14:textId="77777777" w:rsidR="00B1046A" w:rsidRPr="00FF6622" w:rsidRDefault="00B1046A" w:rsidP="00B1046A">
            <w:pPr>
              <w:rPr>
                <w:moveTo w:id="5270" w:author="haha" w:date="2019-07-23T15:23:00Z"/>
                <w:rFonts w:ascii="微软雅黑" w:eastAsia="微软雅黑" w:hAnsi="微软雅黑" w:cs="宋体"/>
                <w:color w:val="000000"/>
                <w:sz w:val="18"/>
                <w:szCs w:val="18"/>
              </w:rPr>
            </w:pPr>
          </w:p>
        </w:tc>
        <w:tc>
          <w:tcPr>
            <w:tcW w:w="1712" w:type="dxa"/>
            <w:vAlign w:val="center"/>
          </w:tcPr>
          <w:p w14:paraId="488FFA0A" w14:textId="77777777" w:rsidR="00B1046A" w:rsidRPr="007F0B42" w:rsidRDefault="00B1046A" w:rsidP="00B1046A">
            <w:pPr>
              <w:rPr>
                <w:moveTo w:id="5271" w:author="haha" w:date="2019-07-23T15:23:00Z"/>
                <w:rFonts w:ascii="微软雅黑" w:eastAsia="微软雅黑" w:hAnsi="微软雅黑" w:cs="微软雅黑"/>
                <w:color w:val="000000"/>
                <w:sz w:val="18"/>
                <w:szCs w:val="18"/>
              </w:rPr>
            </w:pPr>
          </w:p>
        </w:tc>
      </w:tr>
      <w:tr w:rsidR="00B1046A" w:rsidRPr="00F77E9B" w14:paraId="0D6374E0"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5359AB" w14:textId="77777777" w:rsidR="00B1046A" w:rsidRPr="00F77E9B" w:rsidRDefault="00B1046A" w:rsidP="00B1046A">
            <w:pPr>
              <w:widowControl/>
              <w:jc w:val="center"/>
              <w:rPr>
                <w:moveTo w:id="5272" w:author="haha" w:date="2019-07-23T15:23:00Z"/>
                <w:rFonts w:ascii="微软雅黑" w:eastAsia="微软雅黑" w:hAnsi="微软雅黑" w:cs="微软雅黑"/>
                <w:color w:val="000000"/>
                <w:sz w:val="18"/>
                <w:szCs w:val="18"/>
              </w:rPr>
            </w:pPr>
            <w:moveTo w:id="5273" w:author="haha" w:date="2019-07-23T15:23:00Z">
              <w:r>
                <w:rPr>
                  <w:rFonts w:ascii="微软雅黑" w:eastAsia="微软雅黑" w:hAnsi="微软雅黑" w:cs="微软雅黑"/>
                  <w:color w:val="000000"/>
                  <w:sz w:val="18"/>
                  <w:szCs w:val="18"/>
                </w:rPr>
                <w:t>8</w:t>
              </w:r>
            </w:moveTo>
          </w:p>
        </w:tc>
        <w:tc>
          <w:tcPr>
            <w:tcW w:w="1309" w:type="dxa"/>
            <w:gridSpan w:val="2"/>
            <w:vAlign w:val="center"/>
          </w:tcPr>
          <w:p w14:paraId="61A3D8C6" w14:textId="77777777" w:rsidR="00B1046A" w:rsidRPr="00FF6622" w:rsidRDefault="00B1046A" w:rsidP="00B1046A">
            <w:pPr>
              <w:rPr>
                <w:moveTo w:id="5274" w:author="haha" w:date="2019-07-23T15:23:00Z"/>
                <w:rFonts w:ascii="微软雅黑" w:eastAsia="微软雅黑" w:hAnsi="微软雅黑"/>
                <w:color w:val="000000"/>
                <w:sz w:val="18"/>
                <w:szCs w:val="18"/>
              </w:rPr>
            </w:pPr>
            <w:moveTo w:id="5275" w:author="haha" w:date="2019-07-23T15:23:00Z">
              <w:r w:rsidRPr="00FF6622">
                <w:rPr>
                  <w:rFonts w:ascii="微软雅黑" w:eastAsia="微软雅黑" w:hAnsi="微软雅黑" w:hint="eastAsia"/>
                  <w:color w:val="000000"/>
                  <w:sz w:val="18"/>
                  <w:szCs w:val="18"/>
                </w:rPr>
                <w:t>有效调用</w:t>
              </w:r>
            </w:moveTo>
          </w:p>
        </w:tc>
        <w:tc>
          <w:tcPr>
            <w:tcW w:w="3000" w:type="dxa"/>
            <w:vAlign w:val="center"/>
          </w:tcPr>
          <w:p w14:paraId="65C01418" w14:textId="77777777" w:rsidR="00B1046A" w:rsidRPr="00FF6622" w:rsidRDefault="00B1046A" w:rsidP="00B1046A">
            <w:pPr>
              <w:rPr>
                <w:moveTo w:id="5276" w:author="haha" w:date="2019-07-23T15:23:00Z"/>
                <w:rFonts w:ascii="微软雅黑" w:eastAsia="微软雅黑" w:hAnsi="微软雅黑" w:cs="宋体"/>
                <w:color w:val="000000"/>
                <w:sz w:val="18"/>
                <w:szCs w:val="18"/>
              </w:rPr>
            </w:pPr>
            <w:moveTo w:id="5277" w:author="haha" w:date="2019-07-23T15:23:00Z">
              <w:r w:rsidRPr="00FF6622">
                <w:rPr>
                  <w:rFonts w:ascii="微软雅黑" w:eastAsia="微软雅黑" w:hAnsi="微软雅黑" w:hint="eastAsia"/>
                  <w:color w:val="000000"/>
                  <w:sz w:val="18"/>
                  <w:szCs w:val="18"/>
                </w:rPr>
                <w:t>蓝鲸明确给出分数的客户数</w:t>
              </w:r>
            </w:moveTo>
          </w:p>
        </w:tc>
        <w:tc>
          <w:tcPr>
            <w:tcW w:w="3209" w:type="dxa"/>
            <w:vAlign w:val="center"/>
          </w:tcPr>
          <w:p w14:paraId="14CFD9B4" w14:textId="77777777" w:rsidR="00B1046A" w:rsidRPr="00FF6622" w:rsidRDefault="00B1046A" w:rsidP="00B1046A">
            <w:pPr>
              <w:rPr>
                <w:moveTo w:id="5278" w:author="haha" w:date="2019-07-23T15:23:00Z"/>
                <w:rFonts w:ascii="微软雅黑" w:eastAsia="微软雅黑" w:hAnsi="微软雅黑" w:cs="宋体"/>
                <w:color w:val="000000"/>
                <w:sz w:val="18"/>
                <w:szCs w:val="18"/>
              </w:rPr>
            </w:pPr>
          </w:p>
        </w:tc>
        <w:tc>
          <w:tcPr>
            <w:tcW w:w="1712" w:type="dxa"/>
            <w:vAlign w:val="center"/>
          </w:tcPr>
          <w:p w14:paraId="04DF80F9" w14:textId="77777777" w:rsidR="00B1046A" w:rsidRPr="007F0B42" w:rsidRDefault="00B1046A" w:rsidP="00B1046A">
            <w:pPr>
              <w:rPr>
                <w:moveTo w:id="5279" w:author="haha" w:date="2019-07-23T15:23:00Z"/>
                <w:rFonts w:ascii="微软雅黑" w:eastAsia="微软雅黑" w:hAnsi="微软雅黑" w:cs="微软雅黑"/>
                <w:color w:val="000000"/>
                <w:sz w:val="18"/>
                <w:szCs w:val="18"/>
              </w:rPr>
            </w:pPr>
          </w:p>
        </w:tc>
      </w:tr>
      <w:tr w:rsidR="00B1046A" w:rsidRPr="00F77E9B" w14:paraId="319D3B8A"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87737E" w14:textId="77777777" w:rsidR="00B1046A" w:rsidRPr="00F77E9B" w:rsidRDefault="00B1046A" w:rsidP="00B1046A">
            <w:pPr>
              <w:widowControl/>
              <w:jc w:val="center"/>
              <w:rPr>
                <w:moveTo w:id="5280" w:author="haha" w:date="2019-07-23T15:23:00Z"/>
                <w:rFonts w:ascii="微软雅黑" w:eastAsia="微软雅黑" w:hAnsi="微软雅黑" w:cs="微软雅黑"/>
                <w:color w:val="000000"/>
                <w:sz w:val="18"/>
                <w:szCs w:val="18"/>
              </w:rPr>
            </w:pPr>
            <w:moveTo w:id="5281" w:author="haha" w:date="2019-07-23T15:23:00Z">
              <w:r>
                <w:rPr>
                  <w:rFonts w:ascii="微软雅黑" w:eastAsia="微软雅黑" w:hAnsi="微软雅黑" w:cs="微软雅黑"/>
                  <w:color w:val="000000"/>
                  <w:sz w:val="18"/>
                  <w:szCs w:val="18"/>
                </w:rPr>
                <w:t>9</w:t>
              </w:r>
            </w:moveTo>
          </w:p>
        </w:tc>
        <w:tc>
          <w:tcPr>
            <w:tcW w:w="1309" w:type="dxa"/>
            <w:gridSpan w:val="2"/>
            <w:vAlign w:val="center"/>
          </w:tcPr>
          <w:p w14:paraId="56667280" w14:textId="77777777" w:rsidR="00B1046A" w:rsidRPr="00FF6622" w:rsidRDefault="00B1046A" w:rsidP="00B1046A">
            <w:pPr>
              <w:rPr>
                <w:moveTo w:id="5282" w:author="haha" w:date="2019-07-23T15:23:00Z"/>
                <w:rFonts w:ascii="微软雅黑" w:eastAsia="微软雅黑" w:hAnsi="微软雅黑"/>
                <w:color w:val="000000"/>
                <w:sz w:val="18"/>
                <w:szCs w:val="18"/>
              </w:rPr>
            </w:pPr>
            <w:moveTo w:id="5283" w:author="haha" w:date="2019-07-23T15:23:00Z">
              <w:r w:rsidRPr="00FF6622">
                <w:rPr>
                  <w:rFonts w:ascii="微软雅黑" w:eastAsia="微软雅黑" w:hAnsi="微软雅黑" w:hint="eastAsia"/>
                  <w:color w:val="000000"/>
                  <w:sz w:val="18"/>
                  <w:szCs w:val="18"/>
                </w:rPr>
                <w:t>单价</w:t>
              </w:r>
            </w:moveTo>
          </w:p>
        </w:tc>
        <w:tc>
          <w:tcPr>
            <w:tcW w:w="3000" w:type="dxa"/>
            <w:vAlign w:val="center"/>
          </w:tcPr>
          <w:p w14:paraId="33438E83" w14:textId="77777777" w:rsidR="00B1046A" w:rsidRPr="00FF6622" w:rsidRDefault="00B1046A" w:rsidP="00B1046A">
            <w:pPr>
              <w:rPr>
                <w:moveTo w:id="5284" w:author="haha" w:date="2019-07-23T15:23:00Z"/>
                <w:rFonts w:ascii="微软雅黑" w:eastAsia="微软雅黑" w:hAnsi="微软雅黑" w:cs="宋体"/>
                <w:color w:val="000000"/>
                <w:sz w:val="18"/>
                <w:szCs w:val="18"/>
              </w:rPr>
            </w:pPr>
            <w:moveTo w:id="5285" w:author="haha" w:date="2019-07-23T15:23:00Z">
              <w:r w:rsidRPr="00FF6622">
                <w:rPr>
                  <w:rFonts w:ascii="微软雅黑" w:eastAsia="微软雅黑" w:hAnsi="微软雅黑" w:hint="eastAsia"/>
                  <w:color w:val="000000"/>
                  <w:sz w:val="18"/>
                  <w:szCs w:val="18"/>
                </w:rPr>
                <w:t>价格</w:t>
              </w:r>
            </w:moveTo>
          </w:p>
        </w:tc>
        <w:tc>
          <w:tcPr>
            <w:tcW w:w="3209" w:type="dxa"/>
            <w:vAlign w:val="center"/>
          </w:tcPr>
          <w:p w14:paraId="41BF14A7" w14:textId="77777777" w:rsidR="00B1046A" w:rsidRPr="00FF6622" w:rsidRDefault="00B1046A" w:rsidP="00B1046A">
            <w:pPr>
              <w:rPr>
                <w:moveTo w:id="5286" w:author="haha" w:date="2019-07-23T15:23:00Z"/>
                <w:rFonts w:ascii="微软雅黑" w:eastAsia="微软雅黑" w:hAnsi="微软雅黑" w:cs="宋体"/>
                <w:color w:val="000000"/>
                <w:sz w:val="18"/>
                <w:szCs w:val="18"/>
              </w:rPr>
            </w:pPr>
          </w:p>
        </w:tc>
        <w:tc>
          <w:tcPr>
            <w:tcW w:w="1712" w:type="dxa"/>
            <w:vAlign w:val="center"/>
          </w:tcPr>
          <w:p w14:paraId="5A881512" w14:textId="77777777" w:rsidR="00B1046A" w:rsidRPr="007F0B42" w:rsidRDefault="00B1046A" w:rsidP="00B1046A">
            <w:pPr>
              <w:rPr>
                <w:moveTo w:id="5287" w:author="haha" w:date="2019-07-23T15:23:00Z"/>
                <w:rFonts w:ascii="微软雅黑" w:eastAsia="微软雅黑" w:hAnsi="微软雅黑" w:cs="微软雅黑"/>
                <w:color w:val="000000"/>
                <w:sz w:val="18"/>
                <w:szCs w:val="18"/>
              </w:rPr>
            </w:pPr>
          </w:p>
        </w:tc>
      </w:tr>
      <w:tr w:rsidR="00B1046A" w:rsidRPr="00F77E9B" w14:paraId="6BA40E13" w14:textId="77777777" w:rsidTr="00B10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01FB77" w14:textId="77777777" w:rsidR="00B1046A" w:rsidRPr="00F77E9B" w:rsidRDefault="00B1046A" w:rsidP="00B1046A">
            <w:pPr>
              <w:widowControl/>
              <w:jc w:val="center"/>
              <w:rPr>
                <w:moveTo w:id="5288" w:author="haha" w:date="2019-07-23T15:23:00Z"/>
                <w:rFonts w:ascii="微软雅黑" w:eastAsia="微软雅黑" w:hAnsi="微软雅黑" w:cs="微软雅黑"/>
                <w:color w:val="000000"/>
                <w:sz w:val="18"/>
                <w:szCs w:val="18"/>
              </w:rPr>
            </w:pPr>
            <w:moveTo w:id="5289" w:author="haha" w:date="2019-07-23T15:23:00Z">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0</w:t>
              </w:r>
            </w:moveTo>
          </w:p>
        </w:tc>
        <w:tc>
          <w:tcPr>
            <w:tcW w:w="1309" w:type="dxa"/>
            <w:gridSpan w:val="2"/>
            <w:vAlign w:val="center"/>
          </w:tcPr>
          <w:p w14:paraId="7F18F85E" w14:textId="77777777" w:rsidR="00B1046A" w:rsidRPr="00FF6622" w:rsidRDefault="00B1046A" w:rsidP="00B1046A">
            <w:pPr>
              <w:rPr>
                <w:moveTo w:id="5290" w:author="haha" w:date="2019-07-23T15:23:00Z"/>
                <w:rFonts w:ascii="微软雅黑" w:eastAsia="微软雅黑" w:hAnsi="微软雅黑"/>
                <w:color w:val="000000"/>
                <w:sz w:val="18"/>
                <w:szCs w:val="18"/>
              </w:rPr>
            </w:pPr>
            <w:moveTo w:id="5291" w:author="haha" w:date="2019-07-23T15:23:00Z">
              <w:r w:rsidRPr="00FF6622">
                <w:rPr>
                  <w:rFonts w:ascii="微软雅黑" w:eastAsia="微软雅黑" w:hAnsi="微软雅黑" w:hint="eastAsia"/>
                  <w:color w:val="000000"/>
                  <w:sz w:val="18"/>
                  <w:szCs w:val="18"/>
                </w:rPr>
                <w:t>总计</w:t>
              </w:r>
            </w:moveTo>
          </w:p>
        </w:tc>
        <w:tc>
          <w:tcPr>
            <w:tcW w:w="3000" w:type="dxa"/>
            <w:vAlign w:val="center"/>
          </w:tcPr>
          <w:p w14:paraId="7BFD1CF7" w14:textId="77777777" w:rsidR="00B1046A" w:rsidRPr="00FF6622" w:rsidRDefault="00B1046A" w:rsidP="00B1046A">
            <w:pPr>
              <w:rPr>
                <w:moveTo w:id="5292" w:author="haha" w:date="2019-07-23T15:23:00Z"/>
                <w:rFonts w:ascii="微软雅黑" w:eastAsia="微软雅黑" w:hAnsi="微软雅黑" w:cs="宋体"/>
                <w:color w:val="000000"/>
                <w:sz w:val="18"/>
                <w:szCs w:val="18"/>
              </w:rPr>
            </w:pPr>
            <w:moveTo w:id="5293" w:author="haha" w:date="2019-07-23T15:23:00Z">
              <w:r w:rsidRPr="00FF6622">
                <w:rPr>
                  <w:rFonts w:ascii="微软雅黑" w:eastAsia="微软雅黑" w:hAnsi="微软雅黑" w:hint="eastAsia"/>
                  <w:color w:val="000000"/>
                  <w:sz w:val="18"/>
                  <w:szCs w:val="18"/>
                </w:rPr>
                <w:t>调用运营商认证数*价格</w:t>
              </w:r>
            </w:moveTo>
          </w:p>
        </w:tc>
        <w:tc>
          <w:tcPr>
            <w:tcW w:w="3209" w:type="dxa"/>
            <w:vAlign w:val="center"/>
          </w:tcPr>
          <w:p w14:paraId="384D2272" w14:textId="77777777" w:rsidR="00B1046A" w:rsidRPr="00FF6622" w:rsidRDefault="00B1046A" w:rsidP="00B1046A">
            <w:pPr>
              <w:rPr>
                <w:moveTo w:id="5294" w:author="haha" w:date="2019-07-23T15:23:00Z"/>
                <w:rFonts w:ascii="微软雅黑" w:eastAsia="微软雅黑" w:hAnsi="微软雅黑" w:cs="宋体"/>
                <w:color w:val="000000"/>
                <w:sz w:val="18"/>
                <w:szCs w:val="18"/>
              </w:rPr>
            </w:pPr>
          </w:p>
        </w:tc>
        <w:tc>
          <w:tcPr>
            <w:tcW w:w="1712" w:type="dxa"/>
            <w:vAlign w:val="center"/>
          </w:tcPr>
          <w:p w14:paraId="022F4CDB" w14:textId="77777777" w:rsidR="00B1046A" w:rsidRPr="007F0B42" w:rsidRDefault="00B1046A" w:rsidP="00B1046A">
            <w:pPr>
              <w:rPr>
                <w:moveTo w:id="5295" w:author="haha" w:date="2019-07-23T15:23:00Z"/>
                <w:rFonts w:ascii="微软雅黑" w:eastAsia="微软雅黑" w:hAnsi="微软雅黑" w:cs="微软雅黑"/>
                <w:color w:val="000000"/>
                <w:sz w:val="18"/>
                <w:szCs w:val="18"/>
              </w:rPr>
            </w:pPr>
          </w:p>
        </w:tc>
      </w:tr>
    </w:tbl>
    <w:p w14:paraId="213B0578" w14:textId="6B382E6B" w:rsidR="00FF6622" w:rsidRDefault="00225374">
      <w:pPr>
        <w:pStyle w:val="3"/>
        <w:rPr>
          <w:ins w:id="5296" w:author="haha" w:date="2019-07-23T15:23:00Z"/>
        </w:rPr>
        <w:pPrChange w:id="5297" w:author="haha" w:date="2019-07-23T16:31:00Z">
          <w:pPr>
            <w:pStyle w:val="2"/>
          </w:pPr>
        </w:pPrChange>
      </w:pPr>
      <w:bookmarkStart w:id="5298" w:name="_Toc14795505"/>
      <w:moveToRangeEnd w:id="5186"/>
      <w:ins w:id="5299" w:author="haha" w:date="2019-07-23T16:31:00Z">
        <w:r>
          <w:rPr>
            <w:rFonts w:hint="eastAsia"/>
          </w:rPr>
          <w:lastRenderedPageBreak/>
          <w:t>6</w:t>
        </w:r>
        <w:r>
          <w:t>.4.1</w:t>
        </w:r>
      </w:ins>
      <w:ins w:id="5300" w:author="haha" w:date="2019-07-23T15:23:00Z">
        <w:r w:rsidR="00B1046A">
          <w:rPr>
            <w:rFonts w:hint="eastAsia"/>
          </w:rPr>
          <w:t>风控计费明细</w:t>
        </w:r>
        <w:bookmarkEnd w:id="5298"/>
      </w:ins>
    </w:p>
    <w:p w14:paraId="31233542" w14:textId="3DF6D33F" w:rsidR="00B1046A" w:rsidRDefault="00B1046A" w:rsidP="00B1046A">
      <w:pPr>
        <w:rPr>
          <w:ins w:id="5301" w:author="haha" w:date="2019-07-23T15:24:00Z"/>
        </w:rPr>
      </w:pPr>
      <w:ins w:id="5302" w:author="haha" w:date="2019-07-23T15:24:00Z">
        <w:r>
          <w:rPr>
            <w:noProof/>
          </w:rPr>
          <w:drawing>
            <wp:inline distT="0" distB="0" distL="0" distR="0" wp14:anchorId="4112FCE4" wp14:editId="702A1A6E">
              <wp:extent cx="4914900" cy="187772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6599" cy="1878378"/>
                      </a:xfrm>
                      <a:prstGeom prst="rect">
                        <a:avLst/>
                      </a:prstGeom>
                    </pic:spPr>
                  </pic:pic>
                </a:graphicData>
              </a:graphic>
            </wp:inline>
          </w:drawing>
        </w:r>
      </w:ins>
    </w:p>
    <w:tbl>
      <w:tblPr>
        <w:tblpPr w:leftFromText="180" w:rightFromText="180" w:vertAnchor="text" w:horzAnchor="margin" w:tblpXSpec="center" w:tblpY="207"/>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B1046A" w14:paraId="02AE938D" w14:textId="77777777" w:rsidTr="00144814">
        <w:trPr>
          <w:trHeight w:val="90"/>
          <w:ins w:id="5303" w:author="haha" w:date="2019-07-23T15:24:00Z"/>
        </w:trPr>
        <w:tc>
          <w:tcPr>
            <w:tcW w:w="1245" w:type="dxa"/>
            <w:gridSpan w:val="2"/>
            <w:tcBorders>
              <w:top w:val="nil"/>
              <w:left w:val="single" w:sz="4" w:space="0" w:color="auto"/>
              <w:bottom w:val="single" w:sz="4" w:space="0" w:color="auto"/>
              <w:right w:val="single" w:sz="4" w:space="0" w:color="auto"/>
            </w:tcBorders>
          </w:tcPr>
          <w:p w14:paraId="12ABB74D" w14:textId="77777777" w:rsidR="00B1046A" w:rsidRDefault="00B1046A" w:rsidP="00144814">
            <w:pPr>
              <w:widowControl/>
              <w:jc w:val="left"/>
              <w:rPr>
                <w:ins w:id="5304" w:author="haha" w:date="2019-07-23T15:24:00Z"/>
                <w:rFonts w:ascii="微软雅黑" w:eastAsia="微软雅黑" w:hAnsi="微软雅黑" w:cs="宋体"/>
                <w:b/>
                <w:bCs/>
                <w:color w:val="000000"/>
                <w:kern w:val="0"/>
                <w:sz w:val="18"/>
                <w:szCs w:val="18"/>
              </w:rPr>
            </w:pPr>
            <w:ins w:id="5305" w:author="haha" w:date="2019-07-23T15:24: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60A3B048" w14:textId="45A1929C" w:rsidR="00B1046A" w:rsidRDefault="00B1046A" w:rsidP="00144814">
            <w:pPr>
              <w:pStyle w:val="11"/>
              <w:widowControl/>
              <w:ind w:firstLineChars="0" w:firstLine="0"/>
              <w:jc w:val="left"/>
              <w:rPr>
                <w:ins w:id="5306" w:author="haha" w:date="2019-07-23T15:24:00Z"/>
                <w:rFonts w:ascii="微软雅黑" w:eastAsia="微软雅黑" w:hAnsi="微软雅黑" w:cs="宋体"/>
                <w:color w:val="000000"/>
                <w:kern w:val="0"/>
                <w:sz w:val="18"/>
                <w:szCs w:val="18"/>
              </w:rPr>
            </w:pPr>
            <w:ins w:id="5307" w:author="haha" w:date="2019-07-23T15:24:00Z">
              <w:r>
                <w:rPr>
                  <w:rFonts w:ascii="微软雅黑" w:eastAsia="微软雅黑" w:hAnsi="微软雅黑" w:cs="宋体" w:hint="eastAsia"/>
                  <w:color w:val="000000"/>
                  <w:kern w:val="0"/>
                  <w:sz w:val="18"/>
                  <w:szCs w:val="18"/>
                </w:rPr>
                <w:t>风控计费报表</w:t>
              </w:r>
            </w:ins>
          </w:p>
        </w:tc>
      </w:tr>
      <w:tr w:rsidR="00B1046A" w14:paraId="22988D5E" w14:textId="77777777" w:rsidTr="00144814">
        <w:trPr>
          <w:trHeight w:val="408"/>
          <w:ins w:id="5308" w:author="haha" w:date="2019-07-23T15:24:00Z"/>
        </w:trPr>
        <w:tc>
          <w:tcPr>
            <w:tcW w:w="1245" w:type="dxa"/>
            <w:gridSpan w:val="2"/>
            <w:tcBorders>
              <w:top w:val="nil"/>
              <w:left w:val="single" w:sz="4" w:space="0" w:color="auto"/>
              <w:bottom w:val="single" w:sz="4" w:space="0" w:color="auto"/>
              <w:right w:val="single" w:sz="4" w:space="0" w:color="auto"/>
            </w:tcBorders>
          </w:tcPr>
          <w:p w14:paraId="7E5F3015" w14:textId="77777777" w:rsidR="00B1046A" w:rsidRDefault="00B1046A" w:rsidP="00144814">
            <w:pPr>
              <w:widowControl/>
              <w:jc w:val="left"/>
              <w:rPr>
                <w:ins w:id="5309" w:author="haha" w:date="2019-07-23T15:24:00Z"/>
                <w:rFonts w:ascii="微软雅黑" w:eastAsia="微软雅黑" w:hAnsi="微软雅黑" w:cs="宋体"/>
                <w:b/>
                <w:bCs/>
                <w:kern w:val="0"/>
                <w:sz w:val="18"/>
                <w:szCs w:val="18"/>
              </w:rPr>
            </w:pPr>
            <w:ins w:id="5310" w:author="haha" w:date="2019-07-23T15:24: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24C487C0" w14:textId="2D8E5BF4" w:rsidR="00B1046A" w:rsidRDefault="00B1046A" w:rsidP="00144814">
            <w:pPr>
              <w:widowControl/>
              <w:jc w:val="left"/>
              <w:rPr>
                <w:ins w:id="5311" w:author="haha" w:date="2019-07-23T15:24:00Z"/>
                <w:rFonts w:ascii="微软雅黑" w:eastAsia="微软雅黑" w:hAnsi="微软雅黑" w:cs="宋体"/>
                <w:kern w:val="0"/>
                <w:sz w:val="18"/>
                <w:szCs w:val="18"/>
              </w:rPr>
            </w:pPr>
            <w:ins w:id="5312" w:author="haha" w:date="2019-07-23T15:25:00Z">
              <w:r>
                <w:rPr>
                  <w:rFonts w:ascii="微软雅黑" w:eastAsia="微软雅黑" w:hAnsi="微软雅黑" w:cs="宋体" w:hint="eastAsia"/>
                  <w:kern w:val="0"/>
                  <w:sz w:val="18"/>
                  <w:szCs w:val="18"/>
                </w:rPr>
                <w:t>风控计费</w:t>
              </w:r>
            </w:ins>
            <w:ins w:id="5313" w:author="haha" w:date="2019-07-23T15:24:00Z">
              <w:r>
                <w:rPr>
                  <w:rFonts w:ascii="微软雅黑" w:eastAsia="微软雅黑" w:hAnsi="微软雅黑" w:cs="宋体" w:hint="eastAsia"/>
                  <w:kern w:val="0"/>
                  <w:sz w:val="18"/>
                  <w:szCs w:val="18"/>
                </w:rPr>
                <w:t>-明细记录按钮</w:t>
              </w:r>
            </w:ins>
          </w:p>
        </w:tc>
      </w:tr>
      <w:tr w:rsidR="00B1046A" w14:paraId="70A15978" w14:textId="77777777" w:rsidTr="00144814">
        <w:trPr>
          <w:trHeight w:val="423"/>
          <w:ins w:id="5314" w:author="haha" w:date="2019-07-23T15:24:00Z"/>
        </w:trPr>
        <w:tc>
          <w:tcPr>
            <w:tcW w:w="1245" w:type="dxa"/>
            <w:gridSpan w:val="2"/>
            <w:tcBorders>
              <w:top w:val="nil"/>
              <w:left w:val="single" w:sz="4" w:space="0" w:color="auto"/>
              <w:bottom w:val="single" w:sz="4" w:space="0" w:color="auto"/>
              <w:right w:val="single" w:sz="4" w:space="0" w:color="auto"/>
            </w:tcBorders>
          </w:tcPr>
          <w:p w14:paraId="517426F7" w14:textId="77777777" w:rsidR="00B1046A" w:rsidRDefault="00B1046A" w:rsidP="00144814">
            <w:pPr>
              <w:widowControl/>
              <w:jc w:val="left"/>
              <w:rPr>
                <w:ins w:id="5315" w:author="haha" w:date="2019-07-23T15:24:00Z"/>
                <w:rFonts w:ascii="微软雅黑" w:eastAsia="微软雅黑" w:hAnsi="微软雅黑" w:cs="宋体"/>
                <w:b/>
                <w:bCs/>
                <w:kern w:val="0"/>
                <w:sz w:val="18"/>
                <w:szCs w:val="18"/>
              </w:rPr>
            </w:pPr>
            <w:ins w:id="5316" w:author="haha" w:date="2019-07-23T15:24: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7007A712" w14:textId="77777777" w:rsidR="00B1046A" w:rsidRDefault="00B1046A" w:rsidP="00144814">
            <w:pPr>
              <w:widowControl/>
              <w:jc w:val="left"/>
              <w:rPr>
                <w:ins w:id="5317" w:author="haha" w:date="2019-07-23T15:24:00Z"/>
                <w:rFonts w:ascii="微软雅黑" w:eastAsia="微软雅黑" w:hAnsi="微软雅黑" w:cs="宋体"/>
                <w:kern w:val="0"/>
                <w:sz w:val="18"/>
                <w:szCs w:val="18"/>
              </w:rPr>
            </w:pPr>
            <w:ins w:id="5318" w:author="haha" w:date="2019-07-23T15:24:00Z">
              <w:r>
                <w:rPr>
                  <w:rFonts w:ascii="微软雅黑" w:eastAsia="微软雅黑" w:hAnsi="微软雅黑" w:cs="宋体"/>
                  <w:kern w:val="0"/>
                  <w:sz w:val="18"/>
                  <w:szCs w:val="18"/>
                </w:rPr>
                <w:t>其他页面跳转</w:t>
              </w:r>
            </w:ins>
          </w:p>
        </w:tc>
      </w:tr>
      <w:tr w:rsidR="00B1046A" w14:paraId="7FD69919"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319" w:author="haha" w:date="2019-07-23T15:24:00Z"/>
        </w:trPr>
        <w:tc>
          <w:tcPr>
            <w:tcW w:w="10032" w:type="dxa"/>
            <w:gridSpan w:val="6"/>
          </w:tcPr>
          <w:p w14:paraId="78F23B37" w14:textId="77777777" w:rsidR="00B1046A" w:rsidRDefault="00B1046A" w:rsidP="00144814">
            <w:pPr>
              <w:widowControl/>
              <w:jc w:val="left"/>
              <w:rPr>
                <w:ins w:id="5320" w:author="haha" w:date="2019-07-23T15:24:00Z"/>
                <w:rFonts w:ascii="微软雅黑" w:eastAsia="微软雅黑" w:hAnsi="微软雅黑" w:cs="宋体"/>
                <w:b/>
                <w:bCs/>
                <w:kern w:val="0"/>
                <w:sz w:val="18"/>
                <w:szCs w:val="18"/>
              </w:rPr>
            </w:pPr>
            <w:ins w:id="5321" w:author="haha" w:date="2019-07-23T15:24:00Z">
              <w:r>
                <w:rPr>
                  <w:rFonts w:ascii="微软雅黑" w:eastAsia="微软雅黑" w:hAnsi="微软雅黑" w:cs="宋体" w:hint="eastAsia"/>
                  <w:b/>
                  <w:bCs/>
                  <w:kern w:val="0"/>
                  <w:sz w:val="18"/>
                  <w:szCs w:val="18"/>
                </w:rPr>
                <w:t>操作说明</w:t>
              </w:r>
            </w:ins>
          </w:p>
        </w:tc>
      </w:tr>
      <w:tr w:rsidR="00B1046A" w14:paraId="773BF295"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322" w:author="haha" w:date="2019-07-23T15:24:00Z"/>
        </w:trPr>
        <w:tc>
          <w:tcPr>
            <w:tcW w:w="802" w:type="dxa"/>
          </w:tcPr>
          <w:p w14:paraId="66BC587A" w14:textId="77777777" w:rsidR="00B1046A" w:rsidRDefault="00B1046A" w:rsidP="00144814">
            <w:pPr>
              <w:widowControl/>
              <w:jc w:val="left"/>
              <w:rPr>
                <w:ins w:id="5323" w:author="haha" w:date="2019-07-23T15:24:00Z"/>
                <w:rFonts w:ascii="微软雅黑" w:eastAsia="微软雅黑" w:hAnsi="微软雅黑" w:cs="宋体"/>
                <w:b/>
                <w:bCs/>
                <w:kern w:val="0"/>
                <w:sz w:val="18"/>
                <w:szCs w:val="18"/>
              </w:rPr>
            </w:pPr>
            <w:ins w:id="5324" w:author="haha" w:date="2019-07-23T15:24:00Z">
              <w:r>
                <w:rPr>
                  <w:rFonts w:ascii="微软雅黑" w:eastAsia="微软雅黑" w:hAnsi="微软雅黑" w:cs="宋体" w:hint="eastAsia"/>
                  <w:b/>
                  <w:bCs/>
                  <w:kern w:val="0"/>
                  <w:sz w:val="18"/>
                  <w:szCs w:val="18"/>
                </w:rPr>
                <w:t>序号</w:t>
              </w:r>
            </w:ins>
          </w:p>
        </w:tc>
        <w:tc>
          <w:tcPr>
            <w:tcW w:w="1309" w:type="dxa"/>
            <w:gridSpan w:val="2"/>
          </w:tcPr>
          <w:p w14:paraId="629B3F06" w14:textId="77777777" w:rsidR="00B1046A" w:rsidRDefault="00B1046A" w:rsidP="00144814">
            <w:pPr>
              <w:widowControl/>
              <w:jc w:val="left"/>
              <w:rPr>
                <w:ins w:id="5325" w:author="haha" w:date="2019-07-23T15:24:00Z"/>
                <w:rFonts w:ascii="微软雅黑" w:eastAsia="微软雅黑" w:hAnsi="微软雅黑" w:cs="宋体"/>
                <w:kern w:val="0"/>
                <w:sz w:val="18"/>
                <w:szCs w:val="18"/>
              </w:rPr>
            </w:pPr>
            <w:ins w:id="5326" w:author="haha" w:date="2019-07-23T15:24:00Z">
              <w:r>
                <w:rPr>
                  <w:rFonts w:ascii="微软雅黑" w:eastAsia="微软雅黑" w:hAnsi="微软雅黑" w:cs="宋体" w:hint="eastAsia"/>
                  <w:kern w:val="0"/>
                  <w:sz w:val="18"/>
                  <w:szCs w:val="18"/>
                </w:rPr>
                <w:t>名称</w:t>
              </w:r>
            </w:ins>
          </w:p>
        </w:tc>
        <w:tc>
          <w:tcPr>
            <w:tcW w:w="3000" w:type="dxa"/>
          </w:tcPr>
          <w:p w14:paraId="78CDA8EF" w14:textId="77777777" w:rsidR="00B1046A" w:rsidRDefault="00B1046A" w:rsidP="00144814">
            <w:pPr>
              <w:widowControl/>
              <w:jc w:val="left"/>
              <w:rPr>
                <w:ins w:id="5327" w:author="haha" w:date="2019-07-23T15:24:00Z"/>
                <w:rFonts w:ascii="微软雅黑" w:eastAsia="微软雅黑" w:hAnsi="微软雅黑" w:cs="宋体"/>
                <w:kern w:val="0"/>
                <w:sz w:val="18"/>
                <w:szCs w:val="18"/>
              </w:rPr>
            </w:pPr>
            <w:ins w:id="5328" w:author="haha" w:date="2019-07-23T15:24:00Z">
              <w:r>
                <w:rPr>
                  <w:rFonts w:ascii="微软雅黑" w:eastAsia="微软雅黑" w:hAnsi="微软雅黑" w:cs="宋体" w:hint="eastAsia"/>
                  <w:kern w:val="0"/>
                  <w:sz w:val="18"/>
                  <w:szCs w:val="18"/>
                </w:rPr>
                <w:t>说明（默认值、规则、数据需求）</w:t>
              </w:r>
            </w:ins>
          </w:p>
        </w:tc>
        <w:tc>
          <w:tcPr>
            <w:tcW w:w="3209" w:type="dxa"/>
          </w:tcPr>
          <w:p w14:paraId="04D6DE47" w14:textId="77777777" w:rsidR="00B1046A" w:rsidRDefault="00B1046A" w:rsidP="00144814">
            <w:pPr>
              <w:widowControl/>
              <w:jc w:val="left"/>
              <w:rPr>
                <w:ins w:id="5329" w:author="haha" w:date="2019-07-23T15:24:00Z"/>
                <w:rFonts w:ascii="微软雅黑" w:eastAsia="微软雅黑" w:hAnsi="微软雅黑" w:cs="宋体"/>
                <w:b/>
                <w:bCs/>
                <w:kern w:val="0"/>
                <w:sz w:val="18"/>
                <w:szCs w:val="18"/>
              </w:rPr>
            </w:pPr>
            <w:ins w:id="5330" w:author="haha" w:date="2019-07-23T15:24:00Z">
              <w:r>
                <w:rPr>
                  <w:rFonts w:ascii="微软雅黑" w:eastAsia="微软雅黑" w:hAnsi="微软雅黑" w:cs="宋体" w:hint="eastAsia"/>
                  <w:b/>
                  <w:bCs/>
                  <w:kern w:val="0"/>
                  <w:sz w:val="18"/>
                  <w:szCs w:val="18"/>
                </w:rPr>
                <w:t>交互（跳转页面等）</w:t>
              </w:r>
            </w:ins>
          </w:p>
        </w:tc>
        <w:tc>
          <w:tcPr>
            <w:tcW w:w="1712" w:type="dxa"/>
          </w:tcPr>
          <w:p w14:paraId="4219EA3D" w14:textId="77777777" w:rsidR="00B1046A" w:rsidRDefault="00B1046A" w:rsidP="00144814">
            <w:pPr>
              <w:widowControl/>
              <w:jc w:val="left"/>
              <w:rPr>
                <w:ins w:id="5331" w:author="haha" w:date="2019-07-23T15:24:00Z"/>
                <w:rFonts w:ascii="微软雅黑" w:eastAsia="微软雅黑" w:hAnsi="微软雅黑" w:cs="宋体"/>
                <w:b/>
                <w:bCs/>
                <w:kern w:val="0"/>
                <w:sz w:val="18"/>
                <w:szCs w:val="18"/>
              </w:rPr>
            </w:pPr>
            <w:ins w:id="5332" w:author="haha" w:date="2019-07-23T15:24:00Z">
              <w:r>
                <w:rPr>
                  <w:rFonts w:ascii="微软雅黑" w:eastAsia="微软雅黑" w:hAnsi="微软雅黑" w:cs="宋体" w:hint="eastAsia"/>
                  <w:b/>
                  <w:bCs/>
                  <w:kern w:val="0"/>
                  <w:sz w:val="18"/>
                  <w:szCs w:val="18"/>
                </w:rPr>
                <w:t>异常逻辑</w:t>
              </w:r>
            </w:ins>
          </w:p>
        </w:tc>
      </w:tr>
      <w:tr w:rsidR="00B1046A" w14:paraId="07CD83F8"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333" w:author="haha" w:date="2019-07-23T15:24:00Z"/>
        </w:trPr>
        <w:tc>
          <w:tcPr>
            <w:tcW w:w="802" w:type="dxa"/>
          </w:tcPr>
          <w:p w14:paraId="51D648D2" w14:textId="77777777" w:rsidR="00B1046A" w:rsidRDefault="00B1046A" w:rsidP="00144814">
            <w:pPr>
              <w:widowControl/>
              <w:jc w:val="center"/>
              <w:rPr>
                <w:ins w:id="5334" w:author="haha" w:date="2019-07-23T15:24:00Z"/>
                <w:rFonts w:ascii="微软雅黑" w:eastAsia="微软雅黑" w:hAnsi="微软雅黑" w:cs="宋体"/>
                <w:bCs/>
                <w:kern w:val="0"/>
                <w:sz w:val="18"/>
                <w:szCs w:val="18"/>
              </w:rPr>
            </w:pPr>
            <w:ins w:id="5335" w:author="haha" w:date="2019-07-23T15:24:00Z">
              <w:r>
                <w:rPr>
                  <w:rFonts w:ascii="微软雅黑" w:eastAsia="微软雅黑" w:hAnsi="微软雅黑" w:cs="宋体" w:hint="eastAsia"/>
                  <w:bCs/>
                  <w:kern w:val="0"/>
                  <w:sz w:val="18"/>
                  <w:szCs w:val="18"/>
                </w:rPr>
                <w:t>1</w:t>
              </w:r>
            </w:ins>
          </w:p>
        </w:tc>
        <w:tc>
          <w:tcPr>
            <w:tcW w:w="1309" w:type="dxa"/>
            <w:gridSpan w:val="2"/>
          </w:tcPr>
          <w:p w14:paraId="24B48286" w14:textId="77777777" w:rsidR="00B1046A" w:rsidRDefault="00B1046A" w:rsidP="00144814">
            <w:pPr>
              <w:widowControl/>
              <w:jc w:val="left"/>
              <w:rPr>
                <w:ins w:id="5336" w:author="haha" w:date="2019-07-23T15:24:00Z"/>
                <w:rFonts w:ascii="微软雅黑" w:eastAsia="微软雅黑" w:hAnsi="微软雅黑" w:cs="微软雅黑"/>
                <w:color w:val="000000"/>
                <w:sz w:val="18"/>
                <w:szCs w:val="18"/>
              </w:rPr>
            </w:pPr>
            <w:ins w:id="5337" w:author="haha" w:date="2019-07-23T15:24:00Z">
              <w:r>
                <w:rPr>
                  <w:rFonts w:ascii="微软雅黑" w:eastAsia="微软雅黑" w:hAnsi="微软雅黑" w:cs="微软雅黑" w:hint="eastAsia"/>
                  <w:color w:val="000000"/>
                  <w:sz w:val="18"/>
                  <w:szCs w:val="18"/>
                </w:rPr>
                <w:t>日期筛选</w:t>
              </w:r>
            </w:ins>
          </w:p>
        </w:tc>
        <w:tc>
          <w:tcPr>
            <w:tcW w:w="3000" w:type="dxa"/>
          </w:tcPr>
          <w:p w14:paraId="3C00072D" w14:textId="77777777" w:rsidR="00B1046A" w:rsidRDefault="00B1046A" w:rsidP="00144814">
            <w:pPr>
              <w:widowControl/>
              <w:jc w:val="left"/>
              <w:rPr>
                <w:ins w:id="5338" w:author="haha" w:date="2019-07-23T15:24:00Z"/>
                <w:rFonts w:ascii="微软雅黑" w:eastAsia="微软雅黑" w:hAnsi="微软雅黑" w:cs="微软雅黑"/>
                <w:color w:val="000000"/>
                <w:sz w:val="18"/>
                <w:szCs w:val="18"/>
              </w:rPr>
            </w:pPr>
            <w:ins w:id="5339" w:author="haha" w:date="2019-07-23T15:24:00Z">
              <w:r>
                <w:rPr>
                  <w:rFonts w:ascii="微软雅黑" w:eastAsia="微软雅黑" w:hAnsi="微软雅黑" w:cs="微软雅黑" w:hint="eastAsia"/>
                  <w:color w:val="000000"/>
                  <w:sz w:val="18"/>
                  <w:szCs w:val="18"/>
                </w:rPr>
                <w:t>筛选日期，可查询一天也可查询范围内的，查询范围内的则右边大于左边的</w:t>
              </w:r>
              <w:r>
                <w:rPr>
                  <w:rFonts w:ascii="微软雅黑" w:eastAsia="微软雅黑" w:hAnsi="微软雅黑" w:cs="微软雅黑"/>
                  <w:color w:val="000000"/>
                  <w:sz w:val="18"/>
                  <w:szCs w:val="18"/>
                </w:rPr>
                <w:t xml:space="preserve"> </w:t>
              </w:r>
            </w:ins>
          </w:p>
        </w:tc>
        <w:tc>
          <w:tcPr>
            <w:tcW w:w="3209" w:type="dxa"/>
          </w:tcPr>
          <w:p w14:paraId="68202189" w14:textId="77777777" w:rsidR="00B1046A" w:rsidRDefault="00B1046A" w:rsidP="00144814">
            <w:pPr>
              <w:pStyle w:val="Axure"/>
              <w:rPr>
                <w:ins w:id="5340" w:author="haha" w:date="2019-07-23T15:24:00Z"/>
                <w:rFonts w:ascii="微软雅黑" w:eastAsia="微软雅黑" w:hAnsi="微软雅黑" w:cs="微软雅黑"/>
                <w:sz w:val="18"/>
                <w:szCs w:val="18"/>
              </w:rPr>
            </w:pPr>
          </w:p>
        </w:tc>
        <w:tc>
          <w:tcPr>
            <w:tcW w:w="1712" w:type="dxa"/>
          </w:tcPr>
          <w:p w14:paraId="33B37CF5" w14:textId="77777777" w:rsidR="00B1046A" w:rsidRDefault="00B1046A" w:rsidP="00144814">
            <w:pPr>
              <w:widowControl/>
              <w:jc w:val="left"/>
              <w:rPr>
                <w:ins w:id="5341" w:author="haha" w:date="2019-07-23T15:24:00Z"/>
                <w:rFonts w:ascii="微软雅黑" w:eastAsia="微软雅黑" w:hAnsi="微软雅黑" w:cs="宋体"/>
                <w:bCs/>
                <w:kern w:val="0"/>
                <w:sz w:val="18"/>
                <w:szCs w:val="18"/>
              </w:rPr>
            </w:pPr>
          </w:p>
        </w:tc>
      </w:tr>
      <w:tr w:rsidR="00B1046A" w14:paraId="6D386027"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342" w:author="haha" w:date="2019-07-23T15:24:00Z"/>
        </w:trPr>
        <w:tc>
          <w:tcPr>
            <w:tcW w:w="802" w:type="dxa"/>
          </w:tcPr>
          <w:p w14:paraId="724C8713" w14:textId="77777777" w:rsidR="00B1046A" w:rsidRDefault="00B1046A" w:rsidP="00144814">
            <w:pPr>
              <w:widowControl/>
              <w:jc w:val="center"/>
              <w:rPr>
                <w:ins w:id="5343" w:author="haha" w:date="2019-07-23T15:24:00Z"/>
                <w:rFonts w:ascii="微软雅黑" w:eastAsia="微软雅黑" w:hAnsi="微软雅黑" w:cs="宋体"/>
                <w:bCs/>
                <w:kern w:val="0"/>
                <w:sz w:val="18"/>
                <w:szCs w:val="18"/>
              </w:rPr>
            </w:pPr>
            <w:ins w:id="5344" w:author="haha" w:date="2019-07-23T15:24:00Z">
              <w:r>
                <w:rPr>
                  <w:rFonts w:ascii="微软雅黑" w:eastAsia="微软雅黑" w:hAnsi="微软雅黑" w:cs="宋体" w:hint="eastAsia"/>
                  <w:bCs/>
                  <w:kern w:val="0"/>
                  <w:sz w:val="18"/>
                  <w:szCs w:val="18"/>
                </w:rPr>
                <w:t>2</w:t>
              </w:r>
            </w:ins>
          </w:p>
        </w:tc>
        <w:tc>
          <w:tcPr>
            <w:tcW w:w="1309" w:type="dxa"/>
            <w:gridSpan w:val="2"/>
          </w:tcPr>
          <w:p w14:paraId="7CE6D6C4" w14:textId="77777777" w:rsidR="00B1046A" w:rsidRDefault="00B1046A" w:rsidP="00144814">
            <w:pPr>
              <w:widowControl/>
              <w:jc w:val="left"/>
              <w:rPr>
                <w:ins w:id="5345" w:author="haha" w:date="2019-07-23T15:24:00Z"/>
                <w:rFonts w:ascii="微软雅黑" w:eastAsia="微软雅黑" w:hAnsi="微软雅黑" w:cs="微软雅黑"/>
                <w:color w:val="000000"/>
                <w:sz w:val="18"/>
                <w:szCs w:val="18"/>
              </w:rPr>
            </w:pPr>
            <w:ins w:id="5346" w:author="haha" w:date="2019-07-23T15:24:00Z">
              <w:r>
                <w:rPr>
                  <w:rFonts w:ascii="微软雅黑" w:eastAsia="微软雅黑" w:hAnsi="微软雅黑" w:cs="微软雅黑" w:hint="eastAsia"/>
                  <w:color w:val="000000"/>
                  <w:sz w:val="18"/>
                  <w:szCs w:val="18"/>
                </w:rPr>
                <w:t>关键字搜索</w:t>
              </w:r>
            </w:ins>
          </w:p>
        </w:tc>
        <w:tc>
          <w:tcPr>
            <w:tcW w:w="3000" w:type="dxa"/>
          </w:tcPr>
          <w:p w14:paraId="3ECA0893" w14:textId="549E2AE4" w:rsidR="00B1046A" w:rsidRDefault="00B1046A" w:rsidP="00144814">
            <w:pPr>
              <w:widowControl/>
              <w:jc w:val="left"/>
              <w:rPr>
                <w:ins w:id="5347" w:author="haha" w:date="2019-07-23T15:24:00Z"/>
                <w:rFonts w:ascii="微软雅黑" w:eastAsia="微软雅黑" w:hAnsi="微软雅黑" w:cs="微软雅黑"/>
                <w:color w:val="000000"/>
                <w:sz w:val="18"/>
                <w:szCs w:val="18"/>
              </w:rPr>
            </w:pPr>
            <w:ins w:id="5348" w:author="haha" w:date="2019-07-23T15:24:00Z">
              <w:r>
                <w:rPr>
                  <w:rFonts w:ascii="微软雅黑" w:eastAsia="微软雅黑" w:hAnsi="微软雅黑" w:cs="微软雅黑" w:hint="eastAsia"/>
                  <w:color w:val="000000"/>
                  <w:sz w:val="18"/>
                  <w:szCs w:val="18"/>
                </w:rPr>
                <w:t>下发</w:t>
              </w:r>
            </w:ins>
            <w:ins w:id="5349" w:author="haha" w:date="2019-07-23T15:25:00Z">
              <w:r>
                <w:rPr>
                  <w:rFonts w:ascii="微软雅黑" w:eastAsia="微软雅黑" w:hAnsi="微软雅黑" w:cs="微软雅黑" w:hint="eastAsia"/>
                  <w:color w:val="000000"/>
                  <w:sz w:val="18"/>
                  <w:szCs w:val="18"/>
                </w:rPr>
                <w:t>调用手机号</w:t>
              </w:r>
            </w:ins>
            <w:ins w:id="5350" w:author="haha" w:date="2019-07-23T15:24:00Z">
              <w:r>
                <w:rPr>
                  <w:rFonts w:ascii="微软雅黑" w:eastAsia="微软雅黑" w:hAnsi="微软雅黑" w:cs="微软雅黑" w:hint="eastAsia"/>
                  <w:color w:val="000000"/>
                  <w:sz w:val="18"/>
                  <w:szCs w:val="18"/>
                </w:rPr>
                <w:t>的右模糊查询</w:t>
              </w:r>
            </w:ins>
          </w:p>
        </w:tc>
        <w:tc>
          <w:tcPr>
            <w:tcW w:w="3209" w:type="dxa"/>
          </w:tcPr>
          <w:p w14:paraId="67B7D47A" w14:textId="77777777" w:rsidR="00B1046A" w:rsidRDefault="00B1046A" w:rsidP="00144814">
            <w:pPr>
              <w:pStyle w:val="Axure"/>
              <w:rPr>
                <w:ins w:id="5351" w:author="haha" w:date="2019-07-23T15:24:00Z"/>
                <w:rFonts w:ascii="微软雅黑" w:eastAsia="微软雅黑" w:hAnsi="微软雅黑" w:cs="微软雅黑"/>
                <w:sz w:val="18"/>
                <w:szCs w:val="18"/>
              </w:rPr>
            </w:pPr>
          </w:p>
        </w:tc>
        <w:tc>
          <w:tcPr>
            <w:tcW w:w="1712" w:type="dxa"/>
          </w:tcPr>
          <w:p w14:paraId="125F4DCD" w14:textId="77777777" w:rsidR="00B1046A" w:rsidRDefault="00B1046A" w:rsidP="00144814">
            <w:pPr>
              <w:widowControl/>
              <w:jc w:val="left"/>
              <w:rPr>
                <w:ins w:id="5352" w:author="haha" w:date="2019-07-23T15:24:00Z"/>
                <w:rFonts w:ascii="微软雅黑" w:eastAsia="微软雅黑" w:hAnsi="微软雅黑" w:cs="宋体"/>
                <w:bCs/>
                <w:kern w:val="0"/>
                <w:sz w:val="18"/>
                <w:szCs w:val="18"/>
              </w:rPr>
            </w:pPr>
          </w:p>
        </w:tc>
      </w:tr>
      <w:tr w:rsidR="00B1046A" w14:paraId="06AAF8D5"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353" w:author="haha" w:date="2019-07-23T15:24:00Z"/>
        </w:trPr>
        <w:tc>
          <w:tcPr>
            <w:tcW w:w="802" w:type="dxa"/>
          </w:tcPr>
          <w:p w14:paraId="26CD983A" w14:textId="282964EF" w:rsidR="00B1046A" w:rsidRDefault="00144814" w:rsidP="00144814">
            <w:pPr>
              <w:widowControl/>
              <w:jc w:val="center"/>
              <w:rPr>
                <w:ins w:id="5354" w:author="haha" w:date="2019-07-23T15:24:00Z"/>
                <w:rFonts w:ascii="微软雅黑" w:eastAsia="微软雅黑" w:hAnsi="微软雅黑" w:cs="微软雅黑"/>
                <w:sz w:val="18"/>
                <w:szCs w:val="18"/>
              </w:rPr>
            </w:pPr>
            <w:ins w:id="5355" w:author="haha" w:date="2019-07-23T15:33:00Z">
              <w:r>
                <w:rPr>
                  <w:rFonts w:ascii="微软雅黑" w:eastAsia="微软雅黑" w:hAnsi="微软雅黑" w:cs="微软雅黑"/>
                  <w:sz w:val="18"/>
                  <w:szCs w:val="18"/>
                </w:rPr>
                <w:t>3</w:t>
              </w:r>
            </w:ins>
          </w:p>
        </w:tc>
        <w:tc>
          <w:tcPr>
            <w:tcW w:w="1309" w:type="dxa"/>
            <w:gridSpan w:val="2"/>
          </w:tcPr>
          <w:p w14:paraId="3855BDD1" w14:textId="77777777" w:rsidR="00B1046A" w:rsidRDefault="00B1046A" w:rsidP="00144814">
            <w:pPr>
              <w:widowControl/>
              <w:jc w:val="left"/>
              <w:rPr>
                <w:ins w:id="5356" w:author="haha" w:date="2019-07-23T15:24:00Z"/>
                <w:rFonts w:ascii="微软雅黑" w:eastAsia="微软雅黑" w:hAnsi="微软雅黑" w:cs="微软雅黑"/>
                <w:color w:val="000000"/>
                <w:sz w:val="18"/>
                <w:szCs w:val="18"/>
              </w:rPr>
            </w:pPr>
            <w:ins w:id="5357" w:author="haha" w:date="2019-07-23T15:24:00Z">
              <w:r>
                <w:rPr>
                  <w:rFonts w:ascii="微软雅黑" w:eastAsia="微软雅黑" w:hAnsi="微软雅黑" w:cs="微软雅黑" w:hint="eastAsia"/>
                  <w:color w:val="000000"/>
                  <w:sz w:val="18"/>
                  <w:szCs w:val="18"/>
                </w:rPr>
                <w:t>搜索</w:t>
              </w:r>
            </w:ins>
          </w:p>
        </w:tc>
        <w:tc>
          <w:tcPr>
            <w:tcW w:w="3000" w:type="dxa"/>
          </w:tcPr>
          <w:p w14:paraId="4C5FBF1C" w14:textId="77777777" w:rsidR="00B1046A" w:rsidRDefault="00B1046A" w:rsidP="00144814">
            <w:pPr>
              <w:widowControl/>
              <w:jc w:val="left"/>
              <w:rPr>
                <w:ins w:id="5358" w:author="haha" w:date="2019-07-23T15:24:00Z"/>
                <w:rFonts w:ascii="微软雅黑" w:eastAsia="微软雅黑" w:hAnsi="微软雅黑" w:cs="微软雅黑"/>
                <w:color w:val="000000"/>
                <w:sz w:val="18"/>
                <w:szCs w:val="18"/>
              </w:rPr>
            </w:pPr>
            <w:ins w:id="5359" w:author="haha" w:date="2019-07-23T15:24:00Z">
              <w:r>
                <w:rPr>
                  <w:rFonts w:ascii="微软雅黑" w:eastAsia="微软雅黑" w:hAnsi="微软雅黑" w:cs="微软雅黑" w:hint="eastAsia"/>
                  <w:color w:val="000000"/>
                  <w:sz w:val="18"/>
                  <w:szCs w:val="18"/>
                </w:rPr>
                <w:t>点击根据条件进行页面展示</w:t>
              </w:r>
            </w:ins>
          </w:p>
        </w:tc>
        <w:tc>
          <w:tcPr>
            <w:tcW w:w="3209" w:type="dxa"/>
          </w:tcPr>
          <w:p w14:paraId="10337A41" w14:textId="77777777" w:rsidR="00B1046A" w:rsidRDefault="00B1046A" w:rsidP="00144814">
            <w:pPr>
              <w:pStyle w:val="Axure"/>
              <w:rPr>
                <w:ins w:id="5360" w:author="haha" w:date="2019-07-23T15:24:00Z"/>
                <w:rFonts w:ascii="微软雅黑" w:eastAsia="微软雅黑" w:hAnsi="微软雅黑" w:cs="微软雅黑"/>
                <w:sz w:val="18"/>
                <w:szCs w:val="18"/>
              </w:rPr>
            </w:pPr>
          </w:p>
        </w:tc>
        <w:tc>
          <w:tcPr>
            <w:tcW w:w="1712" w:type="dxa"/>
          </w:tcPr>
          <w:p w14:paraId="21E5C45D" w14:textId="77777777" w:rsidR="00B1046A" w:rsidRDefault="00B1046A" w:rsidP="00144814">
            <w:pPr>
              <w:widowControl/>
              <w:jc w:val="left"/>
              <w:rPr>
                <w:ins w:id="5361" w:author="haha" w:date="2019-07-23T15:24:00Z"/>
                <w:rFonts w:ascii="微软雅黑" w:eastAsia="微软雅黑" w:hAnsi="微软雅黑" w:cs="微软雅黑"/>
                <w:sz w:val="18"/>
                <w:szCs w:val="18"/>
              </w:rPr>
            </w:pPr>
            <w:ins w:id="5362" w:author="haha" w:date="2019-07-23T15:24:00Z">
              <w:r>
                <w:rPr>
                  <w:rFonts w:ascii="微软雅黑" w:eastAsia="微软雅黑" w:hAnsi="微软雅黑" w:cs="微软雅黑" w:hint="eastAsia"/>
                  <w:sz w:val="18"/>
                  <w:szCs w:val="18"/>
                </w:rPr>
                <w:t>无数据展示空内容即可</w:t>
              </w:r>
            </w:ins>
          </w:p>
        </w:tc>
      </w:tr>
      <w:tr w:rsidR="00B1046A" w14:paraId="3F87C2FC"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363" w:author="haha" w:date="2019-07-23T15:24:00Z"/>
        </w:trPr>
        <w:tc>
          <w:tcPr>
            <w:tcW w:w="802" w:type="dxa"/>
          </w:tcPr>
          <w:p w14:paraId="6818BD12" w14:textId="66C5A40D" w:rsidR="00B1046A" w:rsidRDefault="00144814" w:rsidP="00144814">
            <w:pPr>
              <w:widowControl/>
              <w:jc w:val="center"/>
              <w:rPr>
                <w:ins w:id="5364" w:author="haha" w:date="2019-07-23T15:24:00Z"/>
                <w:rFonts w:ascii="微软雅黑" w:eastAsia="微软雅黑" w:hAnsi="微软雅黑" w:cs="微软雅黑"/>
                <w:sz w:val="18"/>
                <w:szCs w:val="18"/>
              </w:rPr>
            </w:pPr>
            <w:ins w:id="5365" w:author="haha" w:date="2019-07-23T15:33:00Z">
              <w:r>
                <w:rPr>
                  <w:rFonts w:ascii="微软雅黑" w:eastAsia="微软雅黑" w:hAnsi="微软雅黑" w:cs="微软雅黑"/>
                  <w:sz w:val="18"/>
                  <w:szCs w:val="18"/>
                </w:rPr>
                <w:t>4</w:t>
              </w:r>
            </w:ins>
          </w:p>
        </w:tc>
        <w:tc>
          <w:tcPr>
            <w:tcW w:w="1309" w:type="dxa"/>
            <w:gridSpan w:val="2"/>
          </w:tcPr>
          <w:p w14:paraId="181A5680" w14:textId="77777777" w:rsidR="00B1046A" w:rsidRDefault="00B1046A" w:rsidP="00144814">
            <w:pPr>
              <w:widowControl/>
              <w:jc w:val="left"/>
              <w:rPr>
                <w:ins w:id="5366" w:author="haha" w:date="2019-07-23T15:24:00Z"/>
                <w:rFonts w:ascii="微软雅黑" w:eastAsia="微软雅黑" w:hAnsi="微软雅黑" w:cs="微软雅黑"/>
                <w:color w:val="000000"/>
                <w:sz w:val="18"/>
                <w:szCs w:val="18"/>
              </w:rPr>
            </w:pPr>
            <w:ins w:id="5367" w:author="haha" w:date="2019-07-23T15:24:00Z">
              <w:r>
                <w:rPr>
                  <w:rFonts w:ascii="微软雅黑" w:eastAsia="微软雅黑" w:hAnsi="微软雅黑" w:cs="微软雅黑" w:hint="eastAsia"/>
                  <w:color w:val="000000"/>
                  <w:sz w:val="18"/>
                  <w:szCs w:val="18"/>
                </w:rPr>
                <w:t>重置</w:t>
              </w:r>
            </w:ins>
          </w:p>
        </w:tc>
        <w:tc>
          <w:tcPr>
            <w:tcW w:w="3000" w:type="dxa"/>
          </w:tcPr>
          <w:p w14:paraId="457522C0" w14:textId="77777777" w:rsidR="00B1046A" w:rsidRDefault="00B1046A" w:rsidP="00144814">
            <w:pPr>
              <w:widowControl/>
              <w:jc w:val="left"/>
              <w:rPr>
                <w:ins w:id="5368" w:author="haha" w:date="2019-07-23T15:24:00Z"/>
                <w:rFonts w:ascii="微软雅黑" w:eastAsia="微软雅黑" w:hAnsi="微软雅黑" w:cs="微软雅黑"/>
                <w:color w:val="000000"/>
                <w:sz w:val="18"/>
                <w:szCs w:val="18"/>
              </w:rPr>
            </w:pPr>
            <w:ins w:id="5369" w:author="haha" w:date="2019-07-23T15:24:00Z">
              <w:r>
                <w:rPr>
                  <w:rFonts w:ascii="微软雅黑" w:eastAsia="微软雅黑" w:hAnsi="微软雅黑" w:cs="微软雅黑" w:hint="eastAsia"/>
                  <w:color w:val="000000"/>
                  <w:sz w:val="18"/>
                  <w:szCs w:val="18"/>
                </w:rPr>
                <w:t>筛选条件回到默认状态</w:t>
              </w:r>
            </w:ins>
          </w:p>
        </w:tc>
        <w:tc>
          <w:tcPr>
            <w:tcW w:w="3209" w:type="dxa"/>
          </w:tcPr>
          <w:p w14:paraId="39C2E6B5" w14:textId="77777777" w:rsidR="00B1046A" w:rsidRDefault="00B1046A" w:rsidP="00144814">
            <w:pPr>
              <w:pStyle w:val="Axure"/>
              <w:rPr>
                <w:ins w:id="5370" w:author="haha" w:date="2019-07-23T15:24:00Z"/>
                <w:rFonts w:ascii="微软雅黑" w:eastAsia="微软雅黑" w:hAnsi="微软雅黑" w:cs="微软雅黑"/>
                <w:sz w:val="18"/>
                <w:szCs w:val="18"/>
              </w:rPr>
            </w:pPr>
          </w:p>
        </w:tc>
        <w:tc>
          <w:tcPr>
            <w:tcW w:w="1712" w:type="dxa"/>
          </w:tcPr>
          <w:p w14:paraId="0519881F" w14:textId="77777777" w:rsidR="00B1046A" w:rsidRDefault="00B1046A" w:rsidP="00144814">
            <w:pPr>
              <w:widowControl/>
              <w:jc w:val="left"/>
              <w:rPr>
                <w:ins w:id="5371" w:author="haha" w:date="2019-07-23T15:24:00Z"/>
                <w:rFonts w:ascii="微软雅黑" w:eastAsia="微软雅黑" w:hAnsi="微软雅黑" w:cs="微软雅黑"/>
                <w:sz w:val="18"/>
                <w:szCs w:val="18"/>
              </w:rPr>
            </w:pPr>
          </w:p>
        </w:tc>
      </w:tr>
      <w:tr w:rsidR="00B1046A" w14:paraId="574DEF56"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372" w:author="haha" w:date="2019-07-23T15:24:00Z"/>
        </w:trPr>
        <w:tc>
          <w:tcPr>
            <w:tcW w:w="802" w:type="dxa"/>
          </w:tcPr>
          <w:p w14:paraId="56502074" w14:textId="1BACE7BA" w:rsidR="00B1046A" w:rsidRDefault="00144814" w:rsidP="00144814">
            <w:pPr>
              <w:widowControl/>
              <w:jc w:val="center"/>
              <w:rPr>
                <w:ins w:id="5373" w:author="haha" w:date="2019-07-23T15:24:00Z"/>
                <w:rFonts w:ascii="微软雅黑" w:eastAsia="微软雅黑" w:hAnsi="微软雅黑" w:cs="微软雅黑"/>
                <w:sz w:val="18"/>
                <w:szCs w:val="18"/>
              </w:rPr>
            </w:pPr>
            <w:ins w:id="5374" w:author="haha" w:date="2019-07-23T15:33:00Z">
              <w:r>
                <w:rPr>
                  <w:rFonts w:ascii="微软雅黑" w:eastAsia="微软雅黑" w:hAnsi="微软雅黑" w:cs="微软雅黑"/>
                  <w:sz w:val="18"/>
                  <w:szCs w:val="18"/>
                </w:rPr>
                <w:t>5</w:t>
              </w:r>
            </w:ins>
          </w:p>
        </w:tc>
        <w:tc>
          <w:tcPr>
            <w:tcW w:w="1309" w:type="dxa"/>
            <w:gridSpan w:val="2"/>
          </w:tcPr>
          <w:p w14:paraId="5AF9D2FD" w14:textId="77777777" w:rsidR="00B1046A" w:rsidRDefault="00B1046A" w:rsidP="00144814">
            <w:pPr>
              <w:widowControl/>
              <w:jc w:val="left"/>
              <w:rPr>
                <w:ins w:id="5375" w:author="haha" w:date="2019-07-23T15:24:00Z"/>
                <w:rFonts w:ascii="微软雅黑" w:eastAsia="微软雅黑" w:hAnsi="微软雅黑" w:cs="微软雅黑"/>
                <w:color w:val="000000"/>
                <w:sz w:val="18"/>
                <w:szCs w:val="18"/>
              </w:rPr>
            </w:pPr>
            <w:ins w:id="5376" w:author="haha" w:date="2019-07-23T15:24:00Z">
              <w:r>
                <w:rPr>
                  <w:rFonts w:ascii="微软雅黑" w:eastAsia="微软雅黑" w:hAnsi="微软雅黑" w:cs="微软雅黑" w:hint="eastAsia"/>
                  <w:color w:val="000000"/>
                  <w:sz w:val="18"/>
                  <w:szCs w:val="18"/>
                </w:rPr>
                <w:t>导出</w:t>
              </w:r>
            </w:ins>
          </w:p>
        </w:tc>
        <w:tc>
          <w:tcPr>
            <w:tcW w:w="3000" w:type="dxa"/>
          </w:tcPr>
          <w:p w14:paraId="3D200D60" w14:textId="22EB6915" w:rsidR="00B1046A" w:rsidRDefault="00B1046A" w:rsidP="00144814">
            <w:pPr>
              <w:widowControl/>
              <w:jc w:val="left"/>
              <w:rPr>
                <w:ins w:id="5377" w:author="haha" w:date="2019-07-23T15:24:00Z"/>
                <w:rFonts w:ascii="微软雅黑" w:eastAsia="微软雅黑" w:hAnsi="微软雅黑" w:cs="微软雅黑"/>
                <w:color w:val="000000"/>
                <w:sz w:val="18"/>
                <w:szCs w:val="18"/>
              </w:rPr>
            </w:pPr>
            <w:ins w:id="5378" w:author="haha" w:date="2019-07-23T15:24:00Z">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ins>
            <w:ins w:id="5379" w:author="haha" w:date="2019-07-23T15:27:00Z">
              <w:r>
                <w:rPr>
                  <w:rFonts w:ascii="微软雅黑" w:eastAsia="微软雅黑" w:hAnsi="微软雅黑" w:cs="微软雅黑" w:hint="eastAsia"/>
                  <w:color w:val="000000"/>
                  <w:sz w:val="18"/>
                  <w:szCs w:val="18"/>
                </w:rPr>
                <w:t>，导出文件名为“风控明细+年月日</w:t>
              </w:r>
            </w:ins>
            <w:ins w:id="5380" w:author="haha" w:date="2019-07-23T15:28:00Z">
              <w:r>
                <w:rPr>
                  <w:rFonts w:ascii="微软雅黑" w:eastAsia="微软雅黑" w:hAnsi="微软雅黑" w:cs="微软雅黑" w:hint="eastAsia"/>
                  <w:color w:val="000000"/>
                  <w:sz w:val="18"/>
                  <w:szCs w:val="18"/>
                </w:rPr>
                <w:t>，</w:t>
              </w:r>
            </w:ins>
            <w:ins w:id="5381" w:author="haha" w:date="2019-07-23T15:27:00Z">
              <w:r>
                <w:rPr>
                  <w:rFonts w:ascii="微软雅黑" w:eastAsia="微软雅黑" w:hAnsi="微软雅黑" w:cs="微软雅黑" w:hint="eastAsia"/>
                  <w:color w:val="000000"/>
                  <w:sz w:val="18"/>
                  <w:szCs w:val="18"/>
                </w:rPr>
                <w:t>例如风控明细2</w:t>
              </w:r>
              <w:r>
                <w:rPr>
                  <w:rFonts w:ascii="微软雅黑" w:eastAsia="微软雅黑" w:hAnsi="微软雅黑" w:cs="微软雅黑"/>
                  <w:color w:val="000000"/>
                  <w:sz w:val="18"/>
                  <w:szCs w:val="18"/>
                </w:rPr>
                <w:t>0190</w:t>
              </w:r>
            </w:ins>
            <w:ins w:id="5382" w:author="haha" w:date="2019-07-23T15:28:00Z">
              <w:r>
                <w:rPr>
                  <w:rFonts w:ascii="微软雅黑" w:eastAsia="微软雅黑" w:hAnsi="微软雅黑" w:cs="微软雅黑"/>
                  <w:color w:val="000000"/>
                  <w:sz w:val="18"/>
                  <w:szCs w:val="18"/>
                </w:rPr>
                <w:t>823</w:t>
              </w:r>
            </w:ins>
            <w:ins w:id="5383" w:author="haha" w:date="2019-07-23T15:27:00Z">
              <w:r>
                <w:rPr>
                  <w:rFonts w:ascii="微软雅黑" w:eastAsia="微软雅黑" w:hAnsi="微软雅黑" w:cs="微软雅黑" w:hint="eastAsia"/>
                  <w:color w:val="000000"/>
                  <w:sz w:val="18"/>
                  <w:szCs w:val="18"/>
                </w:rPr>
                <w:t>”</w:t>
              </w:r>
            </w:ins>
          </w:p>
        </w:tc>
        <w:tc>
          <w:tcPr>
            <w:tcW w:w="3209" w:type="dxa"/>
          </w:tcPr>
          <w:p w14:paraId="11ADF112" w14:textId="77777777" w:rsidR="00B1046A" w:rsidRDefault="00B1046A" w:rsidP="00144814">
            <w:pPr>
              <w:pStyle w:val="Axure"/>
              <w:rPr>
                <w:ins w:id="5384" w:author="haha" w:date="2019-07-23T15:24:00Z"/>
                <w:rFonts w:ascii="微软雅黑" w:eastAsia="微软雅黑" w:hAnsi="微软雅黑" w:cs="微软雅黑"/>
                <w:sz w:val="18"/>
                <w:szCs w:val="18"/>
              </w:rPr>
            </w:pPr>
          </w:p>
        </w:tc>
        <w:tc>
          <w:tcPr>
            <w:tcW w:w="1712" w:type="dxa"/>
          </w:tcPr>
          <w:p w14:paraId="5906072B" w14:textId="77777777" w:rsidR="00B1046A" w:rsidRDefault="00B1046A" w:rsidP="00144814">
            <w:pPr>
              <w:widowControl/>
              <w:jc w:val="left"/>
              <w:rPr>
                <w:ins w:id="5385" w:author="haha" w:date="2019-07-23T15:24:00Z"/>
                <w:rFonts w:ascii="微软雅黑" w:eastAsia="微软雅黑" w:hAnsi="微软雅黑" w:cs="微软雅黑"/>
                <w:sz w:val="18"/>
                <w:szCs w:val="18"/>
              </w:rPr>
            </w:pPr>
            <w:ins w:id="5386" w:author="haha" w:date="2019-07-23T15:24:00Z">
              <w:r>
                <w:rPr>
                  <w:rFonts w:ascii="微软雅黑" w:eastAsia="微软雅黑" w:hAnsi="微软雅黑" w:cs="微软雅黑" w:hint="eastAsia"/>
                  <w:sz w:val="18"/>
                  <w:szCs w:val="18"/>
                </w:rPr>
                <w:t>无数据导出提示“无数据”</w:t>
              </w:r>
            </w:ins>
          </w:p>
        </w:tc>
      </w:tr>
      <w:tr w:rsidR="00B1046A" w:rsidRPr="00F77E9B" w14:paraId="02E6ECEC"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387" w:author="haha" w:date="2019-07-23T15:24:00Z"/>
        </w:trPr>
        <w:tc>
          <w:tcPr>
            <w:tcW w:w="802" w:type="dxa"/>
          </w:tcPr>
          <w:p w14:paraId="63E3939A" w14:textId="380FEDDC" w:rsidR="00B1046A" w:rsidRPr="00F77E9B" w:rsidRDefault="00144814" w:rsidP="00144814">
            <w:pPr>
              <w:widowControl/>
              <w:jc w:val="center"/>
              <w:rPr>
                <w:ins w:id="5388" w:author="haha" w:date="2019-07-23T15:24:00Z"/>
                <w:rFonts w:ascii="微软雅黑" w:eastAsia="微软雅黑" w:hAnsi="微软雅黑" w:cs="微软雅黑"/>
                <w:color w:val="000000"/>
                <w:sz w:val="18"/>
                <w:szCs w:val="18"/>
              </w:rPr>
            </w:pPr>
            <w:ins w:id="5389" w:author="haha" w:date="2019-07-23T15:33:00Z">
              <w:r>
                <w:rPr>
                  <w:rFonts w:ascii="微软雅黑" w:eastAsia="微软雅黑" w:hAnsi="微软雅黑" w:cs="微软雅黑"/>
                  <w:color w:val="000000"/>
                  <w:sz w:val="18"/>
                  <w:szCs w:val="18"/>
                </w:rPr>
                <w:t>6</w:t>
              </w:r>
            </w:ins>
          </w:p>
        </w:tc>
        <w:tc>
          <w:tcPr>
            <w:tcW w:w="1309" w:type="dxa"/>
            <w:gridSpan w:val="2"/>
            <w:vAlign w:val="center"/>
          </w:tcPr>
          <w:p w14:paraId="2CA26139" w14:textId="71361492" w:rsidR="00B1046A" w:rsidRPr="00F77E9B" w:rsidRDefault="00B1046A" w:rsidP="00144814">
            <w:pPr>
              <w:widowControl/>
              <w:jc w:val="left"/>
              <w:rPr>
                <w:ins w:id="5390" w:author="haha" w:date="2019-07-23T15:24:00Z"/>
                <w:rFonts w:ascii="微软雅黑" w:eastAsia="微软雅黑" w:hAnsi="微软雅黑" w:cs="微软雅黑"/>
                <w:color w:val="000000"/>
                <w:sz w:val="18"/>
                <w:szCs w:val="18"/>
              </w:rPr>
            </w:pPr>
            <w:ins w:id="5391" w:author="haha" w:date="2019-07-23T15:25:00Z">
              <w:r>
                <w:rPr>
                  <w:rFonts w:ascii="微软雅黑" w:eastAsia="微软雅黑" w:hAnsi="微软雅黑" w:cs="微软雅黑" w:hint="eastAsia"/>
                  <w:color w:val="000000"/>
                  <w:sz w:val="18"/>
                  <w:szCs w:val="18"/>
                </w:rPr>
                <w:t>调用</w:t>
              </w:r>
            </w:ins>
            <w:ins w:id="5392" w:author="haha" w:date="2019-07-23T15:24:00Z">
              <w:r>
                <w:rPr>
                  <w:rFonts w:ascii="微软雅黑" w:eastAsia="微软雅黑" w:hAnsi="微软雅黑" w:cs="微软雅黑" w:hint="eastAsia"/>
                  <w:color w:val="000000"/>
                  <w:sz w:val="18"/>
                  <w:szCs w:val="18"/>
                </w:rPr>
                <w:t>时间</w:t>
              </w:r>
            </w:ins>
          </w:p>
        </w:tc>
        <w:tc>
          <w:tcPr>
            <w:tcW w:w="3000" w:type="dxa"/>
            <w:vAlign w:val="center"/>
          </w:tcPr>
          <w:p w14:paraId="6C789F39" w14:textId="52C8ADED" w:rsidR="00B1046A" w:rsidRPr="00F77E9B" w:rsidRDefault="00B1046A" w:rsidP="00144814">
            <w:pPr>
              <w:rPr>
                <w:ins w:id="5393" w:author="haha" w:date="2019-07-23T15:24:00Z"/>
                <w:rFonts w:ascii="微软雅黑" w:eastAsia="微软雅黑" w:hAnsi="微软雅黑" w:cs="微软雅黑"/>
                <w:color w:val="000000"/>
                <w:sz w:val="18"/>
                <w:szCs w:val="18"/>
              </w:rPr>
            </w:pPr>
            <w:ins w:id="5394" w:author="haha" w:date="2019-07-23T15:24:00Z">
              <w:r>
                <w:rPr>
                  <w:rFonts w:ascii="微软雅黑" w:eastAsia="微软雅黑" w:hAnsi="微软雅黑" w:cs="微软雅黑" w:hint="eastAsia"/>
                  <w:color w:val="000000"/>
                  <w:sz w:val="18"/>
                  <w:szCs w:val="18"/>
                </w:rPr>
                <w:t>数据以</w:t>
              </w:r>
            </w:ins>
            <w:ins w:id="5395" w:author="haha" w:date="2019-07-23T15:25:00Z">
              <w:r>
                <w:rPr>
                  <w:rFonts w:ascii="微软雅黑" w:eastAsia="微软雅黑" w:hAnsi="微软雅黑" w:cs="微软雅黑" w:hint="eastAsia"/>
                  <w:color w:val="000000"/>
                  <w:sz w:val="18"/>
                  <w:szCs w:val="18"/>
                </w:rPr>
                <w:t>调用</w:t>
              </w:r>
            </w:ins>
            <w:ins w:id="5396" w:author="haha" w:date="2019-07-23T15:24:00Z">
              <w:r>
                <w:rPr>
                  <w:rFonts w:ascii="微软雅黑" w:eastAsia="微软雅黑" w:hAnsi="微软雅黑" w:cs="微软雅黑" w:hint="eastAsia"/>
                  <w:color w:val="000000"/>
                  <w:sz w:val="18"/>
                  <w:szCs w:val="18"/>
                </w:rPr>
                <w:t>时间倒叙展示，</w:t>
              </w:r>
            </w:ins>
            <w:ins w:id="5397" w:author="haha" w:date="2019-07-23T15:25:00Z">
              <w:r>
                <w:rPr>
                  <w:rFonts w:ascii="微软雅黑" w:eastAsia="微软雅黑" w:hAnsi="微软雅黑" w:cs="微软雅黑" w:hint="eastAsia"/>
                  <w:color w:val="000000"/>
                  <w:sz w:val="18"/>
                  <w:szCs w:val="18"/>
                </w:rPr>
                <w:t>展示调用风控规则的时间，精确到秒</w:t>
              </w:r>
            </w:ins>
          </w:p>
        </w:tc>
        <w:tc>
          <w:tcPr>
            <w:tcW w:w="3209" w:type="dxa"/>
            <w:vAlign w:val="center"/>
          </w:tcPr>
          <w:p w14:paraId="6A812D8A" w14:textId="77777777" w:rsidR="00B1046A" w:rsidRPr="00F77E9B" w:rsidRDefault="00B1046A" w:rsidP="00144814">
            <w:pPr>
              <w:widowControl/>
              <w:jc w:val="left"/>
              <w:rPr>
                <w:ins w:id="5398" w:author="haha" w:date="2019-07-23T15:24:00Z"/>
                <w:rFonts w:ascii="微软雅黑" w:eastAsia="微软雅黑" w:hAnsi="微软雅黑" w:cs="微软雅黑"/>
                <w:color w:val="000000"/>
                <w:sz w:val="18"/>
                <w:szCs w:val="18"/>
              </w:rPr>
            </w:pPr>
          </w:p>
        </w:tc>
        <w:tc>
          <w:tcPr>
            <w:tcW w:w="1712" w:type="dxa"/>
          </w:tcPr>
          <w:p w14:paraId="78BCED42" w14:textId="535208CD" w:rsidR="00B1046A" w:rsidRPr="00F77E9B" w:rsidRDefault="00B1046A" w:rsidP="00144814">
            <w:pPr>
              <w:widowControl/>
              <w:jc w:val="left"/>
              <w:rPr>
                <w:ins w:id="5399" w:author="haha" w:date="2019-07-23T15:24:00Z"/>
                <w:rFonts w:ascii="微软雅黑" w:eastAsia="微软雅黑" w:hAnsi="微软雅黑" w:cs="微软雅黑"/>
                <w:color w:val="000000"/>
                <w:sz w:val="18"/>
                <w:szCs w:val="18"/>
              </w:rPr>
            </w:pPr>
            <w:ins w:id="5400" w:author="haha" w:date="2019-07-23T15:25:00Z">
              <w:r>
                <w:rPr>
                  <w:rFonts w:ascii="微软雅黑" w:eastAsia="微软雅黑" w:hAnsi="微软雅黑" w:cs="微软雅黑" w:hint="eastAsia"/>
                  <w:color w:val="000000"/>
                  <w:sz w:val="18"/>
                  <w:szCs w:val="18"/>
                </w:rPr>
                <w:t>调用风控规则的时间</w:t>
              </w:r>
            </w:ins>
          </w:p>
        </w:tc>
      </w:tr>
      <w:tr w:rsidR="00B1046A" w:rsidRPr="00F77E9B" w14:paraId="7549AE60"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401" w:author="haha" w:date="2019-07-23T15:24:00Z"/>
        </w:trPr>
        <w:tc>
          <w:tcPr>
            <w:tcW w:w="802" w:type="dxa"/>
          </w:tcPr>
          <w:p w14:paraId="701BDB98" w14:textId="622F426C" w:rsidR="00B1046A" w:rsidRPr="00F77E9B" w:rsidRDefault="00144814" w:rsidP="00144814">
            <w:pPr>
              <w:widowControl/>
              <w:jc w:val="center"/>
              <w:rPr>
                <w:ins w:id="5402" w:author="haha" w:date="2019-07-23T15:24:00Z"/>
                <w:rFonts w:ascii="微软雅黑" w:eastAsia="微软雅黑" w:hAnsi="微软雅黑" w:cs="微软雅黑"/>
                <w:color w:val="000000"/>
                <w:sz w:val="18"/>
                <w:szCs w:val="18"/>
              </w:rPr>
            </w:pPr>
            <w:ins w:id="5403" w:author="haha" w:date="2019-07-23T15:33:00Z">
              <w:r>
                <w:rPr>
                  <w:rFonts w:ascii="微软雅黑" w:eastAsia="微软雅黑" w:hAnsi="微软雅黑" w:cs="微软雅黑"/>
                  <w:color w:val="000000"/>
                  <w:sz w:val="18"/>
                  <w:szCs w:val="18"/>
                </w:rPr>
                <w:t>7</w:t>
              </w:r>
            </w:ins>
          </w:p>
        </w:tc>
        <w:tc>
          <w:tcPr>
            <w:tcW w:w="1309" w:type="dxa"/>
            <w:gridSpan w:val="2"/>
            <w:vAlign w:val="center"/>
          </w:tcPr>
          <w:p w14:paraId="77C44975" w14:textId="59154939" w:rsidR="00B1046A" w:rsidRPr="00F77E9B" w:rsidRDefault="00B1046A" w:rsidP="00144814">
            <w:pPr>
              <w:widowControl/>
              <w:jc w:val="left"/>
              <w:rPr>
                <w:ins w:id="5404" w:author="haha" w:date="2019-07-23T15:24:00Z"/>
                <w:rFonts w:ascii="微软雅黑" w:eastAsia="微软雅黑" w:hAnsi="微软雅黑"/>
                <w:color w:val="000000"/>
                <w:sz w:val="18"/>
                <w:szCs w:val="18"/>
              </w:rPr>
            </w:pPr>
            <w:ins w:id="5405" w:author="haha" w:date="2019-07-23T15:26:00Z">
              <w:r>
                <w:rPr>
                  <w:rFonts w:ascii="微软雅黑" w:eastAsia="微软雅黑" w:hAnsi="微软雅黑" w:hint="eastAsia"/>
                  <w:color w:val="000000"/>
                  <w:sz w:val="18"/>
                  <w:szCs w:val="18"/>
                </w:rPr>
                <w:t>调用</w:t>
              </w:r>
            </w:ins>
            <w:ins w:id="5406" w:author="haha" w:date="2019-07-23T15:24:00Z">
              <w:r>
                <w:rPr>
                  <w:rFonts w:ascii="微软雅黑" w:eastAsia="微软雅黑" w:hAnsi="微软雅黑" w:hint="eastAsia"/>
                  <w:color w:val="000000"/>
                  <w:sz w:val="18"/>
                  <w:szCs w:val="18"/>
                </w:rPr>
                <w:t>手机号</w:t>
              </w:r>
            </w:ins>
          </w:p>
        </w:tc>
        <w:tc>
          <w:tcPr>
            <w:tcW w:w="3000" w:type="dxa"/>
            <w:vAlign w:val="center"/>
          </w:tcPr>
          <w:p w14:paraId="40430C5C" w14:textId="2CF31F30" w:rsidR="00B1046A" w:rsidRPr="00F77E9B" w:rsidRDefault="00B1046A" w:rsidP="00144814">
            <w:pPr>
              <w:rPr>
                <w:ins w:id="5407" w:author="haha" w:date="2019-07-23T15:24:00Z"/>
                <w:rFonts w:ascii="微软雅黑" w:eastAsia="微软雅黑" w:hAnsi="微软雅黑" w:cs="微软雅黑"/>
                <w:color w:val="000000"/>
                <w:sz w:val="18"/>
                <w:szCs w:val="18"/>
              </w:rPr>
            </w:pPr>
            <w:ins w:id="5408" w:author="haha" w:date="2019-07-23T15:24:00Z">
              <w:r>
                <w:rPr>
                  <w:rFonts w:ascii="微软雅黑" w:eastAsia="微软雅黑" w:hAnsi="微软雅黑" w:cs="微软雅黑" w:hint="eastAsia"/>
                  <w:color w:val="000000"/>
                  <w:sz w:val="18"/>
                  <w:szCs w:val="18"/>
                </w:rPr>
                <w:t>展示</w:t>
              </w:r>
            </w:ins>
            <w:ins w:id="5409" w:author="haha" w:date="2019-07-23T15:26:00Z">
              <w:r>
                <w:rPr>
                  <w:rFonts w:ascii="微软雅黑" w:eastAsia="微软雅黑" w:hAnsi="微软雅黑" w:cs="微软雅黑" w:hint="eastAsia"/>
                  <w:color w:val="000000"/>
                  <w:sz w:val="18"/>
                  <w:szCs w:val="18"/>
                </w:rPr>
                <w:t>调用的</w:t>
              </w:r>
            </w:ins>
            <w:ins w:id="5410" w:author="haha" w:date="2019-07-23T15:24:00Z">
              <w:r>
                <w:rPr>
                  <w:rFonts w:ascii="微软雅黑" w:eastAsia="微软雅黑" w:hAnsi="微软雅黑" w:cs="微软雅黑" w:hint="eastAsia"/>
                  <w:color w:val="000000"/>
                  <w:sz w:val="18"/>
                  <w:szCs w:val="18"/>
                </w:rPr>
                <w:t>手机号</w:t>
              </w:r>
            </w:ins>
          </w:p>
        </w:tc>
        <w:tc>
          <w:tcPr>
            <w:tcW w:w="3209" w:type="dxa"/>
            <w:vAlign w:val="center"/>
          </w:tcPr>
          <w:p w14:paraId="673DECD4" w14:textId="77777777" w:rsidR="00B1046A" w:rsidRPr="00F77E9B" w:rsidRDefault="00B1046A" w:rsidP="00144814">
            <w:pPr>
              <w:rPr>
                <w:ins w:id="5411" w:author="haha" w:date="2019-07-23T15:24:00Z"/>
                <w:rFonts w:ascii="微软雅黑" w:eastAsia="微软雅黑" w:hAnsi="微软雅黑" w:cs="微软雅黑"/>
                <w:color w:val="000000"/>
                <w:sz w:val="18"/>
                <w:szCs w:val="18"/>
              </w:rPr>
            </w:pPr>
          </w:p>
        </w:tc>
        <w:tc>
          <w:tcPr>
            <w:tcW w:w="1712" w:type="dxa"/>
            <w:vAlign w:val="center"/>
          </w:tcPr>
          <w:p w14:paraId="4DB35ED3" w14:textId="77777777" w:rsidR="00B1046A" w:rsidRPr="007F0B42" w:rsidRDefault="00B1046A" w:rsidP="00144814">
            <w:pPr>
              <w:widowControl/>
              <w:jc w:val="left"/>
              <w:rPr>
                <w:ins w:id="5412" w:author="haha" w:date="2019-07-23T15:24:00Z"/>
                <w:rFonts w:ascii="微软雅黑" w:eastAsia="微软雅黑" w:hAnsi="微软雅黑" w:cs="微软雅黑"/>
                <w:color w:val="000000"/>
                <w:sz w:val="18"/>
                <w:szCs w:val="18"/>
              </w:rPr>
            </w:pPr>
          </w:p>
        </w:tc>
      </w:tr>
      <w:tr w:rsidR="00B1046A" w:rsidRPr="00F77E9B" w14:paraId="2AB0B209"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413" w:author="haha" w:date="2019-07-23T15:24:00Z"/>
        </w:trPr>
        <w:tc>
          <w:tcPr>
            <w:tcW w:w="802" w:type="dxa"/>
          </w:tcPr>
          <w:p w14:paraId="26B37E08" w14:textId="0047993B" w:rsidR="00B1046A" w:rsidRPr="00F77E9B" w:rsidRDefault="00144814" w:rsidP="00144814">
            <w:pPr>
              <w:widowControl/>
              <w:jc w:val="center"/>
              <w:rPr>
                <w:ins w:id="5414" w:author="haha" w:date="2019-07-23T15:24:00Z"/>
                <w:rFonts w:ascii="微软雅黑" w:eastAsia="微软雅黑" w:hAnsi="微软雅黑" w:cs="微软雅黑"/>
                <w:color w:val="000000"/>
                <w:sz w:val="18"/>
                <w:szCs w:val="18"/>
              </w:rPr>
            </w:pPr>
            <w:ins w:id="5415" w:author="haha" w:date="2019-07-23T15:33:00Z">
              <w:r>
                <w:rPr>
                  <w:rFonts w:ascii="微软雅黑" w:eastAsia="微软雅黑" w:hAnsi="微软雅黑" w:cs="微软雅黑"/>
                  <w:color w:val="000000"/>
                  <w:sz w:val="18"/>
                  <w:szCs w:val="18"/>
                </w:rPr>
                <w:t>8</w:t>
              </w:r>
            </w:ins>
          </w:p>
        </w:tc>
        <w:tc>
          <w:tcPr>
            <w:tcW w:w="1309" w:type="dxa"/>
            <w:gridSpan w:val="2"/>
            <w:vAlign w:val="center"/>
          </w:tcPr>
          <w:p w14:paraId="4EF6B4C6" w14:textId="0227D9DB" w:rsidR="00B1046A" w:rsidRPr="00F77E9B" w:rsidRDefault="00B1046A" w:rsidP="00144814">
            <w:pPr>
              <w:rPr>
                <w:ins w:id="5416" w:author="haha" w:date="2019-07-23T15:24:00Z"/>
                <w:rFonts w:ascii="微软雅黑" w:eastAsia="微软雅黑" w:hAnsi="微软雅黑"/>
                <w:color w:val="000000"/>
                <w:sz w:val="18"/>
                <w:szCs w:val="18"/>
              </w:rPr>
            </w:pPr>
            <w:ins w:id="5417" w:author="haha" w:date="2019-07-23T15:26:00Z">
              <w:r>
                <w:rPr>
                  <w:rFonts w:ascii="微软雅黑" w:eastAsia="微软雅黑" w:hAnsi="微软雅黑" w:hint="eastAsia"/>
                  <w:color w:val="000000"/>
                  <w:sz w:val="18"/>
                  <w:szCs w:val="18"/>
                </w:rPr>
                <w:t>调用</w:t>
              </w:r>
            </w:ins>
            <w:ins w:id="5418" w:author="haha" w:date="2019-07-23T15:24:00Z">
              <w:r>
                <w:rPr>
                  <w:rFonts w:ascii="微软雅黑" w:eastAsia="微软雅黑" w:hAnsi="微软雅黑" w:hint="eastAsia"/>
                  <w:color w:val="000000"/>
                  <w:sz w:val="18"/>
                  <w:szCs w:val="18"/>
                </w:rPr>
                <w:t>状态</w:t>
              </w:r>
            </w:ins>
          </w:p>
        </w:tc>
        <w:tc>
          <w:tcPr>
            <w:tcW w:w="3000" w:type="dxa"/>
            <w:vAlign w:val="center"/>
          </w:tcPr>
          <w:p w14:paraId="6981EEC9" w14:textId="53C504A2" w:rsidR="00B1046A" w:rsidRPr="00F77E9B" w:rsidRDefault="00B1046A" w:rsidP="00144814">
            <w:pPr>
              <w:rPr>
                <w:ins w:id="5419" w:author="haha" w:date="2019-07-23T15:24:00Z"/>
                <w:rFonts w:ascii="微软雅黑" w:eastAsia="微软雅黑" w:hAnsi="微软雅黑" w:cs="微软雅黑"/>
                <w:color w:val="000000"/>
                <w:sz w:val="18"/>
                <w:szCs w:val="18"/>
              </w:rPr>
            </w:pPr>
            <w:ins w:id="5420" w:author="haha" w:date="2019-07-23T15:24:00Z">
              <w:r>
                <w:rPr>
                  <w:rFonts w:ascii="微软雅黑" w:eastAsia="微软雅黑" w:hAnsi="微软雅黑" w:cs="微软雅黑" w:hint="eastAsia"/>
                  <w:color w:val="000000"/>
                  <w:sz w:val="18"/>
                  <w:szCs w:val="18"/>
                </w:rPr>
                <w:t>展示</w:t>
              </w:r>
            </w:ins>
            <w:ins w:id="5421" w:author="haha" w:date="2019-07-23T15:26:00Z">
              <w:r>
                <w:rPr>
                  <w:rFonts w:ascii="微软雅黑" w:eastAsia="微软雅黑" w:hAnsi="微软雅黑" w:cs="微软雅黑" w:hint="eastAsia"/>
                  <w:color w:val="000000"/>
                  <w:sz w:val="18"/>
                  <w:szCs w:val="18"/>
                </w:rPr>
                <w:t>调用</w:t>
              </w:r>
            </w:ins>
            <w:ins w:id="5422" w:author="haha" w:date="2019-07-23T15:24:00Z">
              <w:r>
                <w:rPr>
                  <w:rFonts w:ascii="微软雅黑" w:eastAsia="微软雅黑" w:hAnsi="微软雅黑" w:cs="微软雅黑" w:hint="eastAsia"/>
                  <w:color w:val="000000"/>
                  <w:sz w:val="18"/>
                  <w:szCs w:val="18"/>
                </w:rPr>
                <w:t>状态</w:t>
              </w:r>
            </w:ins>
            <w:ins w:id="5423" w:author="haha" w:date="2019-07-23T15:26:00Z">
              <w:r>
                <w:rPr>
                  <w:rFonts w:ascii="微软雅黑" w:eastAsia="微软雅黑" w:hAnsi="微软雅黑" w:cs="微软雅黑" w:hint="eastAsia"/>
                  <w:color w:val="000000"/>
                  <w:sz w:val="18"/>
                  <w:szCs w:val="18"/>
                </w:rPr>
                <w:t>，字段为调用成功，调用失败</w:t>
              </w:r>
            </w:ins>
          </w:p>
        </w:tc>
        <w:tc>
          <w:tcPr>
            <w:tcW w:w="3209" w:type="dxa"/>
            <w:vAlign w:val="center"/>
          </w:tcPr>
          <w:p w14:paraId="38B29393" w14:textId="77777777" w:rsidR="00B1046A" w:rsidRPr="00F77E9B" w:rsidRDefault="00B1046A" w:rsidP="00144814">
            <w:pPr>
              <w:rPr>
                <w:ins w:id="5424" w:author="haha" w:date="2019-07-23T15:24:00Z"/>
                <w:rFonts w:ascii="微软雅黑" w:eastAsia="微软雅黑" w:hAnsi="微软雅黑" w:cs="微软雅黑"/>
                <w:color w:val="000000"/>
                <w:sz w:val="18"/>
                <w:szCs w:val="18"/>
              </w:rPr>
            </w:pPr>
          </w:p>
        </w:tc>
        <w:tc>
          <w:tcPr>
            <w:tcW w:w="1712" w:type="dxa"/>
            <w:vAlign w:val="center"/>
          </w:tcPr>
          <w:p w14:paraId="35D4403A" w14:textId="77777777" w:rsidR="00B1046A" w:rsidRPr="007F0B42" w:rsidRDefault="00B1046A" w:rsidP="00144814">
            <w:pPr>
              <w:rPr>
                <w:ins w:id="5425" w:author="haha" w:date="2019-07-23T15:24:00Z"/>
                <w:rFonts w:ascii="微软雅黑" w:eastAsia="微软雅黑" w:hAnsi="微软雅黑" w:cs="微软雅黑"/>
                <w:color w:val="000000"/>
                <w:sz w:val="18"/>
                <w:szCs w:val="18"/>
              </w:rPr>
            </w:pPr>
          </w:p>
        </w:tc>
      </w:tr>
      <w:tr w:rsidR="00B1046A" w:rsidRPr="00F77E9B" w14:paraId="7417F5B8"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426" w:author="haha" w:date="2019-07-23T15:24:00Z"/>
        </w:trPr>
        <w:tc>
          <w:tcPr>
            <w:tcW w:w="802" w:type="dxa"/>
          </w:tcPr>
          <w:p w14:paraId="57AAC940" w14:textId="5CA2E23C" w:rsidR="00B1046A" w:rsidRPr="00F77E9B" w:rsidRDefault="00144814" w:rsidP="00144814">
            <w:pPr>
              <w:widowControl/>
              <w:jc w:val="center"/>
              <w:rPr>
                <w:ins w:id="5427" w:author="haha" w:date="2019-07-23T15:24:00Z"/>
                <w:rFonts w:ascii="微软雅黑" w:eastAsia="微软雅黑" w:hAnsi="微软雅黑" w:cs="微软雅黑"/>
                <w:color w:val="000000"/>
                <w:sz w:val="18"/>
                <w:szCs w:val="18"/>
              </w:rPr>
            </w:pPr>
            <w:ins w:id="5428" w:author="haha" w:date="2019-07-23T15:33:00Z">
              <w:r>
                <w:rPr>
                  <w:rFonts w:ascii="微软雅黑" w:eastAsia="微软雅黑" w:hAnsi="微软雅黑" w:cs="微软雅黑"/>
                  <w:color w:val="000000"/>
                  <w:sz w:val="18"/>
                  <w:szCs w:val="18"/>
                </w:rPr>
                <w:t>9</w:t>
              </w:r>
            </w:ins>
          </w:p>
        </w:tc>
        <w:tc>
          <w:tcPr>
            <w:tcW w:w="1309" w:type="dxa"/>
            <w:gridSpan w:val="2"/>
            <w:vAlign w:val="center"/>
          </w:tcPr>
          <w:p w14:paraId="4DF78F1D" w14:textId="701DCCBC" w:rsidR="00B1046A" w:rsidRPr="00F77E9B" w:rsidRDefault="00B1046A" w:rsidP="00144814">
            <w:pPr>
              <w:rPr>
                <w:ins w:id="5429" w:author="haha" w:date="2019-07-23T15:24:00Z"/>
                <w:rFonts w:ascii="微软雅黑" w:eastAsia="微软雅黑" w:hAnsi="微软雅黑"/>
                <w:color w:val="000000"/>
                <w:sz w:val="18"/>
                <w:szCs w:val="18"/>
              </w:rPr>
            </w:pPr>
            <w:ins w:id="5430" w:author="haha" w:date="2019-07-23T15:27:00Z">
              <w:r>
                <w:rPr>
                  <w:rFonts w:ascii="微软雅黑" w:eastAsia="微软雅黑" w:hAnsi="微软雅黑" w:hint="eastAsia"/>
                  <w:color w:val="000000"/>
                  <w:sz w:val="18"/>
                  <w:szCs w:val="18"/>
                </w:rPr>
                <w:t>调用价格</w:t>
              </w:r>
            </w:ins>
          </w:p>
        </w:tc>
        <w:tc>
          <w:tcPr>
            <w:tcW w:w="3000" w:type="dxa"/>
            <w:vAlign w:val="center"/>
          </w:tcPr>
          <w:p w14:paraId="2D3A36D5" w14:textId="31934D08" w:rsidR="00B1046A" w:rsidRPr="00F77E9B" w:rsidRDefault="00B1046A" w:rsidP="00144814">
            <w:pPr>
              <w:rPr>
                <w:ins w:id="5431" w:author="haha" w:date="2019-07-23T15:24:00Z"/>
                <w:rFonts w:ascii="微软雅黑" w:eastAsia="微软雅黑" w:hAnsi="微软雅黑" w:cs="微软雅黑"/>
                <w:color w:val="000000"/>
                <w:sz w:val="18"/>
                <w:szCs w:val="18"/>
              </w:rPr>
            </w:pPr>
            <w:ins w:id="5432" w:author="haha" w:date="2019-07-23T15:27:00Z">
              <w:r>
                <w:rPr>
                  <w:rFonts w:ascii="微软雅黑" w:eastAsia="微软雅黑" w:hAnsi="微软雅黑" w:cs="微软雅黑" w:hint="eastAsia"/>
                  <w:color w:val="000000"/>
                  <w:sz w:val="18"/>
                  <w:szCs w:val="18"/>
                </w:rPr>
                <w:t>此处价格为创建系统时设置的为准</w:t>
              </w:r>
            </w:ins>
          </w:p>
        </w:tc>
        <w:tc>
          <w:tcPr>
            <w:tcW w:w="3209" w:type="dxa"/>
            <w:vAlign w:val="center"/>
          </w:tcPr>
          <w:p w14:paraId="2D56676A" w14:textId="77777777" w:rsidR="00B1046A" w:rsidRPr="00F77E9B" w:rsidRDefault="00B1046A" w:rsidP="00144814">
            <w:pPr>
              <w:rPr>
                <w:ins w:id="5433" w:author="haha" w:date="2019-07-23T15:24:00Z"/>
                <w:rFonts w:ascii="微软雅黑" w:eastAsia="微软雅黑" w:hAnsi="微软雅黑" w:cs="微软雅黑"/>
                <w:color w:val="000000"/>
                <w:sz w:val="18"/>
                <w:szCs w:val="18"/>
              </w:rPr>
            </w:pPr>
          </w:p>
        </w:tc>
        <w:tc>
          <w:tcPr>
            <w:tcW w:w="1712" w:type="dxa"/>
            <w:vAlign w:val="center"/>
          </w:tcPr>
          <w:p w14:paraId="66CA25C5" w14:textId="77777777" w:rsidR="00B1046A" w:rsidRPr="007F0B42" w:rsidRDefault="00B1046A" w:rsidP="00144814">
            <w:pPr>
              <w:rPr>
                <w:ins w:id="5434" w:author="haha" w:date="2019-07-23T15:24:00Z"/>
                <w:rFonts w:ascii="微软雅黑" w:eastAsia="微软雅黑" w:hAnsi="微软雅黑" w:cs="微软雅黑"/>
                <w:color w:val="000000"/>
                <w:sz w:val="18"/>
                <w:szCs w:val="18"/>
              </w:rPr>
            </w:pPr>
          </w:p>
        </w:tc>
      </w:tr>
    </w:tbl>
    <w:p w14:paraId="6E3D00E0" w14:textId="3638F0D8" w:rsidR="00B1046A" w:rsidRPr="00B1046A" w:rsidRDefault="00B1046A" w:rsidP="00B1046A">
      <w:pPr>
        <w:rPr>
          <w:ins w:id="5435" w:author="haha" w:date="2019-07-23T15:24:00Z"/>
        </w:rPr>
      </w:pPr>
    </w:p>
    <w:p w14:paraId="417C5AF9" w14:textId="5ABAC764" w:rsidR="00B1046A" w:rsidRDefault="00B1046A" w:rsidP="00B1046A">
      <w:pPr>
        <w:rPr>
          <w:ins w:id="5436" w:author="haha" w:date="2019-07-23T15:24:00Z"/>
        </w:rPr>
      </w:pPr>
    </w:p>
    <w:p w14:paraId="4A80255D" w14:textId="3126390D" w:rsidR="00B1046A" w:rsidRDefault="00B1046A" w:rsidP="00B1046A">
      <w:pPr>
        <w:rPr>
          <w:ins w:id="5437" w:author="haha" w:date="2019-07-23T15:24:00Z"/>
        </w:rPr>
      </w:pPr>
    </w:p>
    <w:p w14:paraId="22678084" w14:textId="77BA04CB" w:rsidR="00B1046A" w:rsidRDefault="00B1046A" w:rsidP="00B1046A">
      <w:pPr>
        <w:rPr>
          <w:ins w:id="5438" w:author="haha" w:date="2019-07-23T15:24:00Z"/>
        </w:rPr>
      </w:pPr>
    </w:p>
    <w:p w14:paraId="3656CC78" w14:textId="3AEEE0A6" w:rsidR="00B1046A" w:rsidRDefault="00B1046A" w:rsidP="00B1046A">
      <w:pPr>
        <w:rPr>
          <w:ins w:id="5439" w:author="haha" w:date="2019-07-23T15:24:00Z"/>
        </w:rPr>
      </w:pPr>
    </w:p>
    <w:p w14:paraId="792D1DF6" w14:textId="52E36884" w:rsidR="00B1046A" w:rsidRDefault="00B1046A" w:rsidP="00B1046A">
      <w:pPr>
        <w:rPr>
          <w:ins w:id="5440" w:author="haha" w:date="2019-07-23T15:24:00Z"/>
        </w:rPr>
      </w:pPr>
    </w:p>
    <w:p w14:paraId="792D7D6C" w14:textId="61318088" w:rsidR="00B1046A" w:rsidRDefault="00B1046A" w:rsidP="00B1046A">
      <w:pPr>
        <w:rPr>
          <w:ins w:id="5441" w:author="haha" w:date="2019-07-23T15:24:00Z"/>
        </w:rPr>
      </w:pPr>
    </w:p>
    <w:p w14:paraId="77961942" w14:textId="7A0CC859" w:rsidR="00B1046A" w:rsidRPr="00B1046A" w:rsidDel="00225374" w:rsidRDefault="00225374">
      <w:pPr>
        <w:pStyle w:val="2"/>
        <w:rPr>
          <w:del w:id="5442" w:author="haha" w:date="2019-07-23T16:31:00Z"/>
          <w:rPrChange w:id="5443" w:author="haha" w:date="2019-07-23T15:23:00Z">
            <w:rPr>
              <w:del w:id="5444" w:author="haha" w:date="2019-07-23T16:31:00Z"/>
            </w:rPr>
          </w:rPrChange>
        </w:rPr>
        <w:pPrChange w:id="5445" w:author="haha" w:date="2019-07-23T16:31:00Z">
          <w:pPr/>
        </w:pPrChange>
      </w:pPr>
      <w:bookmarkStart w:id="5446" w:name="_Toc14795506"/>
      <w:ins w:id="5447" w:author="haha" w:date="2019-07-23T16:31:00Z">
        <w:r>
          <w:rPr>
            <w:rFonts w:hint="eastAsia"/>
          </w:rPr>
          <w:lastRenderedPageBreak/>
          <w:t>6</w:t>
        </w:r>
        <w:r>
          <w:t>.5</w:t>
        </w:r>
      </w:ins>
      <w:bookmarkEnd w:id="5446"/>
    </w:p>
    <w:p w14:paraId="704D8563" w14:textId="77777777" w:rsidR="00FF6622" w:rsidRPr="00FF6622" w:rsidRDefault="00FF6622">
      <w:pPr>
        <w:pStyle w:val="2"/>
        <w:pPrChange w:id="5448" w:author="haha" w:date="2019-07-23T16:31:00Z">
          <w:pPr>
            <w:pStyle w:val="1"/>
          </w:pPr>
        </w:pPrChange>
      </w:pPr>
      <w:bookmarkStart w:id="5449" w:name="_Toc14795507"/>
      <w:r>
        <w:rPr>
          <w:rFonts w:hint="eastAsia"/>
        </w:rPr>
        <w:t>支付计费</w:t>
      </w:r>
      <w:bookmarkEnd w:id="5449"/>
    </w:p>
    <w:p w14:paraId="69031B07" w14:textId="77777777" w:rsidR="00FF6622" w:rsidRPr="00FF6622" w:rsidRDefault="00FF6622" w:rsidP="00FF6622">
      <w:r>
        <w:rPr>
          <w:noProof/>
        </w:rPr>
        <w:drawing>
          <wp:inline distT="0" distB="0" distL="0" distR="0" wp14:anchorId="10825710" wp14:editId="7352BDE0">
            <wp:extent cx="5270500" cy="1560830"/>
            <wp:effectExtent l="0" t="0" r="635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1560830"/>
                    </a:xfrm>
                    <a:prstGeom prst="rect">
                      <a:avLst/>
                    </a:prstGeom>
                  </pic:spPr>
                </pic:pic>
              </a:graphicData>
            </a:graphic>
          </wp:inline>
        </w:drawing>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F6622" w14:paraId="7E43407B" w14:textId="77777777" w:rsidTr="006F3514">
        <w:trPr>
          <w:trHeight w:val="90"/>
        </w:trPr>
        <w:tc>
          <w:tcPr>
            <w:tcW w:w="1245" w:type="dxa"/>
            <w:gridSpan w:val="2"/>
            <w:tcBorders>
              <w:top w:val="nil"/>
              <w:left w:val="single" w:sz="4" w:space="0" w:color="auto"/>
              <w:bottom w:val="single" w:sz="4" w:space="0" w:color="auto"/>
              <w:right w:val="single" w:sz="4" w:space="0" w:color="auto"/>
            </w:tcBorders>
          </w:tcPr>
          <w:p w14:paraId="3730C352" w14:textId="77777777" w:rsidR="00FF6622" w:rsidRDefault="00FF6622" w:rsidP="006F351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64C1EA38" w14:textId="77777777" w:rsidR="00FF6622" w:rsidRDefault="00FF6622" w:rsidP="006F3514">
            <w:pPr>
              <w:pStyle w:val="11"/>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短信统计报表</w:t>
            </w:r>
          </w:p>
        </w:tc>
      </w:tr>
      <w:tr w:rsidR="00FF6622" w14:paraId="7F963524" w14:textId="77777777" w:rsidTr="006F3514">
        <w:trPr>
          <w:trHeight w:val="408"/>
        </w:trPr>
        <w:tc>
          <w:tcPr>
            <w:tcW w:w="1245" w:type="dxa"/>
            <w:gridSpan w:val="2"/>
            <w:tcBorders>
              <w:top w:val="nil"/>
              <w:left w:val="single" w:sz="4" w:space="0" w:color="auto"/>
              <w:bottom w:val="single" w:sz="4" w:space="0" w:color="auto"/>
              <w:right w:val="single" w:sz="4" w:space="0" w:color="auto"/>
            </w:tcBorders>
          </w:tcPr>
          <w:p w14:paraId="750D9C3A"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62F4C7E"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审核报表按钮</w:t>
            </w:r>
          </w:p>
        </w:tc>
      </w:tr>
      <w:tr w:rsidR="00FF6622" w14:paraId="6DDC3C22" w14:textId="77777777" w:rsidTr="006F3514">
        <w:trPr>
          <w:trHeight w:val="423"/>
        </w:trPr>
        <w:tc>
          <w:tcPr>
            <w:tcW w:w="1245" w:type="dxa"/>
            <w:gridSpan w:val="2"/>
            <w:tcBorders>
              <w:top w:val="nil"/>
              <w:left w:val="single" w:sz="4" w:space="0" w:color="auto"/>
              <w:bottom w:val="single" w:sz="4" w:space="0" w:color="auto"/>
              <w:right w:val="single" w:sz="4" w:space="0" w:color="auto"/>
            </w:tcBorders>
          </w:tcPr>
          <w:p w14:paraId="4081AF32"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A2AFA96"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kern w:val="0"/>
                <w:sz w:val="18"/>
                <w:szCs w:val="18"/>
              </w:rPr>
              <w:t>其他页面跳转</w:t>
            </w:r>
          </w:p>
        </w:tc>
      </w:tr>
      <w:tr w:rsidR="00FF6622" w14:paraId="3C70C4DF"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4FBD6EB"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FF6622" w14:paraId="11118F35"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D3D6E23"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8B7075C"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30A23BAD" w14:textId="77777777" w:rsidR="00FF6622" w:rsidRDefault="00FF6622" w:rsidP="006F351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AD81ADC"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F8B60E9" w14:textId="77777777" w:rsidR="00FF6622" w:rsidRDefault="00FF6622" w:rsidP="006F351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FF6622" w14:paraId="6597AC7D"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9AF9F72" w14:textId="77777777" w:rsidR="00FF6622" w:rsidRDefault="00FF6622" w:rsidP="006F351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184C54A"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2D915870"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筛选日期，可查询一天也可查询范围内的，查询范围内的则右边大于左边的，一天一条</w:t>
            </w:r>
          </w:p>
        </w:tc>
        <w:tc>
          <w:tcPr>
            <w:tcW w:w="3209" w:type="dxa"/>
          </w:tcPr>
          <w:p w14:paraId="3BFA8F23" w14:textId="77777777" w:rsidR="00FF6622" w:rsidRDefault="00FF6622" w:rsidP="006F3514">
            <w:pPr>
              <w:pStyle w:val="Axure"/>
              <w:rPr>
                <w:rFonts w:ascii="微软雅黑" w:eastAsia="微软雅黑" w:hAnsi="微软雅黑" w:cs="微软雅黑"/>
                <w:sz w:val="18"/>
                <w:szCs w:val="18"/>
              </w:rPr>
            </w:pPr>
          </w:p>
        </w:tc>
        <w:tc>
          <w:tcPr>
            <w:tcW w:w="1712" w:type="dxa"/>
          </w:tcPr>
          <w:p w14:paraId="16521260" w14:textId="77777777" w:rsidR="00FF6622" w:rsidRDefault="00FF6622" w:rsidP="006F3514">
            <w:pPr>
              <w:widowControl/>
              <w:jc w:val="left"/>
              <w:rPr>
                <w:rFonts w:ascii="微软雅黑" w:eastAsia="微软雅黑" w:hAnsi="微软雅黑" w:cs="宋体"/>
                <w:bCs/>
                <w:kern w:val="0"/>
                <w:sz w:val="18"/>
                <w:szCs w:val="18"/>
              </w:rPr>
            </w:pPr>
          </w:p>
        </w:tc>
      </w:tr>
      <w:tr w:rsidR="00FF6622" w14:paraId="33CE6A0F"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6C1196C" w14:textId="77777777" w:rsidR="00FF6622" w:rsidRDefault="00FF662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38F8E7D3"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搜索</w:t>
            </w:r>
          </w:p>
        </w:tc>
        <w:tc>
          <w:tcPr>
            <w:tcW w:w="3000" w:type="dxa"/>
          </w:tcPr>
          <w:p w14:paraId="3FE26E35"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点击根据条件进行页面展示</w:t>
            </w:r>
          </w:p>
        </w:tc>
        <w:tc>
          <w:tcPr>
            <w:tcW w:w="3209" w:type="dxa"/>
          </w:tcPr>
          <w:p w14:paraId="6CAAB7F3" w14:textId="77777777" w:rsidR="00FF6622" w:rsidRDefault="00FF6622" w:rsidP="006F3514">
            <w:pPr>
              <w:pStyle w:val="Axure"/>
              <w:rPr>
                <w:rFonts w:ascii="微软雅黑" w:eastAsia="微软雅黑" w:hAnsi="微软雅黑" w:cs="微软雅黑"/>
                <w:sz w:val="18"/>
                <w:szCs w:val="18"/>
              </w:rPr>
            </w:pPr>
          </w:p>
        </w:tc>
        <w:tc>
          <w:tcPr>
            <w:tcW w:w="1712" w:type="dxa"/>
          </w:tcPr>
          <w:p w14:paraId="6C5FD72A" w14:textId="77777777" w:rsidR="00FF6622" w:rsidRDefault="00FF662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无数据展示空内容即可</w:t>
            </w:r>
          </w:p>
        </w:tc>
      </w:tr>
      <w:tr w:rsidR="00FF6622" w14:paraId="0DD33418"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0C78869" w14:textId="77777777" w:rsidR="00FF6622" w:rsidRDefault="00FF662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1C8D825"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w:t>
            </w:r>
          </w:p>
        </w:tc>
        <w:tc>
          <w:tcPr>
            <w:tcW w:w="3000" w:type="dxa"/>
          </w:tcPr>
          <w:p w14:paraId="2118DF88"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筛选条件回到默认状态</w:t>
            </w:r>
          </w:p>
        </w:tc>
        <w:tc>
          <w:tcPr>
            <w:tcW w:w="3209" w:type="dxa"/>
          </w:tcPr>
          <w:p w14:paraId="524420F3" w14:textId="77777777" w:rsidR="00FF6622" w:rsidRDefault="00FF6622" w:rsidP="006F3514">
            <w:pPr>
              <w:pStyle w:val="Axure"/>
              <w:rPr>
                <w:rFonts w:ascii="微软雅黑" w:eastAsia="微软雅黑" w:hAnsi="微软雅黑" w:cs="微软雅黑"/>
                <w:sz w:val="18"/>
                <w:szCs w:val="18"/>
              </w:rPr>
            </w:pPr>
          </w:p>
        </w:tc>
        <w:tc>
          <w:tcPr>
            <w:tcW w:w="1712" w:type="dxa"/>
          </w:tcPr>
          <w:p w14:paraId="1AB0DB21" w14:textId="77777777" w:rsidR="00FF6622" w:rsidRDefault="00FF6622" w:rsidP="006F3514">
            <w:pPr>
              <w:widowControl/>
              <w:jc w:val="left"/>
              <w:rPr>
                <w:rFonts w:ascii="微软雅黑" w:eastAsia="微软雅黑" w:hAnsi="微软雅黑" w:cs="微软雅黑"/>
                <w:sz w:val="18"/>
                <w:szCs w:val="18"/>
              </w:rPr>
            </w:pPr>
          </w:p>
        </w:tc>
      </w:tr>
      <w:tr w:rsidR="00FF6622" w14:paraId="3CC580FC"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A822B8C" w14:textId="77777777" w:rsidR="00FF6622" w:rsidRDefault="00FF6622" w:rsidP="006F351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6ECD87DA"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w:t>
            </w:r>
          </w:p>
        </w:tc>
        <w:tc>
          <w:tcPr>
            <w:tcW w:w="3000" w:type="dxa"/>
          </w:tcPr>
          <w:p w14:paraId="5DE1A8E9" w14:textId="77777777" w:rsidR="00FF6622"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p>
        </w:tc>
        <w:tc>
          <w:tcPr>
            <w:tcW w:w="3209" w:type="dxa"/>
          </w:tcPr>
          <w:p w14:paraId="3519D015" w14:textId="77777777" w:rsidR="00FF6622" w:rsidRDefault="00FF6622" w:rsidP="006F3514">
            <w:pPr>
              <w:pStyle w:val="Axure"/>
              <w:rPr>
                <w:rFonts w:ascii="微软雅黑" w:eastAsia="微软雅黑" w:hAnsi="微软雅黑" w:cs="微软雅黑"/>
                <w:sz w:val="18"/>
                <w:szCs w:val="18"/>
              </w:rPr>
            </w:pPr>
          </w:p>
        </w:tc>
        <w:tc>
          <w:tcPr>
            <w:tcW w:w="1712" w:type="dxa"/>
          </w:tcPr>
          <w:p w14:paraId="3A507C83" w14:textId="77777777" w:rsidR="00FF6622" w:rsidRDefault="00FF6622" w:rsidP="006F351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无数据导出提示“无数据”</w:t>
            </w:r>
          </w:p>
        </w:tc>
      </w:tr>
      <w:tr w:rsidR="00FF6622" w:rsidRPr="00F77E9B" w14:paraId="47A064FB"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F223C0" w14:textId="77777777" w:rsidR="00FF6622" w:rsidRPr="00F77E9B" w:rsidRDefault="00FF6622" w:rsidP="006F3514">
            <w:pPr>
              <w:widowControl/>
              <w:jc w:val="center"/>
              <w:rPr>
                <w:rFonts w:ascii="微软雅黑" w:eastAsia="微软雅黑" w:hAnsi="微软雅黑" w:cs="微软雅黑"/>
                <w:color w:val="000000"/>
                <w:sz w:val="18"/>
                <w:szCs w:val="18"/>
              </w:rPr>
            </w:pPr>
            <w:r w:rsidRPr="00F77E9B">
              <w:rPr>
                <w:rFonts w:ascii="微软雅黑" w:eastAsia="微软雅黑" w:hAnsi="微软雅黑" w:cs="微软雅黑" w:hint="eastAsia"/>
                <w:color w:val="000000"/>
                <w:sz w:val="18"/>
                <w:szCs w:val="18"/>
              </w:rPr>
              <w:t>5</w:t>
            </w:r>
          </w:p>
        </w:tc>
        <w:tc>
          <w:tcPr>
            <w:tcW w:w="1309" w:type="dxa"/>
            <w:gridSpan w:val="2"/>
            <w:vAlign w:val="center"/>
          </w:tcPr>
          <w:p w14:paraId="075285A6" w14:textId="77777777" w:rsidR="00FF6622" w:rsidRPr="00F77E9B" w:rsidRDefault="00FF6622" w:rsidP="006F351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明细记录</w:t>
            </w:r>
          </w:p>
        </w:tc>
        <w:tc>
          <w:tcPr>
            <w:tcW w:w="3000" w:type="dxa"/>
            <w:vAlign w:val="center"/>
          </w:tcPr>
          <w:p w14:paraId="03DDDF64" w14:textId="77777777" w:rsidR="00FF6622" w:rsidRPr="00F77E9B" w:rsidRDefault="00FF6622" w:rsidP="006F3514">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点击展示明细记录，展示当前号码具体发送的客户手机号以及条数</w:t>
            </w:r>
          </w:p>
        </w:tc>
        <w:tc>
          <w:tcPr>
            <w:tcW w:w="3209" w:type="dxa"/>
            <w:vAlign w:val="center"/>
          </w:tcPr>
          <w:p w14:paraId="71CFA7A3" w14:textId="77777777" w:rsidR="00FF6622" w:rsidRPr="00F77E9B" w:rsidRDefault="00FF6622" w:rsidP="006F3514">
            <w:pPr>
              <w:widowControl/>
              <w:jc w:val="left"/>
              <w:rPr>
                <w:rFonts w:ascii="微软雅黑" w:eastAsia="微软雅黑" w:hAnsi="微软雅黑" w:cs="微软雅黑"/>
                <w:color w:val="000000"/>
                <w:sz w:val="18"/>
                <w:szCs w:val="18"/>
              </w:rPr>
            </w:pPr>
          </w:p>
        </w:tc>
        <w:tc>
          <w:tcPr>
            <w:tcW w:w="1712" w:type="dxa"/>
          </w:tcPr>
          <w:p w14:paraId="465F0DC7" w14:textId="77777777" w:rsidR="00FF6622" w:rsidRPr="00F77E9B" w:rsidRDefault="00FF6622" w:rsidP="006F3514">
            <w:pPr>
              <w:widowControl/>
              <w:jc w:val="left"/>
              <w:rPr>
                <w:rFonts w:ascii="微软雅黑" w:eastAsia="微软雅黑" w:hAnsi="微软雅黑" w:cs="微软雅黑"/>
                <w:color w:val="000000"/>
                <w:sz w:val="18"/>
                <w:szCs w:val="18"/>
              </w:rPr>
            </w:pPr>
          </w:p>
        </w:tc>
      </w:tr>
      <w:tr w:rsidR="00FF6622" w:rsidRPr="00F77E9B" w14:paraId="2C7B1847"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4EDB48" w14:textId="77777777" w:rsidR="00FF6622" w:rsidRPr="00F77E9B" w:rsidRDefault="00F36E8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6</w:t>
            </w:r>
          </w:p>
        </w:tc>
        <w:tc>
          <w:tcPr>
            <w:tcW w:w="1309" w:type="dxa"/>
            <w:gridSpan w:val="2"/>
            <w:vAlign w:val="center"/>
          </w:tcPr>
          <w:p w14:paraId="3F3F3ACA" w14:textId="77777777" w:rsidR="00FF6622" w:rsidRPr="00FF6622" w:rsidRDefault="00FF6622" w:rsidP="00FF6622">
            <w:pPr>
              <w:widowControl/>
              <w:jc w:val="left"/>
              <w:rPr>
                <w:rFonts w:ascii="微软雅黑" w:eastAsia="微软雅黑" w:hAnsi="微软雅黑"/>
                <w:color w:val="000000"/>
                <w:sz w:val="18"/>
                <w:szCs w:val="18"/>
              </w:rPr>
            </w:pPr>
            <w:r w:rsidRPr="00FF6622">
              <w:rPr>
                <w:rFonts w:ascii="微软雅黑" w:eastAsia="微软雅黑" w:hAnsi="微软雅黑" w:hint="eastAsia"/>
                <w:color w:val="000000"/>
                <w:sz w:val="18"/>
                <w:szCs w:val="18"/>
              </w:rPr>
              <w:t>日期</w:t>
            </w:r>
          </w:p>
        </w:tc>
        <w:tc>
          <w:tcPr>
            <w:tcW w:w="3000" w:type="dxa"/>
            <w:vAlign w:val="center"/>
          </w:tcPr>
          <w:p w14:paraId="77BF24EE" w14:textId="77777777" w:rsidR="00FF6622" w:rsidRPr="00FF6622" w:rsidRDefault="00F36E8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当日</w:t>
            </w:r>
          </w:p>
        </w:tc>
        <w:tc>
          <w:tcPr>
            <w:tcW w:w="3209" w:type="dxa"/>
            <w:vAlign w:val="center"/>
          </w:tcPr>
          <w:p w14:paraId="7AF8BE96" w14:textId="77777777" w:rsidR="00FF6622" w:rsidRPr="00FF6622" w:rsidRDefault="00FF6622" w:rsidP="00FF6622">
            <w:pPr>
              <w:widowControl/>
              <w:jc w:val="left"/>
              <w:rPr>
                <w:rFonts w:ascii="微软雅黑" w:eastAsia="微软雅黑" w:hAnsi="微软雅黑"/>
                <w:color w:val="000000"/>
                <w:sz w:val="18"/>
                <w:szCs w:val="18"/>
              </w:rPr>
            </w:pPr>
          </w:p>
        </w:tc>
        <w:tc>
          <w:tcPr>
            <w:tcW w:w="1712" w:type="dxa"/>
            <w:vAlign w:val="center"/>
          </w:tcPr>
          <w:p w14:paraId="33B471B6" w14:textId="77777777" w:rsidR="00FF6622" w:rsidRPr="007F0B42" w:rsidRDefault="00FF6622" w:rsidP="00FF6622">
            <w:pPr>
              <w:widowControl/>
              <w:jc w:val="left"/>
              <w:rPr>
                <w:rFonts w:ascii="微软雅黑" w:eastAsia="微软雅黑" w:hAnsi="微软雅黑" w:cs="微软雅黑"/>
                <w:color w:val="000000"/>
                <w:sz w:val="18"/>
                <w:szCs w:val="18"/>
              </w:rPr>
            </w:pPr>
          </w:p>
        </w:tc>
      </w:tr>
      <w:tr w:rsidR="00FF6622" w:rsidRPr="00F77E9B" w14:paraId="7D4E317C"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95F2860" w14:textId="77777777" w:rsidR="00FF6622" w:rsidRPr="00F77E9B" w:rsidRDefault="00F36E8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7</w:t>
            </w:r>
          </w:p>
        </w:tc>
        <w:tc>
          <w:tcPr>
            <w:tcW w:w="1309" w:type="dxa"/>
            <w:gridSpan w:val="2"/>
            <w:vAlign w:val="center"/>
          </w:tcPr>
          <w:p w14:paraId="229C906B" w14:textId="77777777" w:rsidR="00FF6622" w:rsidRPr="00FF6622" w:rsidRDefault="00FF6622" w:rsidP="00FF6622">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代收笔数</w:t>
            </w:r>
          </w:p>
        </w:tc>
        <w:tc>
          <w:tcPr>
            <w:tcW w:w="3000" w:type="dxa"/>
            <w:vAlign w:val="center"/>
          </w:tcPr>
          <w:p w14:paraId="6B5D0C6B" w14:textId="77777777" w:rsidR="00FF6622" w:rsidRPr="00FF6622" w:rsidRDefault="00F36E8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代收笔数</w:t>
            </w:r>
          </w:p>
        </w:tc>
        <w:tc>
          <w:tcPr>
            <w:tcW w:w="3209" w:type="dxa"/>
            <w:vAlign w:val="center"/>
          </w:tcPr>
          <w:p w14:paraId="6BB263DF" w14:textId="77777777" w:rsidR="00FF6622" w:rsidRPr="00FF6622" w:rsidRDefault="00FF6622" w:rsidP="00FF6622">
            <w:pPr>
              <w:rPr>
                <w:rFonts w:ascii="微软雅黑" w:eastAsia="微软雅黑" w:hAnsi="微软雅黑" w:cs="宋体"/>
                <w:color w:val="000000"/>
                <w:sz w:val="18"/>
                <w:szCs w:val="18"/>
              </w:rPr>
            </w:pPr>
          </w:p>
        </w:tc>
        <w:tc>
          <w:tcPr>
            <w:tcW w:w="1712" w:type="dxa"/>
            <w:vAlign w:val="center"/>
          </w:tcPr>
          <w:p w14:paraId="35AE5DB8" w14:textId="77777777" w:rsidR="00FF6622" w:rsidRPr="007F0B42" w:rsidRDefault="00FF6622" w:rsidP="00FF6622">
            <w:pPr>
              <w:rPr>
                <w:rFonts w:ascii="微软雅黑" w:eastAsia="微软雅黑" w:hAnsi="微软雅黑" w:cs="微软雅黑"/>
                <w:color w:val="000000"/>
                <w:sz w:val="18"/>
                <w:szCs w:val="18"/>
              </w:rPr>
            </w:pPr>
          </w:p>
        </w:tc>
      </w:tr>
      <w:tr w:rsidR="00FF6622" w:rsidRPr="00F77E9B" w14:paraId="6CB71C6C"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CD537D" w14:textId="77777777" w:rsidR="00FF6622" w:rsidRPr="00F77E9B" w:rsidRDefault="00F36E8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8</w:t>
            </w:r>
          </w:p>
        </w:tc>
        <w:tc>
          <w:tcPr>
            <w:tcW w:w="1309" w:type="dxa"/>
            <w:gridSpan w:val="2"/>
            <w:vAlign w:val="center"/>
          </w:tcPr>
          <w:p w14:paraId="4F08BC8C" w14:textId="77777777" w:rsidR="00FF6622" w:rsidRPr="00FF6622" w:rsidRDefault="00FF6622" w:rsidP="00FF6622">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代付笔数</w:t>
            </w:r>
          </w:p>
        </w:tc>
        <w:tc>
          <w:tcPr>
            <w:tcW w:w="3000" w:type="dxa"/>
            <w:vAlign w:val="center"/>
          </w:tcPr>
          <w:p w14:paraId="1D363468" w14:textId="77777777" w:rsidR="00FF6622" w:rsidRPr="00FF6622" w:rsidRDefault="00F36E8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代付笔数</w:t>
            </w:r>
          </w:p>
        </w:tc>
        <w:tc>
          <w:tcPr>
            <w:tcW w:w="3209" w:type="dxa"/>
            <w:vAlign w:val="center"/>
          </w:tcPr>
          <w:p w14:paraId="438542B0" w14:textId="77777777" w:rsidR="00FF6622" w:rsidRPr="00FF6622" w:rsidRDefault="00FF6622" w:rsidP="00FF6622">
            <w:pPr>
              <w:rPr>
                <w:rFonts w:ascii="微软雅黑" w:eastAsia="微软雅黑" w:hAnsi="微软雅黑" w:cs="宋体"/>
                <w:color w:val="000000"/>
                <w:sz w:val="18"/>
                <w:szCs w:val="18"/>
              </w:rPr>
            </w:pPr>
          </w:p>
        </w:tc>
        <w:tc>
          <w:tcPr>
            <w:tcW w:w="1712" w:type="dxa"/>
            <w:vAlign w:val="center"/>
          </w:tcPr>
          <w:p w14:paraId="6A5C29A9" w14:textId="77777777" w:rsidR="00FF6622" w:rsidRPr="007F0B42" w:rsidRDefault="00FF6622" w:rsidP="00FF6622">
            <w:pPr>
              <w:rPr>
                <w:rFonts w:ascii="微软雅黑" w:eastAsia="微软雅黑" w:hAnsi="微软雅黑" w:cs="微软雅黑"/>
                <w:color w:val="000000"/>
                <w:sz w:val="18"/>
                <w:szCs w:val="18"/>
              </w:rPr>
            </w:pPr>
          </w:p>
        </w:tc>
      </w:tr>
      <w:tr w:rsidR="00FF6622" w:rsidRPr="00F77E9B" w14:paraId="41F853D9"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7CA47E1" w14:textId="77777777" w:rsidR="00FF6622" w:rsidRPr="00F77E9B" w:rsidRDefault="00F36E8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9</w:t>
            </w:r>
          </w:p>
        </w:tc>
        <w:tc>
          <w:tcPr>
            <w:tcW w:w="1309" w:type="dxa"/>
            <w:gridSpan w:val="2"/>
            <w:vAlign w:val="center"/>
          </w:tcPr>
          <w:p w14:paraId="36346B44" w14:textId="77777777" w:rsidR="00FF6622" w:rsidRPr="00FF6622" w:rsidRDefault="00FF6622" w:rsidP="00FF6622">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总笔数</w:t>
            </w:r>
          </w:p>
        </w:tc>
        <w:tc>
          <w:tcPr>
            <w:tcW w:w="3000" w:type="dxa"/>
            <w:vAlign w:val="center"/>
          </w:tcPr>
          <w:p w14:paraId="1403D218" w14:textId="77777777" w:rsidR="00FF6622" w:rsidRPr="00FF6622" w:rsidRDefault="00F36E8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代收+代付笔数</w:t>
            </w:r>
          </w:p>
        </w:tc>
        <w:tc>
          <w:tcPr>
            <w:tcW w:w="3209" w:type="dxa"/>
            <w:vAlign w:val="center"/>
          </w:tcPr>
          <w:p w14:paraId="719F93A5" w14:textId="77777777" w:rsidR="00FF6622" w:rsidRPr="00FF6622" w:rsidRDefault="00FF6622" w:rsidP="00FF6622">
            <w:pPr>
              <w:rPr>
                <w:rFonts w:ascii="微软雅黑" w:eastAsia="微软雅黑" w:hAnsi="微软雅黑" w:cs="宋体"/>
                <w:color w:val="000000"/>
                <w:sz w:val="18"/>
                <w:szCs w:val="18"/>
              </w:rPr>
            </w:pPr>
          </w:p>
        </w:tc>
        <w:tc>
          <w:tcPr>
            <w:tcW w:w="1712" w:type="dxa"/>
            <w:vAlign w:val="center"/>
          </w:tcPr>
          <w:p w14:paraId="11F0123C" w14:textId="77777777" w:rsidR="00FF6622" w:rsidRPr="007F0B42" w:rsidRDefault="00FF6622" w:rsidP="00FF6622">
            <w:pPr>
              <w:rPr>
                <w:rFonts w:ascii="微软雅黑" w:eastAsia="微软雅黑" w:hAnsi="微软雅黑" w:cs="微软雅黑"/>
                <w:color w:val="000000"/>
                <w:sz w:val="18"/>
                <w:szCs w:val="18"/>
              </w:rPr>
            </w:pPr>
          </w:p>
        </w:tc>
      </w:tr>
      <w:tr w:rsidR="00FF6622" w:rsidRPr="00F77E9B" w14:paraId="167A3506" w14:textId="77777777" w:rsidTr="006F35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EB593AE" w14:textId="77777777" w:rsidR="00FF6622" w:rsidRPr="00F77E9B" w:rsidRDefault="00F36E8B" w:rsidP="00FF6622">
            <w:pPr>
              <w:widowControl/>
              <w:jc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0</w:t>
            </w:r>
          </w:p>
        </w:tc>
        <w:tc>
          <w:tcPr>
            <w:tcW w:w="1309" w:type="dxa"/>
            <w:gridSpan w:val="2"/>
            <w:vAlign w:val="center"/>
          </w:tcPr>
          <w:p w14:paraId="46EF70F9" w14:textId="77777777" w:rsidR="00FF6622" w:rsidRPr="00FF6622" w:rsidRDefault="00FF6622" w:rsidP="00FF6622">
            <w:pPr>
              <w:rPr>
                <w:rFonts w:ascii="微软雅黑" w:eastAsia="微软雅黑" w:hAnsi="微软雅黑" w:cs="宋体"/>
                <w:color w:val="000000"/>
                <w:sz w:val="18"/>
                <w:szCs w:val="18"/>
              </w:rPr>
            </w:pPr>
            <w:r w:rsidRPr="00FF6622">
              <w:rPr>
                <w:rFonts w:ascii="微软雅黑" w:eastAsia="微软雅黑" w:hAnsi="微软雅黑" w:hint="eastAsia"/>
                <w:color w:val="000000"/>
                <w:sz w:val="18"/>
                <w:szCs w:val="18"/>
              </w:rPr>
              <w:t>合计费用</w:t>
            </w:r>
          </w:p>
        </w:tc>
        <w:tc>
          <w:tcPr>
            <w:tcW w:w="3000" w:type="dxa"/>
            <w:vAlign w:val="center"/>
          </w:tcPr>
          <w:p w14:paraId="6ACDD68C" w14:textId="77777777" w:rsidR="00FF6622" w:rsidRPr="00FF6622" w:rsidRDefault="00F36E8B" w:rsidP="00FF6622">
            <w:pPr>
              <w:rPr>
                <w:rFonts w:ascii="微软雅黑" w:eastAsia="微软雅黑" w:hAnsi="微软雅黑"/>
                <w:color w:val="000000"/>
                <w:sz w:val="18"/>
                <w:szCs w:val="18"/>
              </w:rPr>
            </w:pPr>
            <w:r>
              <w:rPr>
                <w:rFonts w:ascii="微软雅黑" w:eastAsia="微软雅黑" w:hAnsi="微软雅黑" w:hint="eastAsia"/>
                <w:color w:val="000000"/>
                <w:sz w:val="18"/>
                <w:szCs w:val="18"/>
              </w:rPr>
              <w:t>由生成系统时针对当前机构的收费方式计算</w:t>
            </w:r>
          </w:p>
        </w:tc>
        <w:tc>
          <w:tcPr>
            <w:tcW w:w="3209" w:type="dxa"/>
            <w:vAlign w:val="center"/>
          </w:tcPr>
          <w:p w14:paraId="75ACADBF" w14:textId="77777777" w:rsidR="00FF6622" w:rsidRPr="00FF6622" w:rsidRDefault="00FF6622" w:rsidP="00FF6622">
            <w:pPr>
              <w:rPr>
                <w:rFonts w:ascii="微软雅黑" w:eastAsia="微软雅黑" w:hAnsi="微软雅黑" w:cs="宋体"/>
                <w:color w:val="000000"/>
                <w:sz w:val="18"/>
                <w:szCs w:val="18"/>
              </w:rPr>
            </w:pPr>
          </w:p>
        </w:tc>
        <w:tc>
          <w:tcPr>
            <w:tcW w:w="1712" w:type="dxa"/>
            <w:vAlign w:val="center"/>
          </w:tcPr>
          <w:p w14:paraId="7C926002" w14:textId="77777777" w:rsidR="00FF6622" w:rsidRPr="007F0B42" w:rsidRDefault="00FF6622" w:rsidP="00FF6622">
            <w:pPr>
              <w:rPr>
                <w:rFonts w:ascii="微软雅黑" w:eastAsia="微软雅黑" w:hAnsi="微软雅黑" w:cs="微软雅黑"/>
                <w:color w:val="000000"/>
                <w:sz w:val="18"/>
                <w:szCs w:val="18"/>
              </w:rPr>
            </w:pPr>
          </w:p>
        </w:tc>
      </w:tr>
    </w:tbl>
    <w:p w14:paraId="6950EA3D" w14:textId="77777777" w:rsidR="00FF6622" w:rsidRPr="00FF6622" w:rsidRDefault="00FF6622" w:rsidP="00FF6622"/>
    <w:p w14:paraId="603715CD" w14:textId="77777777" w:rsidR="00FF6622" w:rsidRPr="00FF6622" w:rsidRDefault="00FF6622" w:rsidP="00FF6622"/>
    <w:p w14:paraId="3C4C4C0A" w14:textId="54DF1A14" w:rsidR="00FF6622" w:rsidRDefault="00225374">
      <w:pPr>
        <w:pStyle w:val="3"/>
        <w:rPr>
          <w:ins w:id="5450" w:author="haha" w:date="2019-07-23T15:28:00Z"/>
        </w:rPr>
        <w:pPrChange w:id="5451" w:author="haha" w:date="2019-07-23T16:31:00Z">
          <w:pPr>
            <w:pStyle w:val="2"/>
          </w:pPr>
        </w:pPrChange>
      </w:pPr>
      <w:bookmarkStart w:id="5452" w:name="_Toc14795508"/>
      <w:ins w:id="5453" w:author="haha" w:date="2019-07-23T16:31:00Z">
        <w:r>
          <w:rPr>
            <w:rFonts w:hint="eastAsia"/>
          </w:rPr>
          <w:lastRenderedPageBreak/>
          <w:t>6</w:t>
        </w:r>
        <w:r>
          <w:t>.5.1</w:t>
        </w:r>
      </w:ins>
      <w:ins w:id="5454" w:author="haha" w:date="2019-07-23T15:28:00Z">
        <w:r w:rsidR="00B1046A">
          <w:rPr>
            <w:rFonts w:hint="eastAsia"/>
          </w:rPr>
          <w:t>支付明细记录</w:t>
        </w:r>
        <w:bookmarkEnd w:id="5452"/>
      </w:ins>
    </w:p>
    <w:p w14:paraId="49A9A5E4" w14:textId="5A7BA2A7" w:rsidR="00B1046A" w:rsidRDefault="00B1046A" w:rsidP="00B1046A">
      <w:pPr>
        <w:rPr>
          <w:ins w:id="5455" w:author="haha" w:date="2019-07-23T15:28:00Z"/>
        </w:rPr>
      </w:pPr>
      <w:ins w:id="5456" w:author="haha" w:date="2019-07-23T15:29:00Z">
        <w:r>
          <w:rPr>
            <w:noProof/>
          </w:rPr>
          <w:drawing>
            <wp:inline distT="0" distB="0" distL="0" distR="0" wp14:anchorId="541BCD8A" wp14:editId="2F05D693">
              <wp:extent cx="5153025" cy="1821563"/>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4109" cy="1821946"/>
                      </a:xfrm>
                      <a:prstGeom prst="rect">
                        <a:avLst/>
                      </a:prstGeom>
                    </pic:spPr>
                  </pic:pic>
                </a:graphicData>
              </a:graphic>
            </wp:inline>
          </w:drawing>
        </w:r>
      </w:ins>
    </w:p>
    <w:p w14:paraId="5D78E57E" w14:textId="77777777" w:rsidR="00B1046A" w:rsidRPr="00B1046A" w:rsidRDefault="00B1046A"/>
    <w:tbl>
      <w:tblPr>
        <w:tblpPr w:leftFromText="180" w:rightFromText="180" w:vertAnchor="text" w:horzAnchor="margin" w:tblpXSpec="center" w:tblpY="207"/>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B1046A" w14:paraId="7A7F92FD" w14:textId="77777777" w:rsidTr="00144814">
        <w:trPr>
          <w:trHeight w:val="90"/>
          <w:ins w:id="5457" w:author="haha" w:date="2019-07-23T15:28:00Z"/>
        </w:trPr>
        <w:tc>
          <w:tcPr>
            <w:tcW w:w="1245" w:type="dxa"/>
            <w:gridSpan w:val="2"/>
            <w:tcBorders>
              <w:top w:val="nil"/>
              <w:left w:val="single" w:sz="4" w:space="0" w:color="auto"/>
              <w:bottom w:val="single" w:sz="4" w:space="0" w:color="auto"/>
              <w:right w:val="single" w:sz="4" w:space="0" w:color="auto"/>
            </w:tcBorders>
          </w:tcPr>
          <w:p w14:paraId="37B0945F" w14:textId="77777777" w:rsidR="00B1046A" w:rsidRDefault="00B1046A" w:rsidP="00144814">
            <w:pPr>
              <w:widowControl/>
              <w:jc w:val="left"/>
              <w:rPr>
                <w:ins w:id="5458" w:author="haha" w:date="2019-07-23T15:28:00Z"/>
                <w:rFonts w:ascii="微软雅黑" w:eastAsia="微软雅黑" w:hAnsi="微软雅黑" w:cs="宋体"/>
                <w:b/>
                <w:bCs/>
                <w:color w:val="000000"/>
                <w:kern w:val="0"/>
                <w:sz w:val="18"/>
                <w:szCs w:val="18"/>
              </w:rPr>
            </w:pPr>
            <w:ins w:id="5459" w:author="haha" w:date="2019-07-23T15:28: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0C38CF91" w14:textId="3EB14851" w:rsidR="00B1046A" w:rsidRDefault="00B1046A" w:rsidP="00144814">
            <w:pPr>
              <w:pStyle w:val="11"/>
              <w:widowControl/>
              <w:ind w:firstLineChars="0" w:firstLine="0"/>
              <w:jc w:val="left"/>
              <w:rPr>
                <w:ins w:id="5460" w:author="haha" w:date="2019-07-23T15:28:00Z"/>
                <w:rFonts w:ascii="微软雅黑" w:eastAsia="微软雅黑" w:hAnsi="微软雅黑" w:cs="宋体"/>
                <w:color w:val="000000"/>
                <w:kern w:val="0"/>
                <w:sz w:val="18"/>
                <w:szCs w:val="18"/>
              </w:rPr>
            </w:pPr>
            <w:ins w:id="5461" w:author="haha" w:date="2019-07-23T15:29:00Z">
              <w:r>
                <w:rPr>
                  <w:rFonts w:ascii="微软雅黑" w:eastAsia="微软雅黑" w:hAnsi="微软雅黑" w:cs="宋体" w:hint="eastAsia"/>
                  <w:color w:val="000000"/>
                  <w:kern w:val="0"/>
                  <w:sz w:val="18"/>
                  <w:szCs w:val="18"/>
                </w:rPr>
                <w:t>支付计费</w:t>
              </w:r>
            </w:ins>
            <w:ins w:id="5462" w:author="haha" w:date="2019-07-23T15:28:00Z">
              <w:r>
                <w:rPr>
                  <w:rFonts w:ascii="微软雅黑" w:eastAsia="微软雅黑" w:hAnsi="微软雅黑" w:cs="宋体" w:hint="eastAsia"/>
                  <w:color w:val="000000"/>
                  <w:kern w:val="0"/>
                  <w:sz w:val="18"/>
                  <w:szCs w:val="18"/>
                </w:rPr>
                <w:t>报表</w:t>
              </w:r>
            </w:ins>
          </w:p>
        </w:tc>
      </w:tr>
      <w:tr w:rsidR="00B1046A" w14:paraId="286282E9" w14:textId="77777777" w:rsidTr="00144814">
        <w:trPr>
          <w:trHeight w:val="408"/>
          <w:ins w:id="5463" w:author="haha" w:date="2019-07-23T15:28:00Z"/>
        </w:trPr>
        <w:tc>
          <w:tcPr>
            <w:tcW w:w="1245" w:type="dxa"/>
            <w:gridSpan w:val="2"/>
            <w:tcBorders>
              <w:top w:val="nil"/>
              <w:left w:val="single" w:sz="4" w:space="0" w:color="auto"/>
              <w:bottom w:val="single" w:sz="4" w:space="0" w:color="auto"/>
              <w:right w:val="single" w:sz="4" w:space="0" w:color="auto"/>
            </w:tcBorders>
          </w:tcPr>
          <w:p w14:paraId="0B36DF49" w14:textId="77777777" w:rsidR="00B1046A" w:rsidRDefault="00B1046A" w:rsidP="00144814">
            <w:pPr>
              <w:widowControl/>
              <w:jc w:val="left"/>
              <w:rPr>
                <w:ins w:id="5464" w:author="haha" w:date="2019-07-23T15:28:00Z"/>
                <w:rFonts w:ascii="微软雅黑" w:eastAsia="微软雅黑" w:hAnsi="微软雅黑" w:cs="宋体"/>
                <w:b/>
                <w:bCs/>
                <w:kern w:val="0"/>
                <w:sz w:val="18"/>
                <w:szCs w:val="18"/>
              </w:rPr>
            </w:pPr>
            <w:ins w:id="5465" w:author="haha" w:date="2019-07-23T15:28: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5320B23C" w14:textId="7B9F788B" w:rsidR="00B1046A" w:rsidRDefault="00B1046A" w:rsidP="00144814">
            <w:pPr>
              <w:widowControl/>
              <w:jc w:val="left"/>
              <w:rPr>
                <w:ins w:id="5466" w:author="haha" w:date="2019-07-23T15:28:00Z"/>
                <w:rFonts w:ascii="微软雅黑" w:eastAsia="微软雅黑" w:hAnsi="微软雅黑" w:cs="宋体"/>
                <w:kern w:val="0"/>
                <w:sz w:val="18"/>
                <w:szCs w:val="18"/>
              </w:rPr>
            </w:pPr>
            <w:ins w:id="5467" w:author="haha" w:date="2019-07-23T15:29:00Z">
              <w:r>
                <w:rPr>
                  <w:rFonts w:ascii="微软雅黑" w:eastAsia="微软雅黑" w:hAnsi="微软雅黑" w:cs="宋体" w:hint="eastAsia"/>
                  <w:kern w:val="0"/>
                  <w:sz w:val="18"/>
                  <w:szCs w:val="18"/>
                </w:rPr>
                <w:t>支付计费</w:t>
              </w:r>
            </w:ins>
            <w:ins w:id="5468" w:author="haha" w:date="2019-07-23T15:28:00Z">
              <w:r>
                <w:rPr>
                  <w:rFonts w:ascii="微软雅黑" w:eastAsia="微软雅黑" w:hAnsi="微软雅黑" w:cs="宋体" w:hint="eastAsia"/>
                  <w:kern w:val="0"/>
                  <w:sz w:val="18"/>
                  <w:szCs w:val="18"/>
                </w:rPr>
                <w:t>-明细记录按钮</w:t>
              </w:r>
            </w:ins>
          </w:p>
        </w:tc>
      </w:tr>
      <w:tr w:rsidR="00B1046A" w14:paraId="4ACB6F3B" w14:textId="77777777" w:rsidTr="00144814">
        <w:trPr>
          <w:trHeight w:val="423"/>
          <w:ins w:id="5469" w:author="haha" w:date="2019-07-23T15:28:00Z"/>
        </w:trPr>
        <w:tc>
          <w:tcPr>
            <w:tcW w:w="1245" w:type="dxa"/>
            <w:gridSpan w:val="2"/>
            <w:tcBorders>
              <w:top w:val="nil"/>
              <w:left w:val="single" w:sz="4" w:space="0" w:color="auto"/>
              <w:bottom w:val="single" w:sz="4" w:space="0" w:color="auto"/>
              <w:right w:val="single" w:sz="4" w:space="0" w:color="auto"/>
            </w:tcBorders>
          </w:tcPr>
          <w:p w14:paraId="6644F9B0" w14:textId="77777777" w:rsidR="00B1046A" w:rsidRDefault="00B1046A" w:rsidP="00144814">
            <w:pPr>
              <w:widowControl/>
              <w:jc w:val="left"/>
              <w:rPr>
                <w:ins w:id="5470" w:author="haha" w:date="2019-07-23T15:28:00Z"/>
                <w:rFonts w:ascii="微软雅黑" w:eastAsia="微软雅黑" w:hAnsi="微软雅黑" w:cs="宋体"/>
                <w:b/>
                <w:bCs/>
                <w:kern w:val="0"/>
                <w:sz w:val="18"/>
                <w:szCs w:val="18"/>
              </w:rPr>
            </w:pPr>
            <w:ins w:id="5471" w:author="haha" w:date="2019-07-23T15:28: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7F2BB4FE" w14:textId="77777777" w:rsidR="00B1046A" w:rsidRDefault="00B1046A" w:rsidP="00144814">
            <w:pPr>
              <w:widowControl/>
              <w:jc w:val="left"/>
              <w:rPr>
                <w:ins w:id="5472" w:author="haha" w:date="2019-07-23T15:28:00Z"/>
                <w:rFonts w:ascii="微软雅黑" w:eastAsia="微软雅黑" w:hAnsi="微软雅黑" w:cs="宋体"/>
                <w:kern w:val="0"/>
                <w:sz w:val="18"/>
                <w:szCs w:val="18"/>
              </w:rPr>
            </w:pPr>
            <w:ins w:id="5473" w:author="haha" w:date="2019-07-23T15:28:00Z">
              <w:r>
                <w:rPr>
                  <w:rFonts w:ascii="微软雅黑" w:eastAsia="微软雅黑" w:hAnsi="微软雅黑" w:cs="宋体"/>
                  <w:kern w:val="0"/>
                  <w:sz w:val="18"/>
                  <w:szCs w:val="18"/>
                </w:rPr>
                <w:t>其他页面跳转</w:t>
              </w:r>
            </w:ins>
          </w:p>
        </w:tc>
      </w:tr>
      <w:tr w:rsidR="00B1046A" w14:paraId="6658FE2F"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474" w:author="haha" w:date="2019-07-23T15:28:00Z"/>
        </w:trPr>
        <w:tc>
          <w:tcPr>
            <w:tcW w:w="10032" w:type="dxa"/>
            <w:gridSpan w:val="6"/>
          </w:tcPr>
          <w:p w14:paraId="7977071E" w14:textId="77777777" w:rsidR="00B1046A" w:rsidRDefault="00B1046A" w:rsidP="00144814">
            <w:pPr>
              <w:widowControl/>
              <w:jc w:val="left"/>
              <w:rPr>
                <w:ins w:id="5475" w:author="haha" w:date="2019-07-23T15:28:00Z"/>
                <w:rFonts w:ascii="微软雅黑" w:eastAsia="微软雅黑" w:hAnsi="微软雅黑" w:cs="宋体"/>
                <w:b/>
                <w:bCs/>
                <w:kern w:val="0"/>
                <w:sz w:val="18"/>
                <w:szCs w:val="18"/>
              </w:rPr>
            </w:pPr>
            <w:ins w:id="5476" w:author="haha" w:date="2019-07-23T15:28:00Z">
              <w:r>
                <w:rPr>
                  <w:rFonts w:ascii="微软雅黑" w:eastAsia="微软雅黑" w:hAnsi="微软雅黑" w:cs="宋体" w:hint="eastAsia"/>
                  <w:b/>
                  <w:bCs/>
                  <w:kern w:val="0"/>
                  <w:sz w:val="18"/>
                  <w:szCs w:val="18"/>
                </w:rPr>
                <w:t>操作说明</w:t>
              </w:r>
            </w:ins>
          </w:p>
        </w:tc>
      </w:tr>
      <w:tr w:rsidR="00B1046A" w14:paraId="7D37D685"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477" w:author="haha" w:date="2019-07-23T15:28:00Z"/>
        </w:trPr>
        <w:tc>
          <w:tcPr>
            <w:tcW w:w="802" w:type="dxa"/>
          </w:tcPr>
          <w:p w14:paraId="7F1C4DAD" w14:textId="77777777" w:rsidR="00B1046A" w:rsidRDefault="00B1046A" w:rsidP="00144814">
            <w:pPr>
              <w:widowControl/>
              <w:jc w:val="left"/>
              <w:rPr>
                <w:ins w:id="5478" w:author="haha" w:date="2019-07-23T15:28:00Z"/>
                <w:rFonts w:ascii="微软雅黑" w:eastAsia="微软雅黑" w:hAnsi="微软雅黑" w:cs="宋体"/>
                <w:b/>
                <w:bCs/>
                <w:kern w:val="0"/>
                <w:sz w:val="18"/>
                <w:szCs w:val="18"/>
              </w:rPr>
            </w:pPr>
            <w:ins w:id="5479" w:author="haha" w:date="2019-07-23T15:28:00Z">
              <w:r>
                <w:rPr>
                  <w:rFonts w:ascii="微软雅黑" w:eastAsia="微软雅黑" w:hAnsi="微软雅黑" w:cs="宋体" w:hint="eastAsia"/>
                  <w:b/>
                  <w:bCs/>
                  <w:kern w:val="0"/>
                  <w:sz w:val="18"/>
                  <w:szCs w:val="18"/>
                </w:rPr>
                <w:t>序号</w:t>
              </w:r>
            </w:ins>
          </w:p>
        </w:tc>
        <w:tc>
          <w:tcPr>
            <w:tcW w:w="1309" w:type="dxa"/>
            <w:gridSpan w:val="2"/>
          </w:tcPr>
          <w:p w14:paraId="7BDCE8AB" w14:textId="77777777" w:rsidR="00B1046A" w:rsidRDefault="00B1046A" w:rsidP="00144814">
            <w:pPr>
              <w:widowControl/>
              <w:jc w:val="left"/>
              <w:rPr>
                <w:ins w:id="5480" w:author="haha" w:date="2019-07-23T15:28:00Z"/>
                <w:rFonts w:ascii="微软雅黑" w:eastAsia="微软雅黑" w:hAnsi="微软雅黑" w:cs="宋体"/>
                <w:kern w:val="0"/>
                <w:sz w:val="18"/>
                <w:szCs w:val="18"/>
              </w:rPr>
            </w:pPr>
            <w:ins w:id="5481" w:author="haha" w:date="2019-07-23T15:28:00Z">
              <w:r>
                <w:rPr>
                  <w:rFonts w:ascii="微软雅黑" w:eastAsia="微软雅黑" w:hAnsi="微软雅黑" w:cs="宋体" w:hint="eastAsia"/>
                  <w:kern w:val="0"/>
                  <w:sz w:val="18"/>
                  <w:szCs w:val="18"/>
                </w:rPr>
                <w:t>名称</w:t>
              </w:r>
            </w:ins>
          </w:p>
        </w:tc>
        <w:tc>
          <w:tcPr>
            <w:tcW w:w="3000" w:type="dxa"/>
          </w:tcPr>
          <w:p w14:paraId="64D6EE04" w14:textId="77777777" w:rsidR="00B1046A" w:rsidRDefault="00B1046A" w:rsidP="00144814">
            <w:pPr>
              <w:widowControl/>
              <w:jc w:val="left"/>
              <w:rPr>
                <w:ins w:id="5482" w:author="haha" w:date="2019-07-23T15:28:00Z"/>
                <w:rFonts w:ascii="微软雅黑" w:eastAsia="微软雅黑" w:hAnsi="微软雅黑" w:cs="宋体"/>
                <w:kern w:val="0"/>
                <w:sz w:val="18"/>
                <w:szCs w:val="18"/>
              </w:rPr>
            </w:pPr>
            <w:ins w:id="5483" w:author="haha" w:date="2019-07-23T15:28:00Z">
              <w:r>
                <w:rPr>
                  <w:rFonts w:ascii="微软雅黑" w:eastAsia="微软雅黑" w:hAnsi="微软雅黑" w:cs="宋体" w:hint="eastAsia"/>
                  <w:kern w:val="0"/>
                  <w:sz w:val="18"/>
                  <w:szCs w:val="18"/>
                </w:rPr>
                <w:t>说明（默认值、规则、数据需求）</w:t>
              </w:r>
            </w:ins>
          </w:p>
        </w:tc>
        <w:tc>
          <w:tcPr>
            <w:tcW w:w="3209" w:type="dxa"/>
          </w:tcPr>
          <w:p w14:paraId="24760013" w14:textId="77777777" w:rsidR="00B1046A" w:rsidRDefault="00B1046A" w:rsidP="00144814">
            <w:pPr>
              <w:widowControl/>
              <w:jc w:val="left"/>
              <w:rPr>
                <w:ins w:id="5484" w:author="haha" w:date="2019-07-23T15:28:00Z"/>
                <w:rFonts w:ascii="微软雅黑" w:eastAsia="微软雅黑" w:hAnsi="微软雅黑" w:cs="宋体"/>
                <w:b/>
                <w:bCs/>
                <w:kern w:val="0"/>
                <w:sz w:val="18"/>
                <w:szCs w:val="18"/>
              </w:rPr>
            </w:pPr>
            <w:ins w:id="5485" w:author="haha" w:date="2019-07-23T15:28:00Z">
              <w:r>
                <w:rPr>
                  <w:rFonts w:ascii="微软雅黑" w:eastAsia="微软雅黑" w:hAnsi="微软雅黑" w:cs="宋体" w:hint="eastAsia"/>
                  <w:b/>
                  <w:bCs/>
                  <w:kern w:val="0"/>
                  <w:sz w:val="18"/>
                  <w:szCs w:val="18"/>
                </w:rPr>
                <w:t>交互（跳转页面等）</w:t>
              </w:r>
            </w:ins>
          </w:p>
        </w:tc>
        <w:tc>
          <w:tcPr>
            <w:tcW w:w="1712" w:type="dxa"/>
          </w:tcPr>
          <w:p w14:paraId="5DED8C9A" w14:textId="77777777" w:rsidR="00B1046A" w:rsidRDefault="00B1046A" w:rsidP="00144814">
            <w:pPr>
              <w:widowControl/>
              <w:jc w:val="left"/>
              <w:rPr>
                <w:ins w:id="5486" w:author="haha" w:date="2019-07-23T15:28:00Z"/>
                <w:rFonts w:ascii="微软雅黑" w:eastAsia="微软雅黑" w:hAnsi="微软雅黑" w:cs="宋体"/>
                <w:b/>
                <w:bCs/>
                <w:kern w:val="0"/>
                <w:sz w:val="18"/>
                <w:szCs w:val="18"/>
              </w:rPr>
            </w:pPr>
            <w:ins w:id="5487" w:author="haha" w:date="2019-07-23T15:28:00Z">
              <w:r>
                <w:rPr>
                  <w:rFonts w:ascii="微软雅黑" w:eastAsia="微软雅黑" w:hAnsi="微软雅黑" w:cs="宋体" w:hint="eastAsia"/>
                  <w:b/>
                  <w:bCs/>
                  <w:kern w:val="0"/>
                  <w:sz w:val="18"/>
                  <w:szCs w:val="18"/>
                </w:rPr>
                <w:t>异常逻辑</w:t>
              </w:r>
            </w:ins>
          </w:p>
        </w:tc>
      </w:tr>
      <w:tr w:rsidR="00B1046A" w14:paraId="776DA721"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488" w:author="haha" w:date="2019-07-23T15:28:00Z"/>
        </w:trPr>
        <w:tc>
          <w:tcPr>
            <w:tcW w:w="802" w:type="dxa"/>
          </w:tcPr>
          <w:p w14:paraId="622D9FB4" w14:textId="77777777" w:rsidR="00B1046A" w:rsidRDefault="00B1046A" w:rsidP="00144814">
            <w:pPr>
              <w:widowControl/>
              <w:jc w:val="center"/>
              <w:rPr>
                <w:ins w:id="5489" w:author="haha" w:date="2019-07-23T15:28:00Z"/>
                <w:rFonts w:ascii="微软雅黑" w:eastAsia="微软雅黑" w:hAnsi="微软雅黑" w:cs="宋体"/>
                <w:bCs/>
                <w:kern w:val="0"/>
                <w:sz w:val="18"/>
                <w:szCs w:val="18"/>
              </w:rPr>
            </w:pPr>
            <w:ins w:id="5490" w:author="haha" w:date="2019-07-23T15:28:00Z">
              <w:r>
                <w:rPr>
                  <w:rFonts w:ascii="微软雅黑" w:eastAsia="微软雅黑" w:hAnsi="微软雅黑" w:cs="宋体" w:hint="eastAsia"/>
                  <w:bCs/>
                  <w:kern w:val="0"/>
                  <w:sz w:val="18"/>
                  <w:szCs w:val="18"/>
                </w:rPr>
                <w:t>1</w:t>
              </w:r>
            </w:ins>
          </w:p>
        </w:tc>
        <w:tc>
          <w:tcPr>
            <w:tcW w:w="1309" w:type="dxa"/>
            <w:gridSpan w:val="2"/>
          </w:tcPr>
          <w:p w14:paraId="0B54B21B" w14:textId="77777777" w:rsidR="00B1046A" w:rsidRDefault="00B1046A" w:rsidP="00144814">
            <w:pPr>
              <w:widowControl/>
              <w:jc w:val="left"/>
              <w:rPr>
                <w:ins w:id="5491" w:author="haha" w:date="2019-07-23T15:28:00Z"/>
                <w:rFonts w:ascii="微软雅黑" w:eastAsia="微软雅黑" w:hAnsi="微软雅黑" w:cs="微软雅黑"/>
                <w:color w:val="000000"/>
                <w:sz w:val="18"/>
                <w:szCs w:val="18"/>
              </w:rPr>
            </w:pPr>
            <w:ins w:id="5492" w:author="haha" w:date="2019-07-23T15:28:00Z">
              <w:r>
                <w:rPr>
                  <w:rFonts w:ascii="微软雅黑" w:eastAsia="微软雅黑" w:hAnsi="微软雅黑" w:cs="微软雅黑" w:hint="eastAsia"/>
                  <w:color w:val="000000"/>
                  <w:sz w:val="18"/>
                  <w:szCs w:val="18"/>
                </w:rPr>
                <w:t>日期筛选</w:t>
              </w:r>
            </w:ins>
          </w:p>
        </w:tc>
        <w:tc>
          <w:tcPr>
            <w:tcW w:w="3000" w:type="dxa"/>
          </w:tcPr>
          <w:p w14:paraId="4B4176FF" w14:textId="65D05A97" w:rsidR="00B1046A" w:rsidRDefault="00B1046A" w:rsidP="00144814">
            <w:pPr>
              <w:widowControl/>
              <w:jc w:val="left"/>
              <w:rPr>
                <w:ins w:id="5493" w:author="haha" w:date="2019-07-23T15:28:00Z"/>
                <w:rFonts w:ascii="微软雅黑" w:eastAsia="微软雅黑" w:hAnsi="微软雅黑" w:cs="微软雅黑"/>
                <w:color w:val="000000"/>
                <w:sz w:val="18"/>
                <w:szCs w:val="18"/>
              </w:rPr>
            </w:pPr>
            <w:ins w:id="5494" w:author="haha" w:date="2019-07-23T15:28:00Z">
              <w:r>
                <w:rPr>
                  <w:rFonts w:ascii="微软雅黑" w:eastAsia="微软雅黑" w:hAnsi="微软雅黑" w:cs="微软雅黑" w:hint="eastAsia"/>
                  <w:color w:val="000000"/>
                  <w:sz w:val="18"/>
                  <w:szCs w:val="18"/>
                </w:rPr>
                <w:t>筛选</w:t>
              </w:r>
            </w:ins>
            <w:ins w:id="5495" w:author="haha" w:date="2019-07-23T15:29:00Z">
              <w:r>
                <w:rPr>
                  <w:rFonts w:ascii="微软雅黑" w:eastAsia="微软雅黑" w:hAnsi="微软雅黑" w:cs="微软雅黑" w:hint="eastAsia"/>
                  <w:color w:val="000000"/>
                  <w:sz w:val="18"/>
                  <w:szCs w:val="18"/>
                </w:rPr>
                <w:t>代付代扣时间列</w:t>
              </w:r>
            </w:ins>
            <w:ins w:id="5496" w:author="haha" w:date="2019-07-23T15:28:00Z">
              <w:r>
                <w:rPr>
                  <w:rFonts w:ascii="微软雅黑" w:eastAsia="微软雅黑" w:hAnsi="微软雅黑" w:cs="微软雅黑" w:hint="eastAsia"/>
                  <w:color w:val="000000"/>
                  <w:sz w:val="18"/>
                  <w:szCs w:val="18"/>
                </w:rPr>
                <w:t>，可查询一天也可查询范围内的，查询范围内的则右边大于左边的</w:t>
              </w:r>
              <w:r>
                <w:rPr>
                  <w:rFonts w:ascii="微软雅黑" w:eastAsia="微软雅黑" w:hAnsi="微软雅黑" w:cs="微软雅黑"/>
                  <w:color w:val="000000"/>
                  <w:sz w:val="18"/>
                  <w:szCs w:val="18"/>
                </w:rPr>
                <w:t xml:space="preserve"> </w:t>
              </w:r>
            </w:ins>
          </w:p>
        </w:tc>
        <w:tc>
          <w:tcPr>
            <w:tcW w:w="3209" w:type="dxa"/>
          </w:tcPr>
          <w:p w14:paraId="297EEF87" w14:textId="77777777" w:rsidR="00B1046A" w:rsidRDefault="00B1046A" w:rsidP="00144814">
            <w:pPr>
              <w:pStyle w:val="Axure"/>
              <w:rPr>
                <w:ins w:id="5497" w:author="haha" w:date="2019-07-23T15:28:00Z"/>
                <w:rFonts w:ascii="微软雅黑" w:eastAsia="微软雅黑" w:hAnsi="微软雅黑" w:cs="微软雅黑"/>
                <w:sz w:val="18"/>
                <w:szCs w:val="18"/>
              </w:rPr>
            </w:pPr>
          </w:p>
        </w:tc>
        <w:tc>
          <w:tcPr>
            <w:tcW w:w="1712" w:type="dxa"/>
          </w:tcPr>
          <w:p w14:paraId="05B7CE2F" w14:textId="77777777" w:rsidR="00B1046A" w:rsidRDefault="00B1046A" w:rsidP="00144814">
            <w:pPr>
              <w:widowControl/>
              <w:jc w:val="left"/>
              <w:rPr>
                <w:ins w:id="5498" w:author="haha" w:date="2019-07-23T15:28:00Z"/>
                <w:rFonts w:ascii="微软雅黑" w:eastAsia="微软雅黑" w:hAnsi="微软雅黑" w:cs="宋体"/>
                <w:bCs/>
                <w:kern w:val="0"/>
                <w:sz w:val="18"/>
                <w:szCs w:val="18"/>
              </w:rPr>
            </w:pPr>
          </w:p>
        </w:tc>
      </w:tr>
      <w:tr w:rsidR="00B1046A" w14:paraId="0D62C2D8"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5499" w:author="haha" w:date="2019-07-23T15:28:00Z"/>
        </w:trPr>
        <w:tc>
          <w:tcPr>
            <w:tcW w:w="802" w:type="dxa"/>
          </w:tcPr>
          <w:p w14:paraId="44B196D2" w14:textId="77777777" w:rsidR="00B1046A" w:rsidRDefault="00B1046A" w:rsidP="00144814">
            <w:pPr>
              <w:widowControl/>
              <w:jc w:val="center"/>
              <w:rPr>
                <w:ins w:id="5500" w:author="haha" w:date="2019-07-23T15:28:00Z"/>
                <w:rFonts w:ascii="微软雅黑" w:eastAsia="微软雅黑" w:hAnsi="微软雅黑" w:cs="宋体"/>
                <w:bCs/>
                <w:kern w:val="0"/>
                <w:sz w:val="18"/>
                <w:szCs w:val="18"/>
              </w:rPr>
            </w:pPr>
            <w:ins w:id="5501" w:author="haha" w:date="2019-07-23T15:28:00Z">
              <w:r>
                <w:rPr>
                  <w:rFonts w:ascii="微软雅黑" w:eastAsia="微软雅黑" w:hAnsi="微软雅黑" w:cs="宋体" w:hint="eastAsia"/>
                  <w:bCs/>
                  <w:kern w:val="0"/>
                  <w:sz w:val="18"/>
                  <w:szCs w:val="18"/>
                </w:rPr>
                <w:t>2</w:t>
              </w:r>
            </w:ins>
          </w:p>
        </w:tc>
        <w:tc>
          <w:tcPr>
            <w:tcW w:w="1309" w:type="dxa"/>
            <w:gridSpan w:val="2"/>
          </w:tcPr>
          <w:p w14:paraId="6BF3DD9D" w14:textId="77777777" w:rsidR="00B1046A" w:rsidRDefault="00B1046A" w:rsidP="00144814">
            <w:pPr>
              <w:widowControl/>
              <w:jc w:val="left"/>
              <w:rPr>
                <w:ins w:id="5502" w:author="haha" w:date="2019-07-23T15:28:00Z"/>
                <w:rFonts w:ascii="微软雅黑" w:eastAsia="微软雅黑" w:hAnsi="微软雅黑" w:cs="微软雅黑"/>
                <w:color w:val="000000"/>
                <w:sz w:val="18"/>
                <w:szCs w:val="18"/>
              </w:rPr>
            </w:pPr>
            <w:ins w:id="5503" w:author="haha" w:date="2019-07-23T15:28:00Z">
              <w:r>
                <w:rPr>
                  <w:rFonts w:ascii="微软雅黑" w:eastAsia="微软雅黑" w:hAnsi="微软雅黑" w:cs="微软雅黑" w:hint="eastAsia"/>
                  <w:color w:val="000000"/>
                  <w:sz w:val="18"/>
                  <w:szCs w:val="18"/>
                </w:rPr>
                <w:t>关键字搜索</w:t>
              </w:r>
            </w:ins>
          </w:p>
        </w:tc>
        <w:tc>
          <w:tcPr>
            <w:tcW w:w="3000" w:type="dxa"/>
          </w:tcPr>
          <w:p w14:paraId="0589BC63" w14:textId="07065793" w:rsidR="00B1046A" w:rsidRDefault="00B1046A" w:rsidP="00144814">
            <w:pPr>
              <w:widowControl/>
              <w:jc w:val="left"/>
              <w:rPr>
                <w:ins w:id="5504" w:author="haha" w:date="2019-07-23T15:28:00Z"/>
                <w:rFonts w:ascii="微软雅黑" w:eastAsia="微软雅黑" w:hAnsi="微软雅黑" w:cs="微软雅黑"/>
                <w:color w:val="000000"/>
                <w:sz w:val="18"/>
                <w:szCs w:val="18"/>
              </w:rPr>
            </w:pPr>
            <w:ins w:id="5505" w:author="haha" w:date="2019-07-23T15:29:00Z">
              <w:r>
                <w:rPr>
                  <w:rFonts w:ascii="微软雅黑" w:eastAsia="微软雅黑" w:hAnsi="微软雅黑" w:cs="微软雅黑" w:hint="eastAsia"/>
                  <w:color w:val="000000"/>
                  <w:sz w:val="18"/>
                  <w:szCs w:val="18"/>
                </w:rPr>
                <w:t>姓名/手机号/卡号</w:t>
              </w:r>
            </w:ins>
            <w:ins w:id="5506" w:author="haha" w:date="2019-07-23T15:30:00Z">
              <w:r>
                <w:rPr>
                  <w:rFonts w:ascii="微软雅黑" w:eastAsia="微软雅黑" w:hAnsi="微软雅黑" w:cs="微软雅黑" w:hint="eastAsia"/>
                  <w:color w:val="000000"/>
                  <w:sz w:val="18"/>
                  <w:szCs w:val="18"/>
                </w:rPr>
                <w:t>列的右模糊查询</w:t>
              </w:r>
            </w:ins>
          </w:p>
        </w:tc>
        <w:tc>
          <w:tcPr>
            <w:tcW w:w="3209" w:type="dxa"/>
          </w:tcPr>
          <w:p w14:paraId="100CC842" w14:textId="77777777" w:rsidR="00B1046A" w:rsidRDefault="00B1046A" w:rsidP="00144814">
            <w:pPr>
              <w:pStyle w:val="Axure"/>
              <w:rPr>
                <w:ins w:id="5507" w:author="haha" w:date="2019-07-23T15:28:00Z"/>
                <w:rFonts w:ascii="微软雅黑" w:eastAsia="微软雅黑" w:hAnsi="微软雅黑" w:cs="微软雅黑"/>
                <w:sz w:val="18"/>
                <w:szCs w:val="18"/>
              </w:rPr>
            </w:pPr>
          </w:p>
        </w:tc>
        <w:tc>
          <w:tcPr>
            <w:tcW w:w="1712" w:type="dxa"/>
          </w:tcPr>
          <w:p w14:paraId="556B387C" w14:textId="77777777" w:rsidR="00B1046A" w:rsidRDefault="00B1046A" w:rsidP="00144814">
            <w:pPr>
              <w:widowControl/>
              <w:jc w:val="left"/>
              <w:rPr>
                <w:ins w:id="5508" w:author="haha" w:date="2019-07-23T15:28:00Z"/>
                <w:rFonts w:ascii="微软雅黑" w:eastAsia="微软雅黑" w:hAnsi="微软雅黑" w:cs="宋体"/>
                <w:bCs/>
                <w:kern w:val="0"/>
                <w:sz w:val="18"/>
                <w:szCs w:val="18"/>
              </w:rPr>
            </w:pPr>
          </w:p>
        </w:tc>
      </w:tr>
      <w:tr w:rsidR="00B1046A" w14:paraId="7D9F5C12"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09" w:author="haha" w:date="2019-07-23T15:28:00Z"/>
        </w:trPr>
        <w:tc>
          <w:tcPr>
            <w:tcW w:w="802" w:type="dxa"/>
          </w:tcPr>
          <w:p w14:paraId="20D98B1F" w14:textId="1B0EAF4E" w:rsidR="00B1046A" w:rsidRDefault="00B1046A" w:rsidP="00144814">
            <w:pPr>
              <w:widowControl/>
              <w:jc w:val="center"/>
              <w:rPr>
                <w:ins w:id="5510" w:author="haha" w:date="2019-07-23T15:28:00Z"/>
                <w:rFonts w:ascii="微软雅黑" w:eastAsia="微软雅黑" w:hAnsi="微软雅黑" w:cs="微软雅黑"/>
                <w:sz w:val="18"/>
                <w:szCs w:val="18"/>
              </w:rPr>
            </w:pPr>
            <w:ins w:id="5511" w:author="haha" w:date="2019-07-23T15:32:00Z">
              <w:r>
                <w:rPr>
                  <w:rFonts w:ascii="微软雅黑" w:eastAsia="微软雅黑" w:hAnsi="微软雅黑" w:cs="微软雅黑"/>
                  <w:sz w:val="18"/>
                  <w:szCs w:val="18"/>
                </w:rPr>
                <w:t>3</w:t>
              </w:r>
            </w:ins>
          </w:p>
        </w:tc>
        <w:tc>
          <w:tcPr>
            <w:tcW w:w="1309" w:type="dxa"/>
            <w:gridSpan w:val="2"/>
          </w:tcPr>
          <w:p w14:paraId="54BAF602" w14:textId="77777777" w:rsidR="00B1046A" w:rsidRDefault="00B1046A" w:rsidP="00144814">
            <w:pPr>
              <w:widowControl/>
              <w:jc w:val="left"/>
              <w:rPr>
                <w:ins w:id="5512" w:author="haha" w:date="2019-07-23T15:28:00Z"/>
                <w:rFonts w:ascii="微软雅黑" w:eastAsia="微软雅黑" w:hAnsi="微软雅黑" w:cs="微软雅黑"/>
                <w:color w:val="000000"/>
                <w:sz w:val="18"/>
                <w:szCs w:val="18"/>
              </w:rPr>
            </w:pPr>
            <w:ins w:id="5513" w:author="haha" w:date="2019-07-23T15:28:00Z">
              <w:r>
                <w:rPr>
                  <w:rFonts w:ascii="微软雅黑" w:eastAsia="微软雅黑" w:hAnsi="微软雅黑" w:cs="微软雅黑" w:hint="eastAsia"/>
                  <w:color w:val="000000"/>
                  <w:sz w:val="18"/>
                  <w:szCs w:val="18"/>
                </w:rPr>
                <w:t>搜索</w:t>
              </w:r>
            </w:ins>
          </w:p>
        </w:tc>
        <w:tc>
          <w:tcPr>
            <w:tcW w:w="3000" w:type="dxa"/>
          </w:tcPr>
          <w:p w14:paraId="237C8B16" w14:textId="77777777" w:rsidR="00B1046A" w:rsidRDefault="00B1046A" w:rsidP="00144814">
            <w:pPr>
              <w:widowControl/>
              <w:jc w:val="left"/>
              <w:rPr>
                <w:ins w:id="5514" w:author="haha" w:date="2019-07-23T15:28:00Z"/>
                <w:rFonts w:ascii="微软雅黑" w:eastAsia="微软雅黑" w:hAnsi="微软雅黑" w:cs="微软雅黑"/>
                <w:color w:val="000000"/>
                <w:sz w:val="18"/>
                <w:szCs w:val="18"/>
              </w:rPr>
            </w:pPr>
            <w:ins w:id="5515" w:author="haha" w:date="2019-07-23T15:28:00Z">
              <w:r>
                <w:rPr>
                  <w:rFonts w:ascii="微软雅黑" w:eastAsia="微软雅黑" w:hAnsi="微软雅黑" w:cs="微软雅黑" w:hint="eastAsia"/>
                  <w:color w:val="000000"/>
                  <w:sz w:val="18"/>
                  <w:szCs w:val="18"/>
                </w:rPr>
                <w:t>点击根据条件进行页面展示</w:t>
              </w:r>
            </w:ins>
          </w:p>
        </w:tc>
        <w:tc>
          <w:tcPr>
            <w:tcW w:w="3209" w:type="dxa"/>
          </w:tcPr>
          <w:p w14:paraId="7BF09518" w14:textId="77777777" w:rsidR="00B1046A" w:rsidRDefault="00B1046A" w:rsidP="00144814">
            <w:pPr>
              <w:pStyle w:val="Axure"/>
              <w:rPr>
                <w:ins w:id="5516" w:author="haha" w:date="2019-07-23T15:28:00Z"/>
                <w:rFonts w:ascii="微软雅黑" w:eastAsia="微软雅黑" w:hAnsi="微软雅黑" w:cs="微软雅黑"/>
                <w:sz w:val="18"/>
                <w:szCs w:val="18"/>
              </w:rPr>
            </w:pPr>
          </w:p>
        </w:tc>
        <w:tc>
          <w:tcPr>
            <w:tcW w:w="1712" w:type="dxa"/>
          </w:tcPr>
          <w:p w14:paraId="5794AC35" w14:textId="77777777" w:rsidR="00B1046A" w:rsidRDefault="00B1046A" w:rsidP="00144814">
            <w:pPr>
              <w:widowControl/>
              <w:jc w:val="left"/>
              <w:rPr>
                <w:ins w:id="5517" w:author="haha" w:date="2019-07-23T15:28:00Z"/>
                <w:rFonts w:ascii="微软雅黑" w:eastAsia="微软雅黑" w:hAnsi="微软雅黑" w:cs="微软雅黑"/>
                <w:sz w:val="18"/>
                <w:szCs w:val="18"/>
              </w:rPr>
            </w:pPr>
            <w:ins w:id="5518" w:author="haha" w:date="2019-07-23T15:28:00Z">
              <w:r>
                <w:rPr>
                  <w:rFonts w:ascii="微软雅黑" w:eastAsia="微软雅黑" w:hAnsi="微软雅黑" w:cs="微软雅黑" w:hint="eastAsia"/>
                  <w:sz w:val="18"/>
                  <w:szCs w:val="18"/>
                </w:rPr>
                <w:t>无数据展示空内容即可</w:t>
              </w:r>
            </w:ins>
          </w:p>
        </w:tc>
      </w:tr>
      <w:tr w:rsidR="00B1046A" w14:paraId="15905394"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19" w:author="haha" w:date="2019-07-23T15:28:00Z"/>
        </w:trPr>
        <w:tc>
          <w:tcPr>
            <w:tcW w:w="802" w:type="dxa"/>
          </w:tcPr>
          <w:p w14:paraId="659C112D" w14:textId="3A575C83" w:rsidR="00B1046A" w:rsidRDefault="00B1046A" w:rsidP="00144814">
            <w:pPr>
              <w:widowControl/>
              <w:jc w:val="center"/>
              <w:rPr>
                <w:ins w:id="5520" w:author="haha" w:date="2019-07-23T15:28:00Z"/>
                <w:rFonts w:ascii="微软雅黑" w:eastAsia="微软雅黑" w:hAnsi="微软雅黑" w:cs="微软雅黑"/>
                <w:sz w:val="18"/>
                <w:szCs w:val="18"/>
              </w:rPr>
            </w:pPr>
            <w:ins w:id="5521" w:author="haha" w:date="2019-07-23T15:32:00Z">
              <w:r>
                <w:rPr>
                  <w:rFonts w:ascii="微软雅黑" w:eastAsia="微软雅黑" w:hAnsi="微软雅黑" w:cs="微软雅黑"/>
                  <w:sz w:val="18"/>
                  <w:szCs w:val="18"/>
                </w:rPr>
                <w:t>4</w:t>
              </w:r>
            </w:ins>
          </w:p>
        </w:tc>
        <w:tc>
          <w:tcPr>
            <w:tcW w:w="1309" w:type="dxa"/>
            <w:gridSpan w:val="2"/>
          </w:tcPr>
          <w:p w14:paraId="2F4BE841" w14:textId="77777777" w:rsidR="00B1046A" w:rsidRDefault="00B1046A" w:rsidP="00144814">
            <w:pPr>
              <w:widowControl/>
              <w:jc w:val="left"/>
              <w:rPr>
                <w:ins w:id="5522" w:author="haha" w:date="2019-07-23T15:28:00Z"/>
                <w:rFonts w:ascii="微软雅黑" w:eastAsia="微软雅黑" w:hAnsi="微软雅黑" w:cs="微软雅黑"/>
                <w:color w:val="000000"/>
                <w:sz w:val="18"/>
                <w:szCs w:val="18"/>
              </w:rPr>
            </w:pPr>
            <w:ins w:id="5523" w:author="haha" w:date="2019-07-23T15:28:00Z">
              <w:r>
                <w:rPr>
                  <w:rFonts w:ascii="微软雅黑" w:eastAsia="微软雅黑" w:hAnsi="微软雅黑" w:cs="微软雅黑" w:hint="eastAsia"/>
                  <w:color w:val="000000"/>
                  <w:sz w:val="18"/>
                  <w:szCs w:val="18"/>
                </w:rPr>
                <w:t>重置</w:t>
              </w:r>
            </w:ins>
          </w:p>
        </w:tc>
        <w:tc>
          <w:tcPr>
            <w:tcW w:w="3000" w:type="dxa"/>
          </w:tcPr>
          <w:p w14:paraId="0E19D797" w14:textId="77777777" w:rsidR="00B1046A" w:rsidRDefault="00B1046A" w:rsidP="00144814">
            <w:pPr>
              <w:widowControl/>
              <w:jc w:val="left"/>
              <w:rPr>
                <w:ins w:id="5524" w:author="haha" w:date="2019-07-23T15:28:00Z"/>
                <w:rFonts w:ascii="微软雅黑" w:eastAsia="微软雅黑" w:hAnsi="微软雅黑" w:cs="微软雅黑"/>
                <w:color w:val="000000"/>
                <w:sz w:val="18"/>
                <w:szCs w:val="18"/>
              </w:rPr>
            </w:pPr>
            <w:ins w:id="5525" w:author="haha" w:date="2019-07-23T15:28:00Z">
              <w:r>
                <w:rPr>
                  <w:rFonts w:ascii="微软雅黑" w:eastAsia="微软雅黑" w:hAnsi="微软雅黑" w:cs="微软雅黑" w:hint="eastAsia"/>
                  <w:color w:val="000000"/>
                  <w:sz w:val="18"/>
                  <w:szCs w:val="18"/>
                </w:rPr>
                <w:t>筛选条件回到默认状态</w:t>
              </w:r>
            </w:ins>
          </w:p>
        </w:tc>
        <w:tc>
          <w:tcPr>
            <w:tcW w:w="3209" w:type="dxa"/>
          </w:tcPr>
          <w:p w14:paraId="10706465" w14:textId="77777777" w:rsidR="00B1046A" w:rsidRDefault="00B1046A" w:rsidP="00144814">
            <w:pPr>
              <w:pStyle w:val="Axure"/>
              <w:rPr>
                <w:ins w:id="5526" w:author="haha" w:date="2019-07-23T15:28:00Z"/>
                <w:rFonts w:ascii="微软雅黑" w:eastAsia="微软雅黑" w:hAnsi="微软雅黑" w:cs="微软雅黑"/>
                <w:sz w:val="18"/>
                <w:szCs w:val="18"/>
              </w:rPr>
            </w:pPr>
          </w:p>
        </w:tc>
        <w:tc>
          <w:tcPr>
            <w:tcW w:w="1712" w:type="dxa"/>
          </w:tcPr>
          <w:p w14:paraId="42C8346F" w14:textId="77777777" w:rsidR="00B1046A" w:rsidRDefault="00B1046A" w:rsidP="00144814">
            <w:pPr>
              <w:widowControl/>
              <w:jc w:val="left"/>
              <w:rPr>
                <w:ins w:id="5527" w:author="haha" w:date="2019-07-23T15:28:00Z"/>
                <w:rFonts w:ascii="微软雅黑" w:eastAsia="微软雅黑" w:hAnsi="微软雅黑" w:cs="微软雅黑"/>
                <w:sz w:val="18"/>
                <w:szCs w:val="18"/>
              </w:rPr>
            </w:pPr>
          </w:p>
        </w:tc>
      </w:tr>
      <w:tr w:rsidR="00B1046A" w14:paraId="3D427267"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28" w:author="haha" w:date="2019-07-23T15:28:00Z"/>
        </w:trPr>
        <w:tc>
          <w:tcPr>
            <w:tcW w:w="802" w:type="dxa"/>
          </w:tcPr>
          <w:p w14:paraId="5CE312A8" w14:textId="37FD2C29" w:rsidR="00B1046A" w:rsidRDefault="00B1046A" w:rsidP="00144814">
            <w:pPr>
              <w:widowControl/>
              <w:jc w:val="center"/>
              <w:rPr>
                <w:ins w:id="5529" w:author="haha" w:date="2019-07-23T15:28:00Z"/>
                <w:rFonts w:ascii="微软雅黑" w:eastAsia="微软雅黑" w:hAnsi="微软雅黑" w:cs="微软雅黑"/>
                <w:sz w:val="18"/>
                <w:szCs w:val="18"/>
              </w:rPr>
            </w:pPr>
            <w:ins w:id="5530" w:author="haha" w:date="2019-07-23T15:32:00Z">
              <w:r>
                <w:rPr>
                  <w:rFonts w:ascii="微软雅黑" w:eastAsia="微软雅黑" w:hAnsi="微软雅黑" w:cs="微软雅黑"/>
                  <w:sz w:val="18"/>
                  <w:szCs w:val="18"/>
                </w:rPr>
                <w:t>5</w:t>
              </w:r>
            </w:ins>
          </w:p>
        </w:tc>
        <w:tc>
          <w:tcPr>
            <w:tcW w:w="1309" w:type="dxa"/>
            <w:gridSpan w:val="2"/>
          </w:tcPr>
          <w:p w14:paraId="0E4F9239" w14:textId="77777777" w:rsidR="00B1046A" w:rsidRDefault="00B1046A" w:rsidP="00144814">
            <w:pPr>
              <w:widowControl/>
              <w:jc w:val="left"/>
              <w:rPr>
                <w:ins w:id="5531" w:author="haha" w:date="2019-07-23T15:28:00Z"/>
                <w:rFonts w:ascii="微软雅黑" w:eastAsia="微软雅黑" w:hAnsi="微软雅黑" w:cs="微软雅黑"/>
                <w:color w:val="000000"/>
                <w:sz w:val="18"/>
                <w:szCs w:val="18"/>
              </w:rPr>
            </w:pPr>
            <w:ins w:id="5532" w:author="haha" w:date="2019-07-23T15:28:00Z">
              <w:r>
                <w:rPr>
                  <w:rFonts w:ascii="微软雅黑" w:eastAsia="微软雅黑" w:hAnsi="微软雅黑" w:cs="微软雅黑" w:hint="eastAsia"/>
                  <w:color w:val="000000"/>
                  <w:sz w:val="18"/>
                  <w:szCs w:val="18"/>
                </w:rPr>
                <w:t>导出</w:t>
              </w:r>
            </w:ins>
          </w:p>
        </w:tc>
        <w:tc>
          <w:tcPr>
            <w:tcW w:w="3000" w:type="dxa"/>
          </w:tcPr>
          <w:p w14:paraId="1DA94A5C" w14:textId="61382278" w:rsidR="00B1046A" w:rsidRDefault="00B1046A" w:rsidP="00144814">
            <w:pPr>
              <w:widowControl/>
              <w:jc w:val="left"/>
              <w:rPr>
                <w:ins w:id="5533" w:author="haha" w:date="2019-07-23T15:28:00Z"/>
                <w:rFonts w:ascii="微软雅黑" w:eastAsia="微软雅黑" w:hAnsi="微软雅黑" w:cs="微软雅黑"/>
                <w:color w:val="000000"/>
                <w:sz w:val="18"/>
                <w:szCs w:val="18"/>
              </w:rPr>
            </w:pPr>
            <w:ins w:id="5534" w:author="haha" w:date="2019-07-23T15:28:00Z">
              <w:r>
                <w:rPr>
                  <w:rFonts w:ascii="微软雅黑" w:eastAsia="微软雅黑" w:hAnsi="微软雅黑" w:cs="微软雅黑" w:hint="eastAsia"/>
                  <w:color w:val="000000"/>
                  <w:sz w:val="18"/>
                  <w:szCs w:val="18"/>
                </w:rPr>
                <w:t>默认导出近3</w:t>
              </w:r>
              <w:r>
                <w:rPr>
                  <w:rFonts w:ascii="微软雅黑" w:eastAsia="微软雅黑" w:hAnsi="微软雅黑" w:cs="微软雅黑"/>
                  <w:color w:val="000000"/>
                  <w:sz w:val="18"/>
                  <w:szCs w:val="18"/>
                </w:rPr>
                <w:t>0</w:t>
              </w:r>
              <w:r>
                <w:rPr>
                  <w:rFonts w:ascii="微软雅黑" w:eastAsia="微软雅黑" w:hAnsi="微软雅黑" w:cs="微软雅黑" w:hint="eastAsia"/>
                  <w:color w:val="000000"/>
                  <w:sz w:val="18"/>
                  <w:szCs w:val="18"/>
                </w:rPr>
                <w:t>天的，有调件晒符合条件的不大于2</w:t>
              </w:r>
              <w:r>
                <w:rPr>
                  <w:rFonts w:ascii="微软雅黑" w:eastAsia="微软雅黑" w:hAnsi="微软雅黑" w:cs="微软雅黑"/>
                  <w:color w:val="000000"/>
                  <w:sz w:val="18"/>
                  <w:szCs w:val="18"/>
                </w:rPr>
                <w:t>M</w:t>
              </w:r>
              <w:r>
                <w:rPr>
                  <w:rFonts w:ascii="微软雅黑" w:eastAsia="微软雅黑" w:hAnsi="微软雅黑" w:cs="微软雅黑" w:hint="eastAsia"/>
                  <w:color w:val="000000"/>
                  <w:sz w:val="18"/>
                  <w:szCs w:val="18"/>
                </w:rPr>
                <w:t>，导出文件名为“</w:t>
              </w:r>
            </w:ins>
            <w:ins w:id="5535" w:author="haha" w:date="2019-07-23T15:30:00Z">
              <w:r>
                <w:rPr>
                  <w:rFonts w:ascii="微软雅黑" w:eastAsia="微软雅黑" w:hAnsi="微软雅黑" w:cs="微软雅黑" w:hint="eastAsia"/>
                  <w:color w:val="000000"/>
                  <w:sz w:val="18"/>
                  <w:szCs w:val="18"/>
                </w:rPr>
                <w:t>支付</w:t>
              </w:r>
            </w:ins>
            <w:ins w:id="5536" w:author="haha" w:date="2019-07-23T15:28:00Z">
              <w:r>
                <w:rPr>
                  <w:rFonts w:ascii="微软雅黑" w:eastAsia="微软雅黑" w:hAnsi="微软雅黑" w:cs="微软雅黑" w:hint="eastAsia"/>
                  <w:color w:val="000000"/>
                  <w:sz w:val="18"/>
                  <w:szCs w:val="18"/>
                </w:rPr>
                <w:t>明细+年月日，例如</w:t>
              </w:r>
            </w:ins>
            <w:ins w:id="5537" w:author="haha" w:date="2019-07-23T15:30:00Z">
              <w:r>
                <w:rPr>
                  <w:rFonts w:ascii="微软雅黑" w:eastAsia="微软雅黑" w:hAnsi="微软雅黑" w:cs="微软雅黑" w:hint="eastAsia"/>
                  <w:color w:val="000000"/>
                  <w:sz w:val="18"/>
                  <w:szCs w:val="18"/>
                </w:rPr>
                <w:t>支付</w:t>
              </w:r>
            </w:ins>
            <w:ins w:id="5538" w:author="haha" w:date="2019-07-23T15:28:00Z">
              <w:r>
                <w:rPr>
                  <w:rFonts w:ascii="微软雅黑" w:eastAsia="微软雅黑" w:hAnsi="微软雅黑" w:cs="微软雅黑" w:hint="eastAsia"/>
                  <w:color w:val="000000"/>
                  <w:sz w:val="18"/>
                  <w:szCs w:val="18"/>
                </w:rPr>
                <w:t>明细2</w:t>
              </w:r>
              <w:r>
                <w:rPr>
                  <w:rFonts w:ascii="微软雅黑" w:eastAsia="微软雅黑" w:hAnsi="微软雅黑" w:cs="微软雅黑"/>
                  <w:color w:val="000000"/>
                  <w:sz w:val="18"/>
                  <w:szCs w:val="18"/>
                </w:rPr>
                <w:t>0190823</w:t>
              </w:r>
              <w:r>
                <w:rPr>
                  <w:rFonts w:ascii="微软雅黑" w:eastAsia="微软雅黑" w:hAnsi="微软雅黑" w:cs="微软雅黑" w:hint="eastAsia"/>
                  <w:color w:val="000000"/>
                  <w:sz w:val="18"/>
                  <w:szCs w:val="18"/>
                </w:rPr>
                <w:t>”</w:t>
              </w:r>
            </w:ins>
          </w:p>
        </w:tc>
        <w:tc>
          <w:tcPr>
            <w:tcW w:w="3209" w:type="dxa"/>
          </w:tcPr>
          <w:p w14:paraId="02966100" w14:textId="77777777" w:rsidR="00B1046A" w:rsidRDefault="00B1046A" w:rsidP="00144814">
            <w:pPr>
              <w:pStyle w:val="Axure"/>
              <w:rPr>
                <w:ins w:id="5539" w:author="haha" w:date="2019-07-23T15:28:00Z"/>
                <w:rFonts w:ascii="微软雅黑" w:eastAsia="微软雅黑" w:hAnsi="微软雅黑" w:cs="微软雅黑"/>
                <w:sz w:val="18"/>
                <w:szCs w:val="18"/>
              </w:rPr>
            </w:pPr>
          </w:p>
        </w:tc>
        <w:tc>
          <w:tcPr>
            <w:tcW w:w="1712" w:type="dxa"/>
          </w:tcPr>
          <w:p w14:paraId="5E13EB9B" w14:textId="77777777" w:rsidR="00B1046A" w:rsidRDefault="00B1046A" w:rsidP="00144814">
            <w:pPr>
              <w:widowControl/>
              <w:jc w:val="left"/>
              <w:rPr>
                <w:ins w:id="5540" w:author="haha" w:date="2019-07-23T15:28:00Z"/>
                <w:rFonts w:ascii="微软雅黑" w:eastAsia="微软雅黑" w:hAnsi="微软雅黑" w:cs="微软雅黑"/>
                <w:sz w:val="18"/>
                <w:szCs w:val="18"/>
              </w:rPr>
            </w:pPr>
            <w:ins w:id="5541" w:author="haha" w:date="2019-07-23T15:28:00Z">
              <w:r>
                <w:rPr>
                  <w:rFonts w:ascii="微软雅黑" w:eastAsia="微软雅黑" w:hAnsi="微软雅黑" w:cs="微软雅黑" w:hint="eastAsia"/>
                  <w:sz w:val="18"/>
                  <w:szCs w:val="18"/>
                </w:rPr>
                <w:t>无数据导出提示“无数据”</w:t>
              </w:r>
            </w:ins>
          </w:p>
        </w:tc>
      </w:tr>
      <w:tr w:rsidR="00B1046A" w:rsidRPr="00F77E9B" w14:paraId="436FE1B0"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42" w:author="haha" w:date="2019-07-23T15:28:00Z"/>
        </w:trPr>
        <w:tc>
          <w:tcPr>
            <w:tcW w:w="802" w:type="dxa"/>
          </w:tcPr>
          <w:p w14:paraId="392BA2C6" w14:textId="773A6221" w:rsidR="00B1046A" w:rsidRPr="00F77E9B" w:rsidRDefault="00B1046A" w:rsidP="00144814">
            <w:pPr>
              <w:widowControl/>
              <w:jc w:val="center"/>
              <w:rPr>
                <w:ins w:id="5543" w:author="haha" w:date="2019-07-23T15:28:00Z"/>
                <w:rFonts w:ascii="微软雅黑" w:eastAsia="微软雅黑" w:hAnsi="微软雅黑" w:cs="微软雅黑"/>
                <w:color w:val="000000"/>
                <w:sz w:val="18"/>
                <w:szCs w:val="18"/>
              </w:rPr>
            </w:pPr>
            <w:ins w:id="5544" w:author="haha" w:date="2019-07-23T15:32:00Z">
              <w:r>
                <w:rPr>
                  <w:rFonts w:ascii="微软雅黑" w:eastAsia="微软雅黑" w:hAnsi="微软雅黑" w:cs="微软雅黑"/>
                  <w:color w:val="000000"/>
                  <w:sz w:val="18"/>
                  <w:szCs w:val="18"/>
                </w:rPr>
                <w:t>6</w:t>
              </w:r>
            </w:ins>
          </w:p>
        </w:tc>
        <w:tc>
          <w:tcPr>
            <w:tcW w:w="1309" w:type="dxa"/>
            <w:gridSpan w:val="2"/>
            <w:vAlign w:val="center"/>
          </w:tcPr>
          <w:p w14:paraId="5A105919" w14:textId="488AD934" w:rsidR="00B1046A" w:rsidRPr="00F77E9B" w:rsidRDefault="00B1046A" w:rsidP="00144814">
            <w:pPr>
              <w:widowControl/>
              <w:jc w:val="left"/>
              <w:rPr>
                <w:ins w:id="5545" w:author="haha" w:date="2019-07-23T15:28:00Z"/>
                <w:rFonts w:ascii="微软雅黑" w:eastAsia="微软雅黑" w:hAnsi="微软雅黑" w:cs="微软雅黑"/>
                <w:color w:val="000000"/>
                <w:sz w:val="18"/>
                <w:szCs w:val="18"/>
              </w:rPr>
            </w:pPr>
            <w:ins w:id="5546" w:author="haha" w:date="2019-07-23T15:30:00Z">
              <w:r>
                <w:rPr>
                  <w:rFonts w:ascii="微软雅黑" w:eastAsia="微软雅黑" w:hAnsi="微软雅黑" w:cs="微软雅黑" w:hint="eastAsia"/>
                  <w:color w:val="000000"/>
                  <w:sz w:val="18"/>
                  <w:szCs w:val="18"/>
                </w:rPr>
                <w:t>代付代扣时间</w:t>
              </w:r>
            </w:ins>
          </w:p>
        </w:tc>
        <w:tc>
          <w:tcPr>
            <w:tcW w:w="3000" w:type="dxa"/>
            <w:vAlign w:val="center"/>
          </w:tcPr>
          <w:p w14:paraId="403705C0" w14:textId="7EF2B9A4" w:rsidR="00B1046A" w:rsidRPr="00F77E9B" w:rsidRDefault="00B1046A" w:rsidP="00144814">
            <w:pPr>
              <w:rPr>
                <w:ins w:id="5547" w:author="haha" w:date="2019-07-23T15:28:00Z"/>
                <w:rFonts w:ascii="微软雅黑" w:eastAsia="微软雅黑" w:hAnsi="微软雅黑" w:cs="微软雅黑"/>
                <w:color w:val="000000"/>
                <w:sz w:val="18"/>
                <w:szCs w:val="18"/>
              </w:rPr>
            </w:pPr>
            <w:ins w:id="5548" w:author="haha" w:date="2019-07-23T15:28:00Z">
              <w:r>
                <w:rPr>
                  <w:rFonts w:ascii="微软雅黑" w:eastAsia="微软雅黑" w:hAnsi="微软雅黑" w:cs="微软雅黑" w:hint="eastAsia"/>
                  <w:color w:val="000000"/>
                  <w:sz w:val="18"/>
                  <w:szCs w:val="18"/>
                </w:rPr>
                <w:t>数据以</w:t>
              </w:r>
            </w:ins>
            <w:ins w:id="5549" w:author="haha" w:date="2019-07-23T15:30:00Z">
              <w:r>
                <w:rPr>
                  <w:rFonts w:ascii="微软雅黑" w:eastAsia="微软雅黑" w:hAnsi="微软雅黑" w:cs="微软雅黑" w:hint="eastAsia"/>
                  <w:color w:val="000000"/>
                  <w:sz w:val="18"/>
                  <w:szCs w:val="18"/>
                </w:rPr>
                <w:t>代付代扣</w:t>
              </w:r>
            </w:ins>
            <w:ins w:id="5550" w:author="haha" w:date="2019-07-23T15:28:00Z">
              <w:r>
                <w:rPr>
                  <w:rFonts w:ascii="微软雅黑" w:eastAsia="微软雅黑" w:hAnsi="微软雅黑" w:cs="微软雅黑" w:hint="eastAsia"/>
                  <w:color w:val="000000"/>
                  <w:sz w:val="18"/>
                  <w:szCs w:val="18"/>
                </w:rPr>
                <w:t>倒叙展示，</w:t>
              </w:r>
            </w:ins>
            <w:ins w:id="5551" w:author="haha" w:date="2019-07-23T15:30:00Z">
              <w:r>
                <w:rPr>
                  <w:rFonts w:ascii="微软雅黑" w:eastAsia="微软雅黑" w:hAnsi="微软雅黑" w:cs="微软雅黑" w:hint="eastAsia"/>
                  <w:color w:val="000000"/>
                  <w:sz w:val="18"/>
                  <w:szCs w:val="18"/>
                </w:rPr>
                <w:t>展示系统代付代扣时间，精确到秒</w:t>
              </w:r>
            </w:ins>
          </w:p>
        </w:tc>
        <w:tc>
          <w:tcPr>
            <w:tcW w:w="3209" w:type="dxa"/>
            <w:vAlign w:val="center"/>
          </w:tcPr>
          <w:p w14:paraId="19E45F49" w14:textId="77777777" w:rsidR="00B1046A" w:rsidRPr="00F77E9B" w:rsidRDefault="00B1046A" w:rsidP="00144814">
            <w:pPr>
              <w:widowControl/>
              <w:jc w:val="left"/>
              <w:rPr>
                <w:ins w:id="5552" w:author="haha" w:date="2019-07-23T15:28:00Z"/>
                <w:rFonts w:ascii="微软雅黑" w:eastAsia="微软雅黑" w:hAnsi="微软雅黑" w:cs="微软雅黑"/>
                <w:color w:val="000000"/>
                <w:sz w:val="18"/>
                <w:szCs w:val="18"/>
              </w:rPr>
            </w:pPr>
          </w:p>
        </w:tc>
        <w:tc>
          <w:tcPr>
            <w:tcW w:w="1712" w:type="dxa"/>
          </w:tcPr>
          <w:p w14:paraId="69282066" w14:textId="77777777" w:rsidR="00B1046A" w:rsidRPr="00F77E9B" w:rsidRDefault="00B1046A" w:rsidP="00144814">
            <w:pPr>
              <w:widowControl/>
              <w:jc w:val="left"/>
              <w:rPr>
                <w:ins w:id="5553" w:author="haha" w:date="2019-07-23T15:28:00Z"/>
                <w:rFonts w:ascii="微软雅黑" w:eastAsia="微软雅黑" w:hAnsi="微软雅黑" w:cs="微软雅黑"/>
                <w:color w:val="000000"/>
                <w:sz w:val="18"/>
                <w:szCs w:val="18"/>
              </w:rPr>
            </w:pPr>
            <w:ins w:id="5554" w:author="haha" w:date="2019-07-23T15:28:00Z">
              <w:r>
                <w:rPr>
                  <w:rFonts w:ascii="微软雅黑" w:eastAsia="微软雅黑" w:hAnsi="微软雅黑" w:cs="微软雅黑" w:hint="eastAsia"/>
                  <w:color w:val="000000"/>
                  <w:sz w:val="18"/>
                  <w:szCs w:val="18"/>
                </w:rPr>
                <w:t>调用风控规则的时间</w:t>
              </w:r>
            </w:ins>
          </w:p>
        </w:tc>
      </w:tr>
      <w:tr w:rsidR="00B1046A" w:rsidRPr="00F77E9B" w14:paraId="6760A017"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55" w:author="haha" w:date="2019-07-23T15:28:00Z"/>
        </w:trPr>
        <w:tc>
          <w:tcPr>
            <w:tcW w:w="802" w:type="dxa"/>
          </w:tcPr>
          <w:p w14:paraId="363207B6" w14:textId="6CCD86F7" w:rsidR="00B1046A" w:rsidRPr="00F77E9B" w:rsidRDefault="00B1046A" w:rsidP="00144814">
            <w:pPr>
              <w:widowControl/>
              <w:jc w:val="center"/>
              <w:rPr>
                <w:ins w:id="5556" w:author="haha" w:date="2019-07-23T15:28:00Z"/>
                <w:rFonts w:ascii="微软雅黑" w:eastAsia="微软雅黑" w:hAnsi="微软雅黑" w:cs="微软雅黑"/>
                <w:color w:val="000000"/>
                <w:sz w:val="18"/>
                <w:szCs w:val="18"/>
              </w:rPr>
            </w:pPr>
            <w:ins w:id="5557" w:author="haha" w:date="2019-07-23T15:32:00Z">
              <w:r>
                <w:rPr>
                  <w:rFonts w:ascii="微软雅黑" w:eastAsia="微软雅黑" w:hAnsi="微软雅黑" w:cs="微软雅黑"/>
                  <w:color w:val="000000"/>
                  <w:sz w:val="18"/>
                  <w:szCs w:val="18"/>
                </w:rPr>
                <w:t>7</w:t>
              </w:r>
            </w:ins>
          </w:p>
        </w:tc>
        <w:tc>
          <w:tcPr>
            <w:tcW w:w="1309" w:type="dxa"/>
            <w:gridSpan w:val="2"/>
            <w:vAlign w:val="center"/>
          </w:tcPr>
          <w:p w14:paraId="385EA4BD" w14:textId="6C1F24BE" w:rsidR="00B1046A" w:rsidRPr="00F77E9B" w:rsidRDefault="00B1046A" w:rsidP="00144814">
            <w:pPr>
              <w:widowControl/>
              <w:jc w:val="left"/>
              <w:rPr>
                <w:ins w:id="5558" w:author="haha" w:date="2019-07-23T15:28:00Z"/>
                <w:rFonts w:ascii="微软雅黑" w:eastAsia="微软雅黑" w:hAnsi="微软雅黑"/>
                <w:color w:val="000000"/>
                <w:sz w:val="18"/>
                <w:szCs w:val="18"/>
              </w:rPr>
            </w:pPr>
            <w:ins w:id="5559" w:author="haha" w:date="2019-07-23T15:31:00Z">
              <w:r>
                <w:rPr>
                  <w:rFonts w:ascii="微软雅黑" w:eastAsia="微软雅黑" w:hAnsi="微软雅黑" w:hint="eastAsia"/>
                  <w:color w:val="000000"/>
                  <w:sz w:val="18"/>
                  <w:szCs w:val="18"/>
                </w:rPr>
                <w:t>姓名</w:t>
              </w:r>
            </w:ins>
          </w:p>
        </w:tc>
        <w:tc>
          <w:tcPr>
            <w:tcW w:w="3000" w:type="dxa"/>
            <w:vAlign w:val="center"/>
          </w:tcPr>
          <w:p w14:paraId="21E2B569" w14:textId="5C49A763" w:rsidR="00B1046A" w:rsidRPr="00F77E9B" w:rsidRDefault="00B1046A" w:rsidP="00144814">
            <w:pPr>
              <w:rPr>
                <w:ins w:id="5560" w:author="haha" w:date="2019-07-23T15:28:00Z"/>
                <w:rFonts w:ascii="微软雅黑" w:eastAsia="微软雅黑" w:hAnsi="微软雅黑" w:cs="微软雅黑"/>
                <w:color w:val="000000"/>
                <w:sz w:val="18"/>
                <w:szCs w:val="18"/>
              </w:rPr>
            </w:pPr>
            <w:ins w:id="5561" w:author="haha" w:date="2019-07-23T15:28:00Z">
              <w:r>
                <w:rPr>
                  <w:rFonts w:ascii="微软雅黑" w:eastAsia="微软雅黑" w:hAnsi="微软雅黑" w:cs="微软雅黑" w:hint="eastAsia"/>
                  <w:color w:val="000000"/>
                  <w:sz w:val="18"/>
                  <w:szCs w:val="18"/>
                </w:rPr>
                <w:t>展示</w:t>
              </w:r>
            </w:ins>
            <w:ins w:id="5562" w:author="haha" w:date="2019-07-23T15:31:00Z">
              <w:r>
                <w:rPr>
                  <w:rFonts w:ascii="微软雅黑" w:eastAsia="微软雅黑" w:hAnsi="微软雅黑" w:cs="微软雅黑" w:hint="eastAsia"/>
                  <w:color w:val="000000"/>
                  <w:sz w:val="18"/>
                  <w:szCs w:val="18"/>
                </w:rPr>
                <w:t>代付代扣的用户姓名</w:t>
              </w:r>
            </w:ins>
          </w:p>
        </w:tc>
        <w:tc>
          <w:tcPr>
            <w:tcW w:w="3209" w:type="dxa"/>
            <w:vAlign w:val="center"/>
          </w:tcPr>
          <w:p w14:paraId="11565351" w14:textId="77777777" w:rsidR="00B1046A" w:rsidRPr="00F77E9B" w:rsidRDefault="00B1046A" w:rsidP="00144814">
            <w:pPr>
              <w:rPr>
                <w:ins w:id="5563" w:author="haha" w:date="2019-07-23T15:28:00Z"/>
                <w:rFonts w:ascii="微软雅黑" w:eastAsia="微软雅黑" w:hAnsi="微软雅黑" w:cs="微软雅黑"/>
                <w:color w:val="000000"/>
                <w:sz w:val="18"/>
                <w:szCs w:val="18"/>
              </w:rPr>
            </w:pPr>
          </w:p>
        </w:tc>
        <w:tc>
          <w:tcPr>
            <w:tcW w:w="1712" w:type="dxa"/>
            <w:vAlign w:val="center"/>
          </w:tcPr>
          <w:p w14:paraId="37C6F98E" w14:textId="77777777" w:rsidR="00B1046A" w:rsidRPr="007F0B42" w:rsidRDefault="00B1046A" w:rsidP="00144814">
            <w:pPr>
              <w:widowControl/>
              <w:jc w:val="left"/>
              <w:rPr>
                <w:ins w:id="5564" w:author="haha" w:date="2019-07-23T15:28:00Z"/>
                <w:rFonts w:ascii="微软雅黑" w:eastAsia="微软雅黑" w:hAnsi="微软雅黑" w:cs="微软雅黑"/>
                <w:color w:val="000000"/>
                <w:sz w:val="18"/>
                <w:szCs w:val="18"/>
              </w:rPr>
            </w:pPr>
          </w:p>
        </w:tc>
      </w:tr>
      <w:tr w:rsidR="00B1046A" w:rsidRPr="00F77E9B" w14:paraId="2EA56617"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65" w:author="haha" w:date="2019-07-23T15:28:00Z"/>
        </w:trPr>
        <w:tc>
          <w:tcPr>
            <w:tcW w:w="802" w:type="dxa"/>
          </w:tcPr>
          <w:p w14:paraId="00EA7497" w14:textId="0B031C32" w:rsidR="00B1046A" w:rsidRPr="00F77E9B" w:rsidRDefault="00B1046A" w:rsidP="00144814">
            <w:pPr>
              <w:widowControl/>
              <w:jc w:val="center"/>
              <w:rPr>
                <w:ins w:id="5566" w:author="haha" w:date="2019-07-23T15:28:00Z"/>
                <w:rFonts w:ascii="微软雅黑" w:eastAsia="微软雅黑" w:hAnsi="微软雅黑" w:cs="微软雅黑"/>
                <w:color w:val="000000"/>
                <w:sz w:val="18"/>
                <w:szCs w:val="18"/>
              </w:rPr>
            </w:pPr>
            <w:ins w:id="5567" w:author="haha" w:date="2019-07-23T15:32:00Z">
              <w:r>
                <w:rPr>
                  <w:rFonts w:ascii="微软雅黑" w:eastAsia="微软雅黑" w:hAnsi="微软雅黑" w:cs="微软雅黑"/>
                  <w:color w:val="000000"/>
                  <w:sz w:val="18"/>
                  <w:szCs w:val="18"/>
                </w:rPr>
                <w:t>8</w:t>
              </w:r>
            </w:ins>
          </w:p>
        </w:tc>
        <w:tc>
          <w:tcPr>
            <w:tcW w:w="1309" w:type="dxa"/>
            <w:gridSpan w:val="2"/>
            <w:vAlign w:val="center"/>
          </w:tcPr>
          <w:p w14:paraId="3D877D5A" w14:textId="7DCB438A" w:rsidR="00B1046A" w:rsidRPr="00F77E9B" w:rsidRDefault="00B1046A" w:rsidP="00144814">
            <w:pPr>
              <w:rPr>
                <w:ins w:id="5568" w:author="haha" w:date="2019-07-23T15:28:00Z"/>
                <w:rFonts w:ascii="微软雅黑" w:eastAsia="微软雅黑" w:hAnsi="微软雅黑"/>
                <w:color w:val="000000"/>
                <w:sz w:val="18"/>
                <w:szCs w:val="18"/>
              </w:rPr>
            </w:pPr>
            <w:ins w:id="5569" w:author="haha" w:date="2019-07-23T15:31:00Z">
              <w:r>
                <w:rPr>
                  <w:rFonts w:ascii="微软雅黑" w:eastAsia="微软雅黑" w:hAnsi="微软雅黑" w:hint="eastAsia"/>
                  <w:color w:val="000000"/>
                  <w:sz w:val="18"/>
                  <w:szCs w:val="18"/>
                </w:rPr>
                <w:t>手机号</w:t>
              </w:r>
            </w:ins>
          </w:p>
        </w:tc>
        <w:tc>
          <w:tcPr>
            <w:tcW w:w="3000" w:type="dxa"/>
            <w:vAlign w:val="center"/>
          </w:tcPr>
          <w:p w14:paraId="11E0BDE4" w14:textId="2F9FBF04" w:rsidR="00B1046A" w:rsidRPr="00F77E9B" w:rsidRDefault="00B1046A" w:rsidP="00144814">
            <w:pPr>
              <w:rPr>
                <w:ins w:id="5570" w:author="haha" w:date="2019-07-23T15:28:00Z"/>
                <w:rFonts w:ascii="微软雅黑" w:eastAsia="微软雅黑" w:hAnsi="微软雅黑" w:cs="微软雅黑"/>
                <w:color w:val="000000"/>
                <w:sz w:val="18"/>
                <w:szCs w:val="18"/>
              </w:rPr>
            </w:pPr>
            <w:ins w:id="5571" w:author="haha" w:date="2019-07-23T15:31:00Z">
              <w:r>
                <w:rPr>
                  <w:rFonts w:ascii="微软雅黑" w:eastAsia="微软雅黑" w:hAnsi="微软雅黑" w:cs="微软雅黑" w:hint="eastAsia"/>
                  <w:color w:val="000000"/>
                  <w:sz w:val="18"/>
                  <w:szCs w:val="18"/>
                </w:rPr>
                <w:t>展示代付代扣的手机号</w:t>
              </w:r>
            </w:ins>
          </w:p>
        </w:tc>
        <w:tc>
          <w:tcPr>
            <w:tcW w:w="3209" w:type="dxa"/>
            <w:vAlign w:val="center"/>
          </w:tcPr>
          <w:p w14:paraId="75E18ABF" w14:textId="77777777" w:rsidR="00B1046A" w:rsidRPr="00F77E9B" w:rsidRDefault="00B1046A" w:rsidP="00144814">
            <w:pPr>
              <w:rPr>
                <w:ins w:id="5572" w:author="haha" w:date="2019-07-23T15:28:00Z"/>
                <w:rFonts w:ascii="微软雅黑" w:eastAsia="微软雅黑" w:hAnsi="微软雅黑" w:cs="微软雅黑"/>
                <w:color w:val="000000"/>
                <w:sz w:val="18"/>
                <w:szCs w:val="18"/>
              </w:rPr>
            </w:pPr>
          </w:p>
        </w:tc>
        <w:tc>
          <w:tcPr>
            <w:tcW w:w="1712" w:type="dxa"/>
            <w:vAlign w:val="center"/>
          </w:tcPr>
          <w:p w14:paraId="6894C70E" w14:textId="77777777" w:rsidR="00B1046A" w:rsidRPr="007F0B42" w:rsidRDefault="00B1046A" w:rsidP="00144814">
            <w:pPr>
              <w:rPr>
                <w:ins w:id="5573" w:author="haha" w:date="2019-07-23T15:28:00Z"/>
                <w:rFonts w:ascii="微软雅黑" w:eastAsia="微软雅黑" w:hAnsi="微软雅黑" w:cs="微软雅黑"/>
                <w:color w:val="000000"/>
                <w:sz w:val="18"/>
                <w:szCs w:val="18"/>
              </w:rPr>
            </w:pPr>
          </w:p>
        </w:tc>
      </w:tr>
      <w:tr w:rsidR="00B1046A" w:rsidRPr="00F77E9B" w14:paraId="37D9F754"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74" w:author="haha" w:date="2019-07-23T15:28:00Z"/>
        </w:trPr>
        <w:tc>
          <w:tcPr>
            <w:tcW w:w="802" w:type="dxa"/>
          </w:tcPr>
          <w:p w14:paraId="1A4A3974" w14:textId="448DDD62" w:rsidR="00B1046A" w:rsidRPr="00F77E9B" w:rsidRDefault="00B1046A" w:rsidP="00144814">
            <w:pPr>
              <w:widowControl/>
              <w:jc w:val="center"/>
              <w:rPr>
                <w:ins w:id="5575" w:author="haha" w:date="2019-07-23T15:28:00Z"/>
                <w:rFonts w:ascii="微软雅黑" w:eastAsia="微软雅黑" w:hAnsi="微软雅黑" w:cs="微软雅黑"/>
                <w:color w:val="000000"/>
                <w:sz w:val="18"/>
                <w:szCs w:val="18"/>
              </w:rPr>
            </w:pPr>
            <w:ins w:id="5576" w:author="haha" w:date="2019-07-23T15:32:00Z">
              <w:r>
                <w:rPr>
                  <w:rFonts w:ascii="微软雅黑" w:eastAsia="微软雅黑" w:hAnsi="微软雅黑" w:cs="微软雅黑"/>
                  <w:color w:val="000000"/>
                  <w:sz w:val="18"/>
                  <w:szCs w:val="18"/>
                </w:rPr>
                <w:t>9</w:t>
              </w:r>
            </w:ins>
          </w:p>
        </w:tc>
        <w:tc>
          <w:tcPr>
            <w:tcW w:w="1309" w:type="dxa"/>
            <w:gridSpan w:val="2"/>
            <w:vAlign w:val="center"/>
          </w:tcPr>
          <w:p w14:paraId="2C8ADA5A" w14:textId="05ACF907" w:rsidR="00B1046A" w:rsidRPr="00F77E9B" w:rsidRDefault="00B1046A" w:rsidP="00144814">
            <w:pPr>
              <w:rPr>
                <w:ins w:id="5577" w:author="haha" w:date="2019-07-23T15:28:00Z"/>
                <w:rFonts w:ascii="微软雅黑" w:eastAsia="微软雅黑" w:hAnsi="微软雅黑"/>
                <w:color w:val="000000"/>
                <w:sz w:val="18"/>
                <w:szCs w:val="18"/>
              </w:rPr>
            </w:pPr>
            <w:ins w:id="5578" w:author="haha" w:date="2019-07-23T15:31:00Z">
              <w:r>
                <w:rPr>
                  <w:rFonts w:ascii="微软雅黑" w:eastAsia="微软雅黑" w:hAnsi="微软雅黑" w:hint="eastAsia"/>
                  <w:color w:val="000000"/>
                  <w:sz w:val="18"/>
                  <w:szCs w:val="18"/>
                </w:rPr>
                <w:t>卡号</w:t>
              </w:r>
            </w:ins>
          </w:p>
        </w:tc>
        <w:tc>
          <w:tcPr>
            <w:tcW w:w="3000" w:type="dxa"/>
            <w:vAlign w:val="center"/>
          </w:tcPr>
          <w:p w14:paraId="65E785E9" w14:textId="2E86C6EB" w:rsidR="00B1046A" w:rsidRPr="00F77E9B" w:rsidRDefault="00B1046A" w:rsidP="00144814">
            <w:pPr>
              <w:rPr>
                <w:ins w:id="5579" w:author="haha" w:date="2019-07-23T15:28:00Z"/>
                <w:rFonts w:ascii="微软雅黑" w:eastAsia="微软雅黑" w:hAnsi="微软雅黑" w:cs="微软雅黑"/>
                <w:color w:val="000000"/>
                <w:sz w:val="18"/>
                <w:szCs w:val="18"/>
              </w:rPr>
            </w:pPr>
            <w:ins w:id="5580" w:author="haha" w:date="2019-07-23T15:31:00Z">
              <w:r>
                <w:rPr>
                  <w:rFonts w:ascii="微软雅黑" w:eastAsia="微软雅黑" w:hAnsi="微软雅黑" w:cs="微软雅黑" w:hint="eastAsia"/>
                  <w:color w:val="000000"/>
                  <w:sz w:val="18"/>
                  <w:szCs w:val="18"/>
                </w:rPr>
                <w:t>展示代付代扣的卡号</w:t>
              </w:r>
            </w:ins>
          </w:p>
        </w:tc>
        <w:tc>
          <w:tcPr>
            <w:tcW w:w="3209" w:type="dxa"/>
            <w:vAlign w:val="center"/>
          </w:tcPr>
          <w:p w14:paraId="7E0925F7" w14:textId="77777777" w:rsidR="00B1046A" w:rsidRPr="00F77E9B" w:rsidRDefault="00B1046A" w:rsidP="00144814">
            <w:pPr>
              <w:rPr>
                <w:ins w:id="5581" w:author="haha" w:date="2019-07-23T15:28:00Z"/>
                <w:rFonts w:ascii="微软雅黑" w:eastAsia="微软雅黑" w:hAnsi="微软雅黑" w:cs="微软雅黑"/>
                <w:color w:val="000000"/>
                <w:sz w:val="18"/>
                <w:szCs w:val="18"/>
              </w:rPr>
            </w:pPr>
          </w:p>
        </w:tc>
        <w:tc>
          <w:tcPr>
            <w:tcW w:w="1712" w:type="dxa"/>
            <w:vAlign w:val="center"/>
          </w:tcPr>
          <w:p w14:paraId="40026B44" w14:textId="77777777" w:rsidR="00B1046A" w:rsidRPr="007F0B42" w:rsidRDefault="00B1046A" w:rsidP="00144814">
            <w:pPr>
              <w:rPr>
                <w:ins w:id="5582" w:author="haha" w:date="2019-07-23T15:28:00Z"/>
                <w:rFonts w:ascii="微软雅黑" w:eastAsia="微软雅黑" w:hAnsi="微软雅黑" w:cs="微软雅黑"/>
                <w:color w:val="000000"/>
                <w:sz w:val="18"/>
                <w:szCs w:val="18"/>
              </w:rPr>
            </w:pPr>
          </w:p>
        </w:tc>
      </w:tr>
      <w:tr w:rsidR="00B1046A" w:rsidRPr="00F77E9B" w14:paraId="05E5C092"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83" w:author="haha" w:date="2019-07-23T15:31:00Z"/>
        </w:trPr>
        <w:tc>
          <w:tcPr>
            <w:tcW w:w="802" w:type="dxa"/>
          </w:tcPr>
          <w:p w14:paraId="7EC7E2B1" w14:textId="7A738814" w:rsidR="00B1046A" w:rsidRDefault="00B1046A" w:rsidP="00144814">
            <w:pPr>
              <w:widowControl/>
              <w:jc w:val="center"/>
              <w:rPr>
                <w:ins w:id="5584" w:author="haha" w:date="2019-07-23T15:31:00Z"/>
                <w:rFonts w:ascii="微软雅黑" w:eastAsia="微软雅黑" w:hAnsi="微软雅黑" w:cs="微软雅黑"/>
                <w:color w:val="000000"/>
                <w:sz w:val="18"/>
                <w:szCs w:val="18"/>
              </w:rPr>
            </w:pPr>
            <w:ins w:id="5585" w:author="haha" w:date="2019-07-23T15:32:00Z">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0</w:t>
              </w:r>
            </w:ins>
          </w:p>
        </w:tc>
        <w:tc>
          <w:tcPr>
            <w:tcW w:w="1309" w:type="dxa"/>
            <w:gridSpan w:val="2"/>
            <w:vAlign w:val="center"/>
          </w:tcPr>
          <w:p w14:paraId="5550ABBE" w14:textId="5A1953C4" w:rsidR="00B1046A" w:rsidRDefault="00B1046A" w:rsidP="00144814">
            <w:pPr>
              <w:rPr>
                <w:ins w:id="5586" w:author="haha" w:date="2019-07-23T15:31:00Z"/>
                <w:rFonts w:ascii="微软雅黑" w:eastAsia="微软雅黑" w:hAnsi="微软雅黑"/>
                <w:color w:val="000000"/>
                <w:sz w:val="18"/>
                <w:szCs w:val="18"/>
              </w:rPr>
            </w:pPr>
            <w:ins w:id="5587" w:author="haha" w:date="2019-07-23T15:31:00Z">
              <w:r>
                <w:rPr>
                  <w:rFonts w:ascii="微软雅黑" w:eastAsia="微软雅黑" w:hAnsi="微软雅黑" w:hint="eastAsia"/>
                  <w:color w:val="000000"/>
                  <w:sz w:val="18"/>
                  <w:szCs w:val="18"/>
                </w:rPr>
                <w:t>金额</w:t>
              </w:r>
            </w:ins>
          </w:p>
        </w:tc>
        <w:tc>
          <w:tcPr>
            <w:tcW w:w="3000" w:type="dxa"/>
            <w:vAlign w:val="center"/>
          </w:tcPr>
          <w:p w14:paraId="12D97337" w14:textId="56BC0797" w:rsidR="00B1046A" w:rsidRDefault="00B1046A" w:rsidP="00144814">
            <w:pPr>
              <w:rPr>
                <w:ins w:id="5588" w:author="haha" w:date="2019-07-23T15:31:00Z"/>
                <w:rFonts w:ascii="微软雅黑" w:eastAsia="微软雅黑" w:hAnsi="微软雅黑" w:cs="微软雅黑"/>
                <w:color w:val="000000"/>
                <w:sz w:val="18"/>
                <w:szCs w:val="18"/>
              </w:rPr>
            </w:pPr>
            <w:ins w:id="5589" w:author="haha" w:date="2019-07-23T15:31:00Z">
              <w:r>
                <w:rPr>
                  <w:rFonts w:ascii="微软雅黑" w:eastAsia="微软雅黑" w:hAnsi="微软雅黑" w:cs="微软雅黑" w:hint="eastAsia"/>
                  <w:color w:val="000000"/>
                  <w:sz w:val="18"/>
                  <w:szCs w:val="18"/>
                </w:rPr>
                <w:t>展示代付代扣的金额</w:t>
              </w:r>
            </w:ins>
          </w:p>
        </w:tc>
        <w:tc>
          <w:tcPr>
            <w:tcW w:w="3209" w:type="dxa"/>
            <w:vAlign w:val="center"/>
          </w:tcPr>
          <w:p w14:paraId="3B25BAA1" w14:textId="77777777" w:rsidR="00B1046A" w:rsidRPr="00F77E9B" w:rsidRDefault="00B1046A" w:rsidP="00144814">
            <w:pPr>
              <w:rPr>
                <w:ins w:id="5590" w:author="haha" w:date="2019-07-23T15:31:00Z"/>
                <w:rFonts w:ascii="微软雅黑" w:eastAsia="微软雅黑" w:hAnsi="微软雅黑" w:cs="微软雅黑"/>
                <w:color w:val="000000"/>
                <w:sz w:val="18"/>
                <w:szCs w:val="18"/>
              </w:rPr>
            </w:pPr>
          </w:p>
        </w:tc>
        <w:tc>
          <w:tcPr>
            <w:tcW w:w="1712" w:type="dxa"/>
            <w:vAlign w:val="center"/>
          </w:tcPr>
          <w:p w14:paraId="31758E6D" w14:textId="77777777" w:rsidR="00B1046A" w:rsidRPr="007F0B42" w:rsidRDefault="00B1046A" w:rsidP="00144814">
            <w:pPr>
              <w:rPr>
                <w:ins w:id="5591" w:author="haha" w:date="2019-07-23T15:31:00Z"/>
                <w:rFonts w:ascii="微软雅黑" w:eastAsia="微软雅黑" w:hAnsi="微软雅黑" w:cs="微软雅黑"/>
                <w:color w:val="000000"/>
                <w:sz w:val="18"/>
                <w:szCs w:val="18"/>
              </w:rPr>
            </w:pPr>
          </w:p>
        </w:tc>
      </w:tr>
      <w:tr w:rsidR="00B1046A" w:rsidRPr="00B1046A" w14:paraId="37210C3D"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592" w:author="haha" w:date="2019-07-23T15:32:00Z"/>
        </w:trPr>
        <w:tc>
          <w:tcPr>
            <w:tcW w:w="802" w:type="dxa"/>
          </w:tcPr>
          <w:p w14:paraId="4A809876" w14:textId="344B81EE" w:rsidR="00B1046A" w:rsidRDefault="00B1046A" w:rsidP="00144814">
            <w:pPr>
              <w:widowControl/>
              <w:jc w:val="center"/>
              <w:rPr>
                <w:ins w:id="5593" w:author="haha" w:date="2019-07-23T15:32:00Z"/>
                <w:rFonts w:ascii="微软雅黑" w:eastAsia="微软雅黑" w:hAnsi="微软雅黑" w:cs="微软雅黑"/>
                <w:color w:val="000000"/>
                <w:sz w:val="18"/>
                <w:szCs w:val="18"/>
              </w:rPr>
            </w:pPr>
            <w:ins w:id="5594" w:author="haha" w:date="2019-07-23T15:32:00Z">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1</w:t>
              </w:r>
            </w:ins>
          </w:p>
        </w:tc>
        <w:tc>
          <w:tcPr>
            <w:tcW w:w="1309" w:type="dxa"/>
            <w:gridSpan w:val="2"/>
            <w:vAlign w:val="center"/>
          </w:tcPr>
          <w:p w14:paraId="4265D696" w14:textId="09DF50B6" w:rsidR="00B1046A" w:rsidRDefault="00B1046A" w:rsidP="00144814">
            <w:pPr>
              <w:rPr>
                <w:ins w:id="5595" w:author="haha" w:date="2019-07-23T15:32:00Z"/>
                <w:rFonts w:ascii="微软雅黑" w:eastAsia="微软雅黑" w:hAnsi="微软雅黑"/>
                <w:color w:val="000000"/>
                <w:sz w:val="18"/>
                <w:szCs w:val="18"/>
              </w:rPr>
            </w:pPr>
            <w:ins w:id="5596" w:author="haha" w:date="2019-07-23T15:32:00Z">
              <w:r>
                <w:rPr>
                  <w:rFonts w:ascii="微软雅黑" w:eastAsia="微软雅黑" w:hAnsi="微软雅黑" w:hint="eastAsia"/>
                  <w:color w:val="000000"/>
                  <w:sz w:val="18"/>
                  <w:szCs w:val="18"/>
                </w:rPr>
                <w:t>类型</w:t>
              </w:r>
            </w:ins>
          </w:p>
        </w:tc>
        <w:tc>
          <w:tcPr>
            <w:tcW w:w="3000" w:type="dxa"/>
            <w:vAlign w:val="center"/>
          </w:tcPr>
          <w:p w14:paraId="57E61720" w14:textId="44E8A027" w:rsidR="00B1046A" w:rsidRDefault="00B1046A" w:rsidP="00144814">
            <w:pPr>
              <w:rPr>
                <w:ins w:id="5597" w:author="haha" w:date="2019-07-23T15:32:00Z"/>
                <w:rFonts w:ascii="微软雅黑" w:eastAsia="微软雅黑" w:hAnsi="微软雅黑" w:cs="微软雅黑"/>
                <w:color w:val="000000"/>
                <w:sz w:val="18"/>
                <w:szCs w:val="18"/>
              </w:rPr>
            </w:pPr>
            <w:ins w:id="5598" w:author="haha" w:date="2019-07-23T15:32:00Z">
              <w:r>
                <w:rPr>
                  <w:rFonts w:ascii="微软雅黑" w:eastAsia="微软雅黑" w:hAnsi="微软雅黑" w:cs="微软雅黑" w:hint="eastAsia"/>
                  <w:color w:val="000000"/>
                  <w:sz w:val="18"/>
                  <w:szCs w:val="18"/>
                </w:rPr>
                <w:t>展示代付代扣的类型“代付/代扣”</w:t>
              </w:r>
            </w:ins>
          </w:p>
        </w:tc>
        <w:tc>
          <w:tcPr>
            <w:tcW w:w="3209" w:type="dxa"/>
            <w:vAlign w:val="center"/>
          </w:tcPr>
          <w:p w14:paraId="31121046" w14:textId="77777777" w:rsidR="00B1046A" w:rsidRPr="00F77E9B" w:rsidRDefault="00B1046A" w:rsidP="00144814">
            <w:pPr>
              <w:rPr>
                <w:ins w:id="5599" w:author="haha" w:date="2019-07-23T15:32:00Z"/>
                <w:rFonts w:ascii="微软雅黑" w:eastAsia="微软雅黑" w:hAnsi="微软雅黑" w:cs="微软雅黑"/>
                <w:color w:val="000000"/>
                <w:sz w:val="18"/>
                <w:szCs w:val="18"/>
              </w:rPr>
            </w:pPr>
          </w:p>
        </w:tc>
        <w:tc>
          <w:tcPr>
            <w:tcW w:w="1712" w:type="dxa"/>
            <w:vAlign w:val="center"/>
          </w:tcPr>
          <w:p w14:paraId="1D072B9E" w14:textId="77777777" w:rsidR="00B1046A" w:rsidRPr="007F0B42" w:rsidRDefault="00B1046A" w:rsidP="00144814">
            <w:pPr>
              <w:rPr>
                <w:ins w:id="5600" w:author="haha" w:date="2019-07-23T15:32:00Z"/>
                <w:rFonts w:ascii="微软雅黑" w:eastAsia="微软雅黑" w:hAnsi="微软雅黑" w:cs="微软雅黑"/>
                <w:color w:val="000000"/>
                <w:sz w:val="18"/>
                <w:szCs w:val="18"/>
              </w:rPr>
            </w:pPr>
          </w:p>
        </w:tc>
      </w:tr>
      <w:tr w:rsidR="00B1046A" w:rsidRPr="00B1046A" w14:paraId="32BF9110" w14:textId="77777777" w:rsidTr="001448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5601" w:author="haha" w:date="2019-07-23T15:32:00Z"/>
        </w:trPr>
        <w:tc>
          <w:tcPr>
            <w:tcW w:w="802" w:type="dxa"/>
          </w:tcPr>
          <w:p w14:paraId="04302200" w14:textId="3AE143A3" w:rsidR="00B1046A" w:rsidRDefault="00B1046A" w:rsidP="00144814">
            <w:pPr>
              <w:widowControl/>
              <w:jc w:val="center"/>
              <w:rPr>
                <w:ins w:id="5602" w:author="haha" w:date="2019-07-23T15:32:00Z"/>
                <w:rFonts w:ascii="微软雅黑" w:eastAsia="微软雅黑" w:hAnsi="微软雅黑" w:cs="微软雅黑"/>
                <w:color w:val="000000"/>
                <w:sz w:val="18"/>
                <w:szCs w:val="18"/>
              </w:rPr>
            </w:pPr>
            <w:ins w:id="5603" w:author="haha" w:date="2019-07-23T15:32:00Z">
              <w:r>
                <w:rPr>
                  <w:rFonts w:ascii="微软雅黑" w:eastAsia="微软雅黑" w:hAnsi="微软雅黑" w:cs="微软雅黑" w:hint="eastAsia"/>
                  <w:color w:val="000000"/>
                  <w:sz w:val="18"/>
                  <w:szCs w:val="18"/>
                </w:rPr>
                <w:t>1</w:t>
              </w:r>
              <w:r>
                <w:rPr>
                  <w:rFonts w:ascii="微软雅黑" w:eastAsia="微软雅黑" w:hAnsi="微软雅黑" w:cs="微软雅黑"/>
                  <w:color w:val="000000"/>
                  <w:sz w:val="18"/>
                  <w:szCs w:val="18"/>
                </w:rPr>
                <w:t>2</w:t>
              </w:r>
            </w:ins>
          </w:p>
        </w:tc>
        <w:tc>
          <w:tcPr>
            <w:tcW w:w="1309" w:type="dxa"/>
            <w:gridSpan w:val="2"/>
            <w:vAlign w:val="center"/>
          </w:tcPr>
          <w:p w14:paraId="45951485" w14:textId="7A2CF052" w:rsidR="00B1046A" w:rsidRDefault="00B1046A" w:rsidP="00144814">
            <w:pPr>
              <w:rPr>
                <w:ins w:id="5604" w:author="haha" w:date="2019-07-23T15:32:00Z"/>
                <w:rFonts w:ascii="微软雅黑" w:eastAsia="微软雅黑" w:hAnsi="微软雅黑"/>
                <w:color w:val="000000"/>
                <w:sz w:val="18"/>
                <w:szCs w:val="18"/>
              </w:rPr>
            </w:pPr>
            <w:ins w:id="5605" w:author="haha" w:date="2019-07-23T15:32:00Z">
              <w:r>
                <w:rPr>
                  <w:rFonts w:ascii="微软雅黑" w:eastAsia="微软雅黑" w:hAnsi="微软雅黑" w:hint="eastAsia"/>
                  <w:color w:val="000000"/>
                  <w:sz w:val="18"/>
                  <w:szCs w:val="18"/>
                </w:rPr>
                <w:t>手续费</w:t>
              </w:r>
            </w:ins>
          </w:p>
        </w:tc>
        <w:tc>
          <w:tcPr>
            <w:tcW w:w="3000" w:type="dxa"/>
            <w:vAlign w:val="center"/>
          </w:tcPr>
          <w:p w14:paraId="034106D7" w14:textId="4FE43DB3" w:rsidR="00B1046A" w:rsidRDefault="00B1046A" w:rsidP="00144814">
            <w:pPr>
              <w:rPr>
                <w:ins w:id="5606" w:author="haha" w:date="2019-07-23T15:32:00Z"/>
                <w:rFonts w:ascii="微软雅黑" w:eastAsia="微软雅黑" w:hAnsi="微软雅黑" w:cs="微软雅黑"/>
                <w:color w:val="000000"/>
                <w:sz w:val="18"/>
                <w:szCs w:val="18"/>
              </w:rPr>
            </w:pPr>
            <w:ins w:id="5607" w:author="haha" w:date="2019-07-23T15:32:00Z">
              <w:r>
                <w:rPr>
                  <w:rFonts w:ascii="微软雅黑" w:eastAsia="微软雅黑" w:hAnsi="微软雅黑" w:cs="微软雅黑" w:hint="eastAsia"/>
                  <w:color w:val="000000"/>
                  <w:sz w:val="18"/>
                  <w:szCs w:val="18"/>
                </w:rPr>
                <w:t>展示代付代扣的手续费</w:t>
              </w:r>
            </w:ins>
          </w:p>
        </w:tc>
        <w:tc>
          <w:tcPr>
            <w:tcW w:w="3209" w:type="dxa"/>
            <w:vAlign w:val="center"/>
          </w:tcPr>
          <w:p w14:paraId="70B01562" w14:textId="77777777" w:rsidR="00B1046A" w:rsidRPr="00F77E9B" w:rsidRDefault="00B1046A" w:rsidP="00144814">
            <w:pPr>
              <w:rPr>
                <w:ins w:id="5608" w:author="haha" w:date="2019-07-23T15:32:00Z"/>
                <w:rFonts w:ascii="微软雅黑" w:eastAsia="微软雅黑" w:hAnsi="微软雅黑" w:cs="微软雅黑"/>
                <w:color w:val="000000"/>
                <w:sz w:val="18"/>
                <w:szCs w:val="18"/>
              </w:rPr>
            </w:pPr>
          </w:p>
        </w:tc>
        <w:tc>
          <w:tcPr>
            <w:tcW w:w="1712" w:type="dxa"/>
            <w:vAlign w:val="center"/>
          </w:tcPr>
          <w:p w14:paraId="2E31420C" w14:textId="77777777" w:rsidR="00B1046A" w:rsidRPr="007F0B42" w:rsidRDefault="00B1046A" w:rsidP="00144814">
            <w:pPr>
              <w:rPr>
                <w:ins w:id="5609" w:author="haha" w:date="2019-07-23T15:32:00Z"/>
                <w:rFonts w:ascii="微软雅黑" w:eastAsia="微软雅黑" w:hAnsi="微软雅黑" w:cs="微软雅黑"/>
                <w:color w:val="000000"/>
                <w:sz w:val="18"/>
                <w:szCs w:val="18"/>
              </w:rPr>
            </w:pPr>
          </w:p>
        </w:tc>
      </w:tr>
    </w:tbl>
    <w:p w14:paraId="560DEB0E" w14:textId="77777777" w:rsidR="00FF6622" w:rsidRPr="00B1046A" w:rsidRDefault="00FF6622" w:rsidP="00FF6622"/>
    <w:p w14:paraId="6EFF669A" w14:textId="77777777" w:rsidR="00FF6622" w:rsidRPr="00FF6622" w:rsidRDefault="00FF6622" w:rsidP="00FF6622"/>
    <w:p w14:paraId="57101F13" w14:textId="77777777" w:rsidR="00FF6622" w:rsidRPr="00FF6622" w:rsidRDefault="00FF6622" w:rsidP="00FF6622"/>
    <w:p w14:paraId="208502EE" w14:textId="77777777" w:rsidR="00FF6622" w:rsidRPr="00FF6622" w:rsidRDefault="00FF6622" w:rsidP="00FF6622"/>
    <w:p w14:paraId="29CE34F0" w14:textId="0DF85E97" w:rsidR="00FF6622" w:rsidRPr="00FF6622" w:rsidDel="00225374" w:rsidRDefault="00FF6622" w:rsidP="00FF6622">
      <w:pPr>
        <w:rPr>
          <w:del w:id="5610" w:author="haha" w:date="2019-07-23T16:31:00Z"/>
        </w:rPr>
      </w:pPr>
    </w:p>
    <w:p w14:paraId="66D191CF" w14:textId="0C517ADC" w:rsidR="00FF6622" w:rsidRPr="00FF6622" w:rsidDel="00225374" w:rsidRDefault="00FF6622" w:rsidP="00FF6622">
      <w:pPr>
        <w:rPr>
          <w:del w:id="5611" w:author="haha" w:date="2019-07-23T16:31:00Z"/>
        </w:rPr>
      </w:pPr>
    </w:p>
    <w:p w14:paraId="10D39C00" w14:textId="2CE2FFA6" w:rsidR="00FF6622" w:rsidRPr="00FF6622" w:rsidDel="00225374" w:rsidRDefault="00FF6622" w:rsidP="00FF6622">
      <w:pPr>
        <w:rPr>
          <w:del w:id="5612" w:author="haha" w:date="2019-07-23T16:31:00Z"/>
        </w:rPr>
      </w:pPr>
    </w:p>
    <w:p w14:paraId="211471C3" w14:textId="1B763FD9" w:rsidR="00FF6622" w:rsidRPr="00FF6622" w:rsidDel="00225374" w:rsidRDefault="00FF6622" w:rsidP="00FF6622">
      <w:pPr>
        <w:rPr>
          <w:del w:id="5613" w:author="haha" w:date="2019-07-23T16:31:00Z"/>
        </w:rPr>
      </w:pPr>
    </w:p>
    <w:p w14:paraId="285CFD70" w14:textId="227C38AF" w:rsidR="00FF6622" w:rsidRPr="00FF6622" w:rsidDel="00225374" w:rsidRDefault="00FF6622" w:rsidP="00FF6622">
      <w:pPr>
        <w:rPr>
          <w:del w:id="5614" w:author="haha" w:date="2019-07-23T16:31:00Z"/>
        </w:rPr>
      </w:pPr>
    </w:p>
    <w:p w14:paraId="127382FD" w14:textId="129744AE" w:rsidR="00FF6622" w:rsidRPr="00FF6622" w:rsidDel="00225374" w:rsidRDefault="00FF6622" w:rsidP="00FF6622">
      <w:pPr>
        <w:rPr>
          <w:del w:id="5615" w:author="haha" w:date="2019-07-23T16:31:00Z"/>
        </w:rPr>
      </w:pPr>
    </w:p>
    <w:p w14:paraId="7474DA75" w14:textId="5032760A" w:rsidR="00FF6622" w:rsidRPr="00FF6622" w:rsidDel="00225374" w:rsidRDefault="00FF6622" w:rsidP="00FF6622">
      <w:pPr>
        <w:rPr>
          <w:del w:id="5616" w:author="haha" w:date="2019-07-23T16:31:00Z"/>
        </w:rPr>
      </w:pPr>
    </w:p>
    <w:p w14:paraId="41ED9D56" w14:textId="3AE74BA1" w:rsidR="00FF6622" w:rsidRPr="00FF6622" w:rsidDel="00225374" w:rsidRDefault="00FF6622" w:rsidP="00FF6622">
      <w:pPr>
        <w:rPr>
          <w:del w:id="5617" w:author="haha" w:date="2019-07-23T16:31:00Z"/>
        </w:rPr>
      </w:pPr>
    </w:p>
    <w:p w14:paraId="53B9B632" w14:textId="564D2BD7" w:rsidR="00FF6622" w:rsidRPr="00FF6622" w:rsidDel="00225374" w:rsidRDefault="00FF6622" w:rsidP="00FF6622">
      <w:pPr>
        <w:rPr>
          <w:del w:id="5618" w:author="haha" w:date="2019-07-23T16:31:00Z"/>
        </w:rPr>
      </w:pPr>
    </w:p>
    <w:p w14:paraId="168F80B8" w14:textId="6997B477" w:rsidR="00FF6622" w:rsidRPr="00FF6622" w:rsidDel="00225374" w:rsidRDefault="00FF6622" w:rsidP="00FF6622">
      <w:pPr>
        <w:rPr>
          <w:del w:id="5619" w:author="haha" w:date="2019-07-23T16:31:00Z"/>
        </w:rPr>
      </w:pPr>
    </w:p>
    <w:p w14:paraId="1A49E38B" w14:textId="7BF31F81" w:rsidR="00FF6622" w:rsidRPr="00FF6622" w:rsidDel="00225374" w:rsidRDefault="00FF6622" w:rsidP="00FF6622">
      <w:pPr>
        <w:rPr>
          <w:del w:id="5620" w:author="haha" w:date="2019-07-23T16:31:00Z"/>
        </w:rPr>
      </w:pPr>
    </w:p>
    <w:p w14:paraId="1FAB1707" w14:textId="390C95BE" w:rsidR="00FF6622" w:rsidRPr="00FF6622" w:rsidDel="00225374" w:rsidRDefault="00FF6622" w:rsidP="00FF6622">
      <w:pPr>
        <w:rPr>
          <w:del w:id="5621" w:author="haha" w:date="2019-07-23T16:31:00Z"/>
        </w:rPr>
      </w:pPr>
    </w:p>
    <w:p w14:paraId="019F1E9F" w14:textId="77777777" w:rsidR="00FF6622" w:rsidRPr="00FF6622" w:rsidRDefault="00FF6622" w:rsidP="00FF6622"/>
    <w:sectPr w:rsidR="00FF6622" w:rsidRPr="00FF6622" w:rsidSect="00F50667">
      <w:footerReference w:type="default" r:id="rId60"/>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03" w:author="张达闻" w:date="2019-07-22T17:55:00Z" w:initials="ZDW">
    <w:p w14:paraId="02EC5106" w14:textId="77777777" w:rsidR="00FF7E8F" w:rsidRDefault="00FF7E8F">
      <w:pPr>
        <w:pStyle w:val="ab"/>
      </w:pPr>
      <w:r>
        <w:rPr>
          <w:rStyle w:val="aa"/>
        </w:rPr>
        <w:annotationRef/>
      </w:r>
      <w:r>
        <w:rPr>
          <w:rFonts w:hint="eastAsia"/>
        </w:rPr>
        <w:t>尽量多的导出数据，可以使用</w:t>
      </w:r>
      <w:r>
        <w:rPr>
          <w:rFonts w:hint="eastAsia"/>
        </w:rPr>
        <w:t>csv</w:t>
      </w:r>
      <w:r>
        <w:rPr>
          <w:rFonts w:hint="eastAsia"/>
        </w:rPr>
        <w:t>格式导出</w:t>
      </w:r>
    </w:p>
  </w:comment>
  <w:comment w:id="3271" w:author="张达闻" w:date="2019-07-22T18:05:00Z" w:initials="ZDW">
    <w:p w14:paraId="3EECF293" w14:textId="77777777" w:rsidR="00FF7E8F" w:rsidRDefault="00FF7E8F">
      <w:pPr>
        <w:pStyle w:val="ab"/>
      </w:pPr>
      <w:r>
        <w:rPr>
          <w:rStyle w:val="aa"/>
        </w:rPr>
        <w:annotationRef/>
      </w:r>
      <w:r>
        <w:rPr>
          <w:rFonts w:hint="eastAsia"/>
        </w:rPr>
        <w:t>导出的表头是什么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EC5106" w15:done="0"/>
  <w15:commentEx w15:paraId="3EECF2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EC5106" w16cid:durableId="20E0770A"/>
  <w16cid:commentId w16cid:paraId="3EECF293" w16cid:durableId="20E079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1397D" w14:textId="77777777" w:rsidR="002E1083" w:rsidRDefault="002E1083" w:rsidP="0010616D">
      <w:r>
        <w:separator/>
      </w:r>
    </w:p>
  </w:endnote>
  <w:endnote w:type="continuationSeparator" w:id="0">
    <w:p w14:paraId="37ECC54A" w14:textId="77777777" w:rsidR="002E1083" w:rsidRDefault="002E1083" w:rsidP="00106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622" w:author="haha" w:date="2019-07-23T16:35:00Z"/>
  <w:sdt>
    <w:sdtPr>
      <w:id w:val="1660878166"/>
      <w:docPartObj>
        <w:docPartGallery w:val="Page Numbers (Bottom of Page)"/>
        <w:docPartUnique/>
      </w:docPartObj>
    </w:sdtPr>
    <w:sdtContent>
      <w:customXmlInsRangeEnd w:id="5622"/>
      <w:p w14:paraId="6093FBC8" w14:textId="2EC0B227" w:rsidR="00FF7E8F" w:rsidRDefault="00FF7E8F">
        <w:pPr>
          <w:pStyle w:val="a6"/>
          <w:jc w:val="center"/>
          <w:rPr>
            <w:ins w:id="5623" w:author="haha" w:date="2019-07-23T16:35:00Z"/>
          </w:rPr>
        </w:pPr>
        <w:ins w:id="5624" w:author="haha" w:date="2019-07-23T16:35:00Z">
          <w:r>
            <w:fldChar w:fldCharType="begin"/>
          </w:r>
          <w:r>
            <w:instrText>PAGE   \* MERGEFORMAT</w:instrText>
          </w:r>
          <w:r>
            <w:fldChar w:fldCharType="separate"/>
          </w:r>
          <w:r>
            <w:rPr>
              <w:lang w:val="zh-CN"/>
            </w:rPr>
            <w:t>2</w:t>
          </w:r>
          <w:r>
            <w:fldChar w:fldCharType="end"/>
          </w:r>
        </w:ins>
      </w:p>
      <w:customXmlInsRangeStart w:id="5625" w:author="haha" w:date="2019-07-23T16:35:00Z"/>
    </w:sdtContent>
  </w:sdt>
  <w:customXmlInsRangeEnd w:id="5625"/>
  <w:p w14:paraId="05594469" w14:textId="77777777" w:rsidR="00FF7E8F" w:rsidRDefault="00FF7E8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5AE61" w14:textId="77777777" w:rsidR="002E1083" w:rsidRDefault="002E1083" w:rsidP="0010616D">
      <w:r>
        <w:separator/>
      </w:r>
    </w:p>
  </w:footnote>
  <w:footnote w:type="continuationSeparator" w:id="0">
    <w:p w14:paraId="753CE453" w14:textId="77777777" w:rsidR="002E1083" w:rsidRDefault="002E1083" w:rsidP="00106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D1B8C"/>
    <w:multiLevelType w:val="hybridMultilevel"/>
    <w:tmpl w:val="04BE44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A27133"/>
    <w:multiLevelType w:val="hybridMultilevel"/>
    <w:tmpl w:val="28908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F984BFD"/>
    <w:multiLevelType w:val="hybridMultilevel"/>
    <w:tmpl w:val="C4929C4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5B33A1F"/>
    <w:multiLevelType w:val="hybridMultilevel"/>
    <w:tmpl w:val="12A6BAC2"/>
    <w:lvl w:ilvl="0" w:tplc="84DE97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733C3C"/>
    <w:multiLevelType w:val="hybridMultilevel"/>
    <w:tmpl w:val="0B8E82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ha">
    <w15:presenceInfo w15:providerId="None" w15:userId="haha"/>
  </w15:person>
  <w15:person w15:author=" ">
    <w15:presenceInfo w15:providerId="Windows Live" w15:userId="455b89ca35dfeb53"/>
  </w15:person>
  <w15:person w15:author="张达闻">
    <w15:presenceInfo w15:providerId="None" w15:userId="张达闻"/>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trackRevision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AD"/>
    <w:rsid w:val="000116F7"/>
    <w:rsid w:val="00047624"/>
    <w:rsid w:val="000D2E5B"/>
    <w:rsid w:val="000F2EDC"/>
    <w:rsid w:val="00101AA6"/>
    <w:rsid w:val="0010616D"/>
    <w:rsid w:val="00112F4E"/>
    <w:rsid w:val="00114180"/>
    <w:rsid w:val="0012438D"/>
    <w:rsid w:val="001254AD"/>
    <w:rsid w:val="00144814"/>
    <w:rsid w:val="00154285"/>
    <w:rsid w:val="0018635D"/>
    <w:rsid w:val="00190DEF"/>
    <w:rsid w:val="001A7DE7"/>
    <w:rsid w:val="001D4A48"/>
    <w:rsid w:val="001F1BC2"/>
    <w:rsid w:val="002037DA"/>
    <w:rsid w:val="00225374"/>
    <w:rsid w:val="0025411E"/>
    <w:rsid w:val="002D5E38"/>
    <w:rsid w:val="002E1083"/>
    <w:rsid w:val="002F6BCD"/>
    <w:rsid w:val="003120B0"/>
    <w:rsid w:val="003358FF"/>
    <w:rsid w:val="00342E29"/>
    <w:rsid w:val="0036304C"/>
    <w:rsid w:val="004073CA"/>
    <w:rsid w:val="00413C6C"/>
    <w:rsid w:val="00414DA8"/>
    <w:rsid w:val="00435C0A"/>
    <w:rsid w:val="00482A05"/>
    <w:rsid w:val="00484188"/>
    <w:rsid w:val="004A2914"/>
    <w:rsid w:val="004B4EF9"/>
    <w:rsid w:val="004C4CEE"/>
    <w:rsid w:val="0050558F"/>
    <w:rsid w:val="00512234"/>
    <w:rsid w:val="005476AB"/>
    <w:rsid w:val="005565B9"/>
    <w:rsid w:val="0055745B"/>
    <w:rsid w:val="005725AE"/>
    <w:rsid w:val="00574BFC"/>
    <w:rsid w:val="005B5C42"/>
    <w:rsid w:val="005C1FF2"/>
    <w:rsid w:val="005E0930"/>
    <w:rsid w:val="005E4484"/>
    <w:rsid w:val="0062215E"/>
    <w:rsid w:val="00624118"/>
    <w:rsid w:val="0063521A"/>
    <w:rsid w:val="0064417D"/>
    <w:rsid w:val="006549F3"/>
    <w:rsid w:val="00674ECC"/>
    <w:rsid w:val="00686277"/>
    <w:rsid w:val="006A4645"/>
    <w:rsid w:val="006B5E86"/>
    <w:rsid w:val="006D6CE1"/>
    <w:rsid w:val="006F3514"/>
    <w:rsid w:val="007262EB"/>
    <w:rsid w:val="007526AC"/>
    <w:rsid w:val="0075612A"/>
    <w:rsid w:val="00776714"/>
    <w:rsid w:val="00777C93"/>
    <w:rsid w:val="007A7239"/>
    <w:rsid w:val="007C7EA8"/>
    <w:rsid w:val="007E0185"/>
    <w:rsid w:val="007E7FE8"/>
    <w:rsid w:val="007F0B42"/>
    <w:rsid w:val="007F2BD3"/>
    <w:rsid w:val="007F5512"/>
    <w:rsid w:val="00805F45"/>
    <w:rsid w:val="00881F69"/>
    <w:rsid w:val="0089139D"/>
    <w:rsid w:val="008919C5"/>
    <w:rsid w:val="008B1E8F"/>
    <w:rsid w:val="008B6B91"/>
    <w:rsid w:val="008F0F12"/>
    <w:rsid w:val="008F5ED3"/>
    <w:rsid w:val="00930A44"/>
    <w:rsid w:val="00930CEA"/>
    <w:rsid w:val="00952D3B"/>
    <w:rsid w:val="00966CB4"/>
    <w:rsid w:val="00981E75"/>
    <w:rsid w:val="009C5430"/>
    <w:rsid w:val="009E3A3B"/>
    <w:rsid w:val="00A00E08"/>
    <w:rsid w:val="00A02CA2"/>
    <w:rsid w:val="00A20259"/>
    <w:rsid w:val="00A730C9"/>
    <w:rsid w:val="00A81099"/>
    <w:rsid w:val="00AA35FE"/>
    <w:rsid w:val="00AB6066"/>
    <w:rsid w:val="00AF6BE8"/>
    <w:rsid w:val="00B1046A"/>
    <w:rsid w:val="00B27600"/>
    <w:rsid w:val="00B3446A"/>
    <w:rsid w:val="00B86A4C"/>
    <w:rsid w:val="00B9239B"/>
    <w:rsid w:val="00BB33F5"/>
    <w:rsid w:val="00BB3B62"/>
    <w:rsid w:val="00BB5DEA"/>
    <w:rsid w:val="00BB7FED"/>
    <w:rsid w:val="00BE2990"/>
    <w:rsid w:val="00BE7C7F"/>
    <w:rsid w:val="00C205F9"/>
    <w:rsid w:val="00C21328"/>
    <w:rsid w:val="00C461DC"/>
    <w:rsid w:val="00C73E5F"/>
    <w:rsid w:val="00C81C91"/>
    <w:rsid w:val="00CB4AC9"/>
    <w:rsid w:val="00CC4580"/>
    <w:rsid w:val="00CE275A"/>
    <w:rsid w:val="00D21E34"/>
    <w:rsid w:val="00D27D2A"/>
    <w:rsid w:val="00D30571"/>
    <w:rsid w:val="00D31975"/>
    <w:rsid w:val="00D50F10"/>
    <w:rsid w:val="00D52A09"/>
    <w:rsid w:val="00D55C2A"/>
    <w:rsid w:val="00D7100B"/>
    <w:rsid w:val="00D83E93"/>
    <w:rsid w:val="00D840FE"/>
    <w:rsid w:val="00DF4AD2"/>
    <w:rsid w:val="00DF6090"/>
    <w:rsid w:val="00E015D5"/>
    <w:rsid w:val="00E32E0A"/>
    <w:rsid w:val="00E673F1"/>
    <w:rsid w:val="00E8741D"/>
    <w:rsid w:val="00EA0D6F"/>
    <w:rsid w:val="00EC21E0"/>
    <w:rsid w:val="00ED4C00"/>
    <w:rsid w:val="00F018F8"/>
    <w:rsid w:val="00F169E4"/>
    <w:rsid w:val="00F269D3"/>
    <w:rsid w:val="00F36E8B"/>
    <w:rsid w:val="00F50667"/>
    <w:rsid w:val="00F56E7E"/>
    <w:rsid w:val="00F66CF7"/>
    <w:rsid w:val="00F77E9B"/>
    <w:rsid w:val="00F814EF"/>
    <w:rsid w:val="00F93C30"/>
    <w:rsid w:val="00FB0358"/>
    <w:rsid w:val="00FD6D81"/>
    <w:rsid w:val="00FE5BA4"/>
    <w:rsid w:val="00FF6622"/>
    <w:rsid w:val="00FF7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2DE2A5"/>
  <w14:defaultImageDpi w14:val="300"/>
  <w15:docId w15:val="{2222CB30-7FF3-40AF-BCA1-1A869407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B5E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E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7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54AD"/>
    <w:pPr>
      <w:ind w:firstLineChars="200" w:firstLine="420"/>
    </w:pPr>
  </w:style>
  <w:style w:type="paragraph" w:customStyle="1" w:styleId="Axure">
    <w:name w:val="Axure表格正常文本"/>
    <w:basedOn w:val="a"/>
    <w:qFormat/>
    <w:rsid w:val="00F56E7E"/>
    <w:pPr>
      <w:spacing w:before="60" w:after="60"/>
    </w:pPr>
    <w:rPr>
      <w:rFonts w:ascii="Calibri" w:eastAsia="宋体" w:hAnsi="Calibri" w:cs="Times New Roman"/>
      <w:sz w:val="16"/>
      <w:szCs w:val="22"/>
    </w:rPr>
  </w:style>
  <w:style w:type="paragraph" w:customStyle="1" w:styleId="11">
    <w:name w:val="列出段落1"/>
    <w:basedOn w:val="a"/>
    <w:uiPriority w:val="34"/>
    <w:qFormat/>
    <w:rsid w:val="00F56E7E"/>
    <w:pPr>
      <w:ind w:firstLineChars="200" w:firstLine="420"/>
    </w:pPr>
    <w:rPr>
      <w:rFonts w:ascii="Calibri" w:eastAsia="宋体" w:hAnsi="Calibri" w:cs="Times New Roman"/>
      <w:sz w:val="21"/>
      <w:szCs w:val="22"/>
    </w:rPr>
  </w:style>
  <w:style w:type="character" w:customStyle="1" w:styleId="10">
    <w:name w:val="标题 1 字符"/>
    <w:basedOn w:val="a0"/>
    <w:link w:val="1"/>
    <w:uiPriority w:val="9"/>
    <w:rsid w:val="006B5E86"/>
    <w:rPr>
      <w:b/>
      <w:bCs/>
      <w:kern w:val="44"/>
      <w:sz w:val="44"/>
      <w:szCs w:val="44"/>
    </w:rPr>
  </w:style>
  <w:style w:type="character" w:customStyle="1" w:styleId="20">
    <w:name w:val="标题 2 字符"/>
    <w:basedOn w:val="a0"/>
    <w:link w:val="2"/>
    <w:uiPriority w:val="9"/>
    <w:rsid w:val="006B5E86"/>
    <w:rPr>
      <w:rFonts w:asciiTheme="majorHAnsi" w:eastAsiaTheme="majorEastAsia" w:hAnsiTheme="majorHAnsi" w:cstheme="majorBidi"/>
      <w:b/>
      <w:bCs/>
      <w:sz w:val="32"/>
      <w:szCs w:val="32"/>
    </w:rPr>
  </w:style>
  <w:style w:type="paragraph" w:styleId="a4">
    <w:name w:val="header"/>
    <w:basedOn w:val="a"/>
    <w:link w:val="a5"/>
    <w:uiPriority w:val="99"/>
    <w:unhideWhenUsed/>
    <w:rsid w:val="001061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0616D"/>
    <w:rPr>
      <w:sz w:val="18"/>
      <w:szCs w:val="18"/>
    </w:rPr>
  </w:style>
  <w:style w:type="paragraph" w:styleId="a6">
    <w:name w:val="footer"/>
    <w:basedOn w:val="a"/>
    <w:link w:val="a7"/>
    <w:uiPriority w:val="99"/>
    <w:unhideWhenUsed/>
    <w:rsid w:val="0010616D"/>
    <w:pPr>
      <w:tabs>
        <w:tab w:val="center" w:pos="4153"/>
        <w:tab w:val="right" w:pos="8306"/>
      </w:tabs>
      <w:snapToGrid w:val="0"/>
      <w:jc w:val="left"/>
    </w:pPr>
    <w:rPr>
      <w:sz w:val="18"/>
      <w:szCs w:val="18"/>
    </w:rPr>
  </w:style>
  <w:style w:type="character" w:customStyle="1" w:styleId="a7">
    <w:name w:val="页脚 字符"/>
    <w:basedOn w:val="a0"/>
    <w:link w:val="a6"/>
    <w:uiPriority w:val="99"/>
    <w:rsid w:val="0010616D"/>
    <w:rPr>
      <w:sz w:val="18"/>
      <w:szCs w:val="18"/>
    </w:rPr>
  </w:style>
  <w:style w:type="paragraph" w:styleId="a8">
    <w:name w:val="Balloon Text"/>
    <w:basedOn w:val="a"/>
    <w:link w:val="a9"/>
    <w:uiPriority w:val="99"/>
    <w:semiHidden/>
    <w:unhideWhenUsed/>
    <w:rsid w:val="00ED4C00"/>
    <w:rPr>
      <w:sz w:val="18"/>
      <w:szCs w:val="18"/>
    </w:rPr>
  </w:style>
  <w:style w:type="character" w:customStyle="1" w:styleId="a9">
    <w:name w:val="批注框文本 字符"/>
    <w:basedOn w:val="a0"/>
    <w:link w:val="a8"/>
    <w:uiPriority w:val="99"/>
    <w:semiHidden/>
    <w:rsid w:val="00ED4C00"/>
    <w:rPr>
      <w:sz w:val="18"/>
      <w:szCs w:val="18"/>
    </w:rPr>
  </w:style>
  <w:style w:type="character" w:customStyle="1" w:styleId="30">
    <w:name w:val="标题 3 字符"/>
    <w:basedOn w:val="a0"/>
    <w:link w:val="3"/>
    <w:uiPriority w:val="9"/>
    <w:rsid w:val="00BB7FED"/>
    <w:rPr>
      <w:b/>
      <w:bCs/>
      <w:sz w:val="32"/>
      <w:szCs w:val="32"/>
    </w:rPr>
  </w:style>
  <w:style w:type="character" w:styleId="aa">
    <w:name w:val="annotation reference"/>
    <w:basedOn w:val="a0"/>
    <w:uiPriority w:val="99"/>
    <w:semiHidden/>
    <w:unhideWhenUsed/>
    <w:rsid w:val="006F3514"/>
    <w:rPr>
      <w:sz w:val="21"/>
      <w:szCs w:val="21"/>
    </w:rPr>
  </w:style>
  <w:style w:type="paragraph" w:styleId="ab">
    <w:name w:val="annotation text"/>
    <w:basedOn w:val="a"/>
    <w:link w:val="ac"/>
    <w:uiPriority w:val="99"/>
    <w:semiHidden/>
    <w:unhideWhenUsed/>
    <w:rsid w:val="006F3514"/>
    <w:pPr>
      <w:jc w:val="left"/>
    </w:pPr>
  </w:style>
  <w:style w:type="character" w:customStyle="1" w:styleId="ac">
    <w:name w:val="批注文字 字符"/>
    <w:basedOn w:val="a0"/>
    <w:link w:val="ab"/>
    <w:uiPriority w:val="99"/>
    <w:semiHidden/>
    <w:rsid w:val="006F3514"/>
  </w:style>
  <w:style w:type="paragraph" w:styleId="ad">
    <w:name w:val="annotation subject"/>
    <w:basedOn w:val="ab"/>
    <w:next w:val="ab"/>
    <w:link w:val="ae"/>
    <w:uiPriority w:val="99"/>
    <w:semiHidden/>
    <w:unhideWhenUsed/>
    <w:rsid w:val="006F3514"/>
    <w:rPr>
      <w:b/>
      <w:bCs/>
    </w:rPr>
  </w:style>
  <w:style w:type="character" w:customStyle="1" w:styleId="ae">
    <w:name w:val="批注主题 字符"/>
    <w:basedOn w:val="ac"/>
    <w:link w:val="ad"/>
    <w:uiPriority w:val="99"/>
    <w:semiHidden/>
    <w:rsid w:val="006F3514"/>
    <w:rPr>
      <w:b/>
      <w:bCs/>
    </w:rPr>
  </w:style>
  <w:style w:type="paragraph" w:styleId="TOC">
    <w:name w:val="TOC Heading"/>
    <w:basedOn w:val="1"/>
    <w:next w:val="a"/>
    <w:uiPriority w:val="39"/>
    <w:unhideWhenUsed/>
    <w:qFormat/>
    <w:rsid w:val="0022537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25374"/>
  </w:style>
  <w:style w:type="paragraph" w:styleId="TOC2">
    <w:name w:val="toc 2"/>
    <w:basedOn w:val="a"/>
    <w:next w:val="a"/>
    <w:autoRedefine/>
    <w:uiPriority w:val="39"/>
    <w:unhideWhenUsed/>
    <w:rsid w:val="00225374"/>
    <w:pPr>
      <w:ind w:leftChars="200" w:left="420"/>
    </w:pPr>
  </w:style>
  <w:style w:type="paragraph" w:styleId="TOC3">
    <w:name w:val="toc 3"/>
    <w:basedOn w:val="a"/>
    <w:next w:val="a"/>
    <w:autoRedefine/>
    <w:uiPriority w:val="39"/>
    <w:unhideWhenUsed/>
    <w:rsid w:val="00225374"/>
    <w:pPr>
      <w:ind w:leftChars="400" w:left="840"/>
    </w:pPr>
  </w:style>
  <w:style w:type="character" w:styleId="af">
    <w:name w:val="Hyperlink"/>
    <w:basedOn w:val="a0"/>
    <w:uiPriority w:val="99"/>
    <w:unhideWhenUsed/>
    <w:rsid w:val="002253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91101">
      <w:bodyDiv w:val="1"/>
      <w:marLeft w:val="0"/>
      <w:marRight w:val="0"/>
      <w:marTop w:val="0"/>
      <w:marBottom w:val="0"/>
      <w:divBdr>
        <w:top w:val="none" w:sz="0" w:space="0" w:color="auto"/>
        <w:left w:val="none" w:sz="0" w:space="0" w:color="auto"/>
        <w:bottom w:val="none" w:sz="0" w:space="0" w:color="auto"/>
        <w:right w:val="none" w:sz="0" w:space="0" w:color="auto"/>
      </w:divBdr>
    </w:div>
    <w:div w:id="1050347062">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omments" Target="comments.xml"/><Relationship Id="rId41" Type="http://schemas.openxmlformats.org/officeDocument/2006/relationships/image" Target="media/image31.png"/><Relationship Id="rId54" Type="http://schemas.openxmlformats.org/officeDocument/2006/relationships/image" Target="media/image4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6/09/relationships/commentsIds" Target="commentsIds.xm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commentsExtended" Target="commentsExtended.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7C1CE-1052-4B39-84C3-C5553AE3F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6053</Words>
  <Characters>34506</Characters>
  <Application>Microsoft Office Word</Application>
  <DocSecurity>0</DocSecurity>
  <Lines>287</Lines>
  <Paragraphs>80</Paragraphs>
  <ScaleCrop>false</ScaleCrop>
  <Company/>
  <LinksUpToDate>false</LinksUpToDate>
  <CharactersWithSpaces>40479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dawen zhang</dc:creator>
  <cp:keywords/>
  <dc:description/>
  <cp:lastModifiedBy> </cp:lastModifiedBy>
  <cp:revision>25</cp:revision>
  <dcterms:created xsi:type="dcterms:W3CDTF">2019-07-23T05:40:00Z</dcterms:created>
  <dcterms:modified xsi:type="dcterms:W3CDTF">2019-07-26T10:37:00Z</dcterms:modified>
</cp:coreProperties>
</file>