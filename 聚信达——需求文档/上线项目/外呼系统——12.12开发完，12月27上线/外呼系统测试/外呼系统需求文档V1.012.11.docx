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DCEDB6" w14:textId="2840A860" w:rsidR="002D18CC" w:rsidRPr="00AD5670" w:rsidRDefault="006F13F6">
      <w:pPr>
        <w:rPr>
          <w:sz w:val="44"/>
          <w:szCs w:val="44"/>
        </w:rPr>
        <w:pPrChange w:id="0" w:author="haha" w:date="2018-12-07T18:38:00Z">
          <w:pPr>
            <w:jc w:val="center"/>
          </w:pPr>
        </w:pPrChange>
      </w:pPr>
      <w:bookmarkStart w:id="1" w:name="_Toc531687092"/>
      <w:ins w:id="2" w:author="haha" w:date="2018-12-07T15:22:00Z">
        <w:r>
          <w:rPr>
            <w:sz w:val="44"/>
            <w:szCs w:val="44"/>
          </w:rPr>
          <w:softHyphen/>
        </w:r>
      </w:ins>
      <w:r w:rsidR="00E0539A" w:rsidRPr="00AD5670">
        <w:rPr>
          <w:rFonts w:hint="eastAsia"/>
          <w:sz w:val="44"/>
          <w:szCs w:val="44"/>
        </w:rPr>
        <w:t>外呼系统需求文档V</w:t>
      </w:r>
      <w:r w:rsidR="00E0539A" w:rsidRPr="00AD5670">
        <w:rPr>
          <w:sz w:val="44"/>
          <w:szCs w:val="44"/>
        </w:rPr>
        <w:t>1.0</w:t>
      </w:r>
      <w:bookmarkEnd w:id="1"/>
    </w:p>
    <w:sdt>
      <w:sdtPr>
        <w:rPr>
          <w:rFonts w:asciiTheme="minorHAnsi" w:eastAsiaTheme="minorEastAsia" w:hAnsiTheme="minorHAnsi" w:cstheme="minorBidi"/>
          <w:color w:val="auto"/>
          <w:kern w:val="2"/>
          <w:sz w:val="21"/>
          <w:szCs w:val="22"/>
          <w:lang w:val="zh-CN"/>
        </w:rPr>
        <w:id w:val="1169215275"/>
        <w:docPartObj>
          <w:docPartGallery w:val="Table of Contents"/>
          <w:docPartUnique/>
        </w:docPartObj>
      </w:sdtPr>
      <w:sdtEndPr>
        <w:rPr>
          <w:b/>
          <w:bCs/>
        </w:rPr>
      </w:sdtEndPr>
      <w:sdtContent>
        <w:p w14:paraId="72DC201E" w14:textId="306EB9BE" w:rsidR="00496C19" w:rsidRDefault="00496C19">
          <w:pPr>
            <w:pStyle w:val="TOC"/>
          </w:pPr>
          <w:r>
            <w:rPr>
              <w:lang w:val="zh-CN"/>
            </w:rPr>
            <w:t>目录</w:t>
          </w:r>
        </w:p>
        <w:p w14:paraId="29119320" w14:textId="3FEDC113" w:rsidR="006E757D" w:rsidRDefault="00496C19">
          <w:pPr>
            <w:pStyle w:val="TOC1"/>
            <w:tabs>
              <w:tab w:val="right" w:leader="dot" w:pos="8296"/>
            </w:tabs>
            <w:rPr>
              <w:ins w:id="3" w:author="haha" w:date="2018-12-10T18:10:00Z"/>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ins w:id="4" w:author="haha" w:date="2018-12-10T18:10:00Z">
            <w:r w:rsidR="006E757D" w:rsidRPr="0054677C">
              <w:rPr>
                <w:rStyle w:val="af0"/>
                <w:noProof/>
              </w:rPr>
              <w:fldChar w:fldCharType="begin"/>
            </w:r>
            <w:r w:rsidR="006E757D" w:rsidRPr="0054677C">
              <w:rPr>
                <w:rStyle w:val="af0"/>
                <w:noProof/>
              </w:rPr>
              <w:instrText xml:space="preserve"> </w:instrText>
            </w:r>
            <w:r w:rsidR="006E757D">
              <w:rPr>
                <w:noProof/>
              </w:rPr>
              <w:instrText>HYPERLINK \l "_Toc532228771"</w:instrText>
            </w:r>
            <w:r w:rsidR="006E757D" w:rsidRPr="0054677C">
              <w:rPr>
                <w:rStyle w:val="af0"/>
                <w:noProof/>
              </w:rPr>
              <w:instrText xml:space="preserve"> </w:instrText>
            </w:r>
            <w:r w:rsidR="006E757D" w:rsidRPr="0054677C">
              <w:rPr>
                <w:rStyle w:val="af0"/>
                <w:noProof/>
              </w:rPr>
              <w:fldChar w:fldCharType="separate"/>
            </w:r>
            <w:r w:rsidR="006E757D" w:rsidRPr="0054677C">
              <w:rPr>
                <w:rStyle w:val="af0"/>
                <w:noProof/>
              </w:rPr>
              <w:t>一、概要</w:t>
            </w:r>
            <w:r w:rsidR="006E757D">
              <w:rPr>
                <w:noProof/>
                <w:webHidden/>
              </w:rPr>
              <w:tab/>
            </w:r>
            <w:r w:rsidR="006E757D">
              <w:rPr>
                <w:noProof/>
                <w:webHidden/>
              </w:rPr>
              <w:fldChar w:fldCharType="begin"/>
            </w:r>
            <w:r w:rsidR="006E757D">
              <w:rPr>
                <w:noProof/>
                <w:webHidden/>
              </w:rPr>
              <w:instrText xml:space="preserve"> PAGEREF _Toc532228771 \h </w:instrText>
            </w:r>
          </w:ins>
          <w:r w:rsidR="006E757D">
            <w:rPr>
              <w:noProof/>
              <w:webHidden/>
            </w:rPr>
          </w:r>
          <w:r w:rsidR="006E757D">
            <w:rPr>
              <w:noProof/>
              <w:webHidden/>
            </w:rPr>
            <w:fldChar w:fldCharType="separate"/>
          </w:r>
          <w:ins w:id="5" w:author="haha" w:date="2018-12-10T18:10:00Z">
            <w:r w:rsidR="006E757D">
              <w:rPr>
                <w:noProof/>
                <w:webHidden/>
              </w:rPr>
              <w:t>2</w:t>
            </w:r>
            <w:r w:rsidR="006E757D">
              <w:rPr>
                <w:noProof/>
                <w:webHidden/>
              </w:rPr>
              <w:fldChar w:fldCharType="end"/>
            </w:r>
            <w:r w:rsidR="006E757D" w:rsidRPr="0054677C">
              <w:rPr>
                <w:rStyle w:val="af0"/>
                <w:noProof/>
              </w:rPr>
              <w:fldChar w:fldCharType="end"/>
            </w:r>
          </w:ins>
        </w:p>
        <w:p w14:paraId="2245FEFB" w14:textId="45B43347" w:rsidR="006E757D" w:rsidRDefault="006E757D">
          <w:pPr>
            <w:pStyle w:val="TOC1"/>
            <w:tabs>
              <w:tab w:val="right" w:leader="dot" w:pos="8296"/>
            </w:tabs>
            <w:rPr>
              <w:ins w:id="6" w:author="haha" w:date="2018-12-10T18:10:00Z"/>
              <w:rFonts w:cstheme="minorBidi"/>
              <w:noProof/>
              <w:kern w:val="2"/>
              <w:sz w:val="21"/>
            </w:rPr>
          </w:pPr>
          <w:ins w:id="7" w:author="haha" w:date="2018-12-10T18:10:00Z">
            <w:r w:rsidRPr="0054677C">
              <w:rPr>
                <w:rStyle w:val="af0"/>
                <w:noProof/>
              </w:rPr>
              <w:fldChar w:fldCharType="begin"/>
            </w:r>
            <w:r w:rsidRPr="0054677C">
              <w:rPr>
                <w:rStyle w:val="af0"/>
                <w:noProof/>
              </w:rPr>
              <w:instrText xml:space="preserve"> </w:instrText>
            </w:r>
            <w:r>
              <w:rPr>
                <w:noProof/>
              </w:rPr>
              <w:instrText>HYPERLINK \l "_Toc532228772"</w:instrText>
            </w:r>
            <w:r w:rsidRPr="0054677C">
              <w:rPr>
                <w:rStyle w:val="af0"/>
                <w:noProof/>
              </w:rPr>
              <w:instrText xml:space="preserve"> </w:instrText>
            </w:r>
            <w:r w:rsidRPr="0054677C">
              <w:rPr>
                <w:rStyle w:val="af0"/>
                <w:noProof/>
              </w:rPr>
              <w:fldChar w:fldCharType="separate"/>
            </w:r>
            <w:r w:rsidRPr="0054677C">
              <w:rPr>
                <w:rStyle w:val="af0"/>
                <w:noProof/>
              </w:rPr>
              <w:t>二、登录页面的展示</w:t>
            </w:r>
            <w:r>
              <w:rPr>
                <w:noProof/>
                <w:webHidden/>
              </w:rPr>
              <w:tab/>
            </w:r>
            <w:r>
              <w:rPr>
                <w:noProof/>
                <w:webHidden/>
              </w:rPr>
              <w:fldChar w:fldCharType="begin"/>
            </w:r>
            <w:r>
              <w:rPr>
                <w:noProof/>
                <w:webHidden/>
              </w:rPr>
              <w:instrText xml:space="preserve"> PAGEREF _Toc532228772 \h </w:instrText>
            </w:r>
          </w:ins>
          <w:r>
            <w:rPr>
              <w:noProof/>
              <w:webHidden/>
            </w:rPr>
          </w:r>
          <w:r>
            <w:rPr>
              <w:noProof/>
              <w:webHidden/>
            </w:rPr>
            <w:fldChar w:fldCharType="separate"/>
          </w:r>
          <w:ins w:id="8" w:author="haha" w:date="2018-12-10T18:10:00Z">
            <w:r>
              <w:rPr>
                <w:noProof/>
                <w:webHidden/>
              </w:rPr>
              <w:t>3</w:t>
            </w:r>
            <w:r>
              <w:rPr>
                <w:noProof/>
                <w:webHidden/>
              </w:rPr>
              <w:fldChar w:fldCharType="end"/>
            </w:r>
            <w:r w:rsidRPr="0054677C">
              <w:rPr>
                <w:rStyle w:val="af0"/>
                <w:noProof/>
              </w:rPr>
              <w:fldChar w:fldCharType="end"/>
            </w:r>
          </w:ins>
        </w:p>
        <w:p w14:paraId="72539A2E" w14:textId="03356CDA" w:rsidR="006E757D" w:rsidRDefault="006E757D">
          <w:pPr>
            <w:pStyle w:val="TOC1"/>
            <w:tabs>
              <w:tab w:val="right" w:leader="dot" w:pos="8296"/>
            </w:tabs>
            <w:rPr>
              <w:ins w:id="9" w:author="haha" w:date="2018-12-10T18:10:00Z"/>
              <w:rFonts w:cstheme="minorBidi"/>
              <w:noProof/>
              <w:kern w:val="2"/>
              <w:sz w:val="21"/>
            </w:rPr>
          </w:pPr>
          <w:ins w:id="10" w:author="haha" w:date="2018-12-10T18:10:00Z">
            <w:r w:rsidRPr="0054677C">
              <w:rPr>
                <w:rStyle w:val="af0"/>
                <w:noProof/>
              </w:rPr>
              <w:fldChar w:fldCharType="begin"/>
            </w:r>
            <w:r w:rsidRPr="0054677C">
              <w:rPr>
                <w:rStyle w:val="af0"/>
                <w:noProof/>
              </w:rPr>
              <w:instrText xml:space="preserve"> </w:instrText>
            </w:r>
            <w:r>
              <w:rPr>
                <w:noProof/>
              </w:rPr>
              <w:instrText>HYPERLINK \l "_Toc532228773"</w:instrText>
            </w:r>
            <w:r w:rsidRPr="0054677C">
              <w:rPr>
                <w:rStyle w:val="af0"/>
                <w:noProof/>
              </w:rPr>
              <w:instrText xml:space="preserve"> </w:instrText>
            </w:r>
            <w:r w:rsidRPr="0054677C">
              <w:rPr>
                <w:rStyle w:val="af0"/>
                <w:noProof/>
              </w:rPr>
              <w:fldChar w:fldCharType="separate"/>
            </w:r>
            <w:r w:rsidRPr="0054677C">
              <w:rPr>
                <w:rStyle w:val="af0"/>
                <w:noProof/>
              </w:rPr>
              <w:t>三、首页的展示内容（外呼统计、历史下款数据、历史拨打个数以及历史接通数据）</w:t>
            </w:r>
            <w:r>
              <w:rPr>
                <w:noProof/>
                <w:webHidden/>
              </w:rPr>
              <w:tab/>
            </w:r>
            <w:r>
              <w:rPr>
                <w:noProof/>
                <w:webHidden/>
              </w:rPr>
              <w:fldChar w:fldCharType="begin"/>
            </w:r>
            <w:r>
              <w:rPr>
                <w:noProof/>
                <w:webHidden/>
              </w:rPr>
              <w:instrText xml:space="preserve"> PAGEREF _Toc532228773 \h </w:instrText>
            </w:r>
          </w:ins>
          <w:r>
            <w:rPr>
              <w:noProof/>
              <w:webHidden/>
            </w:rPr>
          </w:r>
          <w:r>
            <w:rPr>
              <w:noProof/>
              <w:webHidden/>
            </w:rPr>
            <w:fldChar w:fldCharType="separate"/>
          </w:r>
          <w:ins w:id="11" w:author="haha" w:date="2018-12-10T18:10:00Z">
            <w:r>
              <w:rPr>
                <w:noProof/>
                <w:webHidden/>
              </w:rPr>
              <w:t>4</w:t>
            </w:r>
            <w:r>
              <w:rPr>
                <w:noProof/>
                <w:webHidden/>
              </w:rPr>
              <w:fldChar w:fldCharType="end"/>
            </w:r>
            <w:r w:rsidRPr="0054677C">
              <w:rPr>
                <w:rStyle w:val="af0"/>
                <w:noProof/>
              </w:rPr>
              <w:fldChar w:fldCharType="end"/>
            </w:r>
          </w:ins>
        </w:p>
        <w:p w14:paraId="0C4EBCFE" w14:textId="194601E3" w:rsidR="006E757D" w:rsidRDefault="006E757D">
          <w:pPr>
            <w:pStyle w:val="TOC1"/>
            <w:tabs>
              <w:tab w:val="right" w:leader="dot" w:pos="8296"/>
            </w:tabs>
            <w:rPr>
              <w:ins w:id="12" w:author="haha" w:date="2018-12-10T18:10:00Z"/>
              <w:rFonts w:cstheme="minorBidi"/>
              <w:noProof/>
              <w:kern w:val="2"/>
              <w:sz w:val="21"/>
            </w:rPr>
          </w:pPr>
          <w:ins w:id="13" w:author="haha" w:date="2018-12-10T18:10:00Z">
            <w:r w:rsidRPr="0054677C">
              <w:rPr>
                <w:rStyle w:val="af0"/>
                <w:noProof/>
              </w:rPr>
              <w:fldChar w:fldCharType="begin"/>
            </w:r>
            <w:r w:rsidRPr="0054677C">
              <w:rPr>
                <w:rStyle w:val="af0"/>
                <w:noProof/>
              </w:rPr>
              <w:instrText xml:space="preserve"> </w:instrText>
            </w:r>
            <w:r>
              <w:rPr>
                <w:noProof/>
              </w:rPr>
              <w:instrText>HYPERLINK \l "_Toc532228774"</w:instrText>
            </w:r>
            <w:r w:rsidRPr="0054677C">
              <w:rPr>
                <w:rStyle w:val="af0"/>
                <w:noProof/>
              </w:rPr>
              <w:instrText xml:space="preserve"> </w:instrText>
            </w:r>
            <w:r w:rsidRPr="0054677C">
              <w:rPr>
                <w:rStyle w:val="af0"/>
                <w:noProof/>
              </w:rPr>
              <w:fldChar w:fldCharType="separate"/>
            </w:r>
            <w:r w:rsidRPr="0054677C">
              <w:rPr>
                <w:rStyle w:val="af0"/>
                <w:noProof/>
              </w:rPr>
              <w:t>四、外呼专员的工作台展示内容</w:t>
            </w:r>
            <w:r>
              <w:rPr>
                <w:noProof/>
                <w:webHidden/>
              </w:rPr>
              <w:tab/>
            </w:r>
            <w:r>
              <w:rPr>
                <w:noProof/>
                <w:webHidden/>
              </w:rPr>
              <w:fldChar w:fldCharType="begin"/>
            </w:r>
            <w:r>
              <w:rPr>
                <w:noProof/>
                <w:webHidden/>
              </w:rPr>
              <w:instrText xml:space="preserve"> PAGEREF _Toc532228774 \h </w:instrText>
            </w:r>
          </w:ins>
          <w:r>
            <w:rPr>
              <w:noProof/>
              <w:webHidden/>
            </w:rPr>
          </w:r>
          <w:r>
            <w:rPr>
              <w:noProof/>
              <w:webHidden/>
            </w:rPr>
            <w:fldChar w:fldCharType="separate"/>
          </w:r>
          <w:ins w:id="14" w:author="haha" w:date="2018-12-10T18:10:00Z">
            <w:r>
              <w:rPr>
                <w:noProof/>
                <w:webHidden/>
              </w:rPr>
              <w:t>5</w:t>
            </w:r>
            <w:r>
              <w:rPr>
                <w:noProof/>
                <w:webHidden/>
              </w:rPr>
              <w:fldChar w:fldCharType="end"/>
            </w:r>
            <w:r w:rsidRPr="0054677C">
              <w:rPr>
                <w:rStyle w:val="af0"/>
                <w:noProof/>
              </w:rPr>
              <w:fldChar w:fldCharType="end"/>
            </w:r>
          </w:ins>
        </w:p>
        <w:p w14:paraId="43B50D80" w14:textId="2D3631D5" w:rsidR="006E757D" w:rsidRDefault="006E757D">
          <w:pPr>
            <w:pStyle w:val="TOC1"/>
            <w:tabs>
              <w:tab w:val="right" w:leader="dot" w:pos="8296"/>
            </w:tabs>
            <w:rPr>
              <w:ins w:id="15" w:author="haha" w:date="2018-12-10T18:10:00Z"/>
              <w:rFonts w:cstheme="minorBidi"/>
              <w:noProof/>
              <w:kern w:val="2"/>
              <w:sz w:val="21"/>
            </w:rPr>
          </w:pPr>
          <w:ins w:id="16" w:author="haha" w:date="2018-12-10T18:10:00Z">
            <w:r w:rsidRPr="0054677C">
              <w:rPr>
                <w:rStyle w:val="af0"/>
                <w:noProof/>
              </w:rPr>
              <w:fldChar w:fldCharType="begin"/>
            </w:r>
            <w:r w:rsidRPr="0054677C">
              <w:rPr>
                <w:rStyle w:val="af0"/>
                <w:noProof/>
              </w:rPr>
              <w:instrText xml:space="preserve"> </w:instrText>
            </w:r>
            <w:r>
              <w:rPr>
                <w:noProof/>
              </w:rPr>
              <w:instrText>HYPERLINK \l "_Toc532228775"</w:instrText>
            </w:r>
            <w:r w:rsidRPr="0054677C">
              <w:rPr>
                <w:rStyle w:val="af0"/>
                <w:noProof/>
              </w:rPr>
              <w:instrText xml:space="preserve"> </w:instrText>
            </w:r>
            <w:r w:rsidRPr="0054677C">
              <w:rPr>
                <w:rStyle w:val="af0"/>
                <w:noProof/>
              </w:rPr>
              <w:fldChar w:fldCharType="separate"/>
            </w:r>
            <w:r w:rsidRPr="0054677C">
              <w:rPr>
                <w:rStyle w:val="af0"/>
                <w:noProof/>
              </w:rPr>
              <w:t>五、任务管理模块下的任务列表</w:t>
            </w:r>
            <w:r>
              <w:rPr>
                <w:noProof/>
                <w:webHidden/>
              </w:rPr>
              <w:tab/>
            </w:r>
            <w:r>
              <w:rPr>
                <w:noProof/>
                <w:webHidden/>
              </w:rPr>
              <w:fldChar w:fldCharType="begin"/>
            </w:r>
            <w:r>
              <w:rPr>
                <w:noProof/>
                <w:webHidden/>
              </w:rPr>
              <w:instrText xml:space="preserve"> PAGEREF _Toc532228775 \h </w:instrText>
            </w:r>
          </w:ins>
          <w:r>
            <w:rPr>
              <w:noProof/>
              <w:webHidden/>
            </w:rPr>
          </w:r>
          <w:r>
            <w:rPr>
              <w:noProof/>
              <w:webHidden/>
            </w:rPr>
            <w:fldChar w:fldCharType="separate"/>
          </w:r>
          <w:ins w:id="17" w:author="haha" w:date="2018-12-10T18:10:00Z">
            <w:r>
              <w:rPr>
                <w:noProof/>
                <w:webHidden/>
              </w:rPr>
              <w:t>7</w:t>
            </w:r>
            <w:r>
              <w:rPr>
                <w:noProof/>
                <w:webHidden/>
              </w:rPr>
              <w:fldChar w:fldCharType="end"/>
            </w:r>
            <w:r w:rsidRPr="0054677C">
              <w:rPr>
                <w:rStyle w:val="af0"/>
                <w:noProof/>
              </w:rPr>
              <w:fldChar w:fldCharType="end"/>
            </w:r>
          </w:ins>
        </w:p>
        <w:p w14:paraId="13D3CE4E" w14:textId="72B6773A" w:rsidR="006E757D" w:rsidRDefault="006E757D">
          <w:pPr>
            <w:pStyle w:val="TOC2"/>
            <w:tabs>
              <w:tab w:val="left" w:pos="630"/>
              <w:tab w:val="right" w:leader="dot" w:pos="8296"/>
            </w:tabs>
            <w:rPr>
              <w:ins w:id="18" w:author="haha" w:date="2018-12-10T18:10:00Z"/>
              <w:rFonts w:cstheme="minorBidi"/>
              <w:noProof/>
              <w:kern w:val="2"/>
              <w:sz w:val="21"/>
            </w:rPr>
          </w:pPr>
          <w:ins w:id="19" w:author="haha" w:date="2018-12-10T18:10:00Z">
            <w:r w:rsidRPr="0054677C">
              <w:rPr>
                <w:rStyle w:val="af0"/>
                <w:noProof/>
              </w:rPr>
              <w:fldChar w:fldCharType="begin"/>
            </w:r>
            <w:r w:rsidRPr="0054677C">
              <w:rPr>
                <w:rStyle w:val="af0"/>
                <w:noProof/>
              </w:rPr>
              <w:instrText xml:space="preserve"> </w:instrText>
            </w:r>
            <w:r>
              <w:rPr>
                <w:noProof/>
              </w:rPr>
              <w:instrText>HYPERLINK \l "_Toc532228776"</w:instrText>
            </w:r>
            <w:r w:rsidRPr="0054677C">
              <w:rPr>
                <w:rStyle w:val="af0"/>
                <w:noProof/>
              </w:rPr>
              <w:instrText xml:space="preserve"> </w:instrText>
            </w:r>
            <w:r w:rsidRPr="0054677C">
              <w:rPr>
                <w:rStyle w:val="af0"/>
                <w:noProof/>
              </w:rPr>
              <w:fldChar w:fldCharType="separate"/>
            </w:r>
            <w:r w:rsidRPr="0054677C">
              <w:rPr>
                <w:rStyle w:val="af0"/>
                <w:noProof/>
              </w:rPr>
              <w:t>1)</w:t>
            </w:r>
            <w:r>
              <w:rPr>
                <w:rFonts w:cstheme="minorBidi"/>
                <w:noProof/>
                <w:kern w:val="2"/>
                <w:sz w:val="21"/>
              </w:rPr>
              <w:tab/>
            </w:r>
            <w:r w:rsidRPr="0054677C">
              <w:rPr>
                <w:rStyle w:val="af0"/>
                <w:noProof/>
              </w:rPr>
              <w:t>外呼主管展示的页面</w:t>
            </w:r>
            <w:r>
              <w:rPr>
                <w:noProof/>
                <w:webHidden/>
              </w:rPr>
              <w:tab/>
            </w:r>
            <w:r>
              <w:rPr>
                <w:noProof/>
                <w:webHidden/>
              </w:rPr>
              <w:fldChar w:fldCharType="begin"/>
            </w:r>
            <w:r>
              <w:rPr>
                <w:noProof/>
                <w:webHidden/>
              </w:rPr>
              <w:instrText xml:space="preserve"> PAGEREF _Toc532228776 \h </w:instrText>
            </w:r>
          </w:ins>
          <w:r>
            <w:rPr>
              <w:noProof/>
              <w:webHidden/>
            </w:rPr>
          </w:r>
          <w:r>
            <w:rPr>
              <w:noProof/>
              <w:webHidden/>
            </w:rPr>
            <w:fldChar w:fldCharType="separate"/>
          </w:r>
          <w:ins w:id="20" w:author="haha" w:date="2018-12-10T18:10:00Z">
            <w:r>
              <w:rPr>
                <w:noProof/>
                <w:webHidden/>
              </w:rPr>
              <w:t>9</w:t>
            </w:r>
            <w:r>
              <w:rPr>
                <w:noProof/>
                <w:webHidden/>
              </w:rPr>
              <w:fldChar w:fldCharType="end"/>
            </w:r>
            <w:r w:rsidRPr="0054677C">
              <w:rPr>
                <w:rStyle w:val="af0"/>
                <w:noProof/>
              </w:rPr>
              <w:fldChar w:fldCharType="end"/>
            </w:r>
          </w:ins>
        </w:p>
        <w:p w14:paraId="3F9E41E7" w14:textId="352C11C8" w:rsidR="006E757D" w:rsidRDefault="006E757D">
          <w:pPr>
            <w:pStyle w:val="TOC2"/>
            <w:tabs>
              <w:tab w:val="left" w:pos="630"/>
              <w:tab w:val="right" w:leader="dot" w:pos="8296"/>
            </w:tabs>
            <w:rPr>
              <w:ins w:id="21" w:author="haha" w:date="2018-12-10T18:10:00Z"/>
              <w:rFonts w:cstheme="minorBidi"/>
              <w:noProof/>
              <w:kern w:val="2"/>
              <w:sz w:val="21"/>
            </w:rPr>
          </w:pPr>
          <w:ins w:id="22" w:author="haha" w:date="2018-12-10T18:10:00Z">
            <w:r w:rsidRPr="0054677C">
              <w:rPr>
                <w:rStyle w:val="af0"/>
                <w:noProof/>
              </w:rPr>
              <w:fldChar w:fldCharType="begin"/>
            </w:r>
            <w:r w:rsidRPr="0054677C">
              <w:rPr>
                <w:rStyle w:val="af0"/>
                <w:noProof/>
              </w:rPr>
              <w:instrText xml:space="preserve"> </w:instrText>
            </w:r>
            <w:r>
              <w:rPr>
                <w:noProof/>
              </w:rPr>
              <w:instrText>HYPERLINK \l "_Toc532228777"</w:instrText>
            </w:r>
            <w:r w:rsidRPr="0054677C">
              <w:rPr>
                <w:rStyle w:val="af0"/>
                <w:noProof/>
              </w:rPr>
              <w:instrText xml:space="preserve"> </w:instrText>
            </w:r>
            <w:r w:rsidRPr="0054677C">
              <w:rPr>
                <w:rStyle w:val="af0"/>
                <w:noProof/>
              </w:rPr>
              <w:fldChar w:fldCharType="separate"/>
            </w:r>
            <w:r w:rsidRPr="0054677C">
              <w:rPr>
                <w:rStyle w:val="af0"/>
                <w:noProof/>
              </w:rPr>
              <w:t>2)</w:t>
            </w:r>
            <w:r>
              <w:rPr>
                <w:rFonts w:cstheme="minorBidi"/>
                <w:noProof/>
                <w:kern w:val="2"/>
                <w:sz w:val="21"/>
              </w:rPr>
              <w:tab/>
            </w:r>
            <w:r w:rsidRPr="0054677C">
              <w:rPr>
                <w:rStyle w:val="af0"/>
                <w:noProof/>
              </w:rPr>
              <w:t>任务分配弹框</w:t>
            </w:r>
            <w:r>
              <w:rPr>
                <w:noProof/>
                <w:webHidden/>
              </w:rPr>
              <w:tab/>
            </w:r>
            <w:r>
              <w:rPr>
                <w:noProof/>
                <w:webHidden/>
              </w:rPr>
              <w:fldChar w:fldCharType="begin"/>
            </w:r>
            <w:r>
              <w:rPr>
                <w:noProof/>
                <w:webHidden/>
              </w:rPr>
              <w:instrText xml:space="preserve"> PAGEREF _Toc532228777 \h </w:instrText>
            </w:r>
          </w:ins>
          <w:r>
            <w:rPr>
              <w:noProof/>
              <w:webHidden/>
            </w:rPr>
          </w:r>
          <w:r>
            <w:rPr>
              <w:noProof/>
              <w:webHidden/>
            </w:rPr>
            <w:fldChar w:fldCharType="separate"/>
          </w:r>
          <w:ins w:id="23" w:author="haha" w:date="2018-12-10T18:10:00Z">
            <w:r>
              <w:rPr>
                <w:noProof/>
                <w:webHidden/>
              </w:rPr>
              <w:t>10</w:t>
            </w:r>
            <w:r>
              <w:rPr>
                <w:noProof/>
                <w:webHidden/>
              </w:rPr>
              <w:fldChar w:fldCharType="end"/>
            </w:r>
            <w:r w:rsidRPr="0054677C">
              <w:rPr>
                <w:rStyle w:val="af0"/>
                <w:noProof/>
              </w:rPr>
              <w:fldChar w:fldCharType="end"/>
            </w:r>
          </w:ins>
        </w:p>
        <w:p w14:paraId="35532445" w14:textId="4BEC362F" w:rsidR="006E757D" w:rsidRDefault="006E757D">
          <w:pPr>
            <w:pStyle w:val="TOC2"/>
            <w:tabs>
              <w:tab w:val="left" w:pos="630"/>
              <w:tab w:val="right" w:leader="dot" w:pos="8296"/>
            </w:tabs>
            <w:rPr>
              <w:ins w:id="24" w:author="haha" w:date="2018-12-10T18:10:00Z"/>
              <w:rFonts w:cstheme="minorBidi"/>
              <w:noProof/>
              <w:kern w:val="2"/>
              <w:sz w:val="21"/>
            </w:rPr>
          </w:pPr>
          <w:ins w:id="25" w:author="haha" w:date="2018-12-10T18:10:00Z">
            <w:r w:rsidRPr="0054677C">
              <w:rPr>
                <w:rStyle w:val="af0"/>
                <w:noProof/>
              </w:rPr>
              <w:fldChar w:fldCharType="begin"/>
            </w:r>
            <w:r w:rsidRPr="0054677C">
              <w:rPr>
                <w:rStyle w:val="af0"/>
                <w:noProof/>
              </w:rPr>
              <w:instrText xml:space="preserve"> </w:instrText>
            </w:r>
            <w:r>
              <w:rPr>
                <w:noProof/>
              </w:rPr>
              <w:instrText>HYPERLINK \l "_Toc532228778"</w:instrText>
            </w:r>
            <w:r w:rsidRPr="0054677C">
              <w:rPr>
                <w:rStyle w:val="af0"/>
                <w:noProof/>
              </w:rPr>
              <w:instrText xml:space="preserve"> </w:instrText>
            </w:r>
            <w:r w:rsidRPr="0054677C">
              <w:rPr>
                <w:rStyle w:val="af0"/>
                <w:noProof/>
              </w:rPr>
              <w:fldChar w:fldCharType="separate"/>
            </w:r>
            <w:r w:rsidRPr="00E21D2B">
              <w:rPr>
                <w:rStyle w:val="af0"/>
                <w:noProof/>
                <w:rPrChange w:id="26" w:author="haha" w:date="2018-12-10T18:32:00Z">
                  <w:rPr>
                    <w:rStyle w:val="af0"/>
                    <w:noProof/>
                    <w:highlight w:val="darkCyan"/>
                  </w:rPr>
                </w:rPrChange>
              </w:rPr>
              <w:t>3)</w:t>
            </w:r>
            <w:r w:rsidRPr="00E21D2B">
              <w:rPr>
                <w:rFonts w:cstheme="minorBidi"/>
                <w:noProof/>
                <w:kern w:val="2"/>
                <w:sz w:val="21"/>
              </w:rPr>
              <w:tab/>
            </w:r>
            <w:r w:rsidRPr="00E21D2B">
              <w:rPr>
                <w:rStyle w:val="af0"/>
                <w:noProof/>
                <w:rPrChange w:id="27" w:author="haha" w:date="2018-12-10T18:32:00Z">
                  <w:rPr>
                    <w:rStyle w:val="af0"/>
                    <w:noProof/>
                    <w:highlight w:val="darkCyan"/>
                  </w:rPr>
                </w:rPrChange>
              </w:rPr>
              <w:t>任务转移页面</w:t>
            </w:r>
            <w:r>
              <w:rPr>
                <w:noProof/>
                <w:webHidden/>
              </w:rPr>
              <w:tab/>
            </w:r>
            <w:r>
              <w:rPr>
                <w:noProof/>
                <w:webHidden/>
              </w:rPr>
              <w:fldChar w:fldCharType="begin"/>
            </w:r>
            <w:r>
              <w:rPr>
                <w:noProof/>
                <w:webHidden/>
              </w:rPr>
              <w:instrText xml:space="preserve"> PAGEREF _Toc532228778 \h </w:instrText>
            </w:r>
          </w:ins>
          <w:r>
            <w:rPr>
              <w:noProof/>
              <w:webHidden/>
            </w:rPr>
          </w:r>
          <w:r>
            <w:rPr>
              <w:noProof/>
              <w:webHidden/>
            </w:rPr>
            <w:fldChar w:fldCharType="separate"/>
          </w:r>
          <w:ins w:id="28" w:author="haha" w:date="2018-12-10T18:10:00Z">
            <w:r>
              <w:rPr>
                <w:noProof/>
                <w:webHidden/>
              </w:rPr>
              <w:t>10</w:t>
            </w:r>
            <w:r>
              <w:rPr>
                <w:noProof/>
                <w:webHidden/>
              </w:rPr>
              <w:fldChar w:fldCharType="end"/>
            </w:r>
            <w:r w:rsidRPr="0054677C">
              <w:rPr>
                <w:rStyle w:val="af0"/>
                <w:noProof/>
              </w:rPr>
              <w:fldChar w:fldCharType="end"/>
            </w:r>
          </w:ins>
        </w:p>
        <w:p w14:paraId="51A32D61" w14:textId="1AED6573" w:rsidR="006E757D" w:rsidRDefault="006E757D">
          <w:pPr>
            <w:pStyle w:val="TOC2"/>
            <w:tabs>
              <w:tab w:val="left" w:pos="630"/>
              <w:tab w:val="right" w:leader="dot" w:pos="8296"/>
            </w:tabs>
            <w:rPr>
              <w:ins w:id="29" w:author="haha" w:date="2018-12-10T18:10:00Z"/>
              <w:rFonts w:cstheme="minorBidi"/>
              <w:noProof/>
              <w:kern w:val="2"/>
              <w:sz w:val="21"/>
            </w:rPr>
          </w:pPr>
          <w:ins w:id="30" w:author="haha" w:date="2018-12-10T18:10:00Z">
            <w:r w:rsidRPr="0054677C">
              <w:rPr>
                <w:rStyle w:val="af0"/>
                <w:noProof/>
              </w:rPr>
              <w:fldChar w:fldCharType="begin"/>
            </w:r>
            <w:r w:rsidRPr="0054677C">
              <w:rPr>
                <w:rStyle w:val="af0"/>
                <w:noProof/>
              </w:rPr>
              <w:instrText xml:space="preserve"> </w:instrText>
            </w:r>
            <w:r>
              <w:rPr>
                <w:noProof/>
              </w:rPr>
              <w:instrText>HYPERLINK \l "_Toc532228779"</w:instrText>
            </w:r>
            <w:r w:rsidRPr="0054677C">
              <w:rPr>
                <w:rStyle w:val="af0"/>
                <w:noProof/>
              </w:rPr>
              <w:instrText xml:space="preserve"> </w:instrText>
            </w:r>
            <w:r w:rsidRPr="0054677C">
              <w:rPr>
                <w:rStyle w:val="af0"/>
                <w:noProof/>
              </w:rPr>
              <w:fldChar w:fldCharType="separate"/>
            </w:r>
            <w:r w:rsidRPr="0054677C">
              <w:rPr>
                <w:rStyle w:val="af0"/>
                <w:noProof/>
              </w:rPr>
              <w:t>4)</w:t>
            </w:r>
            <w:r>
              <w:rPr>
                <w:rFonts w:cstheme="minorBidi"/>
                <w:noProof/>
                <w:kern w:val="2"/>
                <w:sz w:val="21"/>
              </w:rPr>
              <w:tab/>
            </w:r>
            <w:r w:rsidRPr="0054677C">
              <w:rPr>
                <w:rStyle w:val="af0"/>
                <w:noProof/>
              </w:rPr>
              <w:t>添加任务页面</w:t>
            </w:r>
            <w:r>
              <w:rPr>
                <w:noProof/>
                <w:webHidden/>
              </w:rPr>
              <w:tab/>
            </w:r>
            <w:r>
              <w:rPr>
                <w:noProof/>
                <w:webHidden/>
              </w:rPr>
              <w:fldChar w:fldCharType="begin"/>
            </w:r>
            <w:r>
              <w:rPr>
                <w:noProof/>
                <w:webHidden/>
              </w:rPr>
              <w:instrText xml:space="preserve"> PAGEREF _Toc532228779 \h </w:instrText>
            </w:r>
          </w:ins>
          <w:r>
            <w:rPr>
              <w:noProof/>
              <w:webHidden/>
            </w:rPr>
          </w:r>
          <w:r>
            <w:rPr>
              <w:noProof/>
              <w:webHidden/>
            </w:rPr>
            <w:fldChar w:fldCharType="separate"/>
          </w:r>
          <w:ins w:id="31" w:author="haha" w:date="2018-12-10T18:10:00Z">
            <w:r>
              <w:rPr>
                <w:noProof/>
                <w:webHidden/>
              </w:rPr>
              <w:t>11</w:t>
            </w:r>
            <w:r>
              <w:rPr>
                <w:noProof/>
                <w:webHidden/>
              </w:rPr>
              <w:fldChar w:fldCharType="end"/>
            </w:r>
            <w:r w:rsidRPr="0054677C">
              <w:rPr>
                <w:rStyle w:val="af0"/>
                <w:noProof/>
              </w:rPr>
              <w:fldChar w:fldCharType="end"/>
            </w:r>
          </w:ins>
        </w:p>
        <w:p w14:paraId="7C10B28F" w14:textId="491A2ADA" w:rsidR="006E757D" w:rsidRDefault="006E757D">
          <w:pPr>
            <w:pStyle w:val="TOC1"/>
            <w:tabs>
              <w:tab w:val="right" w:leader="dot" w:pos="8296"/>
            </w:tabs>
            <w:rPr>
              <w:ins w:id="32" w:author="haha" w:date="2018-12-10T18:10:00Z"/>
              <w:rFonts w:cstheme="minorBidi"/>
              <w:noProof/>
              <w:kern w:val="2"/>
              <w:sz w:val="21"/>
            </w:rPr>
          </w:pPr>
          <w:ins w:id="33" w:author="haha" w:date="2018-12-10T18:10:00Z">
            <w:r w:rsidRPr="0054677C">
              <w:rPr>
                <w:rStyle w:val="af0"/>
                <w:noProof/>
              </w:rPr>
              <w:fldChar w:fldCharType="begin"/>
            </w:r>
            <w:r w:rsidRPr="0054677C">
              <w:rPr>
                <w:rStyle w:val="af0"/>
                <w:noProof/>
              </w:rPr>
              <w:instrText xml:space="preserve"> </w:instrText>
            </w:r>
            <w:r>
              <w:rPr>
                <w:noProof/>
              </w:rPr>
              <w:instrText>HYPERLINK \l "_Toc532228780"</w:instrText>
            </w:r>
            <w:r w:rsidRPr="0054677C">
              <w:rPr>
                <w:rStyle w:val="af0"/>
                <w:noProof/>
              </w:rPr>
              <w:instrText xml:space="preserve"> </w:instrText>
            </w:r>
            <w:r w:rsidRPr="0054677C">
              <w:rPr>
                <w:rStyle w:val="af0"/>
                <w:noProof/>
              </w:rPr>
              <w:fldChar w:fldCharType="separate"/>
            </w:r>
            <w:r w:rsidRPr="0054677C">
              <w:rPr>
                <w:rStyle w:val="af0"/>
                <w:noProof/>
              </w:rPr>
              <w:t>六、报表管理模块下的坐席话务报表</w:t>
            </w:r>
            <w:r>
              <w:rPr>
                <w:noProof/>
                <w:webHidden/>
              </w:rPr>
              <w:tab/>
            </w:r>
            <w:r>
              <w:rPr>
                <w:noProof/>
                <w:webHidden/>
              </w:rPr>
              <w:fldChar w:fldCharType="begin"/>
            </w:r>
            <w:r>
              <w:rPr>
                <w:noProof/>
                <w:webHidden/>
              </w:rPr>
              <w:instrText xml:space="preserve"> PAGEREF _Toc532228780 \h </w:instrText>
            </w:r>
          </w:ins>
          <w:r>
            <w:rPr>
              <w:noProof/>
              <w:webHidden/>
            </w:rPr>
          </w:r>
          <w:r>
            <w:rPr>
              <w:noProof/>
              <w:webHidden/>
            </w:rPr>
            <w:fldChar w:fldCharType="separate"/>
          </w:r>
          <w:ins w:id="34" w:author="haha" w:date="2018-12-10T18:10:00Z">
            <w:r>
              <w:rPr>
                <w:noProof/>
                <w:webHidden/>
              </w:rPr>
              <w:t>12</w:t>
            </w:r>
            <w:r>
              <w:rPr>
                <w:noProof/>
                <w:webHidden/>
              </w:rPr>
              <w:fldChar w:fldCharType="end"/>
            </w:r>
            <w:r w:rsidRPr="0054677C">
              <w:rPr>
                <w:rStyle w:val="af0"/>
                <w:noProof/>
              </w:rPr>
              <w:fldChar w:fldCharType="end"/>
            </w:r>
          </w:ins>
        </w:p>
        <w:p w14:paraId="279F0D5D" w14:textId="081494AE" w:rsidR="006E757D" w:rsidRDefault="006E757D">
          <w:pPr>
            <w:pStyle w:val="TOC2"/>
            <w:tabs>
              <w:tab w:val="left" w:pos="630"/>
              <w:tab w:val="right" w:leader="dot" w:pos="8296"/>
            </w:tabs>
            <w:rPr>
              <w:ins w:id="35" w:author="haha" w:date="2018-12-10T18:10:00Z"/>
              <w:rFonts w:cstheme="minorBidi"/>
              <w:noProof/>
              <w:kern w:val="2"/>
              <w:sz w:val="21"/>
            </w:rPr>
          </w:pPr>
          <w:ins w:id="36" w:author="haha" w:date="2018-12-10T18:10:00Z">
            <w:r w:rsidRPr="0054677C">
              <w:rPr>
                <w:rStyle w:val="af0"/>
                <w:noProof/>
              </w:rPr>
              <w:fldChar w:fldCharType="begin"/>
            </w:r>
            <w:r w:rsidRPr="0054677C">
              <w:rPr>
                <w:rStyle w:val="af0"/>
                <w:noProof/>
              </w:rPr>
              <w:instrText xml:space="preserve"> </w:instrText>
            </w:r>
            <w:r>
              <w:rPr>
                <w:noProof/>
              </w:rPr>
              <w:instrText>HYPERLINK \l "_Toc532228781"</w:instrText>
            </w:r>
            <w:r w:rsidRPr="0054677C">
              <w:rPr>
                <w:rStyle w:val="af0"/>
                <w:noProof/>
              </w:rPr>
              <w:instrText xml:space="preserve"> </w:instrText>
            </w:r>
            <w:r w:rsidRPr="0054677C">
              <w:rPr>
                <w:rStyle w:val="af0"/>
                <w:noProof/>
              </w:rPr>
              <w:fldChar w:fldCharType="separate"/>
            </w:r>
            <w:r w:rsidRPr="0054677C">
              <w:rPr>
                <w:rStyle w:val="af0"/>
                <w:noProof/>
              </w:rPr>
              <w:t>5)</w:t>
            </w:r>
            <w:r>
              <w:rPr>
                <w:rFonts w:cstheme="minorBidi"/>
                <w:noProof/>
                <w:kern w:val="2"/>
                <w:sz w:val="21"/>
              </w:rPr>
              <w:tab/>
            </w:r>
            <w:r w:rsidRPr="0054677C">
              <w:rPr>
                <w:rStyle w:val="af0"/>
                <w:noProof/>
              </w:rPr>
              <w:t>下款详情页面</w:t>
            </w:r>
            <w:r>
              <w:rPr>
                <w:noProof/>
                <w:webHidden/>
              </w:rPr>
              <w:tab/>
            </w:r>
            <w:r>
              <w:rPr>
                <w:noProof/>
                <w:webHidden/>
              </w:rPr>
              <w:fldChar w:fldCharType="begin"/>
            </w:r>
            <w:r>
              <w:rPr>
                <w:noProof/>
                <w:webHidden/>
              </w:rPr>
              <w:instrText xml:space="preserve"> PAGEREF _Toc532228781 \h </w:instrText>
            </w:r>
          </w:ins>
          <w:r>
            <w:rPr>
              <w:noProof/>
              <w:webHidden/>
            </w:rPr>
          </w:r>
          <w:r>
            <w:rPr>
              <w:noProof/>
              <w:webHidden/>
            </w:rPr>
            <w:fldChar w:fldCharType="separate"/>
          </w:r>
          <w:ins w:id="37" w:author="haha" w:date="2018-12-10T18:10:00Z">
            <w:r>
              <w:rPr>
                <w:noProof/>
                <w:webHidden/>
              </w:rPr>
              <w:t>13</w:t>
            </w:r>
            <w:r>
              <w:rPr>
                <w:noProof/>
                <w:webHidden/>
              </w:rPr>
              <w:fldChar w:fldCharType="end"/>
            </w:r>
            <w:r w:rsidRPr="0054677C">
              <w:rPr>
                <w:rStyle w:val="af0"/>
                <w:noProof/>
              </w:rPr>
              <w:fldChar w:fldCharType="end"/>
            </w:r>
          </w:ins>
        </w:p>
        <w:p w14:paraId="1BD0748A" w14:textId="2477BE56" w:rsidR="006E757D" w:rsidRDefault="006E757D">
          <w:pPr>
            <w:pStyle w:val="TOC1"/>
            <w:tabs>
              <w:tab w:val="right" w:leader="dot" w:pos="8296"/>
            </w:tabs>
            <w:rPr>
              <w:ins w:id="38" w:author="haha" w:date="2018-12-10T18:10:00Z"/>
              <w:rFonts w:cstheme="minorBidi"/>
              <w:noProof/>
              <w:kern w:val="2"/>
              <w:sz w:val="21"/>
            </w:rPr>
          </w:pPr>
          <w:ins w:id="39" w:author="haha" w:date="2018-12-10T18:10:00Z">
            <w:r w:rsidRPr="0054677C">
              <w:rPr>
                <w:rStyle w:val="af0"/>
                <w:noProof/>
              </w:rPr>
              <w:fldChar w:fldCharType="begin"/>
            </w:r>
            <w:r w:rsidRPr="0054677C">
              <w:rPr>
                <w:rStyle w:val="af0"/>
                <w:noProof/>
              </w:rPr>
              <w:instrText xml:space="preserve"> </w:instrText>
            </w:r>
            <w:r>
              <w:rPr>
                <w:noProof/>
              </w:rPr>
              <w:instrText>HYPERLINK \l "_Toc532228782"</w:instrText>
            </w:r>
            <w:r w:rsidRPr="0054677C">
              <w:rPr>
                <w:rStyle w:val="af0"/>
                <w:noProof/>
              </w:rPr>
              <w:instrText xml:space="preserve"> </w:instrText>
            </w:r>
            <w:r w:rsidRPr="0054677C">
              <w:rPr>
                <w:rStyle w:val="af0"/>
                <w:noProof/>
              </w:rPr>
              <w:fldChar w:fldCharType="separate"/>
            </w:r>
            <w:r w:rsidRPr="0054677C">
              <w:rPr>
                <w:rStyle w:val="af0"/>
                <w:noProof/>
              </w:rPr>
              <w:t>七、报表管理模块下的外呼详情报表</w:t>
            </w:r>
            <w:r>
              <w:rPr>
                <w:noProof/>
                <w:webHidden/>
              </w:rPr>
              <w:tab/>
            </w:r>
            <w:r>
              <w:rPr>
                <w:noProof/>
                <w:webHidden/>
              </w:rPr>
              <w:fldChar w:fldCharType="begin"/>
            </w:r>
            <w:r>
              <w:rPr>
                <w:noProof/>
                <w:webHidden/>
              </w:rPr>
              <w:instrText xml:space="preserve"> PAGEREF _Toc532228782 \h </w:instrText>
            </w:r>
          </w:ins>
          <w:r>
            <w:rPr>
              <w:noProof/>
              <w:webHidden/>
            </w:rPr>
          </w:r>
          <w:r>
            <w:rPr>
              <w:noProof/>
              <w:webHidden/>
            </w:rPr>
            <w:fldChar w:fldCharType="separate"/>
          </w:r>
          <w:ins w:id="40" w:author="haha" w:date="2018-12-10T18:10:00Z">
            <w:r>
              <w:rPr>
                <w:noProof/>
                <w:webHidden/>
              </w:rPr>
              <w:t>14</w:t>
            </w:r>
            <w:r>
              <w:rPr>
                <w:noProof/>
                <w:webHidden/>
              </w:rPr>
              <w:fldChar w:fldCharType="end"/>
            </w:r>
            <w:r w:rsidRPr="0054677C">
              <w:rPr>
                <w:rStyle w:val="af0"/>
                <w:noProof/>
              </w:rPr>
              <w:fldChar w:fldCharType="end"/>
            </w:r>
          </w:ins>
        </w:p>
        <w:p w14:paraId="27139E1D" w14:textId="4F80086D" w:rsidR="006E757D" w:rsidRDefault="006E757D">
          <w:pPr>
            <w:pStyle w:val="TOC2"/>
            <w:tabs>
              <w:tab w:val="left" w:pos="630"/>
              <w:tab w:val="right" w:leader="dot" w:pos="8296"/>
            </w:tabs>
            <w:rPr>
              <w:ins w:id="41" w:author="haha" w:date="2018-12-10T18:10:00Z"/>
              <w:rFonts w:cstheme="minorBidi"/>
              <w:noProof/>
              <w:kern w:val="2"/>
              <w:sz w:val="21"/>
            </w:rPr>
          </w:pPr>
          <w:ins w:id="42" w:author="haha" w:date="2018-12-10T18:10:00Z">
            <w:r w:rsidRPr="0054677C">
              <w:rPr>
                <w:rStyle w:val="af0"/>
                <w:noProof/>
              </w:rPr>
              <w:fldChar w:fldCharType="begin"/>
            </w:r>
            <w:r w:rsidRPr="0054677C">
              <w:rPr>
                <w:rStyle w:val="af0"/>
                <w:noProof/>
              </w:rPr>
              <w:instrText xml:space="preserve"> </w:instrText>
            </w:r>
            <w:r>
              <w:rPr>
                <w:noProof/>
              </w:rPr>
              <w:instrText>HYPERLINK \l "_Toc532228783"</w:instrText>
            </w:r>
            <w:r w:rsidRPr="0054677C">
              <w:rPr>
                <w:rStyle w:val="af0"/>
                <w:noProof/>
              </w:rPr>
              <w:instrText xml:space="preserve"> </w:instrText>
            </w:r>
            <w:r w:rsidRPr="0054677C">
              <w:rPr>
                <w:rStyle w:val="af0"/>
                <w:noProof/>
              </w:rPr>
              <w:fldChar w:fldCharType="separate"/>
            </w:r>
            <w:r w:rsidRPr="0054677C">
              <w:rPr>
                <w:rStyle w:val="af0"/>
                <w:noProof/>
              </w:rPr>
              <w:t>6)</w:t>
            </w:r>
            <w:r>
              <w:rPr>
                <w:rFonts w:cstheme="minorBidi"/>
                <w:noProof/>
                <w:kern w:val="2"/>
                <w:sz w:val="21"/>
              </w:rPr>
              <w:tab/>
            </w:r>
            <w:r w:rsidRPr="0054677C">
              <w:rPr>
                <w:rStyle w:val="af0"/>
                <w:noProof/>
              </w:rPr>
              <w:t>客户资料详情</w:t>
            </w:r>
            <w:r>
              <w:rPr>
                <w:noProof/>
                <w:webHidden/>
              </w:rPr>
              <w:tab/>
            </w:r>
            <w:r>
              <w:rPr>
                <w:noProof/>
                <w:webHidden/>
              </w:rPr>
              <w:fldChar w:fldCharType="begin"/>
            </w:r>
            <w:r>
              <w:rPr>
                <w:noProof/>
                <w:webHidden/>
              </w:rPr>
              <w:instrText xml:space="preserve"> PAGEREF _Toc532228783 \h </w:instrText>
            </w:r>
          </w:ins>
          <w:r>
            <w:rPr>
              <w:noProof/>
              <w:webHidden/>
            </w:rPr>
          </w:r>
          <w:r>
            <w:rPr>
              <w:noProof/>
              <w:webHidden/>
            </w:rPr>
            <w:fldChar w:fldCharType="separate"/>
          </w:r>
          <w:ins w:id="43" w:author="haha" w:date="2018-12-10T18:10:00Z">
            <w:r>
              <w:rPr>
                <w:noProof/>
                <w:webHidden/>
              </w:rPr>
              <w:t>15</w:t>
            </w:r>
            <w:r>
              <w:rPr>
                <w:noProof/>
                <w:webHidden/>
              </w:rPr>
              <w:fldChar w:fldCharType="end"/>
            </w:r>
            <w:r w:rsidRPr="0054677C">
              <w:rPr>
                <w:rStyle w:val="af0"/>
                <w:noProof/>
              </w:rPr>
              <w:fldChar w:fldCharType="end"/>
            </w:r>
          </w:ins>
        </w:p>
        <w:p w14:paraId="36A5790E" w14:textId="57E2A1FD" w:rsidR="006E757D" w:rsidRDefault="006E757D">
          <w:pPr>
            <w:pStyle w:val="TOC1"/>
            <w:tabs>
              <w:tab w:val="right" w:leader="dot" w:pos="8296"/>
            </w:tabs>
            <w:rPr>
              <w:ins w:id="44" w:author="haha" w:date="2018-12-10T18:10:00Z"/>
              <w:rFonts w:cstheme="minorBidi"/>
              <w:noProof/>
              <w:kern w:val="2"/>
              <w:sz w:val="21"/>
            </w:rPr>
          </w:pPr>
          <w:ins w:id="45" w:author="haha" w:date="2018-12-10T18:10:00Z">
            <w:r w:rsidRPr="0054677C">
              <w:rPr>
                <w:rStyle w:val="af0"/>
                <w:noProof/>
              </w:rPr>
              <w:fldChar w:fldCharType="begin"/>
            </w:r>
            <w:r w:rsidRPr="0054677C">
              <w:rPr>
                <w:rStyle w:val="af0"/>
                <w:noProof/>
              </w:rPr>
              <w:instrText xml:space="preserve"> </w:instrText>
            </w:r>
            <w:r>
              <w:rPr>
                <w:noProof/>
              </w:rPr>
              <w:instrText>HYPERLINK \l "_Toc532228784"</w:instrText>
            </w:r>
            <w:r w:rsidRPr="0054677C">
              <w:rPr>
                <w:rStyle w:val="af0"/>
                <w:noProof/>
              </w:rPr>
              <w:instrText xml:space="preserve"> </w:instrText>
            </w:r>
            <w:r w:rsidRPr="0054677C">
              <w:rPr>
                <w:rStyle w:val="af0"/>
                <w:noProof/>
              </w:rPr>
              <w:fldChar w:fldCharType="separate"/>
            </w:r>
            <w:r w:rsidRPr="0054677C">
              <w:rPr>
                <w:rStyle w:val="af0"/>
                <w:noProof/>
              </w:rPr>
              <w:t>八、外呼管理模块下的通话记录</w:t>
            </w:r>
            <w:r>
              <w:rPr>
                <w:noProof/>
                <w:webHidden/>
              </w:rPr>
              <w:tab/>
            </w:r>
            <w:r>
              <w:rPr>
                <w:noProof/>
                <w:webHidden/>
              </w:rPr>
              <w:fldChar w:fldCharType="begin"/>
            </w:r>
            <w:r>
              <w:rPr>
                <w:noProof/>
                <w:webHidden/>
              </w:rPr>
              <w:instrText xml:space="preserve"> PAGEREF _Toc532228784 \h </w:instrText>
            </w:r>
          </w:ins>
          <w:r>
            <w:rPr>
              <w:noProof/>
              <w:webHidden/>
            </w:rPr>
          </w:r>
          <w:r>
            <w:rPr>
              <w:noProof/>
              <w:webHidden/>
            </w:rPr>
            <w:fldChar w:fldCharType="separate"/>
          </w:r>
          <w:ins w:id="46" w:author="haha" w:date="2018-12-10T18:10:00Z">
            <w:r>
              <w:rPr>
                <w:noProof/>
                <w:webHidden/>
              </w:rPr>
              <w:t>16</w:t>
            </w:r>
            <w:r>
              <w:rPr>
                <w:noProof/>
                <w:webHidden/>
              </w:rPr>
              <w:fldChar w:fldCharType="end"/>
            </w:r>
            <w:r w:rsidRPr="0054677C">
              <w:rPr>
                <w:rStyle w:val="af0"/>
                <w:noProof/>
              </w:rPr>
              <w:fldChar w:fldCharType="end"/>
            </w:r>
          </w:ins>
        </w:p>
        <w:p w14:paraId="0521E29C" w14:textId="43B2841F" w:rsidR="006E757D" w:rsidRDefault="006E757D">
          <w:pPr>
            <w:pStyle w:val="TOC1"/>
            <w:tabs>
              <w:tab w:val="right" w:leader="dot" w:pos="8296"/>
            </w:tabs>
            <w:rPr>
              <w:ins w:id="47" w:author="haha" w:date="2018-12-10T18:10:00Z"/>
              <w:rFonts w:cstheme="minorBidi"/>
              <w:noProof/>
              <w:kern w:val="2"/>
              <w:sz w:val="21"/>
            </w:rPr>
          </w:pPr>
          <w:ins w:id="48" w:author="haha" w:date="2018-12-10T18:10:00Z">
            <w:r w:rsidRPr="0054677C">
              <w:rPr>
                <w:rStyle w:val="af0"/>
                <w:noProof/>
              </w:rPr>
              <w:fldChar w:fldCharType="begin"/>
            </w:r>
            <w:r w:rsidRPr="0054677C">
              <w:rPr>
                <w:rStyle w:val="af0"/>
                <w:noProof/>
              </w:rPr>
              <w:instrText xml:space="preserve"> </w:instrText>
            </w:r>
            <w:r>
              <w:rPr>
                <w:noProof/>
              </w:rPr>
              <w:instrText>HYPERLINK \l "_Toc532228785"</w:instrText>
            </w:r>
            <w:r w:rsidRPr="0054677C">
              <w:rPr>
                <w:rStyle w:val="af0"/>
                <w:noProof/>
              </w:rPr>
              <w:instrText xml:space="preserve"> </w:instrText>
            </w:r>
            <w:r w:rsidRPr="0054677C">
              <w:rPr>
                <w:rStyle w:val="af0"/>
                <w:noProof/>
              </w:rPr>
              <w:fldChar w:fldCharType="separate"/>
            </w:r>
            <w:r w:rsidRPr="0054677C">
              <w:rPr>
                <w:rStyle w:val="af0"/>
                <w:noProof/>
              </w:rPr>
              <w:t>九、外呼管理模块下的分配分机</w:t>
            </w:r>
            <w:r>
              <w:rPr>
                <w:noProof/>
                <w:webHidden/>
              </w:rPr>
              <w:tab/>
            </w:r>
            <w:r>
              <w:rPr>
                <w:noProof/>
                <w:webHidden/>
              </w:rPr>
              <w:fldChar w:fldCharType="begin"/>
            </w:r>
            <w:r>
              <w:rPr>
                <w:noProof/>
                <w:webHidden/>
              </w:rPr>
              <w:instrText xml:space="preserve"> PAGEREF _Toc532228785 \h </w:instrText>
            </w:r>
          </w:ins>
          <w:r>
            <w:rPr>
              <w:noProof/>
              <w:webHidden/>
            </w:rPr>
          </w:r>
          <w:r>
            <w:rPr>
              <w:noProof/>
              <w:webHidden/>
            </w:rPr>
            <w:fldChar w:fldCharType="separate"/>
          </w:r>
          <w:ins w:id="49" w:author="haha" w:date="2018-12-10T18:10:00Z">
            <w:r>
              <w:rPr>
                <w:noProof/>
                <w:webHidden/>
              </w:rPr>
              <w:t>17</w:t>
            </w:r>
            <w:r>
              <w:rPr>
                <w:noProof/>
                <w:webHidden/>
              </w:rPr>
              <w:fldChar w:fldCharType="end"/>
            </w:r>
            <w:r w:rsidRPr="0054677C">
              <w:rPr>
                <w:rStyle w:val="af0"/>
                <w:noProof/>
              </w:rPr>
              <w:fldChar w:fldCharType="end"/>
            </w:r>
          </w:ins>
        </w:p>
        <w:p w14:paraId="7FFF29F3" w14:textId="5790B9F3" w:rsidR="006E757D" w:rsidRDefault="006E757D">
          <w:pPr>
            <w:pStyle w:val="TOC2"/>
            <w:tabs>
              <w:tab w:val="left" w:pos="630"/>
              <w:tab w:val="right" w:leader="dot" w:pos="8296"/>
            </w:tabs>
            <w:rPr>
              <w:ins w:id="50" w:author="haha" w:date="2018-12-10T18:10:00Z"/>
              <w:rFonts w:cstheme="minorBidi"/>
              <w:noProof/>
              <w:kern w:val="2"/>
              <w:sz w:val="21"/>
            </w:rPr>
          </w:pPr>
          <w:ins w:id="51" w:author="haha" w:date="2018-12-10T18:10:00Z">
            <w:r w:rsidRPr="0054677C">
              <w:rPr>
                <w:rStyle w:val="af0"/>
                <w:noProof/>
              </w:rPr>
              <w:fldChar w:fldCharType="begin"/>
            </w:r>
            <w:r w:rsidRPr="0054677C">
              <w:rPr>
                <w:rStyle w:val="af0"/>
                <w:noProof/>
              </w:rPr>
              <w:instrText xml:space="preserve"> </w:instrText>
            </w:r>
            <w:r>
              <w:rPr>
                <w:noProof/>
              </w:rPr>
              <w:instrText>HYPERLINK \l "_Toc532228786"</w:instrText>
            </w:r>
            <w:r w:rsidRPr="0054677C">
              <w:rPr>
                <w:rStyle w:val="af0"/>
                <w:noProof/>
              </w:rPr>
              <w:instrText xml:space="preserve"> </w:instrText>
            </w:r>
            <w:r w:rsidRPr="0054677C">
              <w:rPr>
                <w:rStyle w:val="af0"/>
                <w:noProof/>
              </w:rPr>
              <w:fldChar w:fldCharType="separate"/>
            </w:r>
            <w:r w:rsidRPr="0054677C">
              <w:rPr>
                <w:rStyle w:val="af0"/>
                <w:noProof/>
              </w:rPr>
              <w:t>7)</w:t>
            </w:r>
            <w:r>
              <w:rPr>
                <w:rFonts w:cstheme="minorBidi"/>
                <w:noProof/>
                <w:kern w:val="2"/>
                <w:sz w:val="21"/>
              </w:rPr>
              <w:tab/>
            </w:r>
            <w:r w:rsidRPr="0054677C">
              <w:rPr>
                <w:rStyle w:val="af0"/>
                <w:noProof/>
              </w:rPr>
              <w:t>分配分机弹框</w:t>
            </w:r>
            <w:r>
              <w:rPr>
                <w:noProof/>
                <w:webHidden/>
              </w:rPr>
              <w:tab/>
            </w:r>
            <w:r>
              <w:rPr>
                <w:noProof/>
                <w:webHidden/>
              </w:rPr>
              <w:fldChar w:fldCharType="begin"/>
            </w:r>
            <w:r>
              <w:rPr>
                <w:noProof/>
                <w:webHidden/>
              </w:rPr>
              <w:instrText xml:space="preserve"> PAGEREF _Toc532228786 \h </w:instrText>
            </w:r>
          </w:ins>
          <w:r>
            <w:rPr>
              <w:noProof/>
              <w:webHidden/>
            </w:rPr>
          </w:r>
          <w:r>
            <w:rPr>
              <w:noProof/>
              <w:webHidden/>
            </w:rPr>
            <w:fldChar w:fldCharType="separate"/>
          </w:r>
          <w:ins w:id="52" w:author="haha" w:date="2018-12-10T18:10:00Z">
            <w:r>
              <w:rPr>
                <w:noProof/>
                <w:webHidden/>
              </w:rPr>
              <w:t>18</w:t>
            </w:r>
            <w:r>
              <w:rPr>
                <w:noProof/>
                <w:webHidden/>
              </w:rPr>
              <w:fldChar w:fldCharType="end"/>
            </w:r>
            <w:r w:rsidRPr="0054677C">
              <w:rPr>
                <w:rStyle w:val="af0"/>
                <w:noProof/>
              </w:rPr>
              <w:fldChar w:fldCharType="end"/>
            </w:r>
          </w:ins>
        </w:p>
        <w:p w14:paraId="7AF940B7" w14:textId="7ADFA5A8" w:rsidR="006E757D" w:rsidRDefault="006E757D">
          <w:pPr>
            <w:pStyle w:val="TOC1"/>
            <w:tabs>
              <w:tab w:val="right" w:leader="dot" w:pos="8296"/>
            </w:tabs>
            <w:rPr>
              <w:ins w:id="53" w:author="haha" w:date="2018-12-10T18:10:00Z"/>
              <w:rFonts w:cstheme="minorBidi"/>
              <w:noProof/>
              <w:kern w:val="2"/>
              <w:sz w:val="21"/>
            </w:rPr>
          </w:pPr>
          <w:ins w:id="54" w:author="haha" w:date="2018-12-10T18:10:00Z">
            <w:r w:rsidRPr="0054677C">
              <w:rPr>
                <w:rStyle w:val="af0"/>
                <w:noProof/>
              </w:rPr>
              <w:fldChar w:fldCharType="begin"/>
            </w:r>
            <w:r w:rsidRPr="0054677C">
              <w:rPr>
                <w:rStyle w:val="af0"/>
                <w:noProof/>
              </w:rPr>
              <w:instrText xml:space="preserve"> </w:instrText>
            </w:r>
            <w:r>
              <w:rPr>
                <w:noProof/>
              </w:rPr>
              <w:instrText>HYPERLINK \l "_Toc532228787"</w:instrText>
            </w:r>
            <w:r w:rsidRPr="0054677C">
              <w:rPr>
                <w:rStyle w:val="af0"/>
                <w:noProof/>
              </w:rPr>
              <w:instrText xml:space="preserve"> </w:instrText>
            </w:r>
            <w:r w:rsidRPr="0054677C">
              <w:rPr>
                <w:rStyle w:val="af0"/>
                <w:noProof/>
              </w:rPr>
              <w:fldChar w:fldCharType="separate"/>
            </w:r>
            <w:r w:rsidRPr="0054677C">
              <w:rPr>
                <w:rStyle w:val="af0"/>
                <w:noProof/>
              </w:rPr>
              <w:t>十、客户管理模块下的黑名单</w:t>
            </w:r>
            <w:r>
              <w:rPr>
                <w:noProof/>
                <w:webHidden/>
              </w:rPr>
              <w:tab/>
            </w:r>
            <w:r>
              <w:rPr>
                <w:noProof/>
                <w:webHidden/>
              </w:rPr>
              <w:fldChar w:fldCharType="begin"/>
            </w:r>
            <w:r>
              <w:rPr>
                <w:noProof/>
                <w:webHidden/>
              </w:rPr>
              <w:instrText xml:space="preserve"> PAGEREF _Toc532228787 \h </w:instrText>
            </w:r>
          </w:ins>
          <w:r>
            <w:rPr>
              <w:noProof/>
              <w:webHidden/>
            </w:rPr>
          </w:r>
          <w:r>
            <w:rPr>
              <w:noProof/>
              <w:webHidden/>
            </w:rPr>
            <w:fldChar w:fldCharType="separate"/>
          </w:r>
          <w:ins w:id="55" w:author="haha" w:date="2018-12-10T18:10:00Z">
            <w:r>
              <w:rPr>
                <w:noProof/>
                <w:webHidden/>
              </w:rPr>
              <w:t>18</w:t>
            </w:r>
            <w:r>
              <w:rPr>
                <w:noProof/>
                <w:webHidden/>
              </w:rPr>
              <w:fldChar w:fldCharType="end"/>
            </w:r>
            <w:r w:rsidRPr="0054677C">
              <w:rPr>
                <w:rStyle w:val="af0"/>
                <w:noProof/>
              </w:rPr>
              <w:fldChar w:fldCharType="end"/>
            </w:r>
          </w:ins>
        </w:p>
        <w:p w14:paraId="4734ACFB" w14:textId="7D7640E2" w:rsidR="006E757D" w:rsidRDefault="006E757D">
          <w:pPr>
            <w:pStyle w:val="TOC1"/>
            <w:tabs>
              <w:tab w:val="right" w:leader="dot" w:pos="8296"/>
            </w:tabs>
            <w:rPr>
              <w:ins w:id="56" w:author="haha" w:date="2018-12-10T18:10:00Z"/>
              <w:rFonts w:cstheme="minorBidi"/>
              <w:noProof/>
              <w:kern w:val="2"/>
              <w:sz w:val="21"/>
            </w:rPr>
          </w:pPr>
          <w:ins w:id="57" w:author="haha" w:date="2018-12-10T18:10:00Z">
            <w:r w:rsidRPr="0054677C">
              <w:rPr>
                <w:rStyle w:val="af0"/>
                <w:noProof/>
              </w:rPr>
              <w:fldChar w:fldCharType="begin"/>
            </w:r>
            <w:r w:rsidRPr="0054677C">
              <w:rPr>
                <w:rStyle w:val="af0"/>
                <w:noProof/>
              </w:rPr>
              <w:instrText xml:space="preserve"> </w:instrText>
            </w:r>
            <w:r>
              <w:rPr>
                <w:noProof/>
              </w:rPr>
              <w:instrText>HYPERLINK \l "_Toc532228788"</w:instrText>
            </w:r>
            <w:r w:rsidRPr="0054677C">
              <w:rPr>
                <w:rStyle w:val="af0"/>
                <w:noProof/>
              </w:rPr>
              <w:instrText xml:space="preserve"> </w:instrText>
            </w:r>
            <w:r w:rsidRPr="0054677C">
              <w:rPr>
                <w:rStyle w:val="af0"/>
                <w:noProof/>
              </w:rPr>
              <w:fldChar w:fldCharType="separate"/>
            </w:r>
            <w:r w:rsidRPr="0054677C">
              <w:rPr>
                <w:rStyle w:val="af0"/>
                <w:noProof/>
              </w:rPr>
              <w:t>十一、客户管理模块下的客户列表</w:t>
            </w:r>
            <w:r>
              <w:rPr>
                <w:noProof/>
                <w:webHidden/>
              </w:rPr>
              <w:tab/>
            </w:r>
            <w:r>
              <w:rPr>
                <w:noProof/>
                <w:webHidden/>
              </w:rPr>
              <w:fldChar w:fldCharType="begin"/>
            </w:r>
            <w:r>
              <w:rPr>
                <w:noProof/>
                <w:webHidden/>
              </w:rPr>
              <w:instrText xml:space="preserve"> PAGEREF _Toc532228788 \h </w:instrText>
            </w:r>
          </w:ins>
          <w:r>
            <w:rPr>
              <w:noProof/>
              <w:webHidden/>
            </w:rPr>
          </w:r>
          <w:r>
            <w:rPr>
              <w:noProof/>
              <w:webHidden/>
            </w:rPr>
            <w:fldChar w:fldCharType="separate"/>
          </w:r>
          <w:ins w:id="58" w:author="haha" w:date="2018-12-10T18:10:00Z">
            <w:r>
              <w:rPr>
                <w:noProof/>
                <w:webHidden/>
              </w:rPr>
              <w:t>19</w:t>
            </w:r>
            <w:r>
              <w:rPr>
                <w:noProof/>
                <w:webHidden/>
              </w:rPr>
              <w:fldChar w:fldCharType="end"/>
            </w:r>
            <w:r w:rsidRPr="0054677C">
              <w:rPr>
                <w:rStyle w:val="af0"/>
                <w:noProof/>
              </w:rPr>
              <w:fldChar w:fldCharType="end"/>
            </w:r>
          </w:ins>
        </w:p>
        <w:p w14:paraId="4ADD06CE" w14:textId="0E036497" w:rsidR="006E757D" w:rsidRDefault="006E757D">
          <w:pPr>
            <w:pStyle w:val="TOC1"/>
            <w:tabs>
              <w:tab w:val="right" w:leader="dot" w:pos="8296"/>
            </w:tabs>
            <w:rPr>
              <w:ins w:id="59" w:author="haha" w:date="2018-12-10T18:10:00Z"/>
              <w:rFonts w:cstheme="minorBidi"/>
              <w:noProof/>
              <w:kern w:val="2"/>
              <w:sz w:val="21"/>
            </w:rPr>
          </w:pPr>
          <w:ins w:id="60" w:author="haha" w:date="2018-12-10T18:10:00Z">
            <w:r w:rsidRPr="0054677C">
              <w:rPr>
                <w:rStyle w:val="af0"/>
                <w:noProof/>
              </w:rPr>
              <w:fldChar w:fldCharType="begin"/>
            </w:r>
            <w:r w:rsidRPr="0054677C">
              <w:rPr>
                <w:rStyle w:val="af0"/>
                <w:noProof/>
              </w:rPr>
              <w:instrText xml:space="preserve"> </w:instrText>
            </w:r>
            <w:r>
              <w:rPr>
                <w:noProof/>
              </w:rPr>
              <w:instrText>HYPERLINK \l "_Toc532228790"</w:instrText>
            </w:r>
            <w:r w:rsidRPr="0054677C">
              <w:rPr>
                <w:rStyle w:val="af0"/>
                <w:noProof/>
              </w:rPr>
              <w:instrText xml:space="preserve"> </w:instrText>
            </w:r>
            <w:r w:rsidRPr="0054677C">
              <w:rPr>
                <w:rStyle w:val="af0"/>
                <w:noProof/>
              </w:rPr>
              <w:fldChar w:fldCharType="separate"/>
            </w:r>
            <w:r w:rsidRPr="0054677C">
              <w:rPr>
                <w:rStyle w:val="af0"/>
                <w:noProof/>
              </w:rPr>
              <w:t>十三、权限管理模块下的用户管理</w:t>
            </w:r>
            <w:r>
              <w:rPr>
                <w:noProof/>
                <w:webHidden/>
              </w:rPr>
              <w:tab/>
            </w:r>
            <w:r>
              <w:rPr>
                <w:noProof/>
                <w:webHidden/>
              </w:rPr>
              <w:fldChar w:fldCharType="begin"/>
            </w:r>
            <w:r>
              <w:rPr>
                <w:noProof/>
                <w:webHidden/>
              </w:rPr>
              <w:instrText xml:space="preserve"> PAGEREF _Toc532228790 \h </w:instrText>
            </w:r>
          </w:ins>
          <w:r>
            <w:rPr>
              <w:noProof/>
              <w:webHidden/>
            </w:rPr>
          </w:r>
          <w:r>
            <w:rPr>
              <w:noProof/>
              <w:webHidden/>
            </w:rPr>
            <w:fldChar w:fldCharType="separate"/>
          </w:r>
          <w:ins w:id="61" w:author="haha" w:date="2018-12-10T18:10:00Z">
            <w:r>
              <w:rPr>
                <w:noProof/>
                <w:webHidden/>
              </w:rPr>
              <w:t>20</w:t>
            </w:r>
            <w:r>
              <w:rPr>
                <w:noProof/>
                <w:webHidden/>
              </w:rPr>
              <w:fldChar w:fldCharType="end"/>
            </w:r>
            <w:r w:rsidRPr="0054677C">
              <w:rPr>
                <w:rStyle w:val="af0"/>
                <w:noProof/>
              </w:rPr>
              <w:fldChar w:fldCharType="end"/>
            </w:r>
          </w:ins>
        </w:p>
        <w:p w14:paraId="1C5ADCB6" w14:textId="0F4F6DF7" w:rsidR="006E757D" w:rsidRDefault="006E757D">
          <w:pPr>
            <w:pStyle w:val="TOC2"/>
            <w:tabs>
              <w:tab w:val="left" w:pos="630"/>
              <w:tab w:val="right" w:leader="dot" w:pos="8296"/>
            </w:tabs>
            <w:rPr>
              <w:ins w:id="62" w:author="haha" w:date="2018-12-10T18:10:00Z"/>
              <w:rFonts w:cstheme="minorBidi"/>
              <w:noProof/>
              <w:kern w:val="2"/>
              <w:sz w:val="21"/>
            </w:rPr>
          </w:pPr>
          <w:ins w:id="63" w:author="haha" w:date="2018-12-10T18:10:00Z">
            <w:r w:rsidRPr="0054677C">
              <w:rPr>
                <w:rStyle w:val="af0"/>
                <w:noProof/>
              </w:rPr>
              <w:fldChar w:fldCharType="begin"/>
            </w:r>
            <w:r w:rsidRPr="0054677C">
              <w:rPr>
                <w:rStyle w:val="af0"/>
                <w:noProof/>
              </w:rPr>
              <w:instrText xml:space="preserve"> </w:instrText>
            </w:r>
            <w:r>
              <w:rPr>
                <w:noProof/>
              </w:rPr>
              <w:instrText>HYPERLINK \l "_Toc532228791"</w:instrText>
            </w:r>
            <w:r w:rsidRPr="0054677C">
              <w:rPr>
                <w:rStyle w:val="af0"/>
                <w:noProof/>
              </w:rPr>
              <w:instrText xml:space="preserve"> </w:instrText>
            </w:r>
            <w:r w:rsidRPr="0054677C">
              <w:rPr>
                <w:rStyle w:val="af0"/>
                <w:noProof/>
              </w:rPr>
              <w:fldChar w:fldCharType="separate"/>
            </w:r>
            <w:r w:rsidRPr="0054677C">
              <w:rPr>
                <w:rStyle w:val="af0"/>
                <w:noProof/>
              </w:rPr>
              <w:t>8)</w:t>
            </w:r>
            <w:r>
              <w:rPr>
                <w:rFonts w:cstheme="minorBidi"/>
                <w:noProof/>
                <w:kern w:val="2"/>
                <w:sz w:val="21"/>
              </w:rPr>
              <w:tab/>
            </w:r>
            <w:r w:rsidRPr="0054677C">
              <w:rPr>
                <w:rStyle w:val="af0"/>
                <w:noProof/>
              </w:rPr>
              <w:t>添加用户页面</w:t>
            </w:r>
            <w:r>
              <w:rPr>
                <w:noProof/>
                <w:webHidden/>
              </w:rPr>
              <w:tab/>
            </w:r>
            <w:r>
              <w:rPr>
                <w:noProof/>
                <w:webHidden/>
              </w:rPr>
              <w:fldChar w:fldCharType="begin"/>
            </w:r>
            <w:r>
              <w:rPr>
                <w:noProof/>
                <w:webHidden/>
              </w:rPr>
              <w:instrText xml:space="preserve"> PAGEREF _Toc532228791 \h </w:instrText>
            </w:r>
          </w:ins>
          <w:r>
            <w:rPr>
              <w:noProof/>
              <w:webHidden/>
            </w:rPr>
          </w:r>
          <w:r>
            <w:rPr>
              <w:noProof/>
              <w:webHidden/>
            </w:rPr>
            <w:fldChar w:fldCharType="separate"/>
          </w:r>
          <w:ins w:id="64" w:author="haha" w:date="2018-12-10T18:10:00Z">
            <w:r>
              <w:rPr>
                <w:noProof/>
                <w:webHidden/>
              </w:rPr>
              <w:t>22</w:t>
            </w:r>
            <w:r>
              <w:rPr>
                <w:noProof/>
                <w:webHidden/>
              </w:rPr>
              <w:fldChar w:fldCharType="end"/>
            </w:r>
            <w:r w:rsidRPr="0054677C">
              <w:rPr>
                <w:rStyle w:val="af0"/>
                <w:noProof/>
              </w:rPr>
              <w:fldChar w:fldCharType="end"/>
            </w:r>
          </w:ins>
        </w:p>
        <w:p w14:paraId="64D1FDB8" w14:textId="31E81D6A" w:rsidR="006E757D" w:rsidRDefault="006E757D">
          <w:pPr>
            <w:pStyle w:val="TOC2"/>
            <w:tabs>
              <w:tab w:val="left" w:pos="630"/>
              <w:tab w:val="right" w:leader="dot" w:pos="8296"/>
            </w:tabs>
            <w:rPr>
              <w:ins w:id="65" w:author="haha" w:date="2018-12-10T18:10:00Z"/>
              <w:rFonts w:cstheme="minorBidi"/>
              <w:noProof/>
              <w:kern w:val="2"/>
              <w:sz w:val="21"/>
            </w:rPr>
          </w:pPr>
          <w:ins w:id="66" w:author="haha" w:date="2018-12-10T18:10:00Z">
            <w:r w:rsidRPr="0054677C">
              <w:rPr>
                <w:rStyle w:val="af0"/>
                <w:noProof/>
              </w:rPr>
              <w:fldChar w:fldCharType="begin"/>
            </w:r>
            <w:r w:rsidRPr="0054677C">
              <w:rPr>
                <w:rStyle w:val="af0"/>
                <w:noProof/>
              </w:rPr>
              <w:instrText xml:space="preserve"> </w:instrText>
            </w:r>
            <w:r>
              <w:rPr>
                <w:noProof/>
              </w:rPr>
              <w:instrText>HYPERLINK \l "_Toc532228792"</w:instrText>
            </w:r>
            <w:r w:rsidRPr="0054677C">
              <w:rPr>
                <w:rStyle w:val="af0"/>
                <w:noProof/>
              </w:rPr>
              <w:instrText xml:space="preserve"> </w:instrText>
            </w:r>
            <w:r w:rsidRPr="0054677C">
              <w:rPr>
                <w:rStyle w:val="af0"/>
                <w:noProof/>
              </w:rPr>
              <w:fldChar w:fldCharType="separate"/>
            </w:r>
            <w:r w:rsidRPr="0054677C">
              <w:rPr>
                <w:rStyle w:val="af0"/>
                <w:noProof/>
              </w:rPr>
              <w:t>9)</w:t>
            </w:r>
            <w:r>
              <w:rPr>
                <w:rFonts w:cstheme="minorBidi"/>
                <w:noProof/>
                <w:kern w:val="2"/>
                <w:sz w:val="21"/>
              </w:rPr>
              <w:tab/>
            </w:r>
            <w:r w:rsidRPr="0054677C">
              <w:rPr>
                <w:rStyle w:val="af0"/>
                <w:noProof/>
              </w:rPr>
              <w:t>转移用户页面</w:t>
            </w:r>
            <w:r>
              <w:rPr>
                <w:noProof/>
                <w:webHidden/>
              </w:rPr>
              <w:tab/>
            </w:r>
            <w:r>
              <w:rPr>
                <w:noProof/>
                <w:webHidden/>
              </w:rPr>
              <w:fldChar w:fldCharType="begin"/>
            </w:r>
            <w:r>
              <w:rPr>
                <w:noProof/>
                <w:webHidden/>
              </w:rPr>
              <w:instrText xml:space="preserve"> PAGEREF _Toc532228792 \h </w:instrText>
            </w:r>
          </w:ins>
          <w:r>
            <w:rPr>
              <w:noProof/>
              <w:webHidden/>
            </w:rPr>
          </w:r>
          <w:r>
            <w:rPr>
              <w:noProof/>
              <w:webHidden/>
            </w:rPr>
            <w:fldChar w:fldCharType="separate"/>
          </w:r>
          <w:ins w:id="67" w:author="haha" w:date="2018-12-10T18:10:00Z">
            <w:r>
              <w:rPr>
                <w:noProof/>
                <w:webHidden/>
              </w:rPr>
              <w:t>23</w:t>
            </w:r>
            <w:r>
              <w:rPr>
                <w:noProof/>
                <w:webHidden/>
              </w:rPr>
              <w:fldChar w:fldCharType="end"/>
            </w:r>
            <w:r w:rsidRPr="0054677C">
              <w:rPr>
                <w:rStyle w:val="af0"/>
                <w:noProof/>
              </w:rPr>
              <w:fldChar w:fldCharType="end"/>
            </w:r>
          </w:ins>
        </w:p>
        <w:p w14:paraId="66FF603F" w14:textId="306FD00B" w:rsidR="006E757D" w:rsidRDefault="006E757D">
          <w:pPr>
            <w:pStyle w:val="TOC1"/>
            <w:tabs>
              <w:tab w:val="right" w:leader="dot" w:pos="8296"/>
            </w:tabs>
            <w:rPr>
              <w:ins w:id="68" w:author="haha" w:date="2018-12-10T18:10:00Z"/>
              <w:rFonts w:cstheme="minorBidi"/>
              <w:noProof/>
              <w:kern w:val="2"/>
              <w:sz w:val="21"/>
            </w:rPr>
          </w:pPr>
          <w:ins w:id="69" w:author="haha" w:date="2018-12-10T18:10:00Z">
            <w:r w:rsidRPr="0054677C">
              <w:rPr>
                <w:rStyle w:val="af0"/>
                <w:noProof/>
              </w:rPr>
              <w:fldChar w:fldCharType="begin"/>
            </w:r>
            <w:r w:rsidRPr="0054677C">
              <w:rPr>
                <w:rStyle w:val="af0"/>
                <w:noProof/>
              </w:rPr>
              <w:instrText xml:space="preserve"> </w:instrText>
            </w:r>
            <w:r>
              <w:rPr>
                <w:noProof/>
              </w:rPr>
              <w:instrText>HYPERLINK \l "_Toc532228793"</w:instrText>
            </w:r>
            <w:r w:rsidRPr="0054677C">
              <w:rPr>
                <w:rStyle w:val="af0"/>
                <w:noProof/>
              </w:rPr>
              <w:instrText xml:space="preserve"> </w:instrText>
            </w:r>
            <w:r w:rsidRPr="0054677C">
              <w:rPr>
                <w:rStyle w:val="af0"/>
                <w:noProof/>
              </w:rPr>
              <w:fldChar w:fldCharType="separate"/>
            </w:r>
            <w:r w:rsidRPr="0054677C">
              <w:rPr>
                <w:rStyle w:val="af0"/>
                <w:noProof/>
              </w:rPr>
              <w:t>十四、权限管理模块下的产品管理</w:t>
            </w:r>
            <w:r>
              <w:rPr>
                <w:noProof/>
                <w:webHidden/>
              </w:rPr>
              <w:tab/>
            </w:r>
            <w:r>
              <w:rPr>
                <w:noProof/>
                <w:webHidden/>
              </w:rPr>
              <w:fldChar w:fldCharType="begin"/>
            </w:r>
            <w:r>
              <w:rPr>
                <w:noProof/>
                <w:webHidden/>
              </w:rPr>
              <w:instrText xml:space="preserve"> PAGEREF _Toc532228793 \h </w:instrText>
            </w:r>
          </w:ins>
          <w:r>
            <w:rPr>
              <w:noProof/>
              <w:webHidden/>
            </w:rPr>
          </w:r>
          <w:r>
            <w:rPr>
              <w:noProof/>
              <w:webHidden/>
            </w:rPr>
            <w:fldChar w:fldCharType="separate"/>
          </w:r>
          <w:ins w:id="70" w:author="haha" w:date="2018-12-10T18:10:00Z">
            <w:r>
              <w:rPr>
                <w:noProof/>
                <w:webHidden/>
              </w:rPr>
              <w:t>23</w:t>
            </w:r>
            <w:r>
              <w:rPr>
                <w:noProof/>
                <w:webHidden/>
              </w:rPr>
              <w:fldChar w:fldCharType="end"/>
            </w:r>
            <w:r w:rsidRPr="0054677C">
              <w:rPr>
                <w:rStyle w:val="af0"/>
                <w:noProof/>
              </w:rPr>
              <w:fldChar w:fldCharType="end"/>
            </w:r>
          </w:ins>
        </w:p>
        <w:p w14:paraId="6E1C3A02" w14:textId="54FE1DD2" w:rsidR="006E757D" w:rsidRDefault="006E757D">
          <w:pPr>
            <w:pStyle w:val="TOC2"/>
            <w:tabs>
              <w:tab w:val="left" w:pos="840"/>
              <w:tab w:val="right" w:leader="dot" w:pos="8296"/>
            </w:tabs>
            <w:rPr>
              <w:ins w:id="71" w:author="haha" w:date="2018-12-10T18:10:00Z"/>
              <w:rFonts w:cstheme="minorBidi"/>
              <w:noProof/>
              <w:kern w:val="2"/>
              <w:sz w:val="21"/>
            </w:rPr>
          </w:pPr>
          <w:ins w:id="72" w:author="haha" w:date="2018-12-10T18:10:00Z">
            <w:r w:rsidRPr="0054677C">
              <w:rPr>
                <w:rStyle w:val="af0"/>
                <w:noProof/>
              </w:rPr>
              <w:fldChar w:fldCharType="begin"/>
            </w:r>
            <w:r w:rsidRPr="0054677C">
              <w:rPr>
                <w:rStyle w:val="af0"/>
                <w:noProof/>
              </w:rPr>
              <w:instrText xml:space="preserve"> </w:instrText>
            </w:r>
            <w:r>
              <w:rPr>
                <w:noProof/>
              </w:rPr>
              <w:instrText>HYPERLINK \l "_Toc532228794"</w:instrText>
            </w:r>
            <w:r w:rsidRPr="0054677C">
              <w:rPr>
                <w:rStyle w:val="af0"/>
                <w:noProof/>
              </w:rPr>
              <w:instrText xml:space="preserve"> </w:instrText>
            </w:r>
            <w:r w:rsidRPr="0054677C">
              <w:rPr>
                <w:rStyle w:val="af0"/>
                <w:noProof/>
              </w:rPr>
              <w:fldChar w:fldCharType="separate"/>
            </w:r>
            <w:r w:rsidRPr="0054677C">
              <w:rPr>
                <w:rStyle w:val="af0"/>
                <w:noProof/>
              </w:rPr>
              <w:t>10)</w:t>
            </w:r>
            <w:r>
              <w:rPr>
                <w:rFonts w:cstheme="minorBidi"/>
                <w:noProof/>
                <w:kern w:val="2"/>
                <w:sz w:val="21"/>
              </w:rPr>
              <w:tab/>
            </w:r>
            <w:r w:rsidRPr="0054677C">
              <w:rPr>
                <w:rStyle w:val="af0"/>
                <w:noProof/>
              </w:rPr>
              <w:t>添加产品页面</w:t>
            </w:r>
            <w:r>
              <w:rPr>
                <w:noProof/>
                <w:webHidden/>
              </w:rPr>
              <w:tab/>
            </w:r>
            <w:r>
              <w:rPr>
                <w:noProof/>
                <w:webHidden/>
              </w:rPr>
              <w:fldChar w:fldCharType="begin"/>
            </w:r>
            <w:r>
              <w:rPr>
                <w:noProof/>
                <w:webHidden/>
              </w:rPr>
              <w:instrText xml:space="preserve"> PAGEREF _Toc532228794 \h </w:instrText>
            </w:r>
          </w:ins>
          <w:r>
            <w:rPr>
              <w:noProof/>
              <w:webHidden/>
            </w:rPr>
          </w:r>
          <w:r>
            <w:rPr>
              <w:noProof/>
              <w:webHidden/>
            </w:rPr>
            <w:fldChar w:fldCharType="separate"/>
          </w:r>
          <w:ins w:id="73" w:author="haha" w:date="2018-12-10T18:10:00Z">
            <w:r>
              <w:rPr>
                <w:noProof/>
                <w:webHidden/>
              </w:rPr>
              <w:t>25</w:t>
            </w:r>
            <w:r>
              <w:rPr>
                <w:noProof/>
                <w:webHidden/>
              </w:rPr>
              <w:fldChar w:fldCharType="end"/>
            </w:r>
            <w:r w:rsidRPr="0054677C">
              <w:rPr>
                <w:rStyle w:val="af0"/>
                <w:noProof/>
              </w:rPr>
              <w:fldChar w:fldCharType="end"/>
            </w:r>
          </w:ins>
        </w:p>
        <w:p w14:paraId="4BEA58DC" w14:textId="4E34A0C6" w:rsidR="006E757D" w:rsidRDefault="006E757D">
          <w:pPr>
            <w:pStyle w:val="TOC1"/>
            <w:tabs>
              <w:tab w:val="right" w:leader="dot" w:pos="8296"/>
            </w:tabs>
            <w:rPr>
              <w:ins w:id="74" w:author="haha" w:date="2018-12-10T18:10:00Z"/>
              <w:rFonts w:cstheme="minorBidi"/>
              <w:noProof/>
              <w:kern w:val="2"/>
              <w:sz w:val="21"/>
            </w:rPr>
          </w:pPr>
          <w:ins w:id="75" w:author="haha" w:date="2018-12-10T18:10:00Z">
            <w:r w:rsidRPr="0054677C">
              <w:rPr>
                <w:rStyle w:val="af0"/>
                <w:noProof/>
              </w:rPr>
              <w:fldChar w:fldCharType="begin"/>
            </w:r>
            <w:r w:rsidRPr="0054677C">
              <w:rPr>
                <w:rStyle w:val="af0"/>
                <w:noProof/>
              </w:rPr>
              <w:instrText xml:space="preserve"> </w:instrText>
            </w:r>
            <w:r>
              <w:rPr>
                <w:noProof/>
              </w:rPr>
              <w:instrText>HYPERLINK \l "_Toc532228795"</w:instrText>
            </w:r>
            <w:r w:rsidRPr="0054677C">
              <w:rPr>
                <w:rStyle w:val="af0"/>
                <w:noProof/>
              </w:rPr>
              <w:instrText xml:space="preserve"> </w:instrText>
            </w:r>
            <w:r w:rsidRPr="0054677C">
              <w:rPr>
                <w:rStyle w:val="af0"/>
                <w:noProof/>
              </w:rPr>
              <w:fldChar w:fldCharType="separate"/>
            </w:r>
            <w:r w:rsidRPr="0054677C">
              <w:rPr>
                <w:rStyle w:val="af0"/>
                <w:noProof/>
              </w:rPr>
              <w:t>十五、权限管理模块下的机构管理</w:t>
            </w:r>
            <w:r>
              <w:rPr>
                <w:noProof/>
                <w:webHidden/>
              </w:rPr>
              <w:tab/>
            </w:r>
            <w:r>
              <w:rPr>
                <w:noProof/>
                <w:webHidden/>
              </w:rPr>
              <w:fldChar w:fldCharType="begin"/>
            </w:r>
            <w:r>
              <w:rPr>
                <w:noProof/>
                <w:webHidden/>
              </w:rPr>
              <w:instrText xml:space="preserve"> PAGEREF _Toc532228795 \h </w:instrText>
            </w:r>
          </w:ins>
          <w:r>
            <w:rPr>
              <w:noProof/>
              <w:webHidden/>
            </w:rPr>
          </w:r>
          <w:r>
            <w:rPr>
              <w:noProof/>
              <w:webHidden/>
            </w:rPr>
            <w:fldChar w:fldCharType="separate"/>
          </w:r>
          <w:ins w:id="76" w:author="haha" w:date="2018-12-10T18:10:00Z">
            <w:r>
              <w:rPr>
                <w:noProof/>
                <w:webHidden/>
              </w:rPr>
              <w:t>26</w:t>
            </w:r>
            <w:r>
              <w:rPr>
                <w:noProof/>
                <w:webHidden/>
              </w:rPr>
              <w:fldChar w:fldCharType="end"/>
            </w:r>
            <w:r w:rsidRPr="0054677C">
              <w:rPr>
                <w:rStyle w:val="af0"/>
                <w:noProof/>
              </w:rPr>
              <w:fldChar w:fldCharType="end"/>
            </w:r>
          </w:ins>
        </w:p>
        <w:p w14:paraId="785FCCC1" w14:textId="3214F040" w:rsidR="006E757D" w:rsidRDefault="006E757D">
          <w:pPr>
            <w:pStyle w:val="TOC2"/>
            <w:tabs>
              <w:tab w:val="left" w:pos="840"/>
              <w:tab w:val="right" w:leader="dot" w:pos="8296"/>
            </w:tabs>
            <w:rPr>
              <w:ins w:id="77" w:author="haha" w:date="2018-12-10T18:10:00Z"/>
              <w:rFonts w:cstheme="minorBidi"/>
              <w:noProof/>
              <w:kern w:val="2"/>
              <w:sz w:val="21"/>
            </w:rPr>
          </w:pPr>
          <w:ins w:id="78" w:author="haha" w:date="2018-12-10T18:10:00Z">
            <w:r w:rsidRPr="0054677C">
              <w:rPr>
                <w:rStyle w:val="af0"/>
                <w:noProof/>
              </w:rPr>
              <w:fldChar w:fldCharType="begin"/>
            </w:r>
            <w:r w:rsidRPr="0054677C">
              <w:rPr>
                <w:rStyle w:val="af0"/>
                <w:noProof/>
              </w:rPr>
              <w:instrText xml:space="preserve"> </w:instrText>
            </w:r>
            <w:r>
              <w:rPr>
                <w:noProof/>
              </w:rPr>
              <w:instrText>HYPERLINK \l "_Toc532228796"</w:instrText>
            </w:r>
            <w:r w:rsidRPr="0054677C">
              <w:rPr>
                <w:rStyle w:val="af0"/>
                <w:noProof/>
              </w:rPr>
              <w:instrText xml:space="preserve"> </w:instrText>
            </w:r>
            <w:r w:rsidRPr="0054677C">
              <w:rPr>
                <w:rStyle w:val="af0"/>
                <w:noProof/>
              </w:rPr>
              <w:fldChar w:fldCharType="separate"/>
            </w:r>
            <w:r w:rsidRPr="0054677C">
              <w:rPr>
                <w:rStyle w:val="af0"/>
                <w:noProof/>
              </w:rPr>
              <w:t>11)</w:t>
            </w:r>
            <w:r>
              <w:rPr>
                <w:rFonts w:cstheme="minorBidi"/>
                <w:noProof/>
                <w:kern w:val="2"/>
                <w:sz w:val="21"/>
              </w:rPr>
              <w:tab/>
            </w:r>
            <w:r w:rsidRPr="0054677C">
              <w:rPr>
                <w:rStyle w:val="af0"/>
                <w:noProof/>
              </w:rPr>
              <w:t>新建机构</w:t>
            </w:r>
            <w:r>
              <w:rPr>
                <w:noProof/>
                <w:webHidden/>
              </w:rPr>
              <w:tab/>
            </w:r>
            <w:r>
              <w:rPr>
                <w:noProof/>
                <w:webHidden/>
              </w:rPr>
              <w:fldChar w:fldCharType="begin"/>
            </w:r>
            <w:r>
              <w:rPr>
                <w:noProof/>
                <w:webHidden/>
              </w:rPr>
              <w:instrText xml:space="preserve"> PAGEREF _Toc532228796 \h </w:instrText>
            </w:r>
          </w:ins>
          <w:r>
            <w:rPr>
              <w:noProof/>
              <w:webHidden/>
            </w:rPr>
          </w:r>
          <w:r>
            <w:rPr>
              <w:noProof/>
              <w:webHidden/>
            </w:rPr>
            <w:fldChar w:fldCharType="separate"/>
          </w:r>
          <w:ins w:id="79" w:author="haha" w:date="2018-12-10T18:10:00Z">
            <w:r>
              <w:rPr>
                <w:noProof/>
                <w:webHidden/>
              </w:rPr>
              <w:t>27</w:t>
            </w:r>
            <w:r>
              <w:rPr>
                <w:noProof/>
                <w:webHidden/>
              </w:rPr>
              <w:fldChar w:fldCharType="end"/>
            </w:r>
            <w:r w:rsidRPr="0054677C">
              <w:rPr>
                <w:rStyle w:val="af0"/>
                <w:noProof/>
              </w:rPr>
              <w:fldChar w:fldCharType="end"/>
            </w:r>
          </w:ins>
        </w:p>
        <w:p w14:paraId="0E3F0A58" w14:textId="4FA0D9A7" w:rsidR="006E757D" w:rsidRDefault="006E757D">
          <w:pPr>
            <w:pStyle w:val="TOC1"/>
            <w:tabs>
              <w:tab w:val="right" w:leader="dot" w:pos="8296"/>
            </w:tabs>
            <w:rPr>
              <w:ins w:id="80" w:author="haha" w:date="2018-12-10T18:10:00Z"/>
              <w:rFonts w:cstheme="minorBidi"/>
              <w:noProof/>
              <w:kern w:val="2"/>
              <w:sz w:val="21"/>
            </w:rPr>
          </w:pPr>
          <w:ins w:id="81" w:author="haha" w:date="2018-12-10T18:10:00Z">
            <w:r w:rsidRPr="0054677C">
              <w:rPr>
                <w:rStyle w:val="af0"/>
                <w:noProof/>
              </w:rPr>
              <w:fldChar w:fldCharType="begin"/>
            </w:r>
            <w:r w:rsidRPr="0054677C">
              <w:rPr>
                <w:rStyle w:val="af0"/>
                <w:noProof/>
              </w:rPr>
              <w:instrText xml:space="preserve"> </w:instrText>
            </w:r>
            <w:r>
              <w:rPr>
                <w:noProof/>
              </w:rPr>
              <w:instrText>HYPERLINK \l "_Toc532228797"</w:instrText>
            </w:r>
            <w:r w:rsidRPr="0054677C">
              <w:rPr>
                <w:rStyle w:val="af0"/>
                <w:noProof/>
              </w:rPr>
              <w:instrText xml:space="preserve"> </w:instrText>
            </w:r>
            <w:r w:rsidRPr="0054677C">
              <w:rPr>
                <w:rStyle w:val="af0"/>
                <w:noProof/>
              </w:rPr>
              <w:fldChar w:fldCharType="separate"/>
            </w:r>
            <w:r w:rsidRPr="0054677C">
              <w:rPr>
                <w:rStyle w:val="af0"/>
                <w:noProof/>
              </w:rPr>
              <w:t>十六、首页修改密码</w:t>
            </w:r>
            <w:r>
              <w:rPr>
                <w:noProof/>
                <w:webHidden/>
              </w:rPr>
              <w:tab/>
            </w:r>
            <w:r>
              <w:rPr>
                <w:noProof/>
                <w:webHidden/>
              </w:rPr>
              <w:fldChar w:fldCharType="begin"/>
            </w:r>
            <w:r>
              <w:rPr>
                <w:noProof/>
                <w:webHidden/>
              </w:rPr>
              <w:instrText xml:space="preserve"> PAGEREF _Toc532228797 \h </w:instrText>
            </w:r>
          </w:ins>
          <w:r>
            <w:rPr>
              <w:noProof/>
              <w:webHidden/>
            </w:rPr>
          </w:r>
          <w:r>
            <w:rPr>
              <w:noProof/>
              <w:webHidden/>
            </w:rPr>
            <w:fldChar w:fldCharType="separate"/>
          </w:r>
          <w:ins w:id="82" w:author="haha" w:date="2018-12-10T18:10:00Z">
            <w:r>
              <w:rPr>
                <w:noProof/>
                <w:webHidden/>
              </w:rPr>
              <w:t>28</w:t>
            </w:r>
            <w:r>
              <w:rPr>
                <w:noProof/>
                <w:webHidden/>
              </w:rPr>
              <w:fldChar w:fldCharType="end"/>
            </w:r>
            <w:r w:rsidRPr="0054677C">
              <w:rPr>
                <w:rStyle w:val="af0"/>
                <w:noProof/>
              </w:rPr>
              <w:fldChar w:fldCharType="end"/>
            </w:r>
          </w:ins>
        </w:p>
        <w:p w14:paraId="3B8696C3" w14:textId="42008596" w:rsidR="004E218F" w:rsidDel="00BD1952" w:rsidRDefault="004E218F">
          <w:pPr>
            <w:pStyle w:val="TOC1"/>
            <w:tabs>
              <w:tab w:val="right" w:leader="dot" w:pos="8296"/>
            </w:tabs>
            <w:rPr>
              <w:del w:id="83" w:author="haha" w:date="2018-12-05T10:06:00Z"/>
              <w:rFonts w:cstheme="minorBidi"/>
              <w:noProof/>
              <w:kern w:val="2"/>
              <w:sz w:val="21"/>
            </w:rPr>
          </w:pPr>
          <w:del w:id="84" w:author="haha" w:date="2018-12-05T10:06:00Z">
            <w:r w:rsidRPr="00BD1952" w:rsidDel="00BD1952">
              <w:rPr>
                <w:rStyle w:val="af0"/>
                <w:noProof/>
              </w:rPr>
              <w:delText>一、概要</w:delText>
            </w:r>
            <w:r w:rsidDel="00BD1952">
              <w:rPr>
                <w:noProof/>
                <w:webHidden/>
              </w:rPr>
              <w:tab/>
              <w:delText>2</w:delText>
            </w:r>
          </w:del>
        </w:p>
        <w:p w14:paraId="35529181" w14:textId="7D6C23CB" w:rsidR="004E218F" w:rsidDel="00BD1952" w:rsidRDefault="004E218F">
          <w:pPr>
            <w:pStyle w:val="TOC1"/>
            <w:tabs>
              <w:tab w:val="right" w:leader="dot" w:pos="8296"/>
            </w:tabs>
            <w:rPr>
              <w:del w:id="85" w:author="haha" w:date="2018-12-05T10:06:00Z"/>
              <w:rFonts w:cstheme="minorBidi"/>
              <w:noProof/>
              <w:kern w:val="2"/>
              <w:sz w:val="21"/>
            </w:rPr>
          </w:pPr>
          <w:del w:id="86" w:author="haha" w:date="2018-12-05T10:06:00Z">
            <w:r w:rsidRPr="00BD1952" w:rsidDel="00BD1952">
              <w:rPr>
                <w:rStyle w:val="af0"/>
                <w:noProof/>
              </w:rPr>
              <w:delText>二、登录页面的展示</w:delText>
            </w:r>
            <w:r w:rsidDel="00BD1952">
              <w:rPr>
                <w:noProof/>
                <w:webHidden/>
              </w:rPr>
              <w:tab/>
              <w:delText>3</w:delText>
            </w:r>
          </w:del>
        </w:p>
        <w:p w14:paraId="3BA4D376" w14:textId="43E38E02" w:rsidR="004E218F" w:rsidDel="00BD1952" w:rsidRDefault="004E218F">
          <w:pPr>
            <w:pStyle w:val="TOC1"/>
            <w:tabs>
              <w:tab w:val="right" w:leader="dot" w:pos="8296"/>
            </w:tabs>
            <w:rPr>
              <w:del w:id="87" w:author="haha" w:date="2018-12-05T10:06:00Z"/>
              <w:rFonts w:cstheme="minorBidi"/>
              <w:noProof/>
              <w:kern w:val="2"/>
              <w:sz w:val="21"/>
            </w:rPr>
          </w:pPr>
          <w:del w:id="88" w:author="haha" w:date="2018-12-05T10:06:00Z">
            <w:r w:rsidRPr="00BD1952" w:rsidDel="00BD1952">
              <w:rPr>
                <w:rStyle w:val="af0"/>
                <w:noProof/>
              </w:rPr>
              <w:delText>三、首页的展示内容（外呼统计、历史下款数据、历史拨打个数以及历史接通数据）</w:delText>
            </w:r>
            <w:r w:rsidDel="00BD1952">
              <w:rPr>
                <w:noProof/>
                <w:webHidden/>
              </w:rPr>
              <w:tab/>
              <w:delText>4</w:delText>
            </w:r>
          </w:del>
        </w:p>
        <w:p w14:paraId="3D51284A" w14:textId="1BC9527D" w:rsidR="004E218F" w:rsidDel="00BD1952" w:rsidRDefault="004E218F">
          <w:pPr>
            <w:pStyle w:val="TOC1"/>
            <w:tabs>
              <w:tab w:val="right" w:leader="dot" w:pos="8296"/>
            </w:tabs>
            <w:rPr>
              <w:del w:id="89" w:author="haha" w:date="2018-12-05T10:06:00Z"/>
              <w:rFonts w:cstheme="minorBidi"/>
              <w:noProof/>
              <w:kern w:val="2"/>
              <w:sz w:val="21"/>
            </w:rPr>
          </w:pPr>
          <w:del w:id="90" w:author="haha" w:date="2018-12-05T10:06:00Z">
            <w:r w:rsidRPr="00BD1952" w:rsidDel="00BD1952">
              <w:rPr>
                <w:rStyle w:val="af0"/>
                <w:noProof/>
              </w:rPr>
              <w:delText>四、外呼专员的工作台展示内容</w:delText>
            </w:r>
            <w:r w:rsidDel="00BD1952">
              <w:rPr>
                <w:noProof/>
                <w:webHidden/>
              </w:rPr>
              <w:tab/>
              <w:delText>5</w:delText>
            </w:r>
          </w:del>
        </w:p>
        <w:p w14:paraId="6D83713A" w14:textId="27CBF4B9" w:rsidR="004E218F" w:rsidDel="00BD1952" w:rsidRDefault="004E218F">
          <w:pPr>
            <w:pStyle w:val="TOC1"/>
            <w:tabs>
              <w:tab w:val="right" w:leader="dot" w:pos="8296"/>
            </w:tabs>
            <w:rPr>
              <w:del w:id="91" w:author="haha" w:date="2018-12-05T10:06:00Z"/>
              <w:rFonts w:cstheme="minorBidi"/>
              <w:noProof/>
              <w:kern w:val="2"/>
              <w:sz w:val="21"/>
            </w:rPr>
          </w:pPr>
          <w:del w:id="92" w:author="haha" w:date="2018-12-05T10:06:00Z">
            <w:r w:rsidRPr="00BD1952" w:rsidDel="00BD1952">
              <w:rPr>
                <w:rStyle w:val="af0"/>
                <w:noProof/>
              </w:rPr>
              <w:delText>五、任务管理模块下的任务列表</w:delText>
            </w:r>
            <w:r w:rsidDel="00BD1952">
              <w:rPr>
                <w:noProof/>
                <w:webHidden/>
              </w:rPr>
              <w:tab/>
              <w:delText>6</w:delText>
            </w:r>
          </w:del>
        </w:p>
        <w:p w14:paraId="669BAFCF" w14:textId="4B677DD7" w:rsidR="004E218F" w:rsidDel="00BD1952" w:rsidRDefault="004E218F">
          <w:pPr>
            <w:pStyle w:val="TOC2"/>
            <w:tabs>
              <w:tab w:val="left" w:pos="630"/>
              <w:tab w:val="right" w:leader="dot" w:pos="8296"/>
            </w:tabs>
            <w:rPr>
              <w:del w:id="93" w:author="haha" w:date="2018-12-05T10:06:00Z"/>
              <w:rFonts w:cstheme="minorBidi"/>
              <w:noProof/>
              <w:kern w:val="2"/>
              <w:sz w:val="21"/>
            </w:rPr>
          </w:pPr>
          <w:del w:id="94" w:author="haha" w:date="2018-12-05T10:06:00Z">
            <w:r w:rsidRPr="00BD1952" w:rsidDel="00BD1952">
              <w:rPr>
                <w:rStyle w:val="af0"/>
                <w:noProof/>
              </w:rPr>
              <w:delText>1)</w:delText>
            </w:r>
            <w:r w:rsidDel="00BD1952">
              <w:rPr>
                <w:rFonts w:cstheme="minorBidi"/>
                <w:noProof/>
                <w:kern w:val="2"/>
                <w:sz w:val="21"/>
              </w:rPr>
              <w:tab/>
            </w:r>
            <w:r w:rsidRPr="00BD1952" w:rsidDel="00BD1952">
              <w:rPr>
                <w:rStyle w:val="af0"/>
                <w:noProof/>
              </w:rPr>
              <w:delText>外呼主管展示的页面</w:delText>
            </w:r>
            <w:r w:rsidDel="00BD1952">
              <w:rPr>
                <w:noProof/>
                <w:webHidden/>
              </w:rPr>
              <w:tab/>
              <w:delText>8</w:delText>
            </w:r>
          </w:del>
        </w:p>
        <w:p w14:paraId="7DB48E35" w14:textId="09962A94" w:rsidR="004E218F" w:rsidDel="00BD1952" w:rsidRDefault="004E218F">
          <w:pPr>
            <w:pStyle w:val="TOC2"/>
            <w:tabs>
              <w:tab w:val="left" w:pos="630"/>
              <w:tab w:val="right" w:leader="dot" w:pos="8296"/>
            </w:tabs>
            <w:rPr>
              <w:del w:id="95" w:author="haha" w:date="2018-12-05T10:06:00Z"/>
              <w:rFonts w:cstheme="minorBidi"/>
              <w:noProof/>
              <w:kern w:val="2"/>
              <w:sz w:val="21"/>
            </w:rPr>
          </w:pPr>
          <w:del w:id="96" w:author="haha" w:date="2018-12-05T10:06:00Z">
            <w:r w:rsidRPr="00BD1952" w:rsidDel="00BD1952">
              <w:rPr>
                <w:rStyle w:val="af0"/>
                <w:noProof/>
              </w:rPr>
              <w:delText>2)</w:delText>
            </w:r>
            <w:r w:rsidDel="00BD1952">
              <w:rPr>
                <w:rFonts w:cstheme="minorBidi"/>
                <w:noProof/>
                <w:kern w:val="2"/>
                <w:sz w:val="21"/>
              </w:rPr>
              <w:tab/>
            </w:r>
            <w:r w:rsidRPr="00BD1952" w:rsidDel="00BD1952">
              <w:rPr>
                <w:rStyle w:val="af0"/>
                <w:noProof/>
              </w:rPr>
              <w:delText>任务分配弹框</w:delText>
            </w:r>
            <w:r w:rsidDel="00BD1952">
              <w:rPr>
                <w:noProof/>
                <w:webHidden/>
              </w:rPr>
              <w:tab/>
              <w:delText>9</w:delText>
            </w:r>
          </w:del>
        </w:p>
        <w:p w14:paraId="12C08AAE" w14:textId="292F37A4" w:rsidR="004E218F" w:rsidDel="00BD1952" w:rsidRDefault="004E218F">
          <w:pPr>
            <w:pStyle w:val="TOC2"/>
            <w:tabs>
              <w:tab w:val="left" w:pos="630"/>
              <w:tab w:val="right" w:leader="dot" w:pos="8296"/>
            </w:tabs>
            <w:rPr>
              <w:del w:id="97" w:author="haha" w:date="2018-12-05T10:06:00Z"/>
              <w:rFonts w:cstheme="minorBidi"/>
              <w:noProof/>
              <w:kern w:val="2"/>
              <w:sz w:val="21"/>
            </w:rPr>
          </w:pPr>
          <w:del w:id="98" w:author="haha" w:date="2018-12-05T10:06:00Z">
            <w:r w:rsidRPr="00BD1952" w:rsidDel="00BD1952">
              <w:rPr>
                <w:rStyle w:val="af0"/>
                <w:noProof/>
              </w:rPr>
              <w:delText>3)</w:delText>
            </w:r>
            <w:r w:rsidDel="00BD1952">
              <w:rPr>
                <w:rFonts w:cstheme="minorBidi"/>
                <w:noProof/>
                <w:kern w:val="2"/>
                <w:sz w:val="21"/>
              </w:rPr>
              <w:tab/>
            </w:r>
            <w:r w:rsidRPr="00BD1952" w:rsidDel="00BD1952">
              <w:rPr>
                <w:rStyle w:val="af0"/>
                <w:noProof/>
              </w:rPr>
              <w:delText>添加任务页面</w:delText>
            </w:r>
            <w:r w:rsidDel="00BD1952">
              <w:rPr>
                <w:noProof/>
                <w:webHidden/>
              </w:rPr>
              <w:tab/>
              <w:delText>10</w:delText>
            </w:r>
          </w:del>
        </w:p>
        <w:p w14:paraId="7F94FFC3" w14:textId="79D0031B" w:rsidR="004E218F" w:rsidDel="00BD1952" w:rsidRDefault="004E218F">
          <w:pPr>
            <w:pStyle w:val="TOC1"/>
            <w:tabs>
              <w:tab w:val="right" w:leader="dot" w:pos="8296"/>
            </w:tabs>
            <w:rPr>
              <w:del w:id="99" w:author="haha" w:date="2018-12-05T10:06:00Z"/>
              <w:rFonts w:cstheme="minorBidi"/>
              <w:noProof/>
              <w:kern w:val="2"/>
              <w:sz w:val="21"/>
            </w:rPr>
          </w:pPr>
          <w:del w:id="100" w:author="haha" w:date="2018-12-05T10:06:00Z">
            <w:r w:rsidRPr="00BD1952" w:rsidDel="00BD1952">
              <w:rPr>
                <w:rStyle w:val="af0"/>
                <w:noProof/>
              </w:rPr>
              <w:delText>六、报表管理模块下的坐席话务报表</w:delText>
            </w:r>
            <w:r w:rsidDel="00BD1952">
              <w:rPr>
                <w:noProof/>
                <w:webHidden/>
              </w:rPr>
              <w:tab/>
              <w:delText>11</w:delText>
            </w:r>
          </w:del>
        </w:p>
        <w:p w14:paraId="1224D1C8" w14:textId="43367ADC" w:rsidR="004E218F" w:rsidDel="00BD1952" w:rsidRDefault="004E218F">
          <w:pPr>
            <w:pStyle w:val="TOC2"/>
            <w:tabs>
              <w:tab w:val="left" w:pos="630"/>
              <w:tab w:val="right" w:leader="dot" w:pos="8296"/>
            </w:tabs>
            <w:rPr>
              <w:del w:id="101" w:author="haha" w:date="2018-12-05T10:06:00Z"/>
              <w:rFonts w:cstheme="minorBidi"/>
              <w:noProof/>
              <w:kern w:val="2"/>
              <w:sz w:val="21"/>
            </w:rPr>
          </w:pPr>
          <w:del w:id="102" w:author="haha" w:date="2018-12-05T10:06:00Z">
            <w:r w:rsidRPr="00BD1952" w:rsidDel="00BD1952">
              <w:rPr>
                <w:rStyle w:val="af0"/>
                <w:noProof/>
              </w:rPr>
              <w:delText>4)</w:delText>
            </w:r>
            <w:r w:rsidDel="00BD1952">
              <w:rPr>
                <w:rFonts w:cstheme="minorBidi"/>
                <w:noProof/>
                <w:kern w:val="2"/>
                <w:sz w:val="21"/>
              </w:rPr>
              <w:tab/>
            </w:r>
            <w:r w:rsidRPr="00BD1952" w:rsidDel="00BD1952">
              <w:rPr>
                <w:rStyle w:val="af0"/>
                <w:noProof/>
              </w:rPr>
              <w:delText>下款详情页面</w:delText>
            </w:r>
            <w:r w:rsidDel="00BD1952">
              <w:rPr>
                <w:noProof/>
                <w:webHidden/>
              </w:rPr>
              <w:tab/>
              <w:delText>12</w:delText>
            </w:r>
          </w:del>
        </w:p>
        <w:p w14:paraId="2990958A" w14:textId="189BFC11" w:rsidR="004E218F" w:rsidDel="00BD1952" w:rsidRDefault="004E218F">
          <w:pPr>
            <w:pStyle w:val="TOC1"/>
            <w:tabs>
              <w:tab w:val="right" w:leader="dot" w:pos="8296"/>
            </w:tabs>
            <w:rPr>
              <w:del w:id="103" w:author="haha" w:date="2018-12-05T10:06:00Z"/>
              <w:rFonts w:cstheme="minorBidi"/>
              <w:noProof/>
              <w:kern w:val="2"/>
              <w:sz w:val="21"/>
            </w:rPr>
          </w:pPr>
          <w:del w:id="104" w:author="haha" w:date="2018-12-05T10:06:00Z">
            <w:r w:rsidRPr="00BD1952" w:rsidDel="00BD1952">
              <w:rPr>
                <w:rStyle w:val="af0"/>
                <w:noProof/>
              </w:rPr>
              <w:delText>七、报表管理模块下的外呼详情报表</w:delText>
            </w:r>
            <w:r w:rsidDel="00BD1952">
              <w:rPr>
                <w:noProof/>
                <w:webHidden/>
              </w:rPr>
              <w:tab/>
              <w:delText>12</w:delText>
            </w:r>
          </w:del>
        </w:p>
        <w:p w14:paraId="2AC5853C" w14:textId="7A25CAE0" w:rsidR="004E218F" w:rsidDel="00BD1952" w:rsidRDefault="004E218F">
          <w:pPr>
            <w:pStyle w:val="TOC2"/>
            <w:tabs>
              <w:tab w:val="left" w:pos="630"/>
              <w:tab w:val="right" w:leader="dot" w:pos="8296"/>
            </w:tabs>
            <w:rPr>
              <w:del w:id="105" w:author="haha" w:date="2018-12-05T10:06:00Z"/>
              <w:rFonts w:cstheme="minorBidi"/>
              <w:noProof/>
              <w:kern w:val="2"/>
              <w:sz w:val="21"/>
            </w:rPr>
          </w:pPr>
          <w:del w:id="106" w:author="haha" w:date="2018-12-05T10:06:00Z">
            <w:r w:rsidRPr="00BD1952" w:rsidDel="00BD1952">
              <w:rPr>
                <w:rStyle w:val="af0"/>
                <w:noProof/>
              </w:rPr>
              <w:delText>5)</w:delText>
            </w:r>
            <w:r w:rsidDel="00BD1952">
              <w:rPr>
                <w:rFonts w:cstheme="minorBidi"/>
                <w:noProof/>
                <w:kern w:val="2"/>
                <w:sz w:val="21"/>
              </w:rPr>
              <w:tab/>
            </w:r>
            <w:r w:rsidRPr="00BD1952" w:rsidDel="00BD1952">
              <w:rPr>
                <w:rStyle w:val="af0"/>
                <w:noProof/>
              </w:rPr>
              <w:delText>客户资料详情</w:delText>
            </w:r>
            <w:r w:rsidDel="00BD1952">
              <w:rPr>
                <w:noProof/>
                <w:webHidden/>
              </w:rPr>
              <w:tab/>
              <w:delText>13</w:delText>
            </w:r>
          </w:del>
        </w:p>
        <w:p w14:paraId="769507D0" w14:textId="3FFEAED1" w:rsidR="004E218F" w:rsidDel="00BD1952" w:rsidRDefault="004E218F">
          <w:pPr>
            <w:pStyle w:val="TOC1"/>
            <w:tabs>
              <w:tab w:val="right" w:leader="dot" w:pos="8296"/>
            </w:tabs>
            <w:rPr>
              <w:del w:id="107" w:author="haha" w:date="2018-12-05T10:06:00Z"/>
              <w:rFonts w:cstheme="minorBidi"/>
              <w:noProof/>
              <w:kern w:val="2"/>
              <w:sz w:val="21"/>
            </w:rPr>
          </w:pPr>
          <w:del w:id="108" w:author="haha" w:date="2018-12-05T10:06:00Z">
            <w:r w:rsidRPr="00BD1952" w:rsidDel="00BD1952">
              <w:rPr>
                <w:rStyle w:val="af0"/>
                <w:noProof/>
              </w:rPr>
              <w:delText>八、外呼管理模块下的通话记录</w:delText>
            </w:r>
            <w:r w:rsidDel="00BD1952">
              <w:rPr>
                <w:noProof/>
                <w:webHidden/>
              </w:rPr>
              <w:tab/>
              <w:delText>14</w:delText>
            </w:r>
          </w:del>
        </w:p>
        <w:p w14:paraId="4E59BF88" w14:textId="1F9A3823" w:rsidR="004E218F" w:rsidDel="00BD1952" w:rsidRDefault="004E218F">
          <w:pPr>
            <w:pStyle w:val="TOC1"/>
            <w:tabs>
              <w:tab w:val="right" w:leader="dot" w:pos="8296"/>
            </w:tabs>
            <w:rPr>
              <w:del w:id="109" w:author="haha" w:date="2018-12-05T10:06:00Z"/>
              <w:rFonts w:cstheme="minorBidi"/>
              <w:noProof/>
              <w:kern w:val="2"/>
              <w:sz w:val="21"/>
            </w:rPr>
          </w:pPr>
          <w:del w:id="110" w:author="haha" w:date="2018-12-05T10:06:00Z">
            <w:r w:rsidRPr="00BD1952" w:rsidDel="00BD1952">
              <w:rPr>
                <w:rStyle w:val="af0"/>
                <w:noProof/>
              </w:rPr>
              <w:delText>九、外呼管理模块下的分配分机</w:delText>
            </w:r>
            <w:r w:rsidDel="00BD1952">
              <w:rPr>
                <w:noProof/>
                <w:webHidden/>
              </w:rPr>
              <w:tab/>
              <w:delText>15</w:delText>
            </w:r>
          </w:del>
        </w:p>
        <w:p w14:paraId="64159FBE" w14:textId="60AF2F4F" w:rsidR="004E218F" w:rsidDel="00BD1952" w:rsidRDefault="004E218F">
          <w:pPr>
            <w:pStyle w:val="TOC2"/>
            <w:tabs>
              <w:tab w:val="left" w:pos="630"/>
              <w:tab w:val="right" w:leader="dot" w:pos="8296"/>
            </w:tabs>
            <w:rPr>
              <w:del w:id="111" w:author="haha" w:date="2018-12-05T10:06:00Z"/>
              <w:rFonts w:cstheme="minorBidi"/>
              <w:noProof/>
              <w:kern w:val="2"/>
              <w:sz w:val="21"/>
            </w:rPr>
          </w:pPr>
          <w:del w:id="112" w:author="haha" w:date="2018-12-05T10:06:00Z">
            <w:r w:rsidRPr="00BD1952" w:rsidDel="00BD1952">
              <w:rPr>
                <w:rStyle w:val="af0"/>
                <w:noProof/>
              </w:rPr>
              <w:delText>6)</w:delText>
            </w:r>
            <w:r w:rsidDel="00BD1952">
              <w:rPr>
                <w:rFonts w:cstheme="minorBidi"/>
                <w:noProof/>
                <w:kern w:val="2"/>
                <w:sz w:val="21"/>
              </w:rPr>
              <w:tab/>
            </w:r>
            <w:r w:rsidRPr="00BD1952" w:rsidDel="00BD1952">
              <w:rPr>
                <w:rStyle w:val="af0"/>
                <w:noProof/>
              </w:rPr>
              <w:delText>分配分机弹框</w:delText>
            </w:r>
            <w:r w:rsidDel="00BD1952">
              <w:rPr>
                <w:noProof/>
                <w:webHidden/>
              </w:rPr>
              <w:tab/>
              <w:delText>16</w:delText>
            </w:r>
          </w:del>
        </w:p>
        <w:p w14:paraId="2C9E25F9" w14:textId="2B6AE7A1" w:rsidR="004E218F" w:rsidDel="00BD1952" w:rsidRDefault="004E218F">
          <w:pPr>
            <w:pStyle w:val="TOC1"/>
            <w:tabs>
              <w:tab w:val="right" w:leader="dot" w:pos="8296"/>
            </w:tabs>
            <w:rPr>
              <w:del w:id="113" w:author="haha" w:date="2018-12-05T10:06:00Z"/>
              <w:rFonts w:cstheme="minorBidi"/>
              <w:noProof/>
              <w:kern w:val="2"/>
              <w:sz w:val="21"/>
            </w:rPr>
          </w:pPr>
          <w:del w:id="114" w:author="haha" w:date="2018-12-05T10:06:00Z">
            <w:r w:rsidRPr="00BD1952" w:rsidDel="00BD1952">
              <w:rPr>
                <w:rStyle w:val="af0"/>
                <w:noProof/>
              </w:rPr>
              <w:delText>十、客户管理模块下的黑名单</w:delText>
            </w:r>
            <w:r w:rsidDel="00BD1952">
              <w:rPr>
                <w:noProof/>
                <w:webHidden/>
              </w:rPr>
              <w:tab/>
              <w:delText>16</w:delText>
            </w:r>
          </w:del>
        </w:p>
        <w:p w14:paraId="4A239527" w14:textId="06FD07F3" w:rsidR="004E218F" w:rsidDel="00BD1952" w:rsidRDefault="004E218F">
          <w:pPr>
            <w:pStyle w:val="TOC2"/>
            <w:tabs>
              <w:tab w:val="left" w:pos="630"/>
              <w:tab w:val="right" w:leader="dot" w:pos="8296"/>
            </w:tabs>
            <w:rPr>
              <w:del w:id="115" w:author="haha" w:date="2018-12-05T10:06:00Z"/>
              <w:rFonts w:cstheme="minorBidi"/>
              <w:noProof/>
              <w:kern w:val="2"/>
              <w:sz w:val="21"/>
            </w:rPr>
          </w:pPr>
          <w:del w:id="116" w:author="haha" w:date="2018-12-05T10:06:00Z">
            <w:r w:rsidRPr="00BD1952" w:rsidDel="00BD1952">
              <w:rPr>
                <w:rStyle w:val="af0"/>
                <w:noProof/>
              </w:rPr>
              <w:delText>7)</w:delText>
            </w:r>
            <w:r w:rsidDel="00BD1952">
              <w:rPr>
                <w:rFonts w:cstheme="minorBidi"/>
                <w:noProof/>
                <w:kern w:val="2"/>
                <w:sz w:val="21"/>
              </w:rPr>
              <w:tab/>
            </w:r>
            <w:r w:rsidRPr="00BD1952" w:rsidDel="00BD1952">
              <w:rPr>
                <w:rStyle w:val="af0"/>
                <w:noProof/>
              </w:rPr>
              <w:delText>编辑黑名单页面</w:delText>
            </w:r>
            <w:r w:rsidDel="00BD1952">
              <w:rPr>
                <w:noProof/>
                <w:webHidden/>
              </w:rPr>
              <w:tab/>
              <w:delText>18</w:delText>
            </w:r>
          </w:del>
        </w:p>
        <w:p w14:paraId="521DCEE3" w14:textId="4A1FD1D0" w:rsidR="004E218F" w:rsidDel="00BD1952" w:rsidRDefault="004E218F">
          <w:pPr>
            <w:pStyle w:val="TOC1"/>
            <w:tabs>
              <w:tab w:val="right" w:leader="dot" w:pos="8296"/>
            </w:tabs>
            <w:rPr>
              <w:del w:id="117" w:author="haha" w:date="2018-12-05T10:06:00Z"/>
              <w:rFonts w:cstheme="minorBidi"/>
              <w:noProof/>
              <w:kern w:val="2"/>
              <w:sz w:val="21"/>
            </w:rPr>
          </w:pPr>
          <w:del w:id="118" w:author="haha" w:date="2018-12-05T10:06:00Z">
            <w:r w:rsidRPr="00BD1952" w:rsidDel="00BD1952">
              <w:rPr>
                <w:rStyle w:val="af0"/>
                <w:noProof/>
              </w:rPr>
              <w:delText>十一、客户管理模块下的客户列表</w:delText>
            </w:r>
            <w:r w:rsidDel="00BD1952">
              <w:rPr>
                <w:noProof/>
                <w:webHidden/>
              </w:rPr>
              <w:tab/>
              <w:delText>19</w:delText>
            </w:r>
          </w:del>
        </w:p>
        <w:p w14:paraId="5C96AC83" w14:textId="4FE1BF6A" w:rsidR="004E218F" w:rsidDel="00BD1952" w:rsidRDefault="004E218F">
          <w:pPr>
            <w:pStyle w:val="TOC1"/>
            <w:tabs>
              <w:tab w:val="right" w:leader="dot" w:pos="8296"/>
            </w:tabs>
            <w:rPr>
              <w:del w:id="119" w:author="haha" w:date="2018-12-05T10:06:00Z"/>
              <w:rFonts w:cstheme="minorBidi"/>
              <w:noProof/>
              <w:kern w:val="2"/>
              <w:sz w:val="21"/>
            </w:rPr>
          </w:pPr>
          <w:del w:id="120" w:author="haha" w:date="2018-12-05T10:06:00Z">
            <w:r w:rsidRPr="00BD1952" w:rsidDel="00BD1952">
              <w:rPr>
                <w:rStyle w:val="af0"/>
                <w:noProof/>
              </w:rPr>
              <w:delText>十二、权限管理模块下的角色管理</w:delText>
            </w:r>
            <w:r w:rsidDel="00BD1952">
              <w:rPr>
                <w:noProof/>
                <w:webHidden/>
              </w:rPr>
              <w:tab/>
              <w:delText>19</w:delText>
            </w:r>
          </w:del>
        </w:p>
        <w:p w14:paraId="1B64F376" w14:textId="5E39BE3D" w:rsidR="004E218F" w:rsidDel="00BD1952" w:rsidRDefault="004E218F">
          <w:pPr>
            <w:pStyle w:val="TOC1"/>
            <w:tabs>
              <w:tab w:val="right" w:leader="dot" w:pos="8296"/>
            </w:tabs>
            <w:rPr>
              <w:del w:id="121" w:author="haha" w:date="2018-12-05T10:06:00Z"/>
              <w:rFonts w:cstheme="minorBidi"/>
              <w:noProof/>
              <w:kern w:val="2"/>
              <w:sz w:val="21"/>
            </w:rPr>
          </w:pPr>
          <w:del w:id="122" w:author="haha" w:date="2018-12-05T10:06:00Z">
            <w:r w:rsidRPr="00BD1952" w:rsidDel="00BD1952">
              <w:rPr>
                <w:rStyle w:val="af0"/>
                <w:noProof/>
              </w:rPr>
              <w:delText>十三、权限管理模块下的用户管理</w:delText>
            </w:r>
            <w:r w:rsidDel="00BD1952">
              <w:rPr>
                <w:noProof/>
                <w:webHidden/>
              </w:rPr>
              <w:tab/>
              <w:delText>20</w:delText>
            </w:r>
          </w:del>
        </w:p>
        <w:p w14:paraId="0ADCAF7E" w14:textId="23BCBA70" w:rsidR="004E218F" w:rsidDel="00BD1952" w:rsidRDefault="004E218F">
          <w:pPr>
            <w:pStyle w:val="TOC2"/>
            <w:tabs>
              <w:tab w:val="left" w:pos="630"/>
              <w:tab w:val="right" w:leader="dot" w:pos="8296"/>
            </w:tabs>
            <w:rPr>
              <w:del w:id="123" w:author="haha" w:date="2018-12-05T10:06:00Z"/>
              <w:rFonts w:cstheme="minorBidi"/>
              <w:noProof/>
              <w:kern w:val="2"/>
              <w:sz w:val="21"/>
            </w:rPr>
          </w:pPr>
          <w:del w:id="124" w:author="haha" w:date="2018-12-05T10:06:00Z">
            <w:r w:rsidRPr="00BD1952" w:rsidDel="00BD1952">
              <w:rPr>
                <w:rStyle w:val="af0"/>
                <w:noProof/>
              </w:rPr>
              <w:delText>8)</w:delText>
            </w:r>
            <w:r w:rsidDel="00BD1952">
              <w:rPr>
                <w:rFonts w:cstheme="minorBidi"/>
                <w:noProof/>
                <w:kern w:val="2"/>
                <w:sz w:val="21"/>
              </w:rPr>
              <w:tab/>
            </w:r>
            <w:r w:rsidRPr="00BD1952" w:rsidDel="00BD1952">
              <w:rPr>
                <w:rStyle w:val="af0"/>
                <w:noProof/>
              </w:rPr>
              <w:delText>添加用户页面</w:delText>
            </w:r>
            <w:r w:rsidDel="00BD1952">
              <w:rPr>
                <w:noProof/>
                <w:webHidden/>
              </w:rPr>
              <w:tab/>
              <w:delText>21</w:delText>
            </w:r>
          </w:del>
        </w:p>
        <w:p w14:paraId="4F451C09" w14:textId="7E10462A" w:rsidR="004E218F" w:rsidDel="00BD1952" w:rsidRDefault="004E218F">
          <w:pPr>
            <w:pStyle w:val="TOC2"/>
            <w:tabs>
              <w:tab w:val="left" w:pos="630"/>
              <w:tab w:val="right" w:leader="dot" w:pos="8296"/>
            </w:tabs>
            <w:rPr>
              <w:del w:id="125" w:author="haha" w:date="2018-12-05T10:06:00Z"/>
              <w:rFonts w:cstheme="minorBidi"/>
              <w:noProof/>
              <w:kern w:val="2"/>
              <w:sz w:val="21"/>
            </w:rPr>
          </w:pPr>
          <w:del w:id="126" w:author="haha" w:date="2018-12-05T10:06:00Z">
            <w:r w:rsidRPr="00BD1952" w:rsidDel="00BD1952">
              <w:rPr>
                <w:rStyle w:val="af0"/>
                <w:noProof/>
              </w:rPr>
              <w:delText>9)</w:delText>
            </w:r>
            <w:r w:rsidDel="00BD1952">
              <w:rPr>
                <w:rFonts w:cstheme="minorBidi"/>
                <w:noProof/>
                <w:kern w:val="2"/>
                <w:sz w:val="21"/>
              </w:rPr>
              <w:tab/>
            </w:r>
            <w:r w:rsidRPr="00BD1952" w:rsidDel="00BD1952">
              <w:rPr>
                <w:rStyle w:val="af0"/>
                <w:noProof/>
              </w:rPr>
              <w:delText>转移用户页面</w:delText>
            </w:r>
            <w:r w:rsidDel="00BD1952">
              <w:rPr>
                <w:noProof/>
                <w:webHidden/>
              </w:rPr>
              <w:tab/>
              <w:delText>22</w:delText>
            </w:r>
          </w:del>
        </w:p>
        <w:p w14:paraId="29516601" w14:textId="184B3131" w:rsidR="004E218F" w:rsidDel="00BD1952" w:rsidRDefault="004E218F">
          <w:pPr>
            <w:pStyle w:val="TOC1"/>
            <w:tabs>
              <w:tab w:val="right" w:leader="dot" w:pos="8296"/>
            </w:tabs>
            <w:rPr>
              <w:del w:id="127" w:author="haha" w:date="2018-12-05T10:06:00Z"/>
              <w:rFonts w:cstheme="minorBidi"/>
              <w:noProof/>
              <w:kern w:val="2"/>
              <w:sz w:val="21"/>
            </w:rPr>
          </w:pPr>
          <w:del w:id="128" w:author="haha" w:date="2018-12-05T10:06:00Z">
            <w:r w:rsidRPr="00BD1952" w:rsidDel="00BD1952">
              <w:rPr>
                <w:rStyle w:val="af0"/>
                <w:noProof/>
              </w:rPr>
              <w:delText>十四、权限管理模块下的产品管理</w:delText>
            </w:r>
            <w:r w:rsidDel="00BD1952">
              <w:rPr>
                <w:noProof/>
                <w:webHidden/>
              </w:rPr>
              <w:tab/>
              <w:delText>22</w:delText>
            </w:r>
          </w:del>
        </w:p>
        <w:p w14:paraId="32C2FAF2" w14:textId="26CE6D7B" w:rsidR="004E218F" w:rsidDel="00BD1952" w:rsidRDefault="004E218F">
          <w:pPr>
            <w:pStyle w:val="TOC2"/>
            <w:tabs>
              <w:tab w:val="left" w:pos="840"/>
              <w:tab w:val="right" w:leader="dot" w:pos="8296"/>
            </w:tabs>
            <w:rPr>
              <w:del w:id="129" w:author="haha" w:date="2018-12-05T10:06:00Z"/>
              <w:rFonts w:cstheme="minorBidi"/>
              <w:noProof/>
              <w:kern w:val="2"/>
              <w:sz w:val="21"/>
            </w:rPr>
          </w:pPr>
          <w:del w:id="130" w:author="haha" w:date="2018-12-05T10:06:00Z">
            <w:r w:rsidRPr="00BD1952" w:rsidDel="00BD1952">
              <w:rPr>
                <w:rStyle w:val="af0"/>
                <w:noProof/>
              </w:rPr>
              <w:delText>10)</w:delText>
            </w:r>
            <w:r w:rsidDel="00BD1952">
              <w:rPr>
                <w:rFonts w:cstheme="minorBidi"/>
                <w:noProof/>
                <w:kern w:val="2"/>
                <w:sz w:val="21"/>
              </w:rPr>
              <w:tab/>
            </w:r>
            <w:r w:rsidRPr="00BD1952" w:rsidDel="00BD1952">
              <w:rPr>
                <w:rStyle w:val="af0"/>
                <w:noProof/>
              </w:rPr>
              <w:delText>添加产品页面</w:delText>
            </w:r>
            <w:r w:rsidDel="00BD1952">
              <w:rPr>
                <w:noProof/>
                <w:webHidden/>
              </w:rPr>
              <w:tab/>
              <w:delText>24</w:delText>
            </w:r>
          </w:del>
        </w:p>
        <w:p w14:paraId="7D21F3CC" w14:textId="75C05022" w:rsidR="004E218F" w:rsidDel="00BD1952" w:rsidRDefault="004E218F">
          <w:pPr>
            <w:pStyle w:val="TOC1"/>
            <w:tabs>
              <w:tab w:val="right" w:leader="dot" w:pos="8296"/>
            </w:tabs>
            <w:rPr>
              <w:del w:id="131" w:author="haha" w:date="2018-12-05T10:06:00Z"/>
              <w:rFonts w:cstheme="minorBidi"/>
              <w:noProof/>
              <w:kern w:val="2"/>
              <w:sz w:val="21"/>
            </w:rPr>
          </w:pPr>
          <w:del w:id="132" w:author="haha" w:date="2018-12-05T10:06:00Z">
            <w:r w:rsidRPr="00BD1952" w:rsidDel="00BD1952">
              <w:rPr>
                <w:rStyle w:val="af0"/>
                <w:noProof/>
              </w:rPr>
              <w:delText>十五、权限管理模块下的机构管理</w:delText>
            </w:r>
            <w:r w:rsidDel="00BD1952">
              <w:rPr>
                <w:noProof/>
                <w:webHidden/>
              </w:rPr>
              <w:tab/>
              <w:delText>25</w:delText>
            </w:r>
          </w:del>
        </w:p>
        <w:p w14:paraId="1A92C9CE" w14:textId="651FD0AF" w:rsidR="004E218F" w:rsidDel="00BD1952" w:rsidRDefault="004E218F">
          <w:pPr>
            <w:pStyle w:val="TOC2"/>
            <w:tabs>
              <w:tab w:val="left" w:pos="840"/>
              <w:tab w:val="right" w:leader="dot" w:pos="8296"/>
            </w:tabs>
            <w:rPr>
              <w:del w:id="133" w:author="haha" w:date="2018-12-05T10:06:00Z"/>
              <w:rFonts w:cstheme="minorBidi"/>
              <w:noProof/>
              <w:kern w:val="2"/>
              <w:sz w:val="21"/>
            </w:rPr>
          </w:pPr>
          <w:del w:id="134" w:author="haha" w:date="2018-12-05T10:06:00Z">
            <w:r w:rsidRPr="00BD1952" w:rsidDel="00BD1952">
              <w:rPr>
                <w:rStyle w:val="af0"/>
                <w:noProof/>
              </w:rPr>
              <w:delText>11)</w:delText>
            </w:r>
            <w:r w:rsidDel="00BD1952">
              <w:rPr>
                <w:rFonts w:cstheme="minorBidi"/>
                <w:noProof/>
                <w:kern w:val="2"/>
                <w:sz w:val="21"/>
              </w:rPr>
              <w:tab/>
            </w:r>
            <w:r w:rsidRPr="00BD1952" w:rsidDel="00BD1952">
              <w:rPr>
                <w:rStyle w:val="af0"/>
                <w:noProof/>
              </w:rPr>
              <w:delText>新建机构</w:delText>
            </w:r>
            <w:r w:rsidDel="00BD1952">
              <w:rPr>
                <w:noProof/>
                <w:webHidden/>
              </w:rPr>
              <w:tab/>
              <w:delText>26</w:delText>
            </w:r>
          </w:del>
        </w:p>
        <w:p w14:paraId="0C549E82" w14:textId="2A16EF4C" w:rsidR="004E218F" w:rsidDel="00BD1952" w:rsidRDefault="004E218F">
          <w:pPr>
            <w:pStyle w:val="TOC1"/>
            <w:tabs>
              <w:tab w:val="right" w:leader="dot" w:pos="8296"/>
            </w:tabs>
            <w:rPr>
              <w:del w:id="135" w:author="haha" w:date="2018-12-05T10:06:00Z"/>
              <w:rFonts w:cstheme="minorBidi"/>
              <w:noProof/>
              <w:kern w:val="2"/>
              <w:sz w:val="21"/>
            </w:rPr>
          </w:pPr>
          <w:del w:id="136" w:author="haha" w:date="2018-12-05T10:06:00Z">
            <w:r w:rsidRPr="00BD1952" w:rsidDel="00BD1952">
              <w:rPr>
                <w:rStyle w:val="af0"/>
                <w:noProof/>
              </w:rPr>
              <w:delText>十六、首页修改密码</w:delText>
            </w:r>
            <w:r w:rsidDel="00BD1952">
              <w:rPr>
                <w:noProof/>
                <w:webHidden/>
              </w:rPr>
              <w:tab/>
              <w:delText>27</w:delText>
            </w:r>
          </w:del>
        </w:p>
        <w:p w14:paraId="01C91D32" w14:textId="37AE79E2" w:rsidR="00496C19" w:rsidRDefault="00496C19">
          <w:r>
            <w:rPr>
              <w:b/>
              <w:bCs/>
              <w:lang w:val="zh-CN"/>
            </w:rPr>
            <w:fldChar w:fldCharType="end"/>
          </w:r>
        </w:p>
      </w:sdtContent>
    </w:sdt>
    <w:p w14:paraId="4A90E347" w14:textId="38AB83DA" w:rsidR="00496C19" w:rsidRPr="00496C19" w:rsidRDefault="00496C19" w:rsidP="00496C19">
      <w:pPr>
        <w:pStyle w:val="10"/>
      </w:pPr>
      <w:bookmarkStart w:id="137" w:name="_Toc532228771"/>
      <w:r>
        <w:rPr>
          <w:rFonts w:hint="eastAsia"/>
        </w:rPr>
        <w:lastRenderedPageBreak/>
        <w:t>一、概要</w:t>
      </w:r>
      <w:bookmarkEnd w:id="137"/>
    </w:p>
    <w:p w14:paraId="6A982938" w14:textId="77777777" w:rsidR="00E0539A" w:rsidRDefault="00AA7554" w:rsidP="009F5C0D">
      <w:pPr>
        <w:spacing w:line="360" w:lineRule="auto"/>
        <w:ind w:firstLineChars="200" w:firstLine="420"/>
      </w:pPr>
      <w:r>
        <w:rPr>
          <w:rFonts w:hint="eastAsia"/>
        </w:rPr>
        <w:t>本次需求主要针对外呼系统</w:t>
      </w:r>
      <w:r w:rsidR="0096059C">
        <w:rPr>
          <w:rFonts w:hint="eastAsia"/>
        </w:rPr>
        <w:t>除首页及工作台外的五大模块（</w:t>
      </w:r>
      <w:r w:rsidR="0096059C" w:rsidRPr="00650673">
        <w:rPr>
          <w:rFonts w:hint="eastAsia"/>
        </w:rPr>
        <w:t>名单管理、报表管理、外呼管理、客户管理以及权限管理</w:t>
      </w:r>
      <w:r w:rsidR="0096059C">
        <w:rPr>
          <w:rFonts w:hint="eastAsia"/>
        </w:rPr>
        <w:t>）具体内容如下：</w:t>
      </w:r>
    </w:p>
    <w:p w14:paraId="6A723BD5" w14:textId="77777777" w:rsidR="00976BE9" w:rsidRDefault="00976BE9" w:rsidP="009F5C0D">
      <w:pPr>
        <w:pStyle w:val="a3"/>
        <w:numPr>
          <w:ilvl w:val="0"/>
          <w:numId w:val="1"/>
        </w:numPr>
        <w:spacing w:line="360" w:lineRule="auto"/>
        <w:ind w:firstLine="420"/>
      </w:pPr>
      <w:r>
        <w:rPr>
          <w:rFonts w:hint="eastAsia"/>
        </w:rPr>
        <w:t>首页的展示内容（外呼统计、历史下款数据、历史拨打个数以及历史接通数据）</w:t>
      </w:r>
      <w:r w:rsidR="00FE10FD">
        <w:rPr>
          <w:rFonts w:hint="eastAsia"/>
        </w:rPr>
        <w:t>。</w:t>
      </w:r>
    </w:p>
    <w:p w14:paraId="3B6E4933" w14:textId="6769F18A" w:rsidR="00976BE9" w:rsidRDefault="00976BE9" w:rsidP="009F5C0D">
      <w:pPr>
        <w:pStyle w:val="a3"/>
        <w:numPr>
          <w:ilvl w:val="0"/>
          <w:numId w:val="1"/>
        </w:numPr>
        <w:spacing w:line="360" w:lineRule="auto"/>
        <w:ind w:firstLine="420"/>
      </w:pPr>
      <w:r>
        <w:rPr>
          <w:rFonts w:hint="eastAsia"/>
        </w:rPr>
        <w:t>外呼专员的工作台展示内容（需要拨打的客户信息、</w:t>
      </w:r>
      <w:r w:rsidRPr="00650673">
        <w:rPr>
          <w:rFonts w:hint="eastAsia"/>
        </w:rPr>
        <w:t>根据不同产品的话术选择、</w:t>
      </w:r>
      <w:r>
        <w:rPr>
          <w:rFonts w:hint="eastAsia"/>
        </w:rPr>
        <w:t>填写备注以及上传放款产品截图）外呼专员可在此页面申</w:t>
      </w:r>
      <w:r w:rsidR="002B4B13">
        <w:rPr>
          <w:rFonts w:hint="eastAsia"/>
        </w:rPr>
        <w:t xml:space="preserve"> </w:t>
      </w:r>
      <w:r>
        <w:rPr>
          <w:rFonts w:hint="eastAsia"/>
        </w:rPr>
        <w:t>请客户名单、拨打电话以及标注客户</w:t>
      </w:r>
      <w:r w:rsidR="00FE10FD">
        <w:rPr>
          <w:rFonts w:hint="eastAsia"/>
        </w:rPr>
        <w:t>。</w:t>
      </w:r>
    </w:p>
    <w:p w14:paraId="10FAF5CF" w14:textId="6866EF66" w:rsidR="00976BE9" w:rsidRPr="00AF542D" w:rsidRDefault="00650673" w:rsidP="009F5C0D">
      <w:pPr>
        <w:pStyle w:val="a3"/>
        <w:numPr>
          <w:ilvl w:val="0"/>
          <w:numId w:val="1"/>
        </w:numPr>
        <w:spacing w:line="360" w:lineRule="auto"/>
        <w:ind w:firstLine="420"/>
        <w:rPr>
          <w:ins w:id="138" w:author="haha" w:date="2018-11-27T11:31:00Z"/>
          <w:rPrChange w:id="139" w:author="haha" w:date="2018-12-05T18:31:00Z">
            <w:rPr>
              <w:ins w:id="140" w:author="haha" w:date="2018-11-27T11:31:00Z"/>
              <w:highlight w:val="yellow"/>
            </w:rPr>
          </w:rPrChange>
        </w:rPr>
      </w:pPr>
      <w:r w:rsidRPr="00AF542D">
        <w:rPr>
          <w:rFonts w:hint="eastAsia"/>
          <w:rPrChange w:id="141" w:author="haha" w:date="2018-12-05T18:31:00Z">
            <w:rPr>
              <w:rFonts w:hint="eastAsia"/>
              <w:highlight w:val="yellow"/>
            </w:rPr>
          </w:rPrChange>
        </w:rPr>
        <w:t>任务管理模块下的任务列表，机构管理员可在此页面添加任务进行名单上传，外呼主管可在此页面进行任务查看以及分配任务。</w:t>
      </w:r>
      <w:ins w:id="142" w:author="haha" w:date="2018-11-26T14:59:00Z">
        <w:r w:rsidR="00B1626C" w:rsidRPr="00AF542D">
          <w:rPr>
            <w:rPrChange w:id="143" w:author="haha" w:date="2018-12-05T18:31:00Z">
              <w:rPr>
                <w:highlight w:val="yellow"/>
              </w:rPr>
            </w:rPrChange>
          </w:rPr>
          <w:softHyphen/>
        </w:r>
      </w:ins>
    </w:p>
    <w:p w14:paraId="06B4B63B" w14:textId="77777777" w:rsidR="00976BE9" w:rsidRDefault="0096059C" w:rsidP="009F5C0D">
      <w:pPr>
        <w:pStyle w:val="a3"/>
        <w:numPr>
          <w:ilvl w:val="0"/>
          <w:numId w:val="1"/>
        </w:numPr>
        <w:spacing w:line="360" w:lineRule="auto"/>
        <w:ind w:firstLine="420"/>
      </w:pPr>
      <w:r>
        <w:rPr>
          <w:rFonts w:hint="eastAsia"/>
        </w:rPr>
        <w:t>报表管理模块下的坐席话务报表，管理者可在此页面查看</w:t>
      </w:r>
      <w:r w:rsidR="009F5C0D">
        <w:rPr>
          <w:rFonts w:hint="eastAsia"/>
        </w:rPr>
        <w:t>权限内的外</w:t>
      </w:r>
      <w:r>
        <w:rPr>
          <w:rFonts w:hint="eastAsia"/>
        </w:rPr>
        <w:t>呼专员的话务详情及放款数和转化率</w:t>
      </w:r>
      <w:r w:rsidR="00FE10FD">
        <w:rPr>
          <w:rFonts w:hint="eastAsia"/>
        </w:rPr>
        <w:t>。</w:t>
      </w:r>
    </w:p>
    <w:p w14:paraId="5DBFB978" w14:textId="77777777" w:rsidR="0096059C" w:rsidRDefault="0096059C" w:rsidP="009F5C0D">
      <w:pPr>
        <w:pStyle w:val="a3"/>
        <w:numPr>
          <w:ilvl w:val="0"/>
          <w:numId w:val="1"/>
        </w:numPr>
        <w:spacing w:line="360" w:lineRule="auto"/>
        <w:ind w:firstLine="420"/>
      </w:pPr>
      <w:r>
        <w:rPr>
          <w:rFonts w:hint="eastAsia"/>
        </w:rPr>
        <w:t>报表管理模块下的外呼详情报表，管理者可在此页面查看</w:t>
      </w:r>
      <w:r w:rsidR="009F5C0D">
        <w:rPr>
          <w:rFonts w:hint="eastAsia"/>
        </w:rPr>
        <w:t>权限内</w:t>
      </w:r>
      <w:r>
        <w:rPr>
          <w:rFonts w:hint="eastAsia"/>
        </w:rPr>
        <w:t>的外呼客户详情及放款状态</w:t>
      </w:r>
      <w:r w:rsidR="00FE10FD">
        <w:rPr>
          <w:rFonts w:hint="eastAsia"/>
        </w:rPr>
        <w:t>。</w:t>
      </w:r>
    </w:p>
    <w:p w14:paraId="1F3B07BD" w14:textId="77777777" w:rsidR="0096059C" w:rsidRDefault="0096059C" w:rsidP="009F5C0D">
      <w:pPr>
        <w:pStyle w:val="a3"/>
        <w:numPr>
          <w:ilvl w:val="0"/>
          <w:numId w:val="1"/>
        </w:numPr>
        <w:spacing w:line="360" w:lineRule="auto"/>
        <w:ind w:firstLine="420"/>
      </w:pPr>
      <w:r>
        <w:rPr>
          <w:rFonts w:hint="eastAsia"/>
        </w:rPr>
        <w:t>外呼管理模块下的通话记录，管理者可在此页面查看</w:t>
      </w:r>
      <w:r w:rsidR="009F5C0D">
        <w:rPr>
          <w:rFonts w:hint="eastAsia"/>
        </w:rPr>
        <w:t>权限内</w:t>
      </w:r>
      <w:r>
        <w:rPr>
          <w:rFonts w:hint="eastAsia"/>
        </w:rPr>
        <w:t>的通话记录，并且可以听每个通话的录音，外呼专员可在此页面查看自己历史拨打通话记录并在此页面跟进用户</w:t>
      </w:r>
      <w:r w:rsidR="00FE10FD">
        <w:rPr>
          <w:rFonts w:hint="eastAsia"/>
        </w:rPr>
        <w:t>。</w:t>
      </w:r>
    </w:p>
    <w:p w14:paraId="36A49AA7" w14:textId="5CD89A6D" w:rsidR="00156E8A" w:rsidRDefault="00156E8A" w:rsidP="009F5C0D">
      <w:pPr>
        <w:pStyle w:val="a3"/>
        <w:numPr>
          <w:ilvl w:val="0"/>
          <w:numId w:val="1"/>
        </w:numPr>
        <w:spacing w:line="360" w:lineRule="auto"/>
        <w:ind w:firstLine="420"/>
      </w:pPr>
      <w:r>
        <w:rPr>
          <w:rFonts w:hint="eastAsia"/>
        </w:rPr>
        <w:t>外呼管理模块下的分配</w:t>
      </w:r>
      <w:ins w:id="144" w:author="haha" w:date="2018-11-28T14:32:00Z">
        <w:r w:rsidR="007F25C4">
          <w:rPr>
            <w:rFonts w:hint="eastAsia"/>
          </w:rPr>
          <w:t>分机</w:t>
        </w:r>
      </w:ins>
      <w:ins w:id="145" w:author="haha" w:date="2018-11-28T14:33:00Z">
        <w:r w:rsidR="007F25C4">
          <w:rPr>
            <w:rFonts w:hint="eastAsia"/>
          </w:rPr>
          <w:t>超级管理员可在此页面进行</w:t>
        </w:r>
        <w:r w:rsidR="006D1DA0">
          <w:rPr>
            <w:rFonts w:hint="eastAsia"/>
          </w:rPr>
          <w:t>分机号码的上传分配功能，以及可以对现有的分机号</w:t>
        </w:r>
      </w:ins>
      <w:ins w:id="146" w:author="haha" w:date="2018-11-28T14:34:00Z">
        <w:r w:rsidR="006D1DA0">
          <w:rPr>
            <w:rFonts w:hint="eastAsia"/>
          </w:rPr>
          <w:t>状态进行查看</w:t>
        </w:r>
      </w:ins>
      <w:r w:rsidR="002B4B13">
        <w:rPr>
          <w:rFonts w:hint="eastAsia"/>
        </w:rPr>
        <w:t>。</w:t>
      </w:r>
    </w:p>
    <w:p w14:paraId="63CDCCF6" w14:textId="77777777" w:rsidR="0096059C" w:rsidRDefault="0096059C" w:rsidP="009F5C0D">
      <w:pPr>
        <w:pStyle w:val="a3"/>
        <w:numPr>
          <w:ilvl w:val="0"/>
          <w:numId w:val="1"/>
        </w:numPr>
        <w:spacing w:line="360" w:lineRule="auto"/>
        <w:ind w:firstLine="420"/>
      </w:pPr>
      <w:r>
        <w:rPr>
          <w:rFonts w:hint="eastAsia"/>
        </w:rPr>
        <w:t>客户管理模块下的黑名单，管理者可在此页面</w:t>
      </w:r>
      <w:r w:rsidR="00C73B55">
        <w:rPr>
          <w:rFonts w:hint="eastAsia"/>
        </w:rPr>
        <w:t>查看</w:t>
      </w:r>
      <w:r w:rsidR="009F5C0D">
        <w:rPr>
          <w:rFonts w:hint="eastAsia"/>
        </w:rPr>
        <w:t>权限内的</w:t>
      </w:r>
      <w:r w:rsidR="00C73B55">
        <w:rPr>
          <w:rFonts w:hint="eastAsia"/>
        </w:rPr>
        <w:t>历史外呼黑名单客户并且进行编辑 删除 添加 导出操作，外呼专员可在工作台进行标记拉黑</w:t>
      </w:r>
      <w:r w:rsidR="00FE10FD">
        <w:rPr>
          <w:rFonts w:hint="eastAsia"/>
        </w:rPr>
        <w:t>。</w:t>
      </w:r>
    </w:p>
    <w:p w14:paraId="693CE077" w14:textId="67CDC326" w:rsidR="00C73B55" w:rsidRDefault="00C73B55" w:rsidP="009F5C0D">
      <w:pPr>
        <w:pStyle w:val="a3"/>
        <w:numPr>
          <w:ilvl w:val="0"/>
          <w:numId w:val="1"/>
        </w:numPr>
        <w:spacing w:line="360" w:lineRule="auto"/>
        <w:ind w:firstLine="420"/>
      </w:pPr>
      <w:r>
        <w:rPr>
          <w:rFonts w:hint="eastAsia"/>
        </w:rPr>
        <w:t>客户管理模块下的客户列表，管理者可在此页面查看</w:t>
      </w:r>
      <w:r w:rsidR="009F5C0D">
        <w:rPr>
          <w:rFonts w:hint="eastAsia"/>
        </w:rPr>
        <w:t>权限内</w:t>
      </w:r>
      <w:r>
        <w:rPr>
          <w:rFonts w:hint="eastAsia"/>
        </w:rPr>
        <w:t>的所有客户拨打状态</w:t>
      </w:r>
      <w:r w:rsidR="00681CAF">
        <w:rPr>
          <w:rFonts w:hint="eastAsia"/>
        </w:rPr>
        <w:t>及</w:t>
      </w:r>
      <w:ins w:id="147" w:author="haha" w:date="2018-11-28T14:35:00Z">
        <w:r w:rsidR="006D1DA0">
          <w:rPr>
            <w:rFonts w:hint="eastAsia"/>
          </w:rPr>
          <w:t>放款状态</w:t>
        </w:r>
      </w:ins>
      <w:r w:rsidR="006769AC">
        <w:rPr>
          <w:rFonts w:hint="eastAsia"/>
        </w:rPr>
        <w:t>,</w:t>
      </w:r>
      <w:r w:rsidR="00681CAF">
        <w:rPr>
          <w:rFonts w:hint="eastAsia"/>
        </w:rPr>
        <w:t>外呼专员可在此页面查看自己所负责的所有客户详情</w:t>
      </w:r>
      <w:r w:rsidR="00FE10FD">
        <w:rPr>
          <w:rFonts w:hint="eastAsia"/>
        </w:rPr>
        <w:t>。</w:t>
      </w:r>
    </w:p>
    <w:p w14:paraId="41D13786" w14:textId="77777777" w:rsidR="009F5C0D" w:rsidRDefault="009F5C0D" w:rsidP="009F5C0D">
      <w:pPr>
        <w:pStyle w:val="a3"/>
        <w:numPr>
          <w:ilvl w:val="0"/>
          <w:numId w:val="1"/>
        </w:numPr>
        <w:spacing w:line="360" w:lineRule="auto"/>
        <w:ind w:firstLine="420"/>
      </w:pPr>
      <w:r>
        <w:rPr>
          <w:rFonts w:hint="eastAsia"/>
        </w:rPr>
        <w:t>权限管理模块下的角色管理，管理者可在此页面进行角色权限编辑，添加及修改删除操作。</w:t>
      </w:r>
    </w:p>
    <w:p w14:paraId="124BF848" w14:textId="6F3CE37D" w:rsidR="009F5C0D" w:rsidRDefault="009738B3" w:rsidP="009F5C0D">
      <w:pPr>
        <w:pStyle w:val="a3"/>
        <w:numPr>
          <w:ilvl w:val="0"/>
          <w:numId w:val="1"/>
        </w:numPr>
        <w:spacing w:line="360" w:lineRule="auto"/>
        <w:ind w:firstLine="420"/>
      </w:pPr>
      <w:r>
        <w:rPr>
          <w:rFonts w:hint="eastAsia"/>
        </w:rPr>
        <w:t>权限管理模块下的用户管理，管理者可在此页面查看权限内的所有用户信息，并且可以新增</w:t>
      </w:r>
      <w:r w:rsidR="00FE10FD">
        <w:rPr>
          <w:rFonts w:hint="eastAsia"/>
        </w:rPr>
        <w:t>、</w:t>
      </w:r>
      <w:ins w:id="148" w:author="haha" w:date="2018-11-28T14:35:00Z">
        <w:r w:rsidR="006D1DA0">
          <w:rPr>
            <w:rFonts w:hint="eastAsia"/>
          </w:rPr>
          <w:t>转移、</w:t>
        </w:r>
      </w:ins>
      <w:r>
        <w:rPr>
          <w:rFonts w:hint="eastAsia"/>
        </w:rPr>
        <w:t>删除及冻结操作</w:t>
      </w:r>
      <w:r w:rsidR="00FE10FD">
        <w:rPr>
          <w:rFonts w:hint="eastAsia"/>
        </w:rPr>
        <w:t>。</w:t>
      </w:r>
    </w:p>
    <w:p w14:paraId="0780AB84" w14:textId="3C560D94" w:rsidR="009738B3" w:rsidRDefault="009738B3" w:rsidP="009F5C0D">
      <w:pPr>
        <w:pStyle w:val="a3"/>
        <w:numPr>
          <w:ilvl w:val="0"/>
          <w:numId w:val="1"/>
        </w:numPr>
        <w:spacing w:line="360" w:lineRule="auto"/>
        <w:ind w:firstLine="420"/>
      </w:pPr>
      <w:r>
        <w:rPr>
          <w:rFonts w:hint="eastAsia"/>
        </w:rPr>
        <w:t>权限管理模块下的</w:t>
      </w:r>
      <w:ins w:id="149" w:author="haha" w:date="2018-11-28T14:36:00Z">
        <w:r w:rsidR="006D1DA0">
          <w:rPr>
            <w:rFonts w:hint="eastAsia"/>
          </w:rPr>
          <w:t>产品管理</w:t>
        </w:r>
      </w:ins>
      <w:r>
        <w:rPr>
          <w:rFonts w:hint="eastAsia"/>
        </w:rPr>
        <w:t>，管理者可在此页面进行产品的创建以及查看现有产品的状态，并且能对现有产品进行重置和停用的操作</w:t>
      </w:r>
      <w:r w:rsidR="00FE10FD">
        <w:rPr>
          <w:rFonts w:hint="eastAsia"/>
        </w:rPr>
        <w:t>。</w:t>
      </w:r>
    </w:p>
    <w:p w14:paraId="4C53B2F8" w14:textId="6BCE0600" w:rsidR="00A345DF" w:rsidRDefault="00A345DF" w:rsidP="009F5C0D">
      <w:pPr>
        <w:pStyle w:val="a3"/>
        <w:numPr>
          <w:ilvl w:val="0"/>
          <w:numId w:val="1"/>
        </w:numPr>
        <w:spacing w:line="360" w:lineRule="auto"/>
        <w:ind w:firstLine="420"/>
      </w:pPr>
      <w:r>
        <w:rPr>
          <w:rFonts w:hint="eastAsia"/>
        </w:rPr>
        <w:lastRenderedPageBreak/>
        <w:t>权限管理模块下的机构管理，超级管理员可在此页面查看所有机构，可对机构新增及删除</w:t>
      </w:r>
      <w:r w:rsidR="002B4B13">
        <w:rPr>
          <w:rFonts w:hint="eastAsia"/>
        </w:rPr>
        <w:t>。</w:t>
      </w:r>
    </w:p>
    <w:p w14:paraId="6E4093C2" w14:textId="68A025B9" w:rsidR="009738B3" w:rsidRDefault="009738B3" w:rsidP="009F5C0D">
      <w:pPr>
        <w:pStyle w:val="a3"/>
        <w:numPr>
          <w:ilvl w:val="0"/>
          <w:numId w:val="1"/>
        </w:numPr>
        <w:spacing w:line="360" w:lineRule="auto"/>
        <w:ind w:firstLine="420"/>
      </w:pPr>
      <w:r>
        <w:rPr>
          <w:rFonts w:hint="eastAsia"/>
        </w:rPr>
        <w:t>用户可在首页修改密码，修改后必须退出系统重进一次</w:t>
      </w:r>
      <w:r w:rsidR="00FE10FD">
        <w:rPr>
          <w:rFonts w:hint="eastAsia"/>
        </w:rPr>
        <w:t>。</w:t>
      </w:r>
    </w:p>
    <w:p w14:paraId="3E716B25" w14:textId="62D41E45" w:rsidR="00F654B3" w:rsidRDefault="009738B3" w:rsidP="00F654B3">
      <w:pPr>
        <w:pStyle w:val="a3"/>
        <w:numPr>
          <w:ilvl w:val="0"/>
          <w:numId w:val="1"/>
        </w:numPr>
        <w:spacing w:line="360" w:lineRule="auto"/>
        <w:ind w:firstLine="420"/>
      </w:pPr>
      <w:r>
        <w:rPr>
          <w:rFonts w:hint="eastAsia"/>
        </w:rPr>
        <w:t>本系统主要分为超级管理员、机构管理员、外呼主管、外呼专员四个权限分配，超级管理员可授权机构管理员，查看所有机构外呼详情，机构管理员可授权外呼户主管和外呼专员，查看本机构的所有外呼详情，外呼主管不可授权任何角色，可查看权限内的所有外呼详情</w:t>
      </w:r>
      <w:r w:rsidR="00FE10FD">
        <w:rPr>
          <w:rFonts w:hint="eastAsia"/>
        </w:rPr>
        <w:t>。</w:t>
      </w:r>
    </w:p>
    <w:p w14:paraId="7E9A24C3" w14:textId="0EFC8555" w:rsidR="00A345DF" w:rsidRDefault="00A345DF" w:rsidP="00F654B3">
      <w:pPr>
        <w:pStyle w:val="a3"/>
        <w:numPr>
          <w:ilvl w:val="0"/>
          <w:numId w:val="1"/>
        </w:numPr>
        <w:spacing w:line="360" w:lineRule="auto"/>
        <w:ind w:firstLine="420"/>
      </w:pPr>
      <w:r>
        <w:rPr>
          <w:rFonts w:hint="eastAsia"/>
        </w:rPr>
        <w:t>此系统采用侧边栏导航并且可以隐藏</w:t>
      </w:r>
      <w:r w:rsidR="002B4B13">
        <w:rPr>
          <w:rFonts w:hint="eastAsia"/>
        </w:rPr>
        <w:t>。</w:t>
      </w:r>
    </w:p>
    <w:p w14:paraId="2028330D" w14:textId="4EFA2A54" w:rsidR="00BE5293" w:rsidRDefault="00496C19" w:rsidP="00496C19">
      <w:pPr>
        <w:pStyle w:val="10"/>
      </w:pPr>
      <w:bookmarkStart w:id="150" w:name="_Toc532228772"/>
      <w:r>
        <w:rPr>
          <w:rFonts w:hint="eastAsia"/>
        </w:rPr>
        <w:t>二、登录页面的展示</w:t>
      </w:r>
      <w:bookmarkEnd w:id="150"/>
    </w:p>
    <w:p w14:paraId="413B2D93" w14:textId="77777777" w:rsidR="00BE5293" w:rsidRDefault="00BE5293" w:rsidP="00BE5293">
      <w:pPr>
        <w:pStyle w:val="a3"/>
        <w:numPr>
          <w:ilvl w:val="0"/>
          <w:numId w:val="4"/>
        </w:numPr>
        <w:ind w:firstLineChars="0"/>
      </w:pPr>
      <w:r>
        <w:rPr>
          <w:rFonts w:hint="eastAsia"/>
        </w:rPr>
        <w:t>输入用户名称以及用户密码点击登录按钮可进入系统首页</w:t>
      </w:r>
    </w:p>
    <w:p w14:paraId="16502E8E" w14:textId="77777777" w:rsidR="00BE5293" w:rsidRDefault="00BE5293" w:rsidP="00BE5293">
      <w:pPr>
        <w:pStyle w:val="a3"/>
        <w:numPr>
          <w:ilvl w:val="0"/>
          <w:numId w:val="4"/>
        </w:numPr>
        <w:ind w:firstLineChars="0"/>
      </w:pPr>
      <w:r>
        <w:rPr>
          <w:rFonts w:hint="eastAsia"/>
        </w:rPr>
        <w:t>有用户名或密码不正确，请填写用户名，请填写登录密码几种异常状态</w:t>
      </w:r>
    </w:p>
    <w:p w14:paraId="1D16C25F" w14:textId="77777777" w:rsidR="00BE5293" w:rsidRDefault="00BE5293" w:rsidP="00BE5293">
      <w:pPr>
        <w:pStyle w:val="a3"/>
        <w:ind w:left="420" w:firstLineChars="0" w:firstLine="0"/>
      </w:pPr>
      <w:r>
        <w:rPr>
          <w:rFonts w:hint="eastAsia"/>
        </w:rPr>
        <w:t>原型图如下：</w:t>
      </w:r>
    </w:p>
    <w:p w14:paraId="0D2B869D" w14:textId="77777777" w:rsidR="00BE5293" w:rsidRDefault="00BE5293" w:rsidP="00BE5293">
      <w:pPr>
        <w:pStyle w:val="a3"/>
        <w:ind w:left="420" w:firstLineChars="0" w:firstLine="0"/>
      </w:pPr>
      <w:r>
        <w:rPr>
          <w:noProof/>
        </w:rPr>
        <w:drawing>
          <wp:inline distT="0" distB="0" distL="0" distR="0" wp14:anchorId="0B1301C4" wp14:editId="73376EB4">
            <wp:extent cx="2872580" cy="230505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3696" cy="2313970"/>
                    </a:xfrm>
                    <a:prstGeom prst="rect">
                      <a:avLst/>
                    </a:prstGeom>
                  </pic:spPr>
                </pic:pic>
              </a:graphicData>
            </a:graphic>
          </wp:inline>
        </w:drawing>
      </w:r>
    </w:p>
    <w:p w14:paraId="59D7EF2E" w14:textId="77777777" w:rsidR="00BE5293" w:rsidRDefault="00BE5293" w:rsidP="00BE5293"/>
    <w:tbl>
      <w:tblPr>
        <w:tblpPr w:leftFromText="180" w:rightFromText="180" w:vertAnchor="text" w:horzAnchor="margin" w:tblpXSpec="center" w:tblpY="431"/>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971AD4" w14:paraId="328C0035" w14:textId="77777777" w:rsidTr="00971AD4">
        <w:trPr>
          <w:trHeight w:val="90"/>
        </w:trPr>
        <w:tc>
          <w:tcPr>
            <w:tcW w:w="1245" w:type="dxa"/>
            <w:gridSpan w:val="2"/>
            <w:tcBorders>
              <w:top w:val="nil"/>
              <w:left w:val="single" w:sz="4" w:space="0" w:color="auto"/>
              <w:bottom w:val="single" w:sz="4" w:space="0" w:color="auto"/>
              <w:right w:val="single" w:sz="4" w:space="0" w:color="auto"/>
            </w:tcBorders>
          </w:tcPr>
          <w:p w14:paraId="4BFF8FC0" w14:textId="77777777" w:rsidR="00971AD4" w:rsidRDefault="00971AD4" w:rsidP="00971AD4">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263AA300" w14:textId="77777777" w:rsidR="00971AD4" w:rsidRDefault="00971AD4" w:rsidP="00971AD4">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初始</w:t>
            </w:r>
          </w:p>
        </w:tc>
      </w:tr>
      <w:tr w:rsidR="00971AD4" w14:paraId="5918FAC9" w14:textId="77777777" w:rsidTr="00971AD4">
        <w:trPr>
          <w:trHeight w:val="408"/>
        </w:trPr>
        <w:tc>
          <w:tcPr>
            <w:tcW w:w="1245" w:type="dxa"/>
            <w:gridSpan w:val="2"/>
            <w:tcBorders>
              <w:top w:val="nil"/>
              <w:left w:val="single" w:sz="4" w:space="0" w:color="auto"/>
              <w:bottom w:val="single" w:sz="4" w:space="0" w:color="auto"/>
              <w:right w:val="single" w:sz="4" w:space="0" w:color="auto"/>
            </w:tcBorders>
          </w:tcPr>
          <w:p w14:paraId="3FF0B67D" w14:textId="77777777" w:rsidR="00971AD4" w:rsidRDefault="00971AD4" w:rsidP="00971AD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1095ACF5" w14:textId="77777777" w:rsidR="00971AD4" w:rsidRDefault="00971AD4" w:rsidP="00971AD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网址</w:t>
            </w:r>
          </w:p>
        </w:tc>
      </w:tr>
      <w:tr w:rsidR="00971AD4" w14:paraId="40E3BAF4" w14:textId="77777777" w:rsidTr="00971AD4">
        <w:trPr>
          <w:trHeight w:val="423"/>
        </w:trPr>
        <w:tc>
          <w:tcPr>
            <w:tcW w:w="1245" w:type="dxa"/>
            <w:gridSpan w:val="2"/>
            <w:tcBorders>
              <w:top w:val="nil"/>
              <w:left w:val="single" w:sz="4" w:space="0" w:color="auto"/>
              <w:bottom w:val="single" w:sz="4" w:space="0" w:color="auto"/>
              <w:right w:val="single" w:sz="4" w:space="0" w:color="auto"/>
            </w:tcBorders>
          </w:tcPr>
          <w:p w14:paraId="2E59CB4F" w14:textId="77777777" w:rsidR="00971AD4" w:rsidRDefault="00971AD4" w:rsidP="00971AD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45D96AD1" w14:textId="77777777" w:rsidR="00971AD4" w:rsidRDefault="00971AD4" w:rsidP="00971AD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浏览器</w:t>
            </w:r>
          </w:p>
        </w:tc>
      </w:tr>
      <w:tr w:rsidR="00971AD4" w14:paraId="29867C86" w14:textId="77777777" w:rsidTr="00971A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7B87F31C" w14:textId="77777777" w:rsidR="00971AD4" w:rsidRDefault="00971AD4" w:rsidP="00971AD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971AD4" w14:paraId="0540AC05" w14:textId="77777777" w:rsidTr="00971A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763E431" w14:textId="77777777" w:rsidR="00971AD4" w:rsidRDefault="00971AD4" w:rsidP="00971AD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3E35F887" w14:textId="77777777" w:rsidR="00971AD4" w:rsidRDefault="00971AD4" w:rsidP="00971AD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378C2CE2" w14:textId="77777777" w:rsidR="00971AD4" w:rsidRDefault="00971AD4" w:rsidP="00971AD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17A2ABC7" w14:textId="77777777" w:rsidR="00971AD4" w:rsidRDefault="00971AD4" w:rsidP="00971AD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56A4A451" w14:textId="77777777" w:rsidR="00971AD4" w:rsidRDefault="00971AD4" w:rsidP="00971AD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971AD4" w14:paraId="716C6F06" w14:textId="77777777" w:rsidTr="00971A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D13E135" w14:textId="77777777" w:rsidR="00971AD4" w:rsidRDefault="00971AD4" w:rsidP="00971AD4">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1EB37A3C" w14:textId="77777777" w:rsidR="00971AD4" w:rsidRDefault="00971AD4" w:rsidP="00971AD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用户名称</w:t>
            </w:r>
          </w:p>
        </w:tc>
        <w:tc>
          <w:tcPr>
            <w:tcW w:w="3000" w:type="dxa"/>
          </w:tcPr>
          <w:p w14:paraId="66650A50" w14:textId="51F8BEFE" w:rsidR="00971AD4" w:rsidRDefault="00971AD4" w:rsidP="00971AD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输入正确用户名，</w:t>
            </w:r>
            <w:ins w:id="151" w:author="haha" w:date="2018-12-11T17:46:00Z">
              <w:r w:rsidR="005976B8" w:rsidRPr="00FA4811">
                <w:rPr>
                  <w:rFonts w:ascii="微软雅黑" w:eastAsia="微软雅黑" w:hAnsi="微软雅黑" w:cs="微软雅黑" w:hint="eastAsia"/>
                  <w:color w:val="000000" w:themeColor="text1"/>
                  <w:sz w:val="18"/>
                  <w:szCs w:val="18"/>
                  <w:highlight w:val="darkGray"/>
                  <w:rPrChange w:id="152" w:author="haha" w:date="2018-12-12T09:32:00Z">
                    <w:rPr>
                      <w:rFonts w:ascii="Open Sans" w:hAnsi="Open Sans" w:cs="Open Sans" w:hint="eastAsia"/>
                      <w:color w:val="333333"/>
                      <w:shd w:val="clear" w:color="auto" w:fill="FFFFFF"/>
                    </w:rPr>
                  </w:rPrChange>
                </w:rPr>
                <w:t>格式为字母数字组成，且必须以字母开头；长度小于</w:t>
              </w:r>
              <w:r w:rsidR="005976B8" w:rsidRPr="00FA4811">
                <w:rPr>
                  <w:rFonts w:ascii="微软雅黑" w:eastAsia="微软雅黑" w:hAnsi="微软雅黑" w:cs="微软雅黑"/>
                  <w:color w:val="000000" w:themeColor="text1"/>
                  <w:sz w:val="18"/>
                  <w:szCs w:val="18"/>
                  <w:highlight w:val="darkGray"/>
                  <w:rPrChange w:id="153" w:author="haha" w:date="2018-12-12T09:32:00Z">
                    <w:rPr>
                      <w:rFonts w:ascii="Open Sans" w:hAnsi="Open Sans" w:cs="Open Sans"/>
                      <w:color w:val="333333"/>
                      <w:shd w:val="clear" w:color="auto" w:fill="FFFFFF"/>
                    </w:rPr>
                  </w:rPrChange>
                </w:rPr>
                <w:t>11</w:t>
              </w:r>
              <w:r w:rsidR="005976B8" w:rsidRPr="00FA4811">
                <w:rPr>
                  <w:rFonts w:ascii="微软雅黑" w:eastAsia="微软雅黑" w:hAnsi="微软雅黑" w:cs="微软雅黑" w:hint="eastAsia"/>
                  <w:color w:val="000000" w:themeColor="text1"/>
                  <w:sz w:val="18"/>
                  <w:szCs w:val="18"/>
                  <w:highlight w:val="darkGray"/>
                  <w:rPrChange w:id="154" w:author="haha" w:date="2018-12-12T09:32:00Z">
                    <w:rPr>
                      <w:rFonts w:ascii="Open Sans" w:hAnsi="Open Sans" w:cs="Open Sans" w:hint="eastAsia"/>
                      <w:color w:val="333333"/>
                      <w:shd w:val="clear" w:color="auto" w:fill="FFFFFF"/>
                    </w:rPr>
                  </w:rPrChange>
                </w:rPr>
                <w:t>位；</w:t>
              </w:r>
              <w:r w:rsidR="00A02020" w:rsidRPr="00FA4811">
                <w:rPr>
                  <w:rFonts w:ascii="微软雅黑" w:eastAsia="微软雅黑" w:hAnsi="微软雅黑" w:cs="微软雅黑" w:hint="eastAsia"/>
                  <w:color w:val="000000" w:themeColor="text1"/>
                  <w:sz w:val="18"/>
                  <w:szCs w:val="18"/>
                  <w:highlight w:val="darkGray"/>
                  <w:rPrChange w:id="155" w:author="haha" w:date="2018-12-12T09:32:00Z">
                    <w:rPr>
                      <w:rFonts w:ascii="Open Sans" w:hAnsi="Open Sans" w:cs="Open Sans" w:hint="eastAsia"/>
                      <w:color w:val="333333"/>
                      <w:shd w:val="clear" w:color="auto" w:fill="FFFFFF"/>
                    </w:rPr>
                  </w:rPrChange>
                </w:rPr>
                <w:t>区分大小写</w:t>
              </w:r>
            </w:ins>
            <w:del w:id="156" w:author="haha" w:date="2018-12-07T10:47:00Z">
              <w:r w:rsidRPr="00FA4811" w:rsidDel="001B4887">
                <w:rPr>
                  <w:rFonts w:ascii="微软雅黑" w:eastAsia="微软雅黑" w:hAnsi="微软雅黑" w:cs="微软雅黑" w:hint="eastAsia"/>
                  <w:color w:val="000000" w:themeColor="text1"/>
                  <w:sz w:val="18"/>
                  <w:szCs w:val="18"/>
                  <w:highlight w:val="darkGray"/>
                  <w:rPrChange w:id="157" w:author="haha" w:date="2018-12-12T09:32:00Z">
                    <w:rPr>
                      <w:rFonts w:ascii="微软雅黑" w:eastAsia="微软雅黑" w:hAnsi="微软雅黑" w:cs="微软雅黑" w:hint="eastAsia"/>
                      <w:color w:val="000000"/>
                      <w:sz w:val="18"/>
                      <w:szCs w:val="18"/>
                    </w:rPr>
                  </w:rPrChange>
                </w:rPr>
                <w:delText>英文字符</w:delText>
              </w:r>
            </w:del>
          </w:p>
        </w:tc>
        <w:tc>
          <w:tcPr>
            <w:tcW w:w="3209" w:type="dxa"/>
          </w:tcPr>
          <w:p w14:paraId="4D4999F2" w14:textId="77777777" w:rsidR="00971AD4" w:rsidRDefault="00971AD4" w:rsidP="00971AD4">
            <w:pPr>
              <w:pStyle w:val="Axure"/>
              <w:ind w:firstLine="360"/>
              <w:rPr>
                <w:rFonts w:ascii="微软雅黑" w:eastAsia="微软雅黑" w:hAnsi="微软雅黑" w:cs="微软雅黑"/>
                <w:sz w:val="18"/>
                <w:szCs w:val="18"/>
              </w:rPr>
            </w:pPr>
          </w:p>
        </w:tc>
        <w:tc>
          <w:tcPr>
            <w:tcW w:w="1712" w:type="dxa"/>
          </w:tcPr>
          <w:p w14:paraId="1BA3AE8F" w14:textId="3290BE1E" w:rsidR="00971AD4" w:rsidRDefault="00971AD4" w:rsidP="00971AD4">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用户名不正确</w:t>
            </w:r>
            <w:ins w:id="158" w:author="haha" w:date="2018-11-26T15:02:00Z">
              <w:r w:rsidR="00B1626C">
                <w:rPr>
                  <w:rFonts w:ascii="微软雅黑" w:eastAsia="微软雅黑" w:hAnsi="微软雅黑" w:cs="宋体" w:hint="eastAsia"/>
                  <w:bCs/>
                  <w:kern w:val="0"/>
                  <w:sz w:val="18"/>
                  <w:szCs w:val="18"/>
                </w:rPr>
                <w:t>/</w:t>
              </w:r>
            </w:ins>
            <w:del w:id="159" w:author="haha" w:date="2018-11-26T15:02:00Z">
              <w:r w:rsidDel="00B1626C">
                <w:rPr>
                  <w:rFonts w:ascii="微软雅黑" w:eastAsia="微软雅黑" w:hAnsi="微软雅黑" w:cs="宋体" w:hint="eastAsia"/>
                  <w:bCs/>
                  <w:kern w:val="0"/>
                  <w:sz w:val="18"/>
                  <w:szCs w:val="18"/>
                </w:rPr>
                <w:delText>，</w:delText>
              </w:r>
            </w:del>
            <w:r>
              <w:rPr>
                <w:rFonts w:ascii="微软雅黑" w:eastAsia="微软雅黑" w:hAnsi="微软雅黑" w:cs="宋体" w:hint="eastAsia"/>
                <w:bCs/>
                <w:kern w:val="0"/>
                <w:sz w:val="18"/>
                <w:szCs w:val="18"/>
              </w:rPr>
              <w:t>请填写用户名</w:t>
            </w:r>
          </w:p>
        </w:tc>
      </w:tr>
      <w:tr w:rsidR="00971AD4" w14:paraId="55446FEC" w14:textId="77777777" w:rsidTr="00971A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7EC3988" w14:textId="77777777" w:rsidR="00971AD4" w:rsidRDefault="00971AD4" w:rsidP="00971AD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2</w:t>
            </w:r>
          </w:p>
        </w:tc>
        <w:tc>
          <w:tcPr>
            <w:tcW w:w="1309" w:type="dxa"/>
            <w:gridSpan w:val="2"/>
          </w:tcPr>
          <w:p w14:paraId="6C67F616" w14:textId="77777777" w:rsidR="00971AD4" w:rsidRDefault="00971AD4" w:rsidP="00971AD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登录密码</w:t>
            </w:r>
          </w:p>
        </w:tc>
        <w:tc>
          <w:tcPr>
            <w:tcW w:w="3000" w:type="dxa"/>
          </w:tcPr>
          <w:p w14:paraId="6B58A878" w14:textId="5D589E68" w:rsidR="00971AD4" w:rsidRPr="00FA4811" w:rsidRDefault="00971AD4" w:rsidP="00971AD4">
            <w:pPr>
              <w:widowControl/>
              <w:jc w:val="left"/>
              <w:rPr>
                <w:rFonts w:ascii="微软雅黑" w:eastAsia="微软雅黑" w:hAnsi="微软雅黑" w:cs="微软雅黑"/>
                <w:color w:val="000000" w:themeColor="text1"/>
                <w:sz w:val="18"/>
                <w:szCs w:val="18"/>
                <w:rPrChange w:id="160" w:author="haha" w:date="2018-12-12T09:32:00Z">
                  <w:rPr>
                    <w:rFonts w:ascii="微软雅黑" w:eastAsia="微软雅黑" w:hAnsi="微软雅黑" w:cs="微软雅黑"/>
                    <w:color w:val="000000"/>
                    <w:sz w:val="18"/>
                    <w:szCs w:val="18"/>
                  </w:rPr>
                </w:rPrChange>
              </w:rPr>
            </w:pPr>
            <w:r>
              <w:rPr>
                <w:rFonts w:ascii="微软雅黑" w:eastAsia="微软雅黑" w:hAnsi="微软雅黑" w:cs="微软雅黑" w:hint="eastAsia"/>
                <w:color w:val="000000"/>
                <w:sz w:val="18"/>
                <w:szCs w:val="18"/>
              </w:rPr>
              <w:t>输入正确的登录密码</w:t>
            </w:r>
            <w:ins w:id="161" w:author="haha" w:date="2018-12-07T10:47:00Z">
              <w:r w:rsidR="001B4887">
                <w:rPr>
                  <w:rFonts w:ascii="微软雅黑" w:eastAsia="微软雅黑" w:hAnsi="微软雅黑" w:cs="微软雅黑" w:hint="eastAsia"/>
                  <w:color w:val="000000"/>
                  <w:sz w:val="18"/>
                  <w:szCs w:val="18"/>
                </w:rPr>
                <w:t xml:space="preserve"> </w:t>
              </w:r>
            </w:ins>
            <w:ins w:id="162" w:author="haha" w:date="2018-12-11T17:47:00Z">
              <w:r w:rsidR="00A02020" w:rsidRPr="00FA4811">
                <w:rPr>
                  <w:rFonts w:ascii="微软雅黑" w:eastAsia="微软雅黑" w:hAnsi="微软雅黑" w:cs="微软雅黑" w:hint="eastAsia"/>
                  <w:color w:val="000000" w:themeColor="text1"/>
                  <w:sz w:val="18"/>
                  <w:szCs w:val="18"/>
                  <w:highlight w:val="darkGray"/>
                  <w:rPrChange w:id="163" w:author="haha" w:date="2018-12-12T09:32:00Z">
                    <w:rPr>
                      <w:rFonts w:ascii="Open Sans" w:hAnsi="Open Sans" w:cs="Open Sans" w:hint="eastAsia"/>
                      <w:color w:val="333333"/>
                      <w:shd w:val="clear" w:color="auto" w:fill="FFFFFF"/>
                    </w:rPr>
                  </w:rPrChange>
                </w:rPr>
                <w:t>格式</w:t>
              </w:r>
            </w:ins>
            <w:ins w:id="164" w:author="haha" w:date="2018-12-11T17:48:00Z">
              <w:r w:rsidR="00A02020" w:rsidRPr="00FA4811">
                <w:rPr>
                  <w:rFonts w:ascii="微软雅黑" w:eastAsia="微软雅黑" w:hAnsi="微软雅黑" w:cs="微软雅黑" w:hint="eastAsia"/>
                  <w:color w:val="000000" w:themeColor="text1"/>
                  <w:sz w:val="18"/>
                  <w:szCs w:val="18"/>
                  <w:highlight w:val="darkGray"/>
                  <w:rPrChange w:id="165" w:author="haha" w:date="2018-12-12T09:32:00Z">
                    <w:rPr>
                      <w:rFonts w:ascii="微软雅黑" w:eastAsia="微软雅黑" w:hAnsi="微软雅黑" w:cs="微软雅黑" w:hint="eastAsia"/>
                      <w:color w:val="FFFFFF" w:themeColor="background1"/>
                      <w:sz w:val="18"/>
                      <w:szCs w:val="18"/>
                      <w:highlight w:val="black"/>
                    </w:rPr>
                  </w:rPrChange>
                </w:rPr>
                <w:t>由</w:t>
              </w:r>
            </w:ins>
            <w:ins w:id="166" w:author="haha" w:date="2018-12-11T17:47:00Z">
              <w:r w:rsidR="00A02020" w:rsidRPr="00FA4811">
                <w:rPr>
                  <w:rFonts w:ascii="微软雅黑" w:eastAsia="微软雅黑" w:hAnsi="微软雅黑" w:cs="微软雅黑" w:hint="eastAsia"/>
                  <w:color w:val="000000" w:themeColor="text1"/>
                  <w:sz w:val="18"/>
                  <w:szCs w:val="18"/>
                  <w:highlight w:val="darkGray"/>
                  <w:rPrChange w:id="167" w:author="haha" w:date="2018-12-12T09:32:00Z">
                    <w:rPr>
                      <w:rFonts w:ascii="Open Sans" w:hAnsi="Open Sans" w:cs="Open Sans" w:hint="eastAsia"/>
                      <w:color w:val="333333"/>
                      <w:shd w:val="clear" w:color="auto" w:fill="FFFFFF"/>
                    </w:rPr>
                  </w:rPrChange>
                </w:rPr>
                <w:t>英文数字组成；区分大小写；长度不小于</w:t>
              </w:r>
              <w:r w:rsidR="00A02020" w:rsidRPr="00FA4811">
                <w:rPr>
                  <w:rFonts w:ascii="微软雅黑" w:eastAsia="微软雅黑" w:hAnsi="微软雅黑" w:cs="微软雅黑"/>
                  <w:color w:val="000000" w:themeColor="text1"/>
                  <w:sz w:val="18"/>
                  <w:szCs w:val="18"/>
                  <w:highlight w:val="darkGray"/>
                  <w:rPrChange w:id="168" w:author="haha" w:date="2018-12-12T09:32:00Z">
                    <w:rPr>
                      <w:rFonts w:ascii="Open Sans" w:hAnsi="Open Sans" w:cs="Open Sans"/>
                      <w:color w:val="333333"/>
                      <w:shd w:val="clear" w:color="auto" w:fill="FFFFFF"/>
                    </w:rPr>
                  </w:rPrChange>
                </w:rPr>
                <w:t>8</w:t>
              </w:r>
              <w:r w:rsidR="00A02020" w:rsidRPr="00FA4811">
                <w:rPr>
                  <w:rFonts w:ascii="微软雅黑" w:eastAsia="微软雅黑" w:hAnsi="微软雅黑" w:cs="微软雅黑" w:hint="eastAsia"/>
                  <w:color w:val="000000" w:themeColor="text1"/>
                  <w:sz w:val="18"/>
                  <w:szCs w:val="18"/>
                  <w:highlight w:val="darkGray"/>
                  <w:rPrChange w:id="169" w:author="haha" w:date="2018-12-12T09:32:00Z">
                    <w:rPr>
                      <w:rFonts w:ascii="Open Sans" w:hAnsi="Open Sans" w:cs="Open Sans" w:hint="eastAsia"/>
                      <w:color w:val="333333"/>
                      <w:shd w:val="clear" w:color="auto" w:fill="FFFFFF"/>
                    </w:rPr>
                  </w:rPrChange>
                </w:rPr>
                <w:t>不大于</w:t>
              </w:r>
              <w:r w:rsidR="00A02020" w:rsidRPr="00FA4811">
                <w:rPr>
                  <w:rFonts w:ascii="微软雅黑" w:eastAsia="微软雅黑" w:hAnsi="微软雅黑" w:cs="微软雅黑"/>
                  <w:color w:val="000000" w:themeColor="text1"/>
                  <w:sz w:val="18"/>
                  <w:szCs w:val="18"/>
                  <w:highlight w:val="darkGray"/>
                  <w:rPrChange w:id="170" w:author="haha" w:date="2018-12-12T09:32:00Z">
                    <w:rPr>
                      <w:rFonts w:ascii="Open Sans" w:hAnsi="Open Sans" w:cs="Open Sans"/>
                      <w:color w:val="333333"/>
                      <w:shd w:val="clear" w:color="auto" w:fill="FFFFFF"/>
                    </w:rPr>
                  </w:rPrChange>
                </w:rPr>
                <w:t>16</w:t>
              </w:r>
              <w:r w:rsidR="00A02020" w:rsidRPr="00FA4811">
                <w:rPr>
                  <w:rFonts w:ascii="微软雅黑" w:eastAsia="微软雅黑" w:hAnsi="微软雅黑" w:cs="微软雅黑" w:hint="eastAsia"/>
                  <w:color w:val="000000" w:themeColor="text1"/>
                  <w:sz w:val="18"/>
                  <w:szCs w:val="18"/>
                  <w:highlight w:val="darkGray"/>
                  <w:rPrChange w:id="171" w:author="haha" w:date="2018-12-12T09:32:00Z">
                    <w:rPr>
                      <w:rFonts w:ascii="Open Sans" w:hAnsi="Open Sans" w:cs="Open Sans" w:hint="eastAsia"/>
                      <w:color w:val="333333"/>
                      <w:shd w:val="clear" w:color="auto" w:fill="FFFFFF"/>
                    </w:rPr>
                  </w:rPrChange>
                </w:rPr>
                <w:t>；</w:t>
              </w:r>
            </w:ins>
          </w:p>
        </w:tc>
        <w:tc>
          <w:tcPr>
            <w:tcW w:w="3209" w:type="dxa"/>
          </w:tcPr>
          <w:p w14:paraId="4343F4CF" w14:textId="77777777" w:rsidR="00971AD4" w:rsidRDefault="00971AD4" w:rsidP="00971AD4">
            <w:pPr>
              <w:pStyle w:val="Axure"/>
              <w:ind w:firstLine="360"/>
              <w:rPr>
                <w:rFonts w:ascii="微软雅黑" w:eastAsia="微软雅黑" w:hAnsi="微软雅黑" w:cs="微软雅黑"/>
                <w:sz w:val="18"/>
                <w:szCs w:val="18"/>
              </w:rPr>
            </w:pPr>
          </w:p>
        </w:tc>
        <w:tc>
          <w:tcPr>
            <w:tcW w:w="1712" w:type="dxa"/>
          </w:tcPr>
          <w:p w14:paraId="211394B9" w14:textId="75DA54C5" w:rsidR="00971AD4" w:rsidRDefault="00971AD4" w:rsidP="00971AD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登录密码不正确</w:t>
            </w:r>
            <w:ins w:id="172" w:author="haha" w:date="2018-11-26T15:02:00Z">
              <w:r w:rsidR="00B1626C">
                <w:rPr>
                  <w:rFonts w:ascii="微软雅黑" w:eastAsia="微软雅黑" w:hAnsi="微软雅黑" w:cs="微软雅黑" w:hint="eastAsia"/>
                  <w:sz w:val="18"/>
                  <w:szCs w:val="18"/>
                </w:rPr>
                <w:t>/</w:t>
              </w:r>
            </w:ins>
            <w:del w:id="173" w:author="haha" w:date="2018-11-26T15:02:00Z">
              <w:r w:rsidDel="00B1626C">
                <w:rPr>
                  <w:rFonts w:ascii="微软雅黑" w:eastAsia="微软雅黑" w:hAnsi="微软雅黑" w:cs="微软雅黑" w:hint="eastAsia"/>
                  <w:sz w:val="18"/>
                  <w:szCs w:val="18"/>
                </w:rPr>
                <w:delText>，</w:delText>
              </w:r>
            </w:del>
          </w:p>
          <w:p w14:paraId="073D49CA" w14:textId="77777777" w:rsidR="00971AD4" w:rsidRDefault="00971AD4" w:rsidP="00971AD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请填写登录密码</w:t>
            </w:r>
          </w:p>
        </w:tc>
      </w:tr>
      <w:tr w:rsidR="00971AD4" w14:paraId="488B49C8" w14:textId="77777777" w:rsidTr="00971A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D868AA6" w14:textId="77777777" w:rsidR="00971AD4" w:rsidRDefault="00971AD4" w:rsidP="00971AD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6D81DAF1" w14:textId="77777777" w:rsidR="00971AD4" w:rsidRDefault="00971AD4" w:rsidP="00971AD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登录按钮</w:t>
            </w:r>
          </w:p>
        </w:tc>
        <w:tc>
          <w:tcPr>
            <w:tcW w:w="3000" w:type="dxa"/>
          </w:tcPr>
          <w:p w14:paraId="29B94B2F" w14:textId="77777777" w:rsidR="00971AD4" w:rsidRDefault="00971AD4" w:rsidP="00971AD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点击登录</w:t>
            </w:r>
          </w:p>
        </w:tc>
        <w:tc>
          <w:tcPr>
            <w:tcW w:w="3209" w:type="dxa"/>
          </w:tcPr>
          <w:p w14:paraId="448618D3" w14:textId="77777777" w:rsidR="00971AD4" w:rsidRDefault="00971AD4" w:rsidP="00971AD4">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首页</w:t>
            </w:r>
          </w:p>
        </w:tc>
        <w:tc>
          <w:tcPr>
            <w:tcW w:w="1712" w:type="dxa"/>
          </w:tcPr>
          <w:p w14:paraId="67732CD1" w14:textId="77777777" w:rsidR="00971AD4" w:rsidRDefault="00971AD4" w:rsidP="00971AD4">
            <w:pPr>
              <w:widowControl/>
              <w:jc w:val="left"/>
              <w:rPr>
                <w:rFonts w:ascii="微软雅黑" w:eastAsia="微软雅黑" w:hAnsi="微软雅黑" w:cs="微软雅黑"/>
                <w:sz w:val="18"/>
                <w:szCs w:val="18"/>
              </w:rPr>
            </w:pPr>
          </w:p>
        </w:tc>
      </w:tr>
    </w:tbl>
    <w:p w14:paraId="229A612A" w14:textId="77777777" w:rsidR="00BE5293" w:rsidRPr="00BE5293" w:rsidRDefault="00BE5293" w:rsidP="00BE5293">
      <w:pPr>
        <w:pStyle w:val="a3"/>
        <w:ind w:left="420" w:firstLineChars="0" w:firstLine="0"/>
      </w:pPr>
    </w:p>
    <w:p w14:paraId="178E4421" w14:textId="4BE27441" w:rsidR="00F654B3" w:rsidRDefault="00496C19" w:rsidP="00496C19">
      <w:pPr>
        <w:pStyle w:val="10"/>
      </w:pPr>
      <w:bookmarkStart w:id="174" w:name="_Toc532228773"/>
      <w:r>
        <w:rPr>
          <w:rFonts w:hint="eastAsia"/>
        </w:rPr>
        <w:t>三、</w:t>
      </w:r>
      <w:r w:rsidR="00F654B3">
        <w:rPr>
          <w:rFonts w:hint="eastAsia"/>
        </w:rPr>
        <w:t>首页的展示内容</w:t>
      </w:r>
      <w:r w:rsidR="00F654B3" w:rsidRPr="00551CFB">
        <w:rPr>
          <w:rFonts w:hint="eastAsia"/>
        </w:rPr>
        <w:t>（外呼统计、历史下款数据、历史拨打个数以及历史接通数据）</w:t>
      </w:r>
      <w:bookmarkEnd w:id="174"/>
    </w:p>
    <w:p w14:paraId="47D85E7C" w14:textId="77777777" w:rsidR="00F654B3" w:rsidRPr="00F11FAF" w:rsidRDefault="00F654B3" w:rsidP="00F654B3">
      <w:pPr>
        <w:pStyle w:val="a3"/>
        <w:numPr>
          <w:ilvl w:val="0"/>
          <w:numId w:val="4"/>
        </w:numPr>
        <w:ind w:firstLineChars="0"/>
        <w:rPr>
          <w:rPrChange w:id="175" w:author=" " w:date="2018-12-26T13:54:00Z">
            <w:rPr/>
          </w:rPrChange>
        </w:rPr>
      </w:pPr>
      <w:r w:rsidRPr="00F11FAF">
        <w:rPr>
          <w:rFonts w:hint="eastAsia"/>
          <w:rPrChange w:id="176" w:author=" " w:date="2018-12-26T13:54:00Z">
            <w:rPr>
              <w:rFonts w:hint="eastAsia"/>
            </w:rPr>
          </w:rPrChange>
        </w:rPr>
        <w:t>管理</w:t>
      </w:r>
      <w:r w:rsidR="00BE5293" w:rsidRPr="00F11FAF">
        <w:rPr>
          <w:rFonts w:hint="eastAsia"/>
          <w:rPrChange w:id="177" w:author=" " w:date="2018-12-26T13:54:00Z">
            <w:rPr>
              <w:rFonts w:hint="eastAsia"/>
            </w:rPr>
          </w:rPrChange>
        </w:rPr>
        <w:t>者</w:t>
      </w:r>
      <w:r w:rsidRPr="00F11FAF">
        <w:rPr>
          <w:rFonts w:hint="eastAsia"/>
          <w:rPrChange w:id="178" w:author=" " w:date="2018-12-26T13:54:00Z">
            <w:rPr>
              <w:rFonts w:hint="eastAsia"/>
            </w:rPr>
          </w:rPrChange>
        </w:rPr>
        <w:t>首页</w:t>
      </w:r>
      <w:r w:rsidR="00BE5293" w:rsidRPr="00F11FAF">
        <w:rPr>
          <w:rFonts w:hint="eastAsia"/>
          <w:rPrChange w:id="179" w:author=" " w:date="2018-12-26T13:54:00Z">
            <w:rPr>
              <w:rFonts w:hint="eastAsia"/>
            </w:rPr>
          </w:rPrChange>
        </w:rPr>
        <w:t>左侧</w:t>
      </w:r>
      <w:r w:rsidRPr="00F11FAF">
        <w:rPr>
          <w:rFonts w:hint="eastAsia"/>
          <w:rPrChange w:id="180" w:author=" " w:date="2018-12-26T13:54:00Z">
            <w:rPr>
              <w:rFonts w:hint="eastAsia"/>
            </w:rPr>
          </w:rPrChange>
        </w:rPr>
        <w:t>显示权限内的人员通话数量状态，外呼专员</w:t>
      </w:r>
      <w:r w:rsidR="00BE5293" w:rsidRPr="00F11FAF">
        <w:rPr>
          <w:rFonts w:hint="eastAsia"/>
          <w:rPrChange w:id="181" w:author=" " w:date="2018-12-26T13:54:00Z">
            <w:rPr>
              <w:rFonts w:hint="eastAsia"/>
            </w:rPr>
          </w:rPrChange>
        </w:rPr>
        <w:t>首页</w:t>
      </w:r>
      <w:r w:rsidRPr="00F11FAF">
        <w:rPr>
          <w:rFonts w:hint="eastAsia"/>
          <w:rPrChange w:id="182" w:author=" " w:date="2018-12-26T13:54:00Z">
            <w:rPr>
              <w:rFonts w:hint="eastAsia"/>
            </w:rPr>
          </w:rPrChange>
        </w:rPr>
        <w:t>显示自己的通话数量状态可根据时间筛选</w:t>
      </w:r>
    </w:p>
    <w:p w14:paraId="52AD933D" w14:textId="1752D921" w:rsidR="00F654B3" w:rsidRDefault="00BE5293" w:rsidP="00F654B3">
      <w:pPr>
        <w:pStyle w:val="a3"/>
        <w:numPr>
          <w:ilvl w:val="0"/>
          <w:numId w:val="4"/>
        </w:numPr>
        <w:ind w:firstLineChars="0"/>
      </w:pPr>
      <w:r>
        <w:rPr>
          <w:rFonts w:hint="eastAsia"/>
        </w:rPr>
        <w:t>管理者首页右侧显示客户手机号，客户姓名，放款产品，名单批次，外呼员以及外呼总数，外呼专员右侧显示自己任务内的客户手机号，客户姓名，放款产品，</w:t>
      </w:r>
      <w:ins w:id="183" w:author="haha" w:date="2018-12-06T09:30:00Z">
        <w:r w:rsidR="002C3A58">
          <w:rPr>
            <w:rFonts w:hint="eastAsia"/>
          </w:rPr>
          <w:t>任务名称</w:t>
        </w:r>
      </w:ins>
      <w:del w:id="184" w:author="haha" w:date="2018-12-06T09:30:00Z">
        <w:r w:rsidDel="002C3A58">
          <w:rPr>
            <w:rFonts w:hint="eastAsia"/>
          </w:rPr>
          <w:delText>名单批次</w:delText>
        </w:r>
      </w:del>
      <w:r>
        <w:rPr>
          <w:rFonts w:hint="eastAsia"/>
        </w:rPr>
        <w:t>以及外呼总数。</w:t>
      </w:r>
    </w:p>
    <w:p w14:paraId="67F65CFB" w14:textId="2052BEEF" w:rsidR="00BE5293" w:rsidRDefault="00BE5293" w:rsidP="00F654B3">
      <w:pPr>
        <w:pStyle w:val="a3"/>
        <w:numPr>
          <w:ilvl w:val="0"/>
          <w:numId w:val="4"/>
        </w:numPr>
        <w:ind w:firstLineChars="0"/>
        <w:rPr>
          <w:ins w:id="185" w:author="haha" w:date="2018-11-28T14:41:00Z"/>
        </w:rPr>
      </w:pPr>
      <w:r>
        <w:rPr>
          <w:rFonts w:hint="eastAsia"/>
        </w:rPr>
        <w:t>可根据日期，放款产品，</w:t>
      </w:r>
      <w:del w:id="186" w:author="haha" w:date="2018-12-06T09:30:00Z">
        <w:r w:rsidDel="002C3A58">
          <w:rPr>
            <w:rFonts w:hint="eastAsia"/>
          </w:rPr>
          <w:delText>名单批次</w:delText>
        </w:r>
      </w:del>
      <w:ins w:id="187" w:author="haha" w:date="2018-12-06T09:31:00Z">
        <w:r w:rsidR="002C3A58">
          <w:rPr>
            <w:rFonts w:hint="eastAsia"/>
          </w:rPr>
          <w:t>任务名称</w:t>
        </w:r>
      </w:ins>
      <w:r>
        <w:rPr>
          <w:rFonts w:hint="eastAsia"/>
        </w:rPr>
        <w:t>进行筛选查看</w:t>
      </w:r>
    </w:p>
    <w:p w14:paraId="048A5426" w14:textId="4C6FBCB5" w:rsidR="006D1DA0" w:rsidRDefault="00650673" w:rsidP="00F654B3">
      <w:pPr>
        <w:pStyle w:val="a3"/>
        <w:numPr>
          <w:ilvl w:val="0"/>
          <w:numId w:val="4"/>
        </w:numPr>
        <w:ind w:firstLineChars="0"/>
        <w:rPr>
          <w:ins w:id="188" w:author="Microsoft Office User" w:date="2018-11-26T13:41:00Z"/>
        </w:rPr>
      </w:pPr>
      <w:del w:id="189" w:author="haha" w:date="2018-12-05T10:07:00Z">
        <w:r w:rsidRPr="00650673" w:rsidDel="00BD1952">
          <w:rPr>
            <w:rFonts w:hint="eastAsia"/>
            <w:color w:val="000000" w:themeColor="text1"/>
          </w:rPr>
          <w:delText>及</w:delText>
        </w:r>
      </w:del>
      <w:ins w:id="190" w:author="haha" w:date="2018-11-28T14:42:00Z">
        <w:r w:rsidR="006D1DA0">
          <w:rPr>
            <w:rFonts w:hint="eastAsia"/>
          </w:rPr>
          <w:t>外呼专员在此页面可进行申请名单操作</w:t>
        </w:r>
      </w:ins>
    </w:p>
    <w:p w14:paraId="7159F082" w14:textId="77777777" w:rsidR="00FA2F12" w:rsidRDefault="00FA2F12" w:rsidP="00F654B3">
      <w:pPr>
        <w:pStyle w:val="a3"/>
        <w:numPr>
          <w:ilvl w:val="0"/>
          <w:numId w:val="4"/>
        </w:numPr>
        <w:ind w:firstLineChars="0"/>
      </w:pPr>
      <w:ins w:id="191" w:author="Microsoft Office User" w:date="2018-11-26T13:41:00Z">
        <w:r>
          <w:rPr>
            <w:rFonts w:hint="eastAsia"/>
          </w:rPr>
          <w:t>左图中需要展示字段包括：</w:t>
        </w:r>
      </w:ins>
      <w:ins w:id="192" w:author="Microsoft Office User" w:date="2018-11-26T13:42:00Z">
        <w:r>
          <w:rPr>
            <w:rFonts w:hint="eastAsia"/>
          </w:rPr>
          <w:t>停机数、接通户数、通话中、</w:t>
        </w:r>
      </w:ins>
      <w:ins w:id="193" w:author="Microsoft Office User" w:date="2018-11-26T13:43:00Z">
        <w:r>
          <w:rPr>
            <w:rFonts w:hint="eastAsia"/>
          </w:rPr>
          <w:t>空号、关机</w:t>
        </w:r>
      </w:ins>
    </w:p>
    <w:p w14:paraId="226C9793" w14:textId="77777777" w:rsidR="00BE5293" w:rsidRDefault="00BE5293" w:rsidP="00BE5293">
      <w:pPr>
        <w:pStyle w:val="a3"/>
        <w:ind w:left="420" w:firstLineChars="0" w:firstLine="0"/>
      </w:pPr>
      <w:r>
        <w:rPr>
          <w:rFonts w:hint="eastAsia"/>
        </w:rPr>
        <w:t>原型图如下：</w:t>
      </w:r>
    </w:p>
    <w:p w14:paraId="3AFFAF0E" w14:textId="1B3AE47D" w:rsidR="00BE5293" w:rsidRDefault="003B57F3" w:rsidP="00BE5293">
      <w:pPr>
        <w:pStyle w:val="a3"/>
        <w:ind w:left="420" w:firstLineChars="0" w:firstLine="0"/>
      </w:pPr>
      <w:commentRangeStart w:id="194"/>
      <w:commentRangeEnd w:id="194"/>
      <w:r>
        <w:rPr>
          <w:rStyle w:val="aa"/>
        </w:rPr>
        <w:commentReference w:id="194"/>
      </w:r>
      <w:commentRangeStart w:id="195"/>
      <w:ins w:id="196" w:author="haha" w:date="2018-12-10T17:35:00Z">
        <w:r w:rsidR="00C06021">
          <w:rPr>
            <w:noProof/>
          </w:rPr>
          <w:drawing>
            <wp:inline distT="0" distB="0" distL="0" distR="0" wp14:anchorId="3D5C52D9" wp14:editId="25147249">
              <wp:extent cx="5274310" cy="24193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19350"/>
                      </a:xfrm>
                      <a:prstGeom prst="rect">
                        <a:avLst/>
                      </a:prstGeom>
                    </pic:spPr>
                  </pic:pic>
                </a:graphicData>
              </a:graphic>
            </wp:inline>
          </w:drawing>
        </w:r>
        <w:commentRangeEnd w:id="195"/>
        <w:r w:rsidR="00DB7FC7">
          <w:rPr>
            <w:rStyle w:val="aa"/>
          </w:rPr>
          <w:commentReference w:id="195"/>
        </w:r>
      </w:ins>
    </w:p>
    <w:p w14:paraId="7DEB7EF4" w14:textId="77777777" w:rsidR="00971AD4" w:rsidRDefault="00971AD4" w:rsidP="00BE5293">
      <w:pPr>
        <w:pStyle w:val="a3"/>
        <w:ind w:left="420" w:firstLineChars="0" w:firstLine="0"/>
      </w:pP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86979" w14:paraId="1808BE3F" w14:textId="77777777" w:rsidTr="00D86979">
        <w:trPr>
          <w:trHeight w:val="90"/>
        </w:trPr>
        <w:tc>
          <w:tcPr>
            <w:tcW w:w="1245" w:type="dxa"/>
            <w:gridSpan w:val="2"/>
            <w:tcBorders>
              <w:top w:val="nil"/>
              <w:left w:val="single" w:sz="4" w:space="0" w:color="auto"/>
              <w:bottom w:val="single" w:sz="4" w:space="0" w:color="auto"/>
              <w:right w:val="single" w:sz="4" w:space="0" w:color="auto"/>
            </w:tcBorders>
          </w:tcPr>
          <w:p w14:paraId="4E7252CC" w14:textId="77777777" w:rsidR="00D86979" w:rsidRDefault="00D86979" w:rsidP="00D86979">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12DF3534" w14:textId="77777777" w:rsidR="00D86979" w:rsidRDefault="00D86979" w:rsidP="00D86979">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首页</w:t>
            </w:r>
          </w:p>
        </w:tc>
      </w:tr>
      <w:tr w:rsidR="00D86979" w14:paraId="14DBB566" w14:textId="77777777" w:rsidTr="00D86979">
        <w:trPr>
          <w:trHeight w:val="408"/>
        </w:trPr>
        <w:tc>
          <w:tcPr>
            <w:tcW w:w="1245" w:type="dxa"/>
            <w:gridSpan w:val="2"/>
            <w:tcBorders>
              <w:top w:val="nil"/>
              <w:left w:val="single" w:sz="4" w:space="0" w:color="auto"/>
              <w:bottom w:val="single" w:sz="4" w:space="0" w:color="auto"/>
              <w:right w:val="single" w:sz="4" w:space="0" w:color="auto"/>
            </w:tcBorders>
          </w:tcPr>
          <w:p w14:paraId="22772CC3" w14:textId="77777777" w:rsidR="00D86979" w:rsidRDefault="00D86979" w:rsidP="00D8697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50FCFF51" w14:textId="77777777" w:rsidR="00D86979" w:rsidRDefault="00D86979" w:rsidP="00D8697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登录成功</w:t>
            </w:r>
          </w:p>
        </w:tc>
      </w:tr>
      <w:tr w:rsidR="00D86979" w14:paraId="3DC8D61C" w14:textId="77777777" w:rsidTr="00D86979">
        <w:trPr>
          <w:trHeight w:val="423"/>
        </w:trPr>
        <w:tc>
          <w:tcPr>
            <w:tcW w:w="1245" w:type="dxa"/>
            <w:gridSpan w:val="2"/>
            <w:tcBorders>
              <w:top w:val="nil"/>
              <w:left w:val="single" w:sz="4" w:space="0" w:color="auto"/>
              <w:bottom w:val="single" w:sz="4" w:space="0" w:color="auto"/>
              <w:right w:val="single" w:sz="4" w:space="0" w:color="auto"/>
            </w:tcBorders>
          </w:tcPr>
          <w:p w14:paraId="4BCABDE8" w14:textId="77777777" w:rsidR="00D86979" w:rsidRDefault="00D86979" w:rsidP="00D8697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3BE43B6F" w14:textId="77777777" w:rsidR="00D86979" w:rsidRDefault="00D86979" w:rsidP="00D8697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D86979" w14:paraId="693EF792" w14:textId="77777777" w:rsidTr="00D869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CCAC045" w14:textId="77777777" w:rsidR="00D86979" w:rsidRDefault="00D86979" w:rsidP="00D8697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D86979" w14:paraId="6973DCB9" w14:textId="77777777" w:rsidTr="00D869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FAC9A72" w14:textId="77777777" w:rsidR="00D86979" w:rsidRDefault="00D86979" w:rsidP="00D8697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0BADCB4D" w14:textId="77777777" w:rsidR="00D86979" w:rsidRDefault="00D86979" w:rsidP="00D8697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255D122E" w14:textId="77777777" w:rsidR="00D86979" w:rsidRDefault="00D86979" w:rsidP="00D8697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7E8F33F1" w14:textId="77777777" w:rsidR="00D86979" w:rsidRDefault="00D86979" w:rsidP="00D8697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56C89E75" w14:textId="77777777" w:rsidR="00D86979" w:rsidRDefault="00D86979" w:rsidP="00D8697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D86979" w14:paraId="06AD42DB" w14:textId="77777777" w:rsidTr="00D869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CE78677" w14:textId="77777777" w:rsidR="00D86979" w:rsidRDefault="00D86979" w:rsidP="00D86979">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lastRenderedPageBreak/>
              <w:t>1</w:t>
            </w:r>
          </w:p>
        </w:tc>
        <w:tc>
          <w:tcPr>
            <w:tcW w:w="1309" w:type="dxa"/>
            <w:gridSpan w:val="2"/>
          </w:tcPr>
          <w:p w14:paraId="791E543A" w14:textId="77777777" w:rsidR="00D86979" w:rsidRDefault="00D86979" w:rsidP="00D8697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饼图</w:t>
            </w:r>
          </w:p>
        </w:tc>
        <w:tc>
          <w:tcPr>
            <w:tcW w:w="3000" w:type="dxa"/>
          </w:tcPr>
          <w:p w14:paraId="1B921C79" w14:textId="6400CE4D" w:rsidR="00D86979" w:rsidRDefault="00D86979" w:rsidP="00D8697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根据筛选展示通话数量状态，默认</w:t>
            </w:r>
            <w:del w:id="197" w:author="Microsoft Office User" w:date="2018-11-26T13:43:00Z">
              <w:r w:rsidDel="00FA2F12">
                <w:rPr>
                  <w:rFonts w:ascii="微软雅黑" w:eastAsia="微软雅黑" w:hAnsi="微软雅黑" w:cs="微软雅黑" w:hint="eastAsia"/>
                  <w:color w:val="000000"/>
                  <w:sz w:val="18"/>
                  <w:szCs w:val="18"/>
                </w:rPr>
                <w:delText>是前一天的信息</w:delText>
              </w:r>
            </w:del>
            <w:ins w:id="198" w:author="Microsoft Office User" w:date="2018-11-26T13:43:00Z">
              <w:r w:rsidR="00FA2F12">
                <w:rPr>
                  <w:rFonts w:ascii="微软雅黑" w:eastAsia="微软雅黑" w:hAnsi="微软雅黑" w:cs="微软雅黑" w:hint="eastAsia"/>
                  <w:color w:val="000000"/>
                  <w:sz w:val="18"/>
                  <w:szCs w:val="18"/>
                </w:rPr>
                <w:t>当天实时数据</w:t>
              </w:r>
            </w:ins>
            <w:ins w:id="199" w:author="haha" w:date="2018-11-28T14:38:00Z">
              <w:r w:rsidR="006D1DA0">
                <w:rPr>
                  <w:rFonts w:ascii="微软雅黑" w:eastAsia="微软雅黑" w:hAnsi="微软雅黑" w:cs="微软雅黑" w:hint="eastAsia"/>
                  <w:color w:val="000000"/>
                  <w:sz w:val="18"/>
                  <w:szCs w:val="18"/>
                </w:rPr>
                <w:t xml:space="preserve"> 可根据时间筛选精确到日 </w:t>
              </w:r>
            </w:ins>
          </w:p>
        </w:tc>
        <w:tc>
          <w:tcPr>
            <w:tcW w:w="3209" w:type="dxa"/>
          </w:tcPr>
          <w:p w14:paraId="4F5B1AE8" w14:textId="77777777" w:rsidR="00D86979" w:rsidRDefault="005E2587" w:rsidP="00D8697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无</w:t>
            </w:r>
          </w:p>
        </w:tc>
        <w:tc>
          <w:tcPr>
            <w:tcW w:w="1712" w:type="dxa"/>
          </w:tcPr>
          <w:p w14:paraId="75242506" w14:textId="77777777" w:rsidR="00D86979" w:rsidRDefault="00FA2F12" w:rsidP="00D86979">
            <w:pPr>
              <w:widowControl/>
              <w:jc w:val="left"/>
              <w:rPr>
                <w:rFonts w:ascii="微软雅黑" w:eastAsia="微软雅黑" w:hAnsi="微软雅黑" w:cs="宋体"/>
                <w:bCs/>
                <w:kern w:val="0"/>
                <w:sz w:val="18"/>
                <w:szCs w:val="18"/>
              </w:rPr>
            </w:pPr>
            <w:ins w:id="200" w:author="Microsoft Office User" w:date="2018-11-26T13:44:00Z">
              <w:r>
                <w:rPr>
                  <w:rFonts w:ascii="微软雅黑" w:eastAsia="微软雅黑" w:hAnsi="微软雅黑" w:cs="宋体" w:hint="eastAsia"/>
                  <w:bCs/>
                  <w:kern w:val="0"/>
                  <w:sz w:val="18"/>
                  <w:szCs w:val="18"/>
                </w:rPr>
                <w:t>截止日期不可小于开始日期，开始日期不可以大于当日</w:t>
              </w:r>
            </w:ins>
          </w:p>
        </w:tc>
      </w:tr>
      <w:tr w:rsidR="00D86979" w14:paraId="33DAC967" w14:textId="77777777" w:rsidTr="00D869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FEA7FC9" w14:textId="77777777" w:rsidR="00D86979" w:rsidRDefault="00D86979" w:rsidP="00D8697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22350CA6" w14:textId="77777777" w:rsidR="00D86979" w:rsidRDefault="005E2587" w:rsidP="00D8697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放款产品筛选</w:t>
            </w:r>
          </w:p>
        </w:tc>
        <w:tc>
          <w:tcPr>
            <w:tcW w:w="3000" w:type="dxa"/>
          </w:tcPr>
          <w:p w14:paraId="683312D8" w14:textId="7139EFE8" w:rsidR="00D86979" w:rsidRDefault="005E2587" w:rsidP="00D8697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201" w:author="haha" w:date="2018-11-26T17:46:00Z">
              <w:r w:rsidR="002622B1">
                <w:rPr>
                  <w:rFonts w:ascii="微软雅黑" w:eastAsia="微软雅黑" w:hAnsi="微软雅黑" w:cs="微软雅黑" w:hint="eastAsia"/>
                  <w:color w:val="000000"/>
                  <w:sz w:val="18"/>
                  <w:szCs w:val="18"/>
                </w:rPr>
                <w:t>（</w:t>
              </w:r>
            </w:ins>
            <w:ins w:id="202" w:author="haha" w:date="2018-11-26T17:47:00Z">
              <w:r w:rsidR="002622B1">
                <w:rPr>
                  <w:rFonts w:ascii="微软雅黑" w:eastAsia="微软雅黑" w:hAnsi="微软雅黑" w:cs="微软雅黑" w:hint="eastAsia"/>
                  <w:color w:val="000000"/>
                  <w:sz w:val="18"/>
                  <w:szCs w:val="18"/>
                </w:rPr>
                <w:t>超享借 秒借 现有产品选择</w:t>
              </w:r>
            </w:ins>
            <w:ins w:id="203" w:author="haha" w:date="2018-11-26T17:46:00Z">
              <w:r w:rsidR="002622B1">
                <w:rPr>
                  <w:rFonts w:ascii="微软雅黑" w:eastAsia="微软雅黑" w:hAnsi="微软雅黑" w:cs="微软雅黑" w:hint="eastAsia"/>
                  <w:color w:val="000000"/>
                  <w:sz w:val="18"/>
                  <w:szCs w:val="18"/>
                </w:rPr>
                <w:t>）</w:t>
              </w:r>
            </w:ins>
          </w:p>
        </w:tc>
        <w:tc>
          <w:tcPr>
            <w:tcW w:w="3209" w:type="dxa"/>
          </w:tcPr>
          <w:p w14:paraId="0A66E0CF" w14:textId="72E13E72" w:rsidR="00D86979" w:rsidRDefault="005E2587" w:rsidP="00D8697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可根据选择内容筛选</w:t>
            </w:r>
          </w:p>
        </w:tc>
        <w:tc>
          <w:tcPr>
            <w:tcW w:w="1712" w:type="dxa"/>
          </w:tcPr>
          <w:p w14:paraId="27CB0DBD" w14:textId="77777777" w:rsidR="00D86979" w:rsidRDefault="00D86979" w:rsidP="00D86979">
            <w:pPr>
              <w:widowControl/>
              <w:jc w:val="left"/>
              <w:rPr>
                <w:rFonts w:ascii="微软雅黑" w:eastAsia="微软雅黑" w:hAnsi="微软雅黑" w:cs="微软雅黑"/>
                <w:sz w:val="18"/>
                <w:szCs w:val="18"/>
              </w:rPr>
            </w:pPr>
          </w:p>
        </w:tc>
      </w:tr>
      <w:tr w:rsidR="005E2587" w14:paraId="0D5E983C" w14:textId="77777777" w:rsidTr="00D869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B6D41AB" w14:textId="77777777" w:rsidR="005E2587" w:rsidRDefault="005E2587" w:rsidP="00D8697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597D2160" w14:textId="77777777" w:rsidR="005E2587" w:rsidRDefault="005E2587" w:rsidP="00D8697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日期筛选</w:t>
            </w:r>
          </w:p>
        </w:tc>
        <w:tc>
          <w:tcPr>
            <w:tcW w:w="3000" w:type="dxa"/>
          </w:tcPr>
          <w:p w14:paraId="30763B37" w14:textId="3A0CF2FB" w:rsidR="005E2587" w:rsidRDefault="005E2587" w:rsidP="00D86979">
            <w:pPr>
              <w:widowControl/>
              <w:jc w:val="left"/>
              <w:rPr>
                <w:rFonts w:ascii="微软雅黑" w:eastAsia="微软雅黑" w:hAnsi="微软雅黑" w:cs="微软雅黑"/>
                <w:color w:val="000000"/>
                <w:sz w:val="18"/>
                <w:szCs w:val="18"/>
              </w:rPr>
            </w:pPr>
            <w:del w:id="204" w:author="Microsoft Office User" w:date="2018-11-26T13:46:00Z">
              <w:r w:rsidDel="00FA2F12">
                <w:rPr>
                  <w:rFonts w:ascii="微软雅黑" w:eastAsia="微软雅黑" w:hAnsi="微软雅黑" w:cs="微软雅黑" w:hint="eastAsia"/>
                  <w:color w:val="000000"/>
                  <w:sz w:val="18"/>
                  <w:szCs w:val="18"/>
                </w:rPr>
                <w:delText>请选择</w:delText>
              </w:r>
            </w:del>
            <w:ins w:id="205" w:author="Microsoft Office User" w:date="2018-11-26T13:46:00Z">
              <w:r w:rsidR="00FA2F12">
                <w:rPr>
                  <w:rFonts w:ascii="微软雅黑" w:eastAsia="微软雅黑" w:hAnsi="微软雅黑" w:cs="微软雅黑" w:hint="eastAsia"/>
                  <w:color w:val="000000"/>
                  <w:sz w:val="18"/>
                  <w:szCs w:val="18"/>
                </w:rPr>
                <w:t>默认值为当天</w:t>
              </w:r>
            </w:ins>
            <w:ins w:id="206" w:author="haha" w:date="2018-11-28T14:38:00Z">
              <w:r w:rsidR="006D1DA0">
                <w:rPr>
                  <w:rFonts w:ascii="微软雅黑" w:eastAsia="微软雅黑" w:hAnsi="微软雅黑" w:cs="微软雅黑" w:hint="eastAsia"/>
                  <w:color w:val="000000"/>
                  <w:sz w:val="18"/>
                  <w:szCs w:val="18"/>
                </w:rPr>
                <w:t xml:space="preserve"> 精确到日</w:t>
              </w:r>
            </w:ins>
          </w:p>
        </w:tc>
        <w:tc>
          <w:tcPr>
            <w:tcW w:w="3209" w:type="dxa"/>
          </w:tcPr>
          <w:p w14:paraId="42CA7091" w14:textId="77777777" w:rsidR="005E2587" w:rsidRDefault="005E2587" w:rsidP="00D8697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可根据选择内容筛选</w:t>
            </w:r>
          </w:p>
        </w:tc>
        <w:tc>
          <w:tcPr>
            <w:tcW w:w="1712" w:type="dxa"/>
          </w:tcPr>
          <w:p w14:paraId="6B4D3E5E" w14:textId="7256A3F8" w:rsidR="005E2587" w:rsidRDefault="00FA2F12" w:rsidP="00D86979">
            <w:pPr>
              <w:widowControl/>
              <w:jc w:val="left"/>
              <w:rPr>
                <w:rFonts w:ascii="微软雅黑" w:eastAsia="微软雅黑" w:hAnsi="微软雅黑" w:cs="微软雅黑"/>
                <w:sz w:val="18"/>
                <w:szCs w:val="18"/>
              </w:rPr>
            </w:pPr>
            <w:ins w:id="207" w:author="Microsoft Office User" w:date="2018-11-26T13:45:00Z">
              <w:r>
                <w:rPr>
                  <w:rFonts w:ascii="微软雅黑" w:eastAsia="微软雅黑" w:hAnsi="微软雅黑" w:cs="宋体" w:hint="eastAsia"/>
                  <w:bCs/>
                  <w:kern w:val="0"/>
                  <w:sz w:val="18"/>
                  <w:szCs w:val="18"/>
                </w:rPr>
                <w:t>截止日期不可小于开始日期，开始日期不可以大于当日</w:t>
              </w:r>
            </w:ins>
          </w:p>
        </w:tc>
      </w:tr>
      <w:tr w:rsidR="005E2587" w14:paraId="427B6DD0" w14:textId="77777777" w:rsidTr="003B57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shd w:val="clear" w:color="auto" w:fill="FFFFFF" w:themeFill="background1"/>
          </w:tcPr>
          <w:p w14:paraId="0102E17C" w14:textId="77777777" w:rsidR="005E2587" w:rsidRPr="003B57F3" w:rsidRDefault="005E2587" w:rsidP="00D86979">
            <w:pPr>
              <w:widowControl/>
              <w:jc w:val="center"/>
              <w:rPr>
                <w:rFonts w:ascii="微软雅黑" w:eastAsia="微软雅黑" w:hAnsi="微软雅黑" w:cs="微软雅黑"/>
                <w:sz w:val="18"/>
                <w:szCs w:val="18"/>
                <w:highlight w:val="yellow"/>
              </w:rPr>
            </w:pPr>
            <w:r w:rsidRPr="003B57F3">
              <w:rPr>
                <w:rFonts w:ascii="微软雅黑" w:eastAsia="微软雅黑" w:hAnsi="微软雅黑" w:cs="微软雅黑" w:hint="eastAsia"/>
                <w:sz w:val="18"/>
                <w:szCs w:val="18"/>
                <w:highlight w:val="yellow"/>
              </w:rPr>
              <w:t>4</w:t>
            </w:r>
          </w:p>
        </w:tc>
        <w:tc>
          <w:tcPr>
            <w:tcW w:w="1309" w:type="dxa"/>
            <w:gridSpan w:val="2"/>
            <w:shd w:val="clear" w:color="auto" w:fill="FFFFFF" w:themeFill="background1"/>
          </w:tcPr>
          <w:p w14:paraId="6691018D" w14:textId="6C4A52B1" w:rsidR="005E2587" w:rsidRPr="003B57F3" w:rsidRDefault="003B57F3" w:rsidP="00D86979">
            <w:pPr>
              <w:widowControl/>
              <w:jc w:val="left"/>
              <w:rPr>
                <w:rFonts w:ascii="微软雅黑" w:eastAsia="微软雅黑" w:hAnsi="微软雅黑" w:cs="微软雅黑"/>
                <w:color w:val="000000"/>
                <w:sz w:val="18"/>
                <w:szCs w:val="18"/>
                <w:highlight w:val="yellow"/>
              </w:rPr>
            </w:pPr>
            <w:r w:rsidRPr="003B57F3">
              <w:rPr>
                <w:rFonts w:ascii="微软雅黑" w:eastAsia="微软雅黑" w:hAnsi="微软雅黑" w:cs="微软雅黑" w:hint="eastAsia"/>
                <w:color w:val="000000"/>
                <w:sz w:val="18"/>
                <w:szCs w:val="18"/>
                <w:highlight w:val="yellow"/>
              </w:rPr>
              <w:t>任务名称</w:t>
            </w:r>
            <w:r w:rsidR="005E2587" w:rsidRPr="003B57F3">
              <w:rPr>
                <w:rFonts w:ascii="微软雅黑" w:eastAsia="微软雅黑" w:hAnsi="微软雅黑" w:cs="微软雅黑" w:hint="eastAsia"/>
                <w:color w:val="000000"/>
                <w:sz w:val="18"/>
                <w:szCs w:val="18"/>
                <w:highlight w:val="yellow"/>
              </w:rPr>
              <w:t>筛选</w:t>
            </w:r>
          </w:p>
        </w:tc>
        <w:tc>
          <w:tcPr>
            <w:tcW w:w="3000" w:type="dxa"/>
            <w:shd w:val="clear" w:color="auto" w:fill="FFFFFF" w:themeFill="background1"/>
          </w:tcPr>
          <w:p w14:paraId="63F55E35" w14:textId="15F54C57" w:rsidR="005E2587" w:rsidRPr="003B57F3" w:rsidRDefault="005E2587" w:rsidP="00D86979">
            <w:pPr>
              <w:widowControl/>
              <w:jc w:val="left"/>
              <w:rPr>
                <w:rFonts w:ascii="微软雅黑" w:eastAsia="微软雅黑" w:hAnsi="微软雅黑" w:cs="微软雅黑"/>
                <w:color w:val="000000"/>
                <w:sz w:val="18"/>
                <w:szCs w:val="18"/>
                <w:highlight w:val="yellow"/>
              </w:rPr>
            </w:pPr>
            <w:r w:rsidRPr="003B57F3">
              <w:rPr>
                <w:rFonts w:ascii="微软雅黑" w:eastAsia="微软雅黑" w:hAnsi="微软雅黑" w:cs="微软雅黑" w:hint="eastAsia"/>
                <w:color w:val="000000"/>
                <w:sz w:val="18"/>
                <w:szCs w:val="18"/>
                <w:highlight w:val="yellow"/>
              </w:rPr>
              <w:t>请选择</w:t>
            </w:r>
            <w:r w:rsidR="003B57F3" w:rsidRPr="003B57F3">
              <w:rPr>
                <w:rFonts w:ascii="微软雅黑" w:eastAsia="微软雅黑" w:hAnsi="微软雅黑" w:cs="微软雅黑" w:hint="eastAsia"/>
                <w:color w:val="000000"/>
                <w:sz w:val="18"/>
                <w:szCs w:val="18"/>
                <w:highlight w:val="yellow"/>
              </w:rPr>
              <w:t xml:space="preserve"> </w:t>
            </w:r>
            <w:r w:rsidR="003B57F3" w:rsidRPr="003B57F3">
              <w:rPr>
                <w:rFonts w:ascii="微软雅黑" w:eastAsia="微软雅黑" w:hAnsi="微软雅黑" w:cs="微软雅黑"/>
                <w:color w:val="000000"/>
                <w:sz w:val="18"/>
                <w:szCs w:val="18"/>
                <w:highlight w:val="yellow"/>
              </w:rPr>
              <w:t xml:space="preserve"> </w:t>
            </w:r>
            <w:r w:rsidR="003B57F3" w:rsidRPr="003B57F3">
              <w:rPr>
                <w:rFonts w:ascii="微软雅黑" w:eastAsia="微软雅黑" w:hAnsi="微软雅黑" w:cs="微软雅黑" w:hint="eastAsia"/>
                <w:color w:val="000000"/>
                <w:sz w:val="18"/>
                <w:szCs w:val="18"/>
                <w:highlight w:val="yellow"/>
              </w:rPr>
              <w:t>模糊查询</w:t>
            </w:r>
          </w:p>
        </w:tc>
        <w:tc>
          <w:tcPr>
            <w:tcW w:w="3209" w:type="dxa"/>
            <w:shd w:val="clear" w:color="auto" w:fill="FFFFFF" w:themeFill="background1"/>
          </w:tcPr>
          <w:p w14:paraId="572BF058" w14:textId="37FC6D13" w:rsidR="005E2587" w:rsidRPr="003B57F3" w:rsidRDefault="005E2587" w:rsidP="00D86979">
            <w:pPr>
              <w:pStyle w:val="Axure"/>
              <w:ind w:firstLine="360"/>
              <w:rPr>
                <w:rFonts w:ascii="微软雅黑" w:eastAsia="微软雅黑" w:hAnsi="微软雅黑" w:cs="微软雅黑"/>
                <w:sz w:val="18"/>
                <w:szCs w:val="18"/>
                <w:highlight w:val="yellow"/>
              </w:rPr>
            </w:pPr>
            <w:r w:rsidRPr="003B57F3">
              <w:rPr>
                <w:rFonts w:ascii="微软雅黑" w:eastAsia="微软雅黑" w:hAnsi="微软雅黑" w:cs="微软雅黑" w:hint="eastAsia"/>
                <w:sz w:val="18"/>
                <w:szCs w:val="18"/>
                <w:highlight w:val="yellow"/>
              </w:rPr>
              <w:t>可根据</w:t>
            </w:r>
            <w:r w:rsidR="003B57F3" w:rsidRPr="003B57F3">
              <w:rPr>
                <w:rFonts w:ascii="微软雅黑" w:eastAsia="微软雅黑" w:hAnsi="微软雅黑" w:cs="微软雅黑" w:hint="eastAsia"/>
                <w:sz w:val="18"/>
                <w:szCs w:val="18"/>
                <w:highlight w:val="yellow"/>
              </w:rPr>
              <w:t>输入</w:t>
            </w:r>
            <w:r w:rsidRPr="003B57F3">
              <w:rPr>
                <w:rFonts w:ascii="微软雅黑" w:eastAsia="微软雅黑" w:hAnsi="微软雅黑" w:cs="微软雅黑" w:hint="eastAsia"/>
                <w:sz w:val="18"/>
                <w:szCs w:val="18"/>
                <w:highlight w:val="yellow"/>
              </w:rPr>
              <w:t>内容筛选</w:t>
            </w:r>
          </w:p>
        </w:tc>
        <w:tc>
          <w:tcPr>
            <w:tcW w:w="1712" w:type="dxa"/>
            <w:shd w:val="clear" w:color="auto" w:fill="FFFFFF" w:themeFill="background1"/>
          </w:tcPr>
          <w:p w14:paraId="4BB038AF" w14:textId="77777777" w:rsidR="005E2587" w:rsidRPr="003B57F3" w:rsidRDefault="005E2587" w:rsidP="00D86979">
            <w:pPr>
              <w:widowControl/>
              <w:jc w:val="left"/>
              <w:rPr>
                <w:rFonts w:ascii="微软雅黑" w:eastAsia="微软雅黑" w:hAnsi="微软雅黑" w:cs="微软雅黑"/>
                <w:sz w:val="18"/>
                <w:szCs w:val="18"/>
                <w:highlight w:val="yellow"/>
              </w:rPr>
            </w:pPr>
          </w:p>
        </w:tc>
      </w:tr>
      <w:tr w:rsidR="008F4F2F" w14:paraId="4F280645" w14:textId="77777777" w:rsidTr="00D869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208" w:author="haha" w:date="2018-11-28T14:48:00Z"/>
        </w:trPr>
        <w:tc>
          <w:tcPr>
            <w:tcW w:w="802" w:type="dxa"/>
          </w:tcPr>
          <w:p w14:paraId="55EBAF15" w14:textId="4D8570E3" w:rsidR="008F4F2F" w:rsidRDefault="008F4F2F" w:rsidP="00D86979">
            <w:pPr>
              <w:widowControl/>
              <w:jc w:val="center"/>
              <w:rPr>
                <w:ins w:id="209" w:author="haha" w:date="2018-11-28T14:48:00Z"/>
                <w:rFonts w:ascii="微软雅黑" w:eastAsia="微软雅黑" w:hAnsi="微软雅黑" w:cs="微软雅黑"/>
                <w:sz w:val="18"/>
                <w:szCs w:val="18"/>
              </w:rPr>
            </w:pPr>
            <w:ins w:id="210" w:author="haha" w:date="2018-11-28T14:48:00Z">
              <w:r>
                <w:rPr>
                  <w:rFonts w:ascii="微软雅黑" w:eastAsia="微软雅黑" w:hAnsi="微软雅黑" w:cs="微软雅黑" w:hint="eastAsia"/>
                  <w:sz w:val="18"/>
                  <w:szCs w:val="18"/>
                </w:rPr>
                <w:t>5</w:t>
              </w:r>
            </w:ins>
          </w:p>
        </w:tc>
        <w:tc>
          <w:tcPr>
            <w:tcW w:w="1309" w:type="dxa"/>
            <w:gridSpan w:val="2"/>
          </w:tcPr>
          <w:p w14:paraId="4DA895D7" w14:textId="13489CEB" w:rsidR="008F4F2F" w:rsidRDefault="008F4F2F" w:rsidP="00D86979">
            <w:pPr>
              <w:widowControl/>
              <w:jc w:val="left"/>
              <w:rPr>
                <w:ins w:id="211" w:author="haha" w:date="2018-11-28T14:48:00Z"/>
                <w:rFonts w:ascii="微软雅黑" w:eastAsia="微软雅黑" w:hAnsi="微软雅黑" w:cs="微软雅黑"/>
                <w:color w:val="000000"/>
                <w:sz w:val="18"/>
                <w:szCs w:val="18"/>
              </w:rPr>
            </w:pPr>
            <w:ins w:id="212" w:author="haha" w:date="2018-11-28T14:48:00Z">
              <w:r>
                <w:rPr>
                  <w:rFonts w:ascii="微软雅黑" w:eastAsia="微软雅黑" w:hAnsi="微软雅黑" w:cs="微软雅黑" w:hint="eastAsia"/>
                  <w:color w:val="000000"/>
                  <w:sz w:val="18"/>
                  <w:szCs w:val="18"/>
                </w:rPr>
                <w:t>申请名单</w:t>
              </w:r>
            </w:ins>
          </w:p>
        </w:tc>
        <w:tc>
          <w:tcPr>
            <w:tcW w:w="3000" w:type="dxa"/>
          </w:tcPr>
          <w:p w14:paraId="57893172" w14:textId="63B89ECA" w:rsidR="008F4F2F" w:rsidRDefault="008F4F2F" w:rsidP="00D86979">
            <w:pPr>
              <w:widowControl/>
              <w:jc w:val="left"/>
              <w:rPr>
                <w:ins w:id="213" w:author="haha" w:date="2018-11-28T14:48:00Z"/>
                <w:rFonts w:ascii="微软雅黑" w:eastAsia="微软雅黑" w:hAnsi="微软雅黑" w:cs="微软雅黑"/>
                <w:color w:val="000000"/>
                <w:sz w:val="18"/>
                <w:szCs w:val="18"/>
              </w:rPr>
            </w:pPr>
            <w:ins w:id="214" w:author="haha" w:date="2018-11-28T14:48:00Z">
              <w:r>
                <w:rPr>
                  <w:rFonts w:ascii="微软雅黑" w:eastAsia="微软雅黑" w:hAnsi="微软雅黑" w:cs="微软雅黑" w:hint="eastAsia"/>
                  <w:color w:val="000000"/>
                  <w:sz w:val="18"/>
                  <w:szCs w:val="18"/>
                </w:rPr>
                <w:t>可点击</w:t>
              </w:r>
            </w:ins>
          </w:p>
        </w:tc>
        <w:tc>
          <w:tcPr>
            <w:tcW w:w="3209" w:type="dxa"/>
          </w:tcPr>
          <w:p w14:paraId="453AC22C" w14:textId="3CB086CC" w:rsidR="008F4F2F" w:rsidRDefault="008F4F2F" w:rsidP="00D86979">
            <w:pPr>
              <w:pStyle w:val="Axure"/>
              <w:ind w:firstLine="360"/>
              <w:rPr>
                <w:ins w:id="215" w:author="haha" w:date="2018-11-28T14:48:00Z"/>
                <w:rFonts w:ascii="微软雅黑" w:eastAsia="微软雅黑" w:hAnsi="微软雅黑" w:cs="微软雅黑"/>
                <w:sz w:val="18"/>
                <w:szCs w:val="18"/>
              </w:rPr>
            </w:pPr>
            <w:ins w:id="216" w:author="haha" w:date="2018-11-28T14:48:00Z">
              <w:r>
                <w:rPr>
                  <w:rFonts w:ascii="微软雅黑" w:eastAsia="微软雅黑" w:hAnsi="微软雅黑" w:cs="微软雅黑" w:hint="eastAsia"/>
                  <w:sz w:val="18"/>
                  <w:szCs w:val="18"/>
                </w:rPr>
                <w:t>弹框出现输入提取个数1</w:t>
              </w:r>
              <w:r>
                <w:rPr>
                  <w:rFonts w:ascii="微软雅黑" w:eastAsia="微软雅黑" w:hAnsi="微软雅黑" w:cs="微软雅黑"/>
                  <w:sz w:val="18"/>
                  <w:szCs w:val="18"/>
                </w:rPr>
                <w:t>00</w:t>
              </w:r>
              <w:r>
                <w:rPr>
                  <w:rFonts w:ascii="微软雅黑" w:eastAsia="微软雅黑" w:hAnsi="微软雅黑" w:cs="微软雅黑" w:hint="eastAsia"/>
                  <w:sz w:val="18"/>
                  <w:szCs w:val="18"/>
                </w:rPr>
                <w:t>-</w:t>
              </w:r>
              <w:r>
                <w:rPr>
                  <w:rFonts w:ascii="微软雅黑" w:eastAsia="微软雅黑" w:hAnsi="微软雅黑" w:cs="微软雅黑"/>
                  <w:sz w:val="18"/>
                  <w:szCs w:val="18"/>
                </w:rPr>
                <w:t>500</w:t>
              </w:r>
              <w:r>
                <w:rPr>
                  <w:rFonts w:ascii="微软雅黑" w:eastAsia="微软雅黑" w:hAnsi="微软雅黑" w:cs="微软雅黑" w:hint="eastAsia"/>
                  <w:sz w:val="18"/>
                  <w:szCs w:val="18"/>
                </w:rPr>
                <w:t>之间（根据已激活的分配规则进行提示）</w:t>
              </w:r>
            </w:ins>
          </w:p>
        </w:tc>
        <w:tc>
          <w:tcPr>
            <w:tcW w:w="1712" w:type="dxa"/>
          </w:tcPr>
          <w:p w14:paraId="58DCABFB" w14:textId="77777777" w:rsidR="008F4F2F" w:rsidRDefault="008F4F2F" w:rsidP="008F4F2F">
            <w:pPr>
              <w:widowControl/>
              <w:jc w:val="left"/>
              <w:rPr>
                <w:ins w:id="217" w:author="haha" w:date="2018-11-28T14:49:00Z"/>
                <w:rFonts w:ascii="微软雅黑" w:eastAsia="微软雅黑" w:hAnsi="微软雅黑" w:cs="微软雅黑"/>
                <w:sz w:val="18"/>
                <w:szCs w:val="18"/>
              </w:rPr>
            </w:pPr>
            <w:ins w:id="218" w:author="haha" w:date="2018-11-28T14:49:00Z">
              <w:r>
                <w:rPr>
                  <w:rFonts w:ascii="微软雅黑" w:eastAsia="微软雅黑" w:hAnsi="微软雅黑" w:cs="微软雅黑" w:hint="eastAsia"/>
                  <w:sz w:val="18"/>
                  <w:szCs w:val="18"/>
                </w:rPr>
                <w:t>输入提取个数不符</w:t>
              </w:r>
            </w:ins>
          </w:p>
          <w:p w14:paraId="7A37F111" w14:textId="24BEA3D0" w:rsidR="008F4F2F" w:rsidRDefault="008F4F2F" w:rsidP="008F4F2F">
            <w:pPr>
              <w:widowControl/>
              <w:jc w:val="left"/>
              <w:rPr>
                <w:ins w:id="219" w:author="haha" w:date="2018-11-28T14:48:00Z"/>
                <w:rFonts w:ascii="微软雅黑" w:eastAsia="微软雅黑" w:hAnsi="微软雅黑" w:cs="微软雅黑"/>
                <w:sz w:val="18"/>
                <w:szCs w:val="18"/>
              </w:rPr>
            </w:pPr>
            <w:ins w:id="220" w:author="haha" w:date="2018-11-28T14:49:00Z">
              <w:r>
                <w:rPr>
                  <w:rFonts w:ascii="微软雅黑" w:eastAsia="微软雅黑" w:hAnsi="微软雅黑" w:cs="微软雅黑" w:hint="eastAsia"/>
                  <w:sz w:val="18"/>
                  <w:szCs w:val="18"/>
                </w:rPr>
                <w:t>不在区间内提交按钮不可点击</w:t>
              </w:r>
            </w:ins>
          </w:p>
        </w:tc>
      </w:tr>
      <w:tr w:rsidR="005E2587" w14:paraId="19D38A7D" w14:textId="77777777" w:rsidTr="00D869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4308F0B" w14:textId="77777777" w:rsidR="005E2587" w:rsidRDefault="005E2587" w:rsidP="00D8697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25EC619B" w14:textId="77777777" w:rsidR="005E2587" w:rsidRDefault="005E2587" w:rsidP="00D8697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放款情况表格</w:t>
            </w:r>
          </w:p>
        </w:tc>
        <w:tc>
          <w:tcPr>
            <w:tcW w:w="3000" w:type="dxa"/>
          </w:tcPr>
          <w:p w14:paraId="78692B28" w14:textId="580A0DF3" w:rsidR="00FA2F12" w:rsidRDefault="005E2587" w:rsidP="00D8697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管理者显示权限内的放款情况、专员显示自己的放款情况 默认显示时间</w:t>
            </w:r>
            <w:del w:id="221" w:author="Microsoft Office User" w:date="2018-11-26T13:45:00Z">
              <w:r w:rsidDel="00FA2F12">
                <w:rPr>
                  <w:rFonts w:ascii="微软雅黑" w:eastAsia="微软雅黑" w:hAnsi="微软雅黑" w:cs="微软雅黑" w:hint="eastAsia"/>
                  <w:color w:val="000000"/>
                  <w:sz w:val="18"/>
                  <w:szCs w:val="18"/>
                </w:rPr>
                <w:delText>是前一天</w:delText>
              </w:r>
            </w:del>
            <w:ins w:id="222" w:author="Microsoft Office User" w:date="2018-11-26T13:45:00Z">
              <w:r w:rsidR="00FA2F12">
                <w:rPr>
                  <w:rFonts w:ascii="微软雅黑" w:eastAsia="微软雅黑" w:hAnsi="微软雅黑" w:cs="微软雅黑" w:hint="eastAsia"/>
                  <w:color w:val="000000"/>
                  <w:sz w:val="18"/>
                  <w:szCs w:val="18"/>
                </w:rPr>
                <w:t>当天实时数据</w:t>
              </w:r>
            </w:ins>
            <w:ins w:id="223" w:author="haha" w:date="2018-12-10T17:56:00Z">
              <w:r w:rsidR="00B02F56">
                <w:rPr>
                  <w:rFonts w:ascii="微软雅黑" w:eastAsia="微软雅黑" w:hAnsi="微软雅黑" w:cs="微软雅黑" w:hint="eastAsia"/>
                  <w:color w:val="000000"/>
                  <w:sz w:val="18"/>
                  <w:szCs w:val="18"/>
                </w:rPr>
                <w:t xml:space="preserve"> </w:t>
              </w:r>
              <w:r w:rsidR="00B02F56" w:rsidRPr="00B02F56">
                <w:rPr>
                  <w:rFonts w:ascii="微软雅黑" w:eastAsia="微软雅黑" w:hAnsi="微软雅黑" w:cs="微软雅黑" w:hint="eastAsia"/>
                  <w:color w:val="000000"/>
                  <w:sz w:val="18"/>
                  <w:szCs w:val="18"/>
                  <w:highlight w:val="darkGray"/>
                  <w:rPrChange w:id="224" w:author="haha" w:date="2018-12-10T17:56:00Z">
                    <w:rPr>
                      <w:rFonts w:ascii="微软雅黑" w:eastAsia="微软雅黑" w:hAnsi="微软雅黑" w:cs="微软雅黑" w:hint="eastAsia"/>
                      <w:color w:val="000000"/>
                      <w:sz w:val="18"/>
                      <w:szCs w:val="18"/>
                    </w:rPr>
                  </w:rPrChange>
                </w:rPr>
                <w:t>手机号脱敏</w:t>
              </w:r>
            </w:ins>
          </w:p>
        </w:tc>
        <w:tc>
          <w:tcPr>
            <w:tcW w:w="3209" w:type="dxa"/>
          </w:tcPr>
          <w:p w14:paraId="75A9920B" w14:textId="77777777" w:rsidR="005E2587" w:rsidRDefault="005E2587" w:rsidP="00D86979">
            <w:pPr>
              <w:pStyle w:val="Axure"/>
              <w:ind w:firstLine="360"/>
              <w:rPr>
                <w:rFonts w:ascii="微软雅黑" w:eastAsia="微软雅黑" w:hAnsi="微软雅黑" w:cs="微软雅黑"/>
                <w:sz w:val="18"/>
                <w:szCs w:val="18"/>
              </w:rPr>
            </w:pPr>
          </w:p>
        </w:tc>
        <w:tc>
          <w:tcPr>
            <w:tcW w:w="1712" w:type="dxa"/>
          </w:tcPr>
          <w:p w14:paraId="05549B39" w14:textId="77777777" w:rsidR="005E2587" w:rsidRDefault="005E2587" w:rsidP="00D86979">
            <w:pPr>
              <w:widowControl/>
              <w:jc w:val="left"/>
              <w:rPr>
                <w:rFonts w:ascii="微软雅黑" w:eastAsia="微软雅黑" w:hAnsi="微软雅黑" w:cs="微软雅黑"/>
                <w:sz w:val="18"/>
                <w:szCs w:val="18"/>
              </w:rPr>
            </w:pPr>
          </w:p>
        </w:tc>
      </w:tr>
    </w:tbl>
    <w:p w14:paraId="63749A66" w14:textId="5555D3E8" w:rsidR="00344EB9" w:rsidRDefault="00496C19" w:rsidP="00496C19">
      <w:pPr>
        <w:pStyle w:val="10"/>
      </w:pPr>
      <w:bookmarkStart w:id="225" w:name="_Toc532228774"/>
      <w:r>
        <w:rPr>
          <w:rFonts w:hint="eastAsia"/>
        </w:rPr>
        <w:t>四、</w:t>
      </w:r>
      <w:r w:rsidRPr="005E2587">
        <w:rPr>
          <w:rFonts w:hint="eastAsia"/>
        </w:rPr>
        <w:t>外呼专员的工作台展示内容</w:t>
      </w:r>
      <w:bookmarkEnd w:id="225"/>
    </w:p>
    <w:p w14:paraId="0B5435B7" w14:textId="09D6FBFD" w:rsidR="00344EB9" w:rsidRPr="00344EB9" w:rsidRDefault="00344EB9" w:rsidP="00344EB9">
      <w:pPr>
        <w:pStyle w:val="a3"/>
        <w:numPr>
          <w:ilvl w:val="0"/>
          <w:numId w:val="4"/>
        </w:numPr>
        <w:ind w:firstLineChars="0"/>
      </w:pPr>
      <w:r w:rsidRPr="00344EB9">
        <w:rPr>
          <w:rFonts w:hint="eastAsia"/>
        </w:rPr>
        <w:t>工作台左侧显示客户手机号、客户姓名（</w:t>
      </w:r>
      <w:del w:id="226" w:author="Microsoft Office User" w:date="2018-11-26T13:47:00Z">
        <w:r w:rsidRPr="00344EB9" w:rsidDel="00FA2F12">
          <w:rPr>
            <w:rFonts w:hint="eastAsia"/>
          </w:rPr>
          <w:delText>可有可无</w:delText>
        </w:r>
      </w:del>
      <w:ins w:id="227" w:author="Microsoft Office User" w:date="2018-11-26T13:47:00Z">
        <w:r w:rsidR="00FA2F12">
          <w:rPr>
            <w:rFonts w:hint="eastAsia"/>
          </w:rPr>
          <w:t>可以为空</w:t>
        </w:r>
      </w:ins>
      <w:r w:rsidRPr="00344EB9">
        <w:rPr>
          <w:rFonts w:hint="eastAsia"/>
        </w:rPr>
        <w:t>）、外呼状态、微信状态、外呼备注（1</w:t>
      </w:r>
      <w:r w:rsidRPr="00344EB9">
        <w:t>50</w:t>
      </w:r>
      <w:r w:rsidRPr="00344EB9">
        <w:rPr>
          <w:rFonts w:hint="eastAsia"/>
        </w:rPr>
        <w:t>字</w:t>
      </w:r>
      <w:ins w:id="228" w:author="Microsoft Office User" w:date="2018-11-26T13:47:00Z">
        <w:r w:rsidR="00FA2F12">
          <w:rPr>
            <w:rFonts w:hint="eastAsia"/>
          </w:rPr>
          <w:t>以内</w:t>
        </w:r>
      </w:ins>
      <w:r w:rsidRPr="00344EB9">
        <w:rPr>
          <w:rFonts w:hint="eastAsia"/>
        </w:rPr>
        <w:t>）、话术展示外部的放款产品需要上传截图</w:t>
      </w:r>
      <w:ins w:id="229" w:author="haha" w:date="2018-11-28T14:44:00Z">
        <w:r w:rsidR="008F4F2F">
          <w:rPr>
            <w:rFonts w:hint="eastAsia"/>
          </w:rPr>
          <w:t>，外呼专员可根据实际通话</w:t>
        </w:r>
      </w:ins>
      <w:ins w:id="230" w:author="haha" w:date="2018-11-28T14:45:00Z">
        <w:r w:rsidR="008F4F2F">
          <w:rPr>
            <w:rFonts w:hint="eastAsia"/>
          </w:rPr>
          <w:t>情况进行拉黑客户处理</w:t>
        </w:r>
        <w:r w:rsidR="008F4F2F" w:rsidRPr="00BF0438">
          <w:rPr>
            <w:rFonts w:hint="eastAsia"/>
            <w:highlight w:val="yellow"/>
          </w:rPr>
          <w:t>（拉黑期限定位1</w:t>
        </w:r>
        <w:r w:rsidR="008F4F2F" w:rsidRPr="00BF0438">
          <w:rPr>
            <w:highlight w:val="yellow"/>
          </w:rPr>
          <w:t>5</w:t>
        </w:r>
        <w:r w:rsidR="008F4F2F" w:rsidRPr="00BF0438">
          <w:rPr>
            <w:rFonts w:hint="eastAsia"/>
            <w:highlight w:val="yellow"/>
          </w:rPr>
          <w:t>天，1</w:t>
        </w:r>
        <w:r w:rsidR="008F4F2F" w:rsidRPr="00BF0438">
          <w:rPr>
            <w:highlight w:val="yellow"/>
          </w:rPr>
          <w:t>5</w:t>
        </w:r>
        <w:r w:rsidR="008F4F2F" w:rsidRPr="00BF0438">
          <w:rPr>
            <w:rFonts w:hint="eastAsia"/>
            <w:highlight w:val="yellow"/>
          </w:rPr>
          <w:t>天后名单剔除）</w:t>
        </w:r>
      </w:ins>
    </w:p>
    <w:p w14:paraId="389D6E38" w14:textId="62DB07A7" w:rsidR="00344EB9" w:rsidRDefault="00344EB9" w:rsidP="00344EB9">
      <w:pPr>
        <w:pStyle w:val="a3"/>
        <w:numPr>
          <w:ilvl w:val="0"/>
          <w:numId w:val="4"/>
        </w:numPr>
        <w:ind w:firstLineChars="0"/>
      </w:pPr>
      <w:r>
        <w:rPr>
          <w:rFonts w:hint="eastAsia"/>
        </w:rPr>
        <w:t>工作台右侧显示外呼状态筛选框默认是请选择、</w:t>
      </w:r>
      <w:ins w:id="231" w:author="haha" w:date="2018-12-05T10:07:00Z">
        <w:r w:rsidR="009E2291">
          <w:rPr>
            <w:rFonts w:hint="eastAsia"/>
          </w:rPr>
          <w:t>任务名称</w:t>
        </w:r>
      </w:ins>
      <w:del w:id="232" w:author="haha" w:date="2018-12-05T10:07:00Z">
        <w:r w:rsidDel="009E2291">
          <w:rPr>
            <w:rFonts w:hint="eastAsia"/>
          </w:rPr>
          <w:delText>名单批次</w:delText>
        </w:r>
      </w:del>
      <w:r>
        <w:rPr>
          <w:rFonts w:hint="eastAsia"/>
        </w:rPr>
        <w:t>筛选框默认是</w:t>
      </w:r>
      <w:del w:id="233" w:author="haha" w:date="2018-12-05T10:07:00Z">
        <w:r w:rsidDel="009E2291">
          <w:rPr>
            <w:rFonts w:hint="eastAsia"/>
          </w:rPr>
          <w:delText>最新</w:delText>
        </w:r>
      </w:del>
      <w:ins w:id="234" w:author="haha" w:date="2018-12-05T10:07:00Z">
        <w:r w:rsidR="009E2291">
          <w:rPr>
            <w:rFonts w:hint="eastAsia"/>
          </w:rPr>
          <w:t>空</w:t>
        </w:r>
      </w:ins>
      <w:del w:id="235" w:author="haha" w:date="2018-12-05T10:07:00Z">
        <w:r w:rsidDel="009E2291">
          <w:rPr>
            <w:rFonts w:hint="eastAsia"/>
          </w:rPr>
          <w:delText>的</w:delText>
        </w:r>
      </w:del>
      <w:r>
        <w:rPr>
          <w:rFonts w:hint="eastAsia"/>
        </w:rPr>
        <w:t>、可根据姓名及手机号进行模糊查询</w:t>
      </w:r>
    </w:p>
    <w:p w14:paraId="0A9A31CA" w14:textId="77777777" w:rsidR="00344EB9" w:rsidRDefault="00344EB9" w:rsidP="00344EB9">
      <w:pPr>
        <w:pStyle w:val="a3"/>
        <w:numPr>
          <w:ilvl w:val="0"/>
          <w:numId w:val="4"/>
        </w:numPr>
        <w:ind w:firstLineChars="0"/>
      </w:pPr>
      <w:r>
        <w:rPr>
          <w:rFonts w:hint="eastAsia"/>
        </w:rPr>
        <w:t>可进行标记客户的筛选</w:t>
      </w:r>
    </w:p>
    <w:p w14:paraId="5874C4E2" w14:textId="0BDF99F8" w:rsidR="00344EB9" w:rsidRDefault="00344EB9" w:rsidP="00344EB9">
      <w:pPr>
        <w:pStyle w:val="a3"/>
        <w:numPr>
          <w:ilvl w:val="0"/>
          <w:numId w:val="4"/>
        </w:numPr>
        <w:ind w:firstLineChars="0"/>
        <w:rPr>
          <w:ins w:id="236" w:author="haha" w:date="2018-11-28T14:40:00Z"/>
        </w:rPr>
      </w:pPr>
      <w:r>
        <w:rPr>
          <w:rFonts w:hint="eastAsia"/>
        </w:rPr>
        <w:t>下方表格显示客户手机号、姓名、外呼状态、</w:t>
      </w:r>
      <w:r w:rsidR="00650673">
        <w:rPr>
          <w:rFonts w:hint="eastAsia"/>
        </w:rPr>
        <w:t>任务名称</w:t>
      </w:r>
      <w:r>
        <w:rPr>
          <w:rFonts w:hint="eastAsia"/>
        </w:rPr>
        <w:t>可进行拨打以及标记的操作</w:t>
      </w:r>
      <w:ins w:id="237" w:author="haha" w:date="2018-11-28T14:39:00Z">
        <w:r w:rsidR="006D1DA0">
          <w:rPr>
            <w:rFonts w:hint="eastAsia"/>
          </w:rPr>
          <w:t>，标记后可在</w:t>
        </w:r>
      </w:ins>
      <w:ins w:id="238" w:author="haha" w:date="2018-11-28T14:40:00Z">
        <w:r w:rsidR="006D1DA0">
          <w:rPr>
            <w:rFonts w:hint="eastAsia"/>
          </w:rPr>
          <w:t>次进行跟进，跟进信息在原工作页进行修改</w:t>
        </w:r>
      </w:ins>
    </w:p>
    <w:p w14:paraId="1D9C9FBC" w14:textId="396786BB" w:rsidR="006D1DA0" w:rsidRDefault="006D1DA0">
      <w:pPr>
        <w:pStyle w:val="a3"/>
        <w:ind w:left="420" w:firstLineChars="0" w:firstLine="0"/>
        <w:pPrChange w:id="239" w:author="haha" w:date="2018-11-28T14:41:00Z">
          <w:pPr>
            <w:pStyle w:val="a3"/>
            <w:numPr>
              <w:numId w:val="4"/>
            </w:numPr>
            <w:ind w:left="420" w:firstLineChars="0" w:hanging="420"/>
          </w:pPr>
        </w:pPrChange>
      </w:pPr>
    </w:p>
    <w:p w14:paraId="12B1FC47" w14:textId="77777777" w:rsidR="00344EB9" w:rsidRPr="00344EB9" w:rsidRDefault="00344EB9">
      <w:pPr>
        <w:pPrChange w:id="240" w:author="haha" w:date="2018-11-27T10:06:00Z">
          <w:pPr>
            <w:pStyle w:val="a3"/>
            <w:ind w:left="420" w:firstLineChars="0" w:firstLine="0"/>
          </w:pPr>
        </w:pPrChange>
      </w:pPr>
      <w:r>
        <w:rPr>
          <w:rFonts w:hint="eastAsia"/>
        </w:rPr>
        <w:t>原型图如下</w:t>
      </w:r>
    </w:p>
    <w:p w14:paraId="5127F207" w14:textId="5E749741" w:rsidR="005E2587" w:rsidRDefault="00650673" w:rsidP="00344EB9">
      <w:pPr>
        <w:rPr>
          <w:b/>
          <w:bCs/>
        </w:rPr>
      </w:pPr>
      <w:commentRangeStart w:id="241"/>
      <w:commentRangeStart w:id="242"/>
      <w:r>
        <w:rPr>
          <w:noProof/>
        </w:rPr>
        <w:drawing>
          <wp:inline distT="0" distB="0" distL="0" distR="0" wp14:anchorId="39DB75D3" wp14:editId="28293C87">
            <wp:extent cx="5274310" cy="26269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26995"/>
                    </a:xfrm>
                    <a:prstGeom prst="rect">
                      <a:avLst/>
                    </a:prstGeom>
                  </pic:spPr>
                </pic:pic>
              </a:graphicData>
            </a:graphic>
          </wp:inline>
        </w:drawing>
      </w:r>
      <w:commentRangeEnd w:id="241"/>
      <w:commentRangeEnd w:id="242"/>
      <w:r w:rsidR="003B57F3">
        <w:rPr>
          <w:rStyle w:val="aa"/>
        </w:rPr>
        <w:commentReference w:id="241"/>
      </w:r>
      <w:r w:rsidR="003B57F3">
        <w:rPr>
          <w:rStyle w:val="aa"/>
        </w:rPr>
        <w:commentReference w:id="242"/>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344EB9" w14:paraId="2D1B4BE5" w14:textId="77777777" w:rsidTr="00D85FD8">
        <w:trPr>
          <w:trHeight w:val="90"/>
        </w:trPr>
        <w:tc>
          <w:tcPr>
            <w:tcW w:w="1245" w:type="dxa"/>
            <w:gridSpan w:val="2"/>
            <w:tcBorders>
              <w:top w:val="nil"/>
              <w:left w:val="single" w:sz="4" w:space="0" w:color="auto"/>
              <w:bottom w:val="single" w:sz="4" w:space="0" w:color="auto"/>
              <w:right w:val="single" w:sz="4" w:space="0" w:color="auto"/>
            </w:tcBorders>
          </w:tcPr>
          <w:p w14:paraId="047CE644" w14:textId="77777777" w:rsidR="00344EB9" w:rsidRDefault="00344EB9" w:rsidP="00D85FD8">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lastRenderedPageBreak/>
              <w:t>所属页面</w:t>
            </w:r>
          </w:p>
        </w:tc>
        <w:tc>
          <w:tcPr>
            <w:tcW w:w="8787" w:type="dxa"/>
            <w:gridSpan w:val="4"/>
            <w:tcBorders>
              <w:top w:val="single" w:sz="4" w:space="0" w:color="auto"/>
              <w:left w:val="nil"/>
              <w:bottom w:val="single" w:sz="4" w:space="0" w:color="auto"/>
              <w:right w:val="single" w:sz="4" w:space="0" w:color="auto"/>
            </w:tcBorders>
          </w:tcPr>
          <w:p w14:paraId="469A6B83" w14:textId="77777777" w:rsidR="00344EB9" w:rsidRDefault="00C959B7" w:rsidP="00D85FD8">
            <w:pPr>
              <w:pStyle w:val="12"/>
              <w:widowControl/>
              <w:ind w:firstLineChars="0" w:firstLine="0"/>
              <w:jc w:val="left"/>
              <w:rPr>
                <w:rFonts w:ascii="微软雅黑" w:eastAsia="微软雅黑" w:hAnsi="微软雅黑" w:cs="宋体"/>
                <w:color w:val="000000"/>
                <w:kern w:val="0"/>
                <w:sz w:val="18"/>
                <w:szCs w:val="18"/>
              </w:rPr>
            </w:pPr>
            <w:commentRangeStart w:id="243"/>
            <w:r>
              <w:rPr>
                <w:rFonts w:ascii="微软雅黑" w:eastAsia="微软雅黑" w:hAnsi="微软雅黑" w:cs="宋体" w:hint="eastAsia"/>
                <w:color w:val="000000"/>
                <w:kern w:val="0"/>
                <w:sz w:val="18"/>
                <w:szCs w:val="18"/>
              </w:rPr>
              <w:t>工作台</w:t>
            </w:r>
            <w:commentRangeEnd w:id="243"/>
            <w:r w:rsidR="00595F69">
              <w:rPr>
                <w:rStyle w:val="aa"/>
                <w:rFonts w:asciiTheme="minorHAnsi" w:eastAsiaTheme="minorEastAsia" w:hAnsiTheme="minorHAnsi" w:cstheme="minorBidi"/>
              </w:rPr>
              <w:commentReference w:id="243"/>
            </w:r>
          </w:p>
        </w:tc>
      </w:tr>
      <w:tr w:rsidR="00344EB9" w14:paraId="47312869" w14:textId="77777777" w:rsidTr="00D85FD8">
        <w:trPr>
          <w:trHeight w:val="408"/>
        </w:trPr>
        <w:tc>
          <w:tcPr>
            <w:tcW w:w="1245" w:type="dxa"/>
            <w:gridSpan w:val="2"/>
            <w:tcBorders>
              <w:top w:val="nil"/>
              <w:left w:val="single" w:sz="4" w:space="0" w:color="auto"/>
              <w:bottom w:val="single" w:sz="4" w:space="0" w:color="auto"/>
              <w:right w:val="single" w:sz="4" w:space="0" w:color="auto"/>
            </w:tcBorders>
          </w:tcPr>
          <w:p w14:paraId="0B3B58BA" w14:textId="77777777" w:rsidR="00344EB9" w:rsidRDefault="00344EB9"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7EC78473" w14:textId="77777777" w:rsidR="00344EB9" w:rsidRDefault="00C959B7"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344EB9" w14:paraId="06F172CF" w14:textId="77777777" w:rsidTr="00D85FD8">
        <w:trPr>
          <w:trHeight w:val="423"/>
        </w:trPr>
        <w:tc>
          <w:tcPr>
            <w:tcW w:w="1245" w:type="dxa"/>
            <w:gridSpan w:val="2"/>
            <w:tcBorders>
              <w:top w:val="nil"/>
              <w:left w:val="single" w:sz="4" w:space="0" w:color="auto"/>
              <w:bottom w:val="single" w:sz="4" w:space="0" w:color="auto"/>
              <w:right w:val="single" w:sz="4" w:space="0" w:color="auto"/>
            </w:tcBorders>
          </w:tcPr>
          <w:p w14:paraId="43E82F11" w14:textId="77777777" w:rsidR="00344EB9" w:rsidRDefault="00344EB9"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3D6280BC" w14:textId="77777777" w:rsidR="00344EB9" w:rsidRDefault="00344EB9"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344EB9" w14:paraId="39A4FD90"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77CE1FC0" w14:textId="77777777" w:rsidR="00344EB9" w:rsidRDefault="00344EB9"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344EB9" w14:paraId="2F0F5381"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9A05E0C" w14:textId="77777777" w:rsidR="00344EB9" w:rsidRDefault="00344EB9"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6844B8F1" w14:textId="77777777" w:rsidR="00344EB9" w:rsidRDefault="00344EB9"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2F77D370" w14:textId="77777777" w:rsidR="00344EB9" w:rsidRDefault="00344EB9"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22F73A05" w14:textId="77777777" w:rsidR="00344EB9" w:rsidRDefault="00344EB9"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01798C7D" w14:textId="77777777" w:rsidR="00344EB9" w:rsidRDefault="00344EB9"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344EB9" w14:paraId="70C8CF4E"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A034943" w14:textId="77777777" w:rsidR="00344EB9" w:rsidRDefault="00344EB9" w:rsidP="00D85FD8">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6B1E8D08" w14:textId="77777777" w:rsidR="00344EB9" w:rsidRDefault="00C959B7" w:rsidP="00D85FD8">
            <w:pPr>
              <w:widowControl/>
              <w:jc w:val="left"/>
              <w:rPr>
                <w:rFonts w:ascii="微软雅黑" w:eastAsia="微软雅黑" w:hAnsi="微软雅黑" w:cs="微软雅黑"/>
                <w:color w:val="000000"/>
                <w:sz w:val="18"/>
                <w:szCs w:val="18"/>
              </w:rPr>
            </w:pPr>
            <w:del w:id="244" w:author="Microsoft Office User" w:date="2018-11-26T13:51:00Z">
              <w:r w:rsidDel="0030408F">
                <w:rPr>
                  <w:rFonts w:ascii="微软雅黑" w:eastAsia="微软雅黑" w:hAnsi="微软雅黑" w:cs="微软雅黑" w:hint="eastAsia"/>
                  <w:color w:val="000000"/>
                  <w:sz w:val="18"/>
                  <w:szCs w:val="18"/>
                </w:rPr>
                <w:delText>右</w:delText>
              </w:r>
            </w:del>
            <w:ins w:id="245" w:author="Microsoft Office User" w:date="2018-11-26T13:51:00Z">
              <w:r w:rsidR="0030408F">
                <w:rPr>
                  <w:rFonts w:ascii="微软雅黑" w:eastAsia="微软雅黑" w:hAnsi="微软雅黑" w:cs="微软雅黑" w:hint="eastAsia"/>
                  <w:color w:val="000000"/>
                  <w:sz w:val="18"/>
                  <w:szCs w:val="18"/>
                </w:rPr>
                <w:t>左</w:t>
              </w:r>
            </w:ins>
            <w:r>
              <w:rPr>
                <w:rFonts w:ascii="微软雅黑" w:eastAsia="微软雅黑" w:hAnsi="微软雅黑" w:cs="微软雅黑" w:hint="eastAsia"/>
                <w:color w:val="000000"/>
                <w:sz w:val="18"/>
                <w:szCs w:val="18"/>
              </w:rPr>
              <w:t>侧手机号</w:t>
            </w:r>
          </w:p>
        </w:tc>
        <w:tc>
          <w:tcPr>
            <w:tcW w:w="3000" w:type="dxa"/>
          </w:tcPr>
          <w:p w14:paraId="0E154D8B" w14:textId="77777777" w:rsidR="00344EB9" w:rsidRDefault="00C959B7"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已选客户手机号显示 默认无</w:t>
            </w:r>
          </w:p>
        </w:tc>
        <w:tc>
          <w:tcPr>
            <w:tcW w:w="3209" w:type="dxa"/>
          </w:tcPr>
          <w:p w14:paraId="624C74AF" w14:textId="77777777" w:rsidR="00344EB9" w:rsidRDefault="00344EB9" w:rsidP="00D85FD8">
            <w:pPr>
              <w:pStyle w:val="Axure"/>
              <w:ind w:firstLine="360"/>
              <w:rPr>
                <w:rFonts w:ascii="微软雅黑" w:eastAsia="微软雅黑" w:hAnsi="微软雅黑" w:cs="微软雅黑"/>
                <w:sz w:val="18"/>
                <w:szCs w:val="18"/>
              </w:rPr>
            </w:pPr>
          </w:p>
        </w:tc>
        <w:tc>
          <w:tcPr>
            <w:tcW w:w="1712" w:type="dxa"/>
          </w:tcPr>
          <w:p w14:paraId="2A253757" w14:textId="623D16E6" w:rsidR="00344EB9" w:rsidRDefault="00344EB9" w:rsidP="00D85FD8">
            <w:pPr>
              <w:widowControl/>
              <w:jc w:val="left"/>
              <w:rPr>
                <w:rFonts w:ascii="微软雅黑" w:eastAsia="微软雅黑" w:hAnsi="微软雅黑" w:cs="宋体"/>
                <w:bCs/>
                <w:kern w:val="0"/>
                <w:sz w:val="18"/>
                <w:szCs w:val="18"/>
              </w:rPr>
            </w:pPr>
          </w:p>
        </w:tc>
      </w:tr>
      <w:tr w:rsidR="008F4F2F" w14:paraId="2691AA42"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246" w:author="haha" w:date="2018-11-28T14:46:00Z"/>
        </w:trPr>
        <w:tc>
          <w:tcPr>
            <w:tcW w:w="802" w:type="dxa"/>
          </w:tcPr>
          <w:p w14:paraId="60090976" w14:textId="3D3D7F24" w:rsidR="008F4F2F" w:rsidRDefault="008F4F2F" w:rsidP="00D85FD8">
            <w:pPr>
              <w:widowControl/>
              <w:jc w:val="center"/>
              <w:rPr>
                <w:ins w:id="247" w:author="haha" w:date="2018-11-28T14:46:00Z"/>
                <w:rFonts w:ascii="微软雅黑" w:eastAsia="微软雅黑" w:hAnsi="微软雅黑" w:cs="宋体"/>
                <w:bCs/>
                <w:kern w:val="0"/>
                <w:sz w:val="18"/>
                <w:szCs w:val="18"/>
              </w:rPr>
            </w:pPr>
            <w:ins w:id="248" w:author="haha" w:date="2018-11-28T14:46:00Z">
              <w:r>
                <w:rPr>
                  <w:rFonts w:ascii="微软雅黑" w:eastAsia="微软雅黑" w:hAnsi="微软雅黑" w:cs="宋体" w:hint="eastAsia"/>
                  <w:bCs/>
                  <w:kern w:val="0"/>
                  <w:sz w:val="18"/>
                  <w:szCs w:val="18"/>
                </w:rPr>
                <w:t>2</w:t>
              </w:r>
            </w:ins>
          </w:p>
        </w:tc>
        <w:tc>
          <w:tcPr>
            <w:tcW w:w="1309" w:type="dxa"/>
            <w:gridSpan w:val="2"/>
          </w:tcPr>
          <w:p w14:paraId="55BCE947" w14:textId="63F07BF4" w:rsidR="008F4F2F" w:rsidDel="0030408F" w:rsidRDefault="008F4F2F" w:rsidP="00D85FD8">
            <w:pPr>
              <w:widowControl/>
              <w:jc w:val="left"/>
              <w:rPr>
                <w:ins w:id="249" w:author="haha" w:date="2018-11-28T14:46:00Z"/>
                <w:rFonts w:ascii="微软雅黑" w:eastAsia="微软雅黑" w:hAnsi="微软雅黑" w:cs="微软雅黑"/>
                <w:color w:val="000000"/>
                <w:sz w:val="18"/>
                <w:szCs w:val="18"/>
              </w:rPr>
            </w:pPr>
            <w:ins w:id="250" w:author="haha" w:date="2018-11-28T14:46:00Z">
              <w:r>
                <w:rPr>
                  <w:rFonts w:ascii="微软雅黑" w:eastAsia="微软雅黑" w:hAnsi="微软雅黑" w:cs="微软雅黑" w:hint="eastAsia"/>
                  <w:color w:val="000000"/>
                  <w:sz w:val="18"/>
                  <w:szCs w:val="18"/>
                </w:rPr>
                <w:t>黑名单标识</w:t>
              </w:r>
            </w:ins>
          </w:p>
        </w:tc>
        <w:tc>
          <w:tcPr>
            <w:tcW w:w="3000" w:type="dxa"/>
          </w:tcPr>
          <w:p w14:paraId="4B4E3AD5" w14:textId="3FCF9F27" w:rsidR="008F4F2F" w:rsidRDefault="008F4F2F" w:rsidP="00D85FD8">
            <w:pPr>
              <w:widowControl/>
              <w:jc w:val="left"/>
              <w:rPr>
                <w:ins w:id="251" w:author="haha" w:date="2018-11-28T14:46:00Z"/>
                <w:rFonts w:ascii="微软雅黑" w:eastAsia="微软雅黑" w:hAnsi="微软雅黑" w:cs="微软雅黑"/>
                <w:color w:val="000000"/>
                <w:sz w:val="18"/>
                <w:szCs w:val="18"/>
              </w:rPr>
            </w:pPr>
            <w:ins w:id="252" w:author="haha" w:date="2018-11-28T14:46:00Z">
              <w:r>
                <w:rPr>
                  <w:rFonts w:ascii="微软雅黑" w:eastAsia="微软雅黑" w:hAnsi="微软雅黑" w:cs="微软雅黑" w:hint="eastAsia"/>
                  <w:color w:val="000000"/>
                  <w:sz w:val="18"/>
                  <w:szCs w:val="18"/>
                </w:rPr>
                <w:t>默认灰色可点击</w:t>
              </w:r>
            </w:ins>
            <w:ins w:id="253" w:author="haha" w:date="2018-12-06T13:34:00Z">
              <w:r w:rsidR="00392026" w:rsidRPr="00392026">
                <w:rPr>
                  <w:rFonts w:ascii="微软雅黑" w:eastAsia="微软雅黑" w:hAnsi="微软雅黑" w:cs="微软雅黑" w:hint="eastAsia"/>
                  <w:color w:val="000000"/>
                  <w:sz w:val="18"/>
                  <w:szCs w:val="18"/>
                  <w:highlight w:val="darkCyan"/>
                  <w:rPrChange w:id="254" w:author="haha" w:date="2018-12-06T13:35:00Z">
                    <w:rPr>
                      <w:rFonts w:ascii="微软雅黑" w:eastAsia="微软雅黑" w:hAnsi="微软雅黑" w:cs="微软雅黑" w:hint="eastAsia"/>
                      <w:color w:val="000000"/>
                      <w:sz w:val="18"/>
                      <w:szCs w:val="18"/>
                    </w:rPr>
                  </w:rPrChange>
                </w:rPr>
                <w:t>，外呼专员只可以点击一次加入黑名单，</w:t>
              </w:r>
            </w:ins>
            <w:ins w:id="255" w:author="haha" w:date="2018-12-06T13:35:00Z">
              <w:r w:rsidR="00392026">
                <w:rPr>
                  <w:rFonts w:ascii="微软雅黑" w:eastAsia="微软雅黑" w:hAnsi="微软雅黑" w:cs="微软雅黑" w:hint="eastAsia"/>
                  <w:color w:val="000000"/>
                  <w:sz w:val="18"/>
                  <w:szCs w:val="18"/>
                  <w:highlight w:val="darkCyan"/>
                </w:rPr>
                <w:t>不可移出黑名单。</w:t>
              </w:r>
            </w:ins>
            <w:ins w:id="256" w:author="haha" w:date="2018-12-06T13:34:00Z">
              <w:r w:rsidR="00392026" w:rsidRPr="00392026">
                <w:rPr>
                  <w:rFonts w:ascii="微软雅黑" w:eastAsia="微软雅黑" w:hAnsi="微软雅黑" w:cs="微软雅黑" w:hint="eastAsia"/>
                  <w:color w:val="000000"/>
                  <w:sz w:val="18"/>
                  <w:szCs w:val="18"/>
                  <w:highlight w:val="darkCyan"/>
                  <w:rPrChange w:id="257" w:author="haha" w:date="2018-12-06T13:35:00Z">
                    <w:rPr>
                      <w:rFonts w:ascii="微软雅黑" w:eastAsia="微软雅黑" w:hAnsi="微软雅黑" w:cs="微软雅黑" w:hint="eastAsia"/>
                      <w:color w:val="000000"/>
                      <w:sz w:val="18"/>
                      <w:szCs w:val="18"/>
                    </w:rPr>
                  </w:rPrChange>
                </w:rPr>
                <w:t>黑名单失效后外呼专员可</w:t>
              </w:r>
            </w:ins>
            <w:ins w:id="258" w:author="haha" w:date="2018-12-06T13:35:00Z">
              <w:r w:rsidR="00392026" w:rsidRPr="00392026">
                <w:rPr>
                  <w:rFonts w:ascii="微软雅黑" w:eastAsia="微软雅黑" w:hAnsi="微软雅黑" w:cs="微软雅黑" w:hint="eastAsia"/>
                  <w:color w:val="000000"/>
                  <w:sz w:val="18"/>
                  <w:szCs w:val="18"/>
                  <w:highlight w:val="darkCyan"/>
                  <w:rPrChange w:id="259" w:author="haha" w:date="2018-12-06T13:35:00Z">
                    <w:rPr>
                      <w:rFonts w:ascii="微软雅黑" w:eastAsia="微软雅黑" w:hAnsi="微软雅黑" w:cs="微软雅黑" w:hint="eastAsia"/>
                      <w:color w:val="000000"/>
                      <w:sz w:val="18"/>
                      <w:szCs w:val="18"/>
                    </w:rPr>
                  </w:rPrChange>
                </w:rPr>
                <w:t>在此进行点击加入，</w:t>
              </w:r>
            </w:ins>
          </w:p>
        </w:tc>
        <w:tc>
          <w:tcPr>
            <w:tcW w:w="3209" w:type="dxa"/>
          </w:tcPr>
          <w:p w14:paraId="1333E8C1" w14:textId="51D399E1" w:rsidR="008F4F2F" w:rsidRDefault="008F4F2F" w:rsidP="00D85FD8">
            <w:pPr>
              <w:pStyle w:val="Axure"/>
              <w:ind w:firstLine="360"/>
              <w:rPr>
                <w:ins w:id="260" w:author="haha" w:date="2018-11-28T14:46:00Z"/>
                <w:rFonts w:ascii="微软雅黑" w:eastAsia="微软雅黑" w:hAnsi="微软雅黑" w:cs="微软雅黑"/>
                <w:sz w:val="18"/>
                <w:szCs w:val="18"/>
              </w:rPr>
            </w:pPr>
            <w:ins w:id="261" w:author="haha" w:date="2018-11-28T14:47:00Z">
              <w:r>
                <w:rPr>
                  <w:rFonts w:ascii="微软雅黑" w:eastAsia="微软雅黑" w:hAnsi="微软雅黑" w:cs="微软雅黑" w:hint="eastAsia"/>
                  <w:sz w:val="18"/>
                  <w:szCs w:val="18"/>
                </w:rPr>
                <w:t>是否确定加入黑名单</w:t>
              </w:r>
            </w:ins>
          </w:p>
        </w:tc>
        <w:tc>
          <w:tcPr>
            <w:tcW w:w="1712" w:type="dxa"/>
          </w:tcPr>
          <w:p w14:paraId="4974F2C1" w14:textId="17BA3F40" w:rsidR="008F4F2F" w:rsidRDefault="008F4F2F" w:rsidP="00D85FD8">
            <w:pPr>
              <w:widowControl/>
              <w:jc w:val="left"/>
              <w:rPr>
                <w:ins w:id="262" w:author="haha" w:date="2018-11-28T14:46:00Z"/>
                <w:rFonts w:ascii="微软雅黑" w:eastAsia="微软雅黑" w:hAnsi="微软雅黑" w:cs="宋体"/>
                <w:bCs/>
                <w:kern w:val="0"/>
                <w:sz w:val="18"/>
                <w:szCs w:val="18"/>
              </w:rPr>
            </w:pPr>
            <w:ins w:id="263" w:author="haha" w:date="2018-11-28T14:47:00Z">
              <w:r>
                <w:rPr>
                  <w:rFonts w:ascii="微软雅黑" w:eastAsia="微软雅黑" w:hAnsi="微软雅黑" w:cs="微软雅黑" w:hint="eastAsia"/>
                  <w:sz w:val="18"/>
                  <w:szCs w:val="18"/>
                </w:rPr>
                <w:t>是否确定加入黑名单</w:t>
              </w:r>
            </w:ins>
            <w:ins w:id="264" w:author="haha" w:date="2018-12-06T11:12:00Z">
              <w:r w:rsidR="00DF081A">
                <w:rPr>
                  <w:rFonts w:ascii="微软雅黑" w:eastAsia="微软雅黑" w:hAnsi="微软雅黑" w:cs="微软雅黑" w:hint="eastAsia"/>
                  <w:sz w:val="18"/>
                  <w:szCs w:val="18"/>
                </w:rPr>
                <w:t>，</w:t>
              </w:r>
              <w:r w:rsidR="00DF081A" w:rsidRPr="00DF081A">
                <w:rPr>
                  <w:rFonts w:ascii="微软雅黑" w:eastAsia="微软雅黑" w:hAnsi="微软雅黑" w:cs="微软雅黑" w:hint="eastAsia"/>
                  <w:sz w:val="18"/>
                  <w:szCs w:val="18"/>
                  <w:highlight w:val="darkCyan"/>
                  <w:rPrChange w:id="265" w:author="haha" w:date="2018-12-06T11:13:00Z">
                    <w:rPr>
                      <w:rFonts w:ascii="微软雅黑" w:eastAsia="微软雅黑" w:hAnsi="微软雅黑" w:cs="微软雅黑" w:hint="eastAsia"/>
                      <w:sz w:val="18"/>
                      <w:szCs w:val="18"/>
                    </w:rPr>
                  </w:rPrChange>
                </w:rPr>
                <w:t>确定后名单直接转入黑名单</w:t>
              </w:r>
            </w:ins>
          </w:p>
        </w:tc>
      </w:tr>
      <w:tr w:rsidR="00344EB9" w14:paraId="2F07C22F"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2C5E735" w14:textId="0A2D4C5E" w:rsidR="00344EB9" w:rsidRDefault="003B62AB"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3</w:t>
            </w:r>
          </w:p>
        </w:tc>
        <w:tc>
          <w:tcPr>
            <w:tcW w:w="1309" w:type="dxa"/>
            <w:gridSpan w:val="2"/>
          </w:tcPr>
          <w:p w14:paraId="5D43D077" w14:textId="77777777" w:rsidR="00344EB9" w:rsidRDefault="0030408F" w:rsidP="00D85FD8">
            <w:pPr>
              <w:widowControl/>
              <w:jc w:val="left"/>
              <w:rPr>
                <w:rFonts w:ascii="微软雅黑" w:eastAsia="微软雅黑" w:hAnsi="微软雅黑" w:cs="微软雅黑"/>
                <w:color w:val="000000"/>
                <w:sz w:val="18"/>
                <w:szCs w:val="18"/>
              </w:rPr>
            </w:pPr>
            <w:ins w:id="266" w:author="Microsoft Office User" w:date="2018-11-26T13:53:00Z">
              <w:r>
                <w:rPr>
                  <w:rFonts w:ascii="微软雅黑" w:eastAsia="微软雅黑" w:hAnsi="微软雅黑" w:cs="微软雅黑" w:hint="eastAsia"/>
                  <w:color w:val="000000"/>
                  <w:sz w:val="18"/>
                  <w:szCs w:val="18"/>
                </w:rPr>
                <w:t>左</w:t>
              </w:r>
            </w:ins>
            <w:del w:id="267" w:author="Microsoft Office User" w:date="2018-11-26T13:53:00Z">
              <w:r w:rsidR="00C959B7" w:rsidDel="0030408F">
                <w:rPr>
                  <w:rFonts w:ascii="微软雅黑" w:eastAsia="微软雅黑" w:hAnsi="微软雅黑" w:cs="微软雅黑" w:hint="eastAsia"/>
                  <w:color w:val="000000"/>
                  <w:sz w:val="18"/>
                  <w:szCs w:val="18"/>
                </w:rPr>
                <w:delText>右</w:delText>
              </w:r>
            </w:del>
            <w:r w:rsidR="00C959B7">
              <w:rPr>
                <w:rFonts w:ascii="微软雅黑" w:eastAsia="微软雅黑" w:hAnsi="微软雅黑" w:cs="微软雅黑" w:hint="eastAsia"/>
                <w:color w:val="000000"/>
                <w:sz w:val="18"/>
                <w:szCs w:val="18"/>
              </w:rPr>
              <w:t>侧姓名</w:t>
            </w:r>
          </w:p>
        </w:tc>
        <w:tc>
          <w:tcPr>
            <w:tcW w:w="3000" w:type="dxa"/>
          </w:tcPr>
          <w:p w14:paraId="0DA15ADF" w14:textId="77777777" w:rsidR="00344EB9" w:rsidRDefault="00344EB9" w:rsidP="00D85FD8">
            <w:pPr>
              <w:widowControl/>
              <w:jc w:val="left"/>
              <w:rPr>
                <w:rFonts w:ascii="微软雅黑" w:eastAsia="微软雅黑" w:hAnsi="微软雅黑" w:cs="微软雅黑"/>
                <w:color w:val="000000"/>
                <w:sz w:val="18"/>
                <w:szCs w:val="18"/>
              </w:rPr>
            </w:pPr>
            <w:del w:id="268" w:author="haha" w:date="2018-12-06T15:03:00Z">
              <w:r w:rsidDel="004A52DD">
                <w:rPr>
                  <w:rFonts w:ascii="微软雅黑" w:eastAsia="微软雅黑" w:hAnsi="微软雅黑" w:cs="微软雅黑" w:hint="eastAsia"/>
                  <w:color w:val="000000"/>
                  <w:sz w:val="18"/>
                  <w:szCs w:val="18"/>
                </w:rPr>
                <w:delText>请</w:delText>
              </w:r>
            </w:del>
            <w:r w:rsidR="00C959B7">
              <w:rPr>
                <w:rFonts w:ascii="微软雅黑" w:eastAsia="微软雅黑" w:hAnsi="微软雅黑" w:cs="微软雅黑" w:hint="eastAsia"/>
                <w:color w:val="000000"/>
                <w:sz w:val="18"/>
                <w:szCs w:val="18"/>
              </w:rPr>
              <w:t>已选客户姓名显示 默认无</w:t>
            </w:r>
          </w:p>
        </w:tc>
        <w:tc>
          <w:tcPr>
            <w:tcW w:w="3209" w:type="dxa"/>
          </w:tcPr>
          <w:p w14:paraId="0227D73C" w14:textId="77777777" w:rsidR="00344EB9" w:rsidRDefault="00344EB9" w:rsidP="00D85FD8">
            <w:pPr>
              <w:pStyle w:val="Axure"/>
              <w:ind w:firstLine="360"/>
              <w:rPr>
                <w:rFonts w:ascii="微软雅黑" w:eastAsia="微软雅黑" w:hAnsi="微软雅黑" w:cs="微软雅黑"/>
                <w:sz w:val="18"/>
                <w:szCs w:val="18"/>
              </w:rPr>
            </w:pPr>
          </w:p>
        </w:tc>
        <w:tc>
          <w:tcPr>
            <w:tcW w:w="1712" w:type="dxa"/>
          </w:tcPr>
          <w:p w14:paraId="4D78D171" w14:textId="77777777" w:rsidR="00344EB9" w:rsidRDefault="00344EB9" w:rsidP="00D85FD8">
            <w:pPr>
              <w:widowControl/>
              <w:jc w:val="left"/>
              <w:rPr>
                <w:rFonts w:ascii="微软雅黑" w:eastAsia="微软雅黑" w:hAnsi="微软雅黑" w:cs="微软雅黑"/>
                <w:sz w:val="18"/>
                <w:szCs w:val="18"/>
              </w:rPr>
            </w:pPr>
          </w:p>
        </w:tc>
      </w:tr>
      <w:tr w:rsidR="00344EB9" w14:paraId="62BE611E"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7B13F4B" w14:textId="0E2396AA" w:rsidR="00344EB9" w:rsidRDefault="003B62AB"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4</w:t>
            </w:r>
          </w:p>
        </w:tc>
        <w:tc>
          <w:tcPr>
            <w:tcW w:w="1309" w:type="dxa"/>
            <w:gridSpan w:val="2"/>
          </w:tcPr>
          <w:p w14:paraId="45D5FF41" w14:textId="77777777" w:rsidR="00344EB9" w:rsidRDefault="0030408F" w:rsidP="00D85FD8">
            <w:pPr>
              <w:widowControl/>
              <w:jc w:val="left"/>
              <w:rPr>
                <w:rFonts w:ascii="微软雅黑" w:eastAsia="微软雅黑" w:hAnsi="微软雅黑" w:cs="微软雅黑"/>
                <w:color w:val="000000"/>
                <w:sz w:val="18"/>
                <w:szCs w:val="18"/>
              </w:rPr>
            </w:pPr>
            <w:ins w:id="269" w:author="Microsoft Office User" w:date="2018-11-26T13:53:00Z">
              <w:r>
                <w:rPr>
                  <w:rFonts w:ascii="微软雅黑" w:eastAsia="微软雅黑" w:hAnsi="微软雅黑" w:cs="微软雅黑" w:hint="eastAsia"/>
                  <w:color w:val="000000"/>
                  <w:sz w:val="18"/>
                  <w:szCs w:val="18"/>
                </w:rPr>
                <w:t>左</w:t>
              </w:r>
            </w:ins>
            <w:del w:id="270" w:author="Microsoft Office User" w:date="2018-11-26T13:53:00Z">
              <w:r w:rsidR="00C959B7" w:rsidDel="0030408F">
                <w:rPr>
                  <w:rFonts w:ascii="微软雅黑" w:eastAsia="微软雅黑" w:hAnsi="微软雅黑" w:cs="微软雅黑" w:hint="eastAsia"/>
                  <w:color w:val="000000"/>
                  <w:sz w:val="18"/>
                  <w:szCs w:val="18"/>
                </w:rPr>
                <w:delText>右</w:delText>
              </w:r>
            </w:del>
            <w:r w:rsidR="00C959B7">
              <w:rPr>
                <w:rFonts w:ascii="微软雅黑" w:eastAsia="微软雅黑" w:hAnsi="微软雅黑" w:cs="微软雅黑" w:hint="eastAsia"/>
                <w:color w:val="000000"/>
                <w:sz w:val="18"/>
                <w:szCs w:val="18"/>
              </w:rPr>
              <w:t>侧外呼状态</w:t>
            </w:r>
          </w:p>
        </w:tc>
        <w:tc>
          <w:tcPr>
            <w:tcW w:w="3000" w:type="dxa"/>
          </w:tcPr>
          <w:p w14:paraId="3DAE46BE" w14:textId="642B12D5" w:rsidR="00344EB9" w:rsidRDefault="00C959B7"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专员手动选择</w:t>
            </w:r>
            <w:ins w:id="271" w:author="haha" w:date="2018-11-26T15:27:00Z">
              <w:r w:rsidR="006014E5">
                <w:rPr>
                  <w:rFonts w:ascii="微软雅黑" w:eastAsia="微软雅黑" w:hAnsi="微软雅黑" w:cs="微软雅黑" w:hint="eastAsia"/>
                  <w:color w:val="000000"/>
                  <w:sz w:val="18"/>
                  <w:szCs w:val="18"/>
                </w:rPr>
                <w:t>（空号、关机、停机、占线、挂断、有意向、</w:t>
              </w:r>
            </w:ins>
            <w:ins w:id="272" w:author="haha" w:date="2018-11-26T15:28:00Z">
              <w:r w:rsidR="006014E5">
                <w:rPr>
                  <w:rFonts w:ascii="微软雅黑" w:eastAsia="微软雅黑" w:hAnsi="微软雅黑" w:cs="微软雅黑" w:hint="eastAsia"/>
                  <w:color w:val="000000"/>
                  <w:sz w:val="18"/>
                  <w:szCs w:val="18"/>
                </w:rPr>
                <w:t>无意向</w:t>
              </w:r>
            </w:ins>
            <w:ins w:id="273" w:author="haha" w:date="2018-11-26T15:27:00Z">
              <w:r w:rsidR="006014E5">
                <w:rPr>
                  <w:rFonts w:ascii="微软雅黑" w:eastAsia="微软雅黑" w:hAnsi="微软雅黑" w:cs="微软雅黑" w:hint="eastAsia"/>
                  <w:color w:val="000000"/>
                  <w:sz w:val="18"/>
                  <w:szCs w:val="18"/>
                </w:rPr>
                <w:t>）</w:t>
              </w:r>
            </w:ins>
            <w:ins w:id="274" w:author="haha" w:date="2018-12-06T13:35:00Z">
              <w:r w:rsidR="00392026" w:rsidRPr="00392026">
                <w:rPr>
                  <w:rFonts w:ascii="微软雅黑" w:eastAsia="微软雅黑" w:hAnsi="微软雅黑" w:cs="微软雅黑" w:hint="eastAsia"/>
                  <w:color w:val="000000"/>
                  <w:sz w:val="18"/>
                  <w:szCs w:val="18"/>
                  <w:highlight w:val="darkCyan"/>
                  <w:rPrChange w:id="275" w:author="haha" w:date="2018-12-06T13:35:00Z">
                    <w:rPr>
                      <w:rFonts w:ascii="微软雅黑" w:eastAsia="微软雅黑" w:hAnsi="微软雅黑" w:cs="微软雅黑" w:hint="eastAsia"/>
                      <w:color w:val="000000"/>
                      <w:sz w:val="18"/>
                      <w:szCs w:val="18"/>
                    </w:rPr>
                  </w:rPrChange>
                </w:rPr>
                <w:t>必选</w:t>
              </w:r>
            </w:ins>
          </w:p>
        </w:tc>
        <w:tc>
          <w:tcPr>
            <w:tcW w:w="3209" w:type="dxa"/>
          </w:tcPr>
          <w:p w14:paraId="61DCB09A" w14:textId="77777777" w:rsidR="00344EB9" w:rsidRDefault="00344EB9" w:rsidP="00D85FD8">
            <w:pPr>
              <w:pStyle w:val="Axure"/>
              <w:ind w:firstLine="360"/>
              <w:rPr>
                <w:rFonts w:ascii="微软雅黑" w:eastAsia="微软雅黑" w:hAnsi="微软雅黑" w:cs="微软雅黑"/>
                <w:sz w:val="18"/>
                <w:szCs w:val="18"/>
              </w:rPr>
            </w:pPr>
          </w:p>
        </w:tc>
        <w:tc>
          <w:tcPr>
            <w:tcW w:w="1712" w:type="dxa"/>
          </w:tcPr>
          <w:p w14:paraId="6A6FEC05" w14:textId="4B040C90" w:rsidR="00344EB9" w:rsidRDefault="00B1626C" w:rsidP="00D85FD8">
            <w:pPr>
              <w:widowControl/>
              <w:jc w:val="left"/>
              <w:rPr>
                <w:rFonts w:ascii="微软雅黑" w:eastAsia="微软雅黑" w:hAnsi="微软雅黑" w:cs="微软雅黑"/>
                <w:sz w:val="18"/>
                <w:szCs w:val="18"/>
              </w:rPr>
            </w:pPr>
            <w:ins w:id="276" w:author="haha" w:date="2018-11-26T15:05:00Z">
              <w:r>
                <w:rPr>
                  <w:rFonts w:ascii="微软雅黑" w:eastAsia="微软雅黑" w:hAnsi="微软雅黑" w:cs="微软雅黑" w:hint="eastAsia"/>
                  <w:sz w:val="18"/>
                  <w:szCs w:val="18"/>
                </w:rPr>
                <w:t>请选择呼叫状态</w:t>
              </w:r>
            </w:ins>
            <w:ins w:id="277" w:author="haha" w:date="2018-12-06T11:13:00Z">
              <w:r w:rsidR="0061089D">
                <w:rPr>
                  <w:rFonts w:ascii="微软雅黑" w:eastAsia="微软雅黑" w:hAnsi="微软雅黑" w:cs="微软雅黑" w:hint="eastAsia"/>
                  <w:sz w:val="18"/>
                  <w:szCs w:val="18"/>
                </w:rPr>
                <w:t>，</w:t>
              </w:r>
              <w:r w:rsidR="0061089D" w:rsidRPr="0061089D">
                <w:rPr>
                  <w:rFonts w:ascii="微软雅黑" w:eastAsia="微软雅黑" w:hAnsi="微软雅黑" w:cs="微软雅黑" w:hint="eastAsia"/>
                  <w:sz w:val="18"/>
                  <w:szCs w:val="18"/>
                  <w:highlight w:val="darkCyan"/>
                  <w:rPrChange w:id="278" w:author="haha" w:date="2018-12-06T11:13:00Z">
                    <w:rPr>
                      <w:rFonts w:ascii="微软雅黑" w:eastAsia="微软雅黑" w:hAnsi="微软雅黑" w:cs="微软雅黑" w:hint="eastAsia"/>
                      <w:sz w:val="18"/>
                      <w:szCs w:val="18"/>
                    </w:rPr>
                  </w:rPrChange>
                </w:rPr>
                <w:t>未选择不可保存</w:t>
              </w:r>
            </w:ins>
            <w:ins w:id="279" w:author="haha" w:date="2018-12-06T15:03:00Z">
              <w:r w:rsidR="004A52DD">
                <w:rPr>
                  <w:rFonts w:ascii="微软雅黑" w:eastAsia="微软雅黑" w:hAnsi="微软雅黑" w:cs="微软雅黑" w:hint="eastAsia"/>
                  <w:sz w:val="18"/>
                  <w:szCs w:val="18"/>
                  <w:highlight w:val="darkCyan"/>
                </w:rPr>
                <w:t>，提示“请选择外呼状态”</w:t>
              </w:r>
            </w:ins>
          </w:p>
        </w:tc>
      </w:tr>
      <w:tr w:rsidR="00344EB9" w14:paraId="53F7272C"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CA0ABEB" w14:textId="6F088F2B" w:rsidR="00344EB9" w:rsidRDefault="003B62AB"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5</w:t>
            </w:r>
          </w:p>
        </w:tc>
        <w:tc>
          <w:tcPr>
            <w:tcW w:w="1309" w:type="dxa"/>
            <w:gridSpan w:val="2"/>
          </w:tcPr>
          <w:p w14:paraId="7AF01F0C" w14:textId="77777777" w:rsidR="00344EB9" w:rsidRDefault="0030408F" w:rsidP="00D85FD8">
            <w:pPr>
              <w:widowControl/>
              <w:jc w:val="left"/>
              <w:rPr>
                <w:rFonts w:ascii="微软雅黑" w:eastAsia="微软雅黑" w:hAnsi="微软雅黑" w:cs="微软雅黑"/>
                <w:color w:val="000000"/>
                <w:sz w:val="18"/>
                <w:szCs w:val="18"/>
              </w:rPr>
            </w:pPr>
            <w:ins w:id="280" w:author="Microsoft Office User" w:date="2018-11-26T13:53:00Z">
              <w:r>
                <w:rPr>
                  <w:rFonts w:ascii="微软雅黑" w:eastAsia="微软雅黑" w:hAnsi="微软雅黑" w:cs="微软雅黑" w:hint="eastAsia"/>
                  <w:color w:val="000000"/>
                  <w:sz w:val="18"/>
                  <w:szCs w:val="18"/>
                </w:rPr>
                <w:t>左</w:t>
              </w:r>
            </w:ins>
            <w:del w:id="281" w:author="Microsoft Office User" w:date="2018-11-26T13:53:00Z">
              <w:r w:rsidR="00C959B7" w:rsidDel="0030408F">
                <w:rPr>
                  <w:rFonts w:ascii="微软雅黑" w:eastAsia="微软雅黑" w:hAnsi="微软雅黑" w:cs="微软雅黑" w:hint="eastAsia"/>
                  <w:color w:val="000000"/>
                  <w:sz w:val="18"/>
                  <w:szCs w:val="18"/>
                </w:rPr>
                <w:delText>右</w:delText>
              </w:r>
            </w:del>
            <w:r w:rsidR="00C959B7">
              <w:rPr>
                <w:rFonts w:ascii="微软雅黑" w:eastAsia="微软雅黑" w:hAnsi="微软雅黑" w:cs="微软雅黑" w:hint="eastAsia"/>
                <w:color w:val="000000"/>
                <w:sz w:val="18"/>
                <w:szCs w:val="18"/>
              </w:rPr>
              <w:t>侧微信状态</w:t>
            </w:r>
          </w:p>
        </w:tc>
        <w:tc>
          <w:tcPr>
            <w:tcW w:w="3000" w:type="dxa"/>
          </w:tcPr>
          <w:p w14:paraId="68E416E7" w14:textId="7A84EA09" w:rsidR="00344EB9" w:rsidRDefault="00C959B7"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专员手动选择</w:t>
            </w:r>
            <w:ins w:id="282" w:author="haha" w:date="2018-11-26T15:28:00Z">
              <w:r w:rsidR="006014E5">
                <w:rPr>
                  <w:rFonts w:ascii="微软雅黑" w:eastAsia="微软雅黑" w:hAnsi="微软雅黑" w:cs="微软雅黑" w:hint="eastAsia"/>
                  <w:color w:val="000000"/>
                  <w:sz w:val="18"/>
                  <w:szCs w:val="18"/>
                </w:rPr>
                <w:t>（已添加、未添加）</w:t>
              </w:r>
            </w:ins>
          </w:p>
        </w:tc>
        <w:tc>
          <w:tcPr>
            <w:tcW w:w="3209" w:type="dxa"/>
          </w:tcPr>
          <w:p w14:paraId="114F8C63" w14:textId="77777777" w:rsidR="00344EB9" w:rsidRDefault="00344EB9" w:rsidP="00D85FD8">
            <w:pPr>
              <w:pStyle w:val="Axure"/>
              <w:ind w:firstLine="360"/>
              <w:rPr>
                <w:rFonts w:ascii="微软雅黑" w:eastAsia="微软雅黑" w:hAnsi="微软雅黑" w:cs="微软雅黑"/>
                <w:sz w:val="18"/>
                <w:szCs w:val="18"/>
              </w:rPr>
            </w:pPr>
          </w:p>
        </w:tc>
        <w:tc>
          <w:tcPr>
            <w:tcW w:w="1712" w:type="dxa"/>
          </w:tcPr>
          <w:p w14:paraId="77B5B612" w14:textId="77777777" w:rsidR="00344EB9" w:rsidRDefault="00B1626C" w:rsidP="00D85FD8">
            <w:pPr>
              <w:widowControl/>
              <w:jc w:val="left"/>
              <w:rPr>
                <w:ins w:id="283" w:author="haha" w:date="2018-12-06T11:15:00Z"/>
                <w:rFonts w:ascii="微软雅黑" w:eastAsia="微软雅黑" w:hAnsi="微软雅黑" w:cs="微软雅黑"/>
                <w:sz w:val="18"/>
                <w:szCs w:val="18"/>
              </w:rPr>
            </w:pPr>
            <w:ins w:id="284" w:author="haha" w:date="2018-11-26T15:05:00Z">
              <w:r>
                <w:rPr>
                  <w:rFonts w:ascii="微软雅黑" w:eastAsia="微软雅黑" w:hAnsi="微软雅黑" w:cs="微软雅黑" w:hint="eastAsia"/>
                  <w:sz w:val="18"/>
                  <w:szCs w:val="18"/>
                </w:rPr>
                <w:t>请选择微信状态</w:t>
              </w:r>
            </w:ins>
          </w:p>
          <w:p w14:paraId="33C97E18" w14:textId="327584CE" w:rsidR="0061089D" w:rsidRDefault="0061089D" w:rsidP="00D85FD8">
            <w:pPr>
              <w:widowControl/>
              <w:jc w:val="left"/>
              <w:rPr>
                <w:rFonts w:ascii="微软雅黑" w:eastAsia="微软雅黑" w:hAnsi="微软雅黑" w:cs="微软雅黑"/>
                <w:sz w:val="18"/>
                <w:szCs w:val="18"/>
              </w:rPr>
            </w:pPr>
            <w:ins w:id="285" w:author="haha" w:date="2018-12-06T11:16:00Z">
              <w:r w:rsidRPr="0061089D">
                <w:rPr>
                  <w:rFonts w:ascii="微软雅黑" w:eastAsia="微软雅黑" w:hAnsi="微软雅黑" w:cs="微软雅黑" w:hint="eastAsia"/>
                  <w:sz w:val="18"/>
                  <w:szCs w:val="18"/>
                  <w:highlight w:val="darkCyan"/>
                  <w:rPrChange w:id="286" w:author="haha" w:date="2018-12-06T11:16:00Z">
                    <w:rPr>
                      <w:rFonts w:ascii="微软雅黑" w:eastAsia="微软雅黑" w:hAnsi="微软雅黑" w:cs="微软雅黑" w:hint="eastAsia"/>
                      <w:sz w:val="18"/>
                      <w:szCs w:val="18"/>
                    </w:rPr>
                  </w:rPrChange>
                </w:rPr>
                <w:t>可以不选择</w:t>
              </w:r>
            </w:ins>
          </w:p>
        </w:tc>
      </w:tr>
      <w:tr w:rsidR="00344EB9" w14:paraId="086B7A40"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BA6B5A0" w14:textId="044244EC" w:rsidR="00344EB9" w:rsidRDefault="003B62AB"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6</w:t>
            </w:r>
          </w:p>
        </w:tc>
        <w:tc>
          <w:tcPr>
            <w:tcW w:w="1309" w:type="dxa"/>
            <w:gridSpan w:val="2"/>
          </w:tcPr>
          <w:p w14:paraId="55929184" w14:textId="77777777" w:rsidR="00344EB9" w:rsidRDefault="0030408F" w:rsidP="00D85FD8">
            <w:pPr>
              <w:widowControl/>
              <w:jc w:val="left"/>
              <w:rPr>
                <w:rFonts w:ascii="微软雅黑" w:eastAsia="微软雅黑" w:hAnsi="微软雅黑" w:cs="微软雅黑"/>
                <w:color w:val="000000"/>
                <w:sz w:val="18"/>
                <w:szCs w:val="18"/>
              </w:rPr>
            </w:pPr>
            <w:ins w:id="287" w:author="Microsoft Office User" w:date="2018-11-26T13:53:00Z">
              <w:r>
                <w:rPr>
                  <w:rFonts w:ascii="微软雅黑" w:eastAsia="微软雅黑" w:hAnsi="微软雅黑" w:cs="微软雅黑" w:hint="eastAsia"/>
                  <w:color w:val="000000"/>
                  <w:sz w:val="18"/>
                  <w:szCs w:val="18"/>
                </w:rPr>
                <w:t>左</w:t>
              </w:r>
            </w:ins>
            <w:del w:id="288" w:author="Microsoft Office User" w:date="2018-11-26T13:53:00Z">
              <w:r w:rsidR="00C959B7" w:rsidDel="0030408F">
                <w:rPr>
                  <w:rFonts w:ascii="微软雅黑" w:eastAsia="微软雅黑" w:hAnsi="微软雅黑" w:cs="微软雅黑" w:hint="eastAsia"/>
                  <w:color w:val="000000"/>
                  <w:sz w:val="18"/>
                  <w:szCs w:val="18"/>
                </w:rPr>
                <w:delText>右</w:delText>
              </w:r>
            </w:del>
            <w:r w:rsidR="00C959B7">
              <w:rPr>
                <w:rFonts w:ascii="微软雅黑" w:eastAsia="微软雅黑" w:hAnsi="微软雅黑" w:cs="微软雅黑" w:hint="eastAsia"/>
                <w:color w:val="000000"/>
                <w:sz w:val="18"/>
                <w:szCs w:val="18"/>
              </w:rPr>
              <w:t>侧外呼备注</w:t>
            </w:r>
          </w:p>
        </w:tc>
        <w:tc>
          <w:tcPr>
            <w:tcW w:w="3000" w:type="dxa"/>
          </w:tcPr>
          <w:p w14:paraId="72E55F59" w14:textId="5C9C8C13" w:rsidR="00344EB9" w:rsidRDefault="00C959B7"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专员手动输入</w:t>
            </w:r>
            <w:r>
              <w:rPr>
                <w:rFonts w:ascii="微软雅黑" w:eastAsia="微软雅黑" w:hAnsi="微软雅黑" w:cs="微软雅黑"/>
                <w:color w:val="000000"/>
                <w:sz w:val="18"/>
                <w:szCs w:val="18"/>
              </w:rPr>
              <w:t xml:space="preserve"> </w:t>
            </w:r>
            <w:r>
              <w:rPr>
                <w:rFonts w:ascii="微软雅黑" w:eastAsia="微软雅黑" w:hAnsi="微软雅黑" w:cs="微软雅黑" w:hint="eastAsia"/>
                <w:color w:val="000000"/>
                <w:sz w:val="18"/>
                <w:szCs w:val="18"/>
              </w:rPr>
              <w:t>最多1</w:t>
            </w:r>
            <w:r>
              <w:rPr>
                <w:rFonts w:ascii="微软雅黑" w:eastAsia="微软雅黑" w:hAnsi="微软雅黑" w:cs="微软雅黑"/>
                <w:color w:val="000000"/>
                <w:sz w:val="18"/>
                <w:szCs w:val="18"/>
              </w:rPr>
              <w:t>50</w:t>
            </w:r>
            <w:r>
              <w:rPr>
                <w:rFonts w:ascii="微软雅黑" w:eastAsia="微软雅黑" w:hAnsi="微软雅黑" w:cs="微软雅黑" w:hint="eastAsia"/>
                <w:color w:val="000000"/>
                <w:sz w:val="18"/>
                <w:szCs w:val="18"/>
              </w:rPr>
              <w:t>字</w:t>
            </w:r>
            <w:r w:rsidR="006769AC">
              <w:rPr>
                <w:rFonts w:ascii="微软雅黑" w:eastAsia="微软雅黑" w:hAnsi="微软雅黑" w:cs="微软雅黑" w:hint="eastAsia"/>
                <w:color w:val="000000"/>
                <w:sz w:val="18"/>
                <w:szCs w:val="18"/>
              </w:rPr>
              <w:t xml:space="preserve"> 必填项</w:t>
            </w:r>
          </w:p>
        </w:tc>
        <w:tc>
          <w:tcPr>
            <w:tcW w:w="3209" w:type="dxa"/>
          </w:tcPr>
          <w:p w14:paraId="6487D6D6" w14:textId="77777777" w:rsidR="00344EB9" w:rsidRDefault="00344EB9" w:rsidP="00D85FD8">
            <w:pPr>
              <w:pStyle w:val="Axure"/>
              <w:ind w:firstLine="360"/>
              <w:rPr>
                <w:rFonts w:ascii="微软雅黑" w:eastAsia="微软雅黑" w:hAnsi="微软雅黑" w:cs="微软雅黑"/>
                <w:sz w:val="18"/>
                <w:szCs w:val="18"/>
              </w:rPr>
            </w:pPr>
          </w:p>
        </w:tc>
        <w:tc>
          <w:tcPr>
            <w:tcW w:w="1712" w:type="dxa"/>
          </w:tcPr>
          <w:p w14:paraId="2CD2AB22" w14:textId="2E9D2F6D" w:rsidR="00344EB9" w:rsidRDefault="006014E5" w:rsidP="00D85FD8">
            <w:pPr>
              <w:widowControl/>
              <w:jc w:val="left"/>
              <w:rPr>
                <w:ins w:id="289" w:author="haha" w:date="2018-11-26T18:42:00Z"/>
                <w:rFonts w:ascii="微软雅黑" w:eastAsia="微软雅黑" w:hAnsi="微软雅黑" w:cs="微软雅黑"/>
                <w:sz w:val="18"/>
                <w:szCs w:val="18"/>
              </w:rPr>
            </w:pPr>
            <w:ins w:id="290" w:author="haha" w:date="2018-11-26T15:28:00Z">
              <w:r>
                <w:rPr>
                  <w:rFonts w:ascii="微软雅黑" w:eastAsia="微软雅黑" w:hAnsi="微软雅黑" w:cs="微软雅黑" w:hint="eastAsia"/>
                  <w:sz w:val="18"/>
                  <w:szCs w:val="18"/>
                </w:rPr>
                <w:t>请输入备注信息</w:t>
              </w:r>
            </w:ins>
            <w:ins w:id="291" w:author="haha" w:date="2018-11-26T18:41:00Z">
              <w:r w:rsidR="00410C45">
                <w:rPr>
                  <w:rFonts w:ascii="微软雅黑" w:eastAsia="微软雅黑" w:hAnsi="微软雅黑" w:cs="微软雅黑" w:hint="eastAsia"/>
                  <w:sz w:val="18"/>
                  <w:szCs w:val="18"/>
                </w:rPr>
                <w:t xml:space="preserve"> </w:t>
              </w:r>
            </w:ins>
          </w:p>
          <w:p w14:paraId="4A49B32C" w14:textId="49A5F009" w:rsidR="00410C45" w:rsidRDefault="00410C45" w:rsidP="00D85FD8">
            <w:pPr>
              <w:widowControl/>
              <w:jc w:val="left"/>
              <w:rPr>
                <w:rFonts w:ascii="微软雅黑" w:eastAsia="微软雅黑" w:hAnsi="微软雅黑" w:cs="微软雅黑"/>
                <w:sz w:val="18"/>
                <w:szCs w:val="18"/>
              </w:rPr>
            </w:pPr>
            <w:ins w:id="292" w:author="haha" w:date="2018-11-26T18:42:00Z">
              <w:r>
                <w:rPr>
                  <w:rFonts w:ascii="微软雅黑" w:eastAsia="微软雅黑" w:hAnsi="微软雅黑" w:cs="微软雅黑" w:hint="eastAsia"/>
                  <w:sz w:val="18"/>
                  <w:szCs w:val="18"/>
                </w:rPr>
                <w:t>超过1</w:t>
              </w:r>
              <w:r>
                <w:rPr>
                  <w:rFonts w:ascii="微软雅黑" w:eastAsia="微软雅黑" w:hAnsi="微软雅黑" w:cs="微软雅黑"/>
                  <w:sz w:val="18"/>
                  <w:szCs w:val="18"/>
                </w:rPr>
                <w:t>50</w:t>
              </w:r>
              <w:r>
                <w:rPr>
                  <w:rFonts w:ascii="微软雅黑" w:eastAsia="微软雅黑" w:hAnsi="微软雅黑" w:cs="微软雅黑" w:hint="eastAsia"/>
                  <w:sz w:val="18"/>
                  <w:szCs w:val="18"/>
                </w:rPr>
                <w:t>字无法输入</w:t>
              </w:r>
            </w:ins>
            <w:ins w:id="293" w:author="haha" w:date="2018-12-06T11:16:00Z">
              <w:r w:rsidR="0061089D">
                <w:rPr>
                  <w:rFonts w:ascii="微软雅黑" w:eastAsia="微软雅黑" w:hAnsi="微软雅黑" w:cs="微软雅黑" w:hint="eastAsia"/>
                  <w:sz w:val="18"/>
                  <w:szCs w:val="18"/>
                </w:rPr>
                <w:t>，</w:t>
              </w:r>
              <w:r w:rsidR="0061089D" w:rsidRPr="0061089D">
                <w:rPr>
                  <w:rFonts w:ascii="微软雅黑" w:eastAsia="微软雅黑" w:hAnsi="微软雅黑" w:cs="微软雅黑" w:hint="eastAsia"/>
                  <w:sz w:val="18"/>
                  <w:szCs w:val="18"/>
                  <w:highlight w:val="darkCyan"/>
                  <w:rPrChange w:id="294" w:author="haha" w:date="2018-12-06T11:16:00Z">
                    <w:rPr>
                      <w:rFonts w:ascii="微软雅黑" w:eastAsia="微软雅黑" w:hAnsi="微软雅黑" w:cs="微软雅黑" w:hint="eastAsia"/>
                      <w:sz w:val="18"/>
                      <w:szCs w:val="18"/>
                    </w:rPr>
                  </w:rPrChange>
                </w:rPr>
                <w:t>不输入无法进行保存，提示</w:t>
              </w:r>
              <w:r w:rsidR="0061089D">
                <w:rPr>
                  <w:rFonts w:ascii="微软雅黑" w:eastAsia="微软雅黑" w:hAnsi="微软雅黑" w:cs="微软雅黑" w:hint="eastAsia"/>
                  <w:sz w:val="18"/>
                  <w:szCs w:val="18"/>
                  <w:highlight w:val="darkCyan"/>
                </w:rPr>
                <w:t>“</w:t>
              </w:r>
              <w:r w:rsidR="0061089D" w:rsidRPr="00BF21B4">
                <w:rPr>
                  <w:rFonts w:ascii="微软雅黑" w:eastAsia="微软雅黑" w:hAnsi="微软雅黑" w:cs="微软雅黑" w:hint="eastAsia"/>
                  <w:sz w:val="18"/>
                  <w:szCs w:val="18"/>
                  <w:highlight w:val="darkCyan"/>
                </w:rPr>
                <w:t>请输入备注信息</w:t>
              </w:r>
              <w:r w:rsidR="0061089D">
                <w:rPr>
                  <w:rFonts w:ascii="微软雅黑" w:eastAsia="微软雅黑" w:hAnsi="微软雅黑" w:cs="微软雅黑" w:hint="eastAsia"/>
                  <w:sz w:val="18"/>
                  <w:szCs w:val="18"/>
                  <w:highlight w:val="darkCyan"/>
                </w:rPr>
                <w:t>”</w:t>
              </w:r>
            </w:ins>
          </w:p>
        </w:tc>
      </w:tr>
      <w:tr w:rsidR="00C959B7" w14:paraId="5CA687C9"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E3DA5DF" w14:textId="1BFF34CE" w:rsidR="00C959B7" w:rsidRDefault="003B62AB" w:rsidP="003B62AB">
            <w:pPr>
              <w:widowControl/>
              <w:ind w:firstLineChars="100" w:firstLine="180"/>
              <w:rPr>
                <w:rFonts w:ascii="微软雅黑" w:eastAsia="微软雅黑" w:hAnsi="微软雅黑" w:cs="微软雅黑"/>
                <w:sz w:val="18"/>
                <w:szCs w:val="18"/>
              </w:rPr>
            </w:pPr>
            <w:r>
              <w:rPr>
                <w:rFonts w:ascii="微软雅黑" w:eastAsia="微软雅黑" w:hAnsi="微软雅黑" w:cs="微软雅黑"/>
                <w:sz w:val="18"/>
                <w:szCs w:val="18"/>
              </w:rPr>
              <w:t>7</w:t>
            </w:r>
          </w:p>
        </w:tc>
        <w:tc>
          <w:tcPr>
            <w:tcW w:w="1309" w:type="dxa"/>
            <w:gridSpan w:val="2"/>
          </w:tcPr>
          <w:p w14:paraId="3E110D77" w14:textId="77777777" w:rsidR="00C959B7" w:rsidRDefault="0030408F" w:rsidP="00D85FD8">
            <w:pPr>
              <w:widowControl/>
              <w:jc w:val="left"/>
              <w:rPr>
                <w:rFonts w:ascii="微软雅黑" w:eastAsia="微软雅黑" w:hAnsi="微软雅黑" w:cs="微软雅黑"/>
                <w:color w:val="000000"/>
                <w:sz w:val="18"/>
                <w:szCs w:val="18"/>
              </w:rPr>
            </w:pPr>
            <w:ins w:id="295" w:author="Microsoft Office User" w:date="2018-11-26T13:53:00Z">
              <w:r>
                <w:rPr>
                  <w:rFonts w:ascii="微软雅黑" w:eastAsia="微软雅黑" w:hAnsi="微软雅黑" w:cs="微软雅黑" w:hint="eastAsia"/>
                  <w:color w:val="000000"/>
                  <w:sz w:val="18"/>
                  <w:szCs w:val="18"/>
                </w:rPr>
                <w:t>左</w:t>
              </w:r>
            </w:ins>
            <w:del w:id="296" w:author="Microsoft Office User" w:date="2018-11-26T13:53:00Z">
              <w:r w:rsidR="00C959B7" w:rsidDel="0030408F">
                <w:rPr>
                  <w:rFonts w:ascii="微软雅黑" w:eastAsia="微软雅黑" w:hAnsi="微软雅黑" w:cs="微软雅黑" w:hint="eastAsia"/>
                  <w:color w:val="000000"/>
                  <w:sz w:val="18"/>
                  <w:szCs w:val="18"/>
                </w:rPr>
                <w:delText>右</w:delText>
              </w:r>
            </w:del>
            <w:r w:rsidR="00C959B7">
              <w:rPr>
                <w:rFonts w:ascii="微软雅黑" w:eastAsia="微软雅黑" w:hAnsi="微软雅黑" w:cs="微软雅黑" w:hint="eastAsia"/>
                <w:color w:val="000000"/>
                <w:sz w:val="18"/>
                <w:szCs w:val="18"/>
              </w:rPr>
              <w:t>侧话术选择</w:t>
            </w:r>
          </w:p>
        </w:tc>
        <w:tc>
          <w:tcPr>
            <w:tcW w:w="3000" w:type="dxa"/>
          </w:tcPr>
          <w:p w14:paraId="2F3E6393" w14:textId="77777777" w:rsidR="00C959B7" w:rsidRDefault="00C959B7"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专员根据今日工作手动选择相关话术</w:t>
            </w:r>
          </w:p>
        </w:tc>
        <w:tc>
          <w:tcPr>
            <w:tcW w:w="3209" w:type="dxa"/>
          </w:tcPr>
          <w:p w14:paraId="077ED3F9" w14:textId="77777777" w:rsidR="00C959B7" w:rsidRDefault="00C959B7" w:rsidP="00D85FD8">
            <w:pPr>
              <w:pStyle w:val="Axure"/>
              <w:ind w:firstLine="360"/>
              <w:rPr>
                <w:rFonts w:ascii="微软雅黑" w:eastAsia="微软雅黑" w:hAnsi="微软雅黑" w:cs="微软雅黑"/>
                <w:sz w:val="18"/>
                <w:szCs w:val="18"/>
              </w:rPr>
            </w:pPr>
          </w:p>
        </w:tc>
        <w:tc>
          <w:tcPr>
            <w:tcW w:w="1712" w:type="dxa"/>
          </w:tcPr>
          <w:p w14:paraId="2796BB92" w14:textId="77777777" w:rsidR="00C959B7" w:rsidRDefault="00C959B7" w:rsidP="00D85FD8">
            <w:pPr>
              <w:widowControl/>
              <w:jc w:val="left"/>
              <w:rPr>
                <w:rFonts w:ascii="微软雅黑" w:eastAsia="微软雅黑" w:hAnsi="微软雅黑" w:cs="微软雅黑"/>
                <w:sz w:val="18"/>
                <w:szCs w:val="18"/>
              </w:rPr>
            </w:pPr>
          </w:p>
        </w:tc>
      </w:tr>
      <w:tr w:rsidR="00AF300C" w14:paraId="74BC8958"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BB40940" w14:textId="226DEBF6" w:rsidR="00AF300C" w:rsidRDefault="003B62AB"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8</w:t>
            </w:r>
          </w:p>
        </w:tc>
        <w:tc>
          <w:tcPr>
            <w:tcW w:w="1309" w:type="dxa"/>
            <w:gridSpan w:val="2"/>
          </w:tcPr>
          <w:p w14:paraId="44D3D748" w14:textId="77777777" w:rsidR="00AF300C" w:rsidRDefault="0030408F" w:rsidP="00D85FD8">
            <w:pPr>
              <w:widowControl/>
              <w:jc w:val="left"/>
              <w:rPr>
                <w:rFonts w:ascii="微软雅黑" w:eastAsia="微软雅黑" w:hAnsi="微软雅黑" w:cs="微软雅黑"/>
                <w:color w:val="000000"/>
                <w:sz w:val="18"/>
                <w:szCs w:val="18"/>
              </w:rPr>
            </w:pPr>
            <w:ins w:id="297" w:author="Microsoft Office User" w:date="2018-11-26T13:53:00Z">
              <w:r>
                <w:rPr>
                  <w:rFonts w:ascii="微软雅黑" w:eastAsia="微软雅黑" w:hAnsi="微软雅黑" w:cs="微软雅黑" w:hint="eastAsia"/>
                  <w:color w:val="000000"/>
                  <w:sz w:val="18"/>
                  <w:szCs w:val="18"/>
                </w:rPr>
                <w:t>左</w:t>
              </w:r>
            </w:ins>
            <w:del w:id="298" w:author="Microsoft Office User" w:date="2018-11-26T13:53:00Z">
              <w:r w:rsidR="00AF300C" w:rsidDel="0030408F">
                <w:rPr>
                  <w:rFonts w:ascii="微软雅黑" w:eastAsia="微软雅黑" w:hAnsi="微软雅黑" w:cs="微软雅黑" w:hint="eastAsia"/>
                  <w:color w:val="000000"/>
                  <w:sz w:val="18"/>
                  <w:szCs w:val="18"/>
                </w:rPr>
                <w:delText>右</w:delText>
              </w:r>
            </w:del>
            <w:r w:rsidR="00AF300C">
              <w:rPr>
                <w:rFonts w:ascii="微软雅黑" w:eastAsia="微软雅黑" w:hAnsi="微软雅黑" w:cs="微软雅黑" w:hint="eastAsia"/>
                <w:color w:val="000000"/>
                <w:sz w:val="18"/>
                <w:szCs w:val="18"/>
              </w:rPr>
              <w:t>侧</w:t>
            </w:r>
            <w:r w:rsidR="005E574F">
              <w:rPr>
                <w:rFonts w:ascii="微软雅黑" w:eastAsia="微软雅黑" w:hAnsi="微软雅黑" w:cs="微软雅黑" w:hint="eastAsia"/>
                <w:color w:val="000000"/>
                <w:sz w:val="18"/>
                <w:szCs w:val="18"/>
              </w:rPr>
              <w:t>放款产品</w:t>
            </w:r>
          </w:p>
        </w:tc>
        <w:tc>
          <w:tcPr>
            <w:tcW w:w="3000" w:type="dxa"/>
          </w:tcPr>
          <w:p w14:paraId="01F68EE5" w14:textId="77777777" w:rsidR="00AF300C" w:rsidRDefault="005E574F" w:rsidP="00D85FD8">
            <w:pPr>
              <w:widowControl/>
              <w:jc w:val="left"/>
              <w:rPr>
                <w:ins w:id="299" w:author="haha" w:date="2018-12-06T13:37:00Z"/>
                <w:rFonts w:ascii="微软雅黑" w:eastAsia="微软雅黑" w:hAnsi="微软雅黑" w:cs="微软雅黑"/>
                <w:color w:val="000000"/>
                <w:sz w:val="18"/>
                <w:szCs w:val="18"/>
              </w:rPr>
            </w:pPr>
            <w:del w:id="300" w:author="Microsoft Office User" w:date="2018-11-26T13:50:00Z">
              <w:r w:rsidDel="0030408F">
                <w:rPr>
                  <w:rFonts w:ascii="微软雅黑" w:eastAsia="微软雅黑" w:hAnsi="微软雅黑" w:cs="微软雅黑" w:hint="eastAsia"/>
                  <w:color w:val="000000"/>
                  <w:sz w:val="18"/>
                  <w:szCs w:val="18"/>
                </w:rPr>
                <w:delText>专员上传客户放款截图可上传多个</w:delText>
              </w:r>
            </w:del>
            <w:ins w:id="301" w:author="Microsoft Office User" w:date="2018-11-26T13:50:00Z">
              <w:r w:rsidR="0030408F">
                <w:rPr>
                  <w:rFonts w:ascii="微软雅黑" w:eastAsia="微软雅黑" w:hAnsi="微软雅黑" w:cs="微软雅黑" w:hint="eastAsia"/>
                  <w:color w:val="000000"/>
                  <w:sz w:val="18"/>
                  <w:szCs w:val="18"/>
                </w:rPr>
                <w:t>专员可以添加多个产品的放款截图，每个产品只能有一张截图</w:t>
              </w:r>
            </w:ins>
          </w:p>
          <w:p w14:paraId="0DF6C8E4" w14:textId="568F3574" w:rsidR="00392026" w:rsidRDefault="00392026" w:rsidP="00D85FD8">
            <w:pPr>
              <w:widowControl/>
              <w:jc w:val="left"/>
              <w:rPr>
                <w:rFonts w:ascii="微软雅黑" w:eastAsia="微软雅黑" w:hAnsi="微软雅黑" w:cs="微软雅黑"/>
                <w:color w:val="000000"/>
                <w:sz w:val="18"/>
                <w:szCs w:val="18"/>
              </w:rPr>
            </w:pPr>
            <w:ins w:id="302" w:author="haha" w:date="2018-12-06T13:37:00Z">
              <w:r w:rsidRPr="00392026">
                <w:rPr>
                  <w:rFonts w:ascii="微软雅黑" w:eastAsia="微软雅黑" w:hAnsi="微软雅黑" w:cs="微软雅黑" w:hint="eastAsia"/>
                  <w:color w:val="000000"/>
                  <w:sz w:val="18"/>
                  <w:szCs w:val="18"/>
                  <w:highlight w:val="darkCyan"/>
                  <w:rPrChange w:id="303" w:author="haha" w:date="2018-12-06T13:37:00Z">
                    <w:rPr>
                      <w:rFonts w:ascii="微软雅黑" w:eastAsia="微软雅黑" w:hAnsi="微软雅黑" w:cs="微软雅黑" w:hint="eastAsia"/>
                      <w:color w:val="000000"/>
                      <w:sz w:val="18"/>
                      <w:szCs w:val="18"/>
                    </w:rPr>
                  </w:rPrChange>
                </w:rPr>
                <w:t>可多次上传保存，以最新一次上传为主</w:t>
              </w:r>
            </w:ins>
          </w:p>
        </w:tc>
        <w:tc>
          <w:tcPr>
            <w:tcW w:w="3209" w:type="dxa"/>
          </w:tcPr>
          <w:p w14:paraId="4F857D3D" w14:textId="77777777" w:rsidR="00AF300C" w:rsidRDefault="00AF300C" w:rsidP="00D85FD8">
            <w:pPr>
              <w:pStyle w:val="Axure"/>
              <w:ind w:firstLine="360"/>
              <w:rPr>
                <w:rFonts w:ascii="微软雅黑" w:eastAsia="微软雅黑" w:hAnsi="微软雅黑" w:cs="微软雅黑"/>
                <w:sz w:val="18"/>
                <w:szCs w:val="18"/>
              </w:rPr>
            </w:pPr>
          </w:p>
        </w:tc>
        <w:tc>
          <w:tcPr>
            <w:tcW w:w="1712" w:type="dxa"/>
          </w:tcPr>
          <w:p w14:paraId="4F225FA8" w14:textId="6C520B16" w:rsidR="00AF300C" w:rsidRDefault="00392026" w:rsidP="00D85FD8">
            <w:pPr>
              <w:widowControl/>
              <w:jc w:val="left"/>
              <w:rPr>
                <w:rFonts w:ascii="微软雅黑" w:eastAsia="微软雅黑" w:hAnsi="微软雅黑" w:cs="微软雅黑"/>
                <w:sz w:val="18"/>
                <w:szCs w:val="18"/>
              </w:rPr>
            </w:pPr>
            <w:ins w:id="304" w:author="haha" w:date="2018-12-06T13:37:00Z">
              <w:r w:rsidRPr="00392026">
                <w:rPr>
                  <w:rFonts w:ascii="微软雅黑" w:eastAsia="微软雅黑" w:hAnsi="微软雅黑" w:cs="微软雅黑" w:hint="eastAsia"/>
                  <w:sz w:val="18"/>
                  <w:szCs w:val="18"/>
                  <w:highlight w:val="darkCyan"/>
                  <w:rPrChange w:id="305" w:author="haha" w:date="2018-12-06T13:38:00Z">
                    <w:rPr>
                      <w:rFonts w:ascii="微软雅黑" w:eastAsia="微软雅黑" w:hAnsi="微软雅黑" w:cs="微软雅黑" w:hint="eastAsia"/>
                      <w:sz w:val="18"/>
                      <w:szCs w:val="18"/>
                    </w:rPr>
                  </w:rPrChange>
                </w:rPr>
                <w:t>可不上传直接保存，也可在之后再</w:t>
              </w:r>
            </w:ins>
            <w:ins w:id="306" w:author="haha" w:date="2018-12-06T13:38:00Z">
              <w:r w:rsidRPr="00392026">
                <w:rPr>
                  <w:rFonts w:ascii="微软雅黑" w:eastAsia="微软雅黑" w:hAnsi="微软雅黑" w:cs="微软雅黑" w:hint="eastAsia"/>
                  <w:sz w:val="18"/>
                  <w:szCs w:val="18"/>
                  <w:highlight w:val="darkCyan"/>
                  <w:rPrChange w:id="307" w:author="haha" w:date="2018-12-06T13:38:00Z">
                    <w:rPr>
                      <w:rFonts w:ascii="微软雅黑" w:eastAsia="微软雅黑" w:hAnsi="微软雅黑" w:cs="微软雅黑" w:hint="eastAsia"/>
                      <w:sz w:val="18"/>
                      <w:szCs w:val="18"/>
                    </w:rPr>
                  </w:rPrChange>
                </w:rPr>
                <w:t>进行上传照片保存</w:t>
              </w:r>
            </w:ins>
          </w:p>
        </w:tc>
      </w:tr>
      <w:tr w:rsidR="005E574F" w14:paraId="43789583"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FEDE296" w14:textId="5D54EC61" w:rsidR="005E574F" w:rsidRDefault="003B62AB"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9</w:t>
            </w:r>
          </w:p>
        </w:tc>
        <w:tc>
          <w:tcPr>
            <w:tcW w:w="1309" w:type="dxa"/>
            <w:gridSpan w:val="2"/>
          </w:tcPr>
          <w:p w14:paraId="641A8ACD" w14:textId="77777777" w:rsidR="005E574F" w:rsidRDefault="005E574F" w:rsidP="00D85FD8">
            <w:pPr>
              <w:widowControl/>
              <w:jc w:val="left"/>
              <w:rPr>
                <w:rFonts w:ascii="微软雅黑" w:eastAsia="微软雅黑" w:hAnsi="微软雅黑" w:cs="微软雅黑"/>
                <w:color w:val="000000"/>
                <w:sz w:val="18"/>
                <w:szCs w:val="18"/>
              </w:rPr>
            </w:pPr>
            <w:del w:id="308" w:author="Microsoft Office User" w:date="2018-11-26T13:53:00Z">
              <w:r w:rsidDel="0030408F">
                <w:rPr>
                  <w:rFonts w:ascii="微软雅黑" w:eastAsia="微软雅黑" w:hAnsi="微软雅黑" w:cs="微软雅黑" w:hint="eastAsia"/>
                  <w:color w:val="000000"/>
                  <w:sz w:val="18"/>
                  <w:szCs w:val="18"/>
                </w:rPr>
                <w:delText>左</w:delText>
              </w:r>
            </w:del>
            <w:ins w:id="309" w:author="Microsoft Office User" w:date="2018-11-26T13:53:00Z">
              <w:r w:rsidR="0030408F">
                <w:rPr>
                  <w:rFonts w:ascii="微软雅黑" w:eastAsia="微软雅黑" w:hAnsi="微软雅黑" w:cs="微软雅黑" w:hint="eastAsia"/>
                  <w:color w:val="000000"/>
                  <w:sz w:val="18"/>
                  <w:szCs w:val="18"/>
                </w:rPr>
                <w:t>右</w:t>
              </w:r>
            </w:ins>
            <w:r>
              <w:rPr>
                <w:rFonts w:ascii="微软雅黑" w:eastAsia="微软雅黑" w:hAnsi="微软雅黑" w:cs="微软雅黑" w:hint="eastAsia"/>
                <w:color w:val="000000"/>
                <w:sz w:val="18"/>
                <w:szCs w:val="18"/>
              </w:rPr>
              <w:t>侧外呼状态</w:t>
            </w:r>
          </w:p>
        </w:tc>
        <w:tc>
          <w:tcPr>
            <w:tcW w:w="3000" w:type="dxa"/>
          </w:tcPr>
          <w:p w14:paraId="694BD37B" w14:textId="7FCAE86D" w:rsidR="005E574F" w:rsidRDefault="005E574F"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外呼状态</w:t>
            </w:r>
            <w:ins w:id="310" w:author="haha" w:date="2018-11-26T17:48:00Z">
              <w:r w:rsidR="002622B1">
                <w:rPr>
                  <w:rFonts w:ascii="微软雅黑" w:eastAsia="微软雅黑" w:hAnsi="微软雅黑" w:cs="微软雅黑" w:hint="eastAsia"/>
                  <w:color w:val="000000"/>
                  <w:sz w:val="18"/>
                  <w:szCs w:val="18"/>
                </w:rPr>
                <w:t>（</w:t>
              </w:r>
            </w:ins>
            <w:ins w:id="311" w:author="haha" w:date="2018-12-05T10:08:00Z">
              <w:r w:rsidR="009E2291">
                <w:rPr>
                  <w:rFonts w:ascii="微软雅黑" w:eastAsia="微软雅黑" w:hAnsi="微软雅黑" w:cs="微软雅黑" w:hint="eastAsia"/>
                  <w:color w:val="000000"/>
                  <w:sz w:val="18"/>
                  <w:szCs w:val="18"/>
                </w:rPr>
                <w:t xml:space="preserve"> 未拨打、</w:t>
              </w:r>
            </w:ins>
            <w:ins w:id="312" w:author="haha" w:date="2018-11-26T17:48:00Z">
              <w:r w:rsidR="002622B1">
                <w:rPr>
                  <w:rFonts w:ascii="微软雅黑" w:eastAsia="微软雅黑" w:hAnsi="微软雅黑" w:cs="微软雅黑" w:hint="eastAsia"/>
                  <w:color w:val="000000"/>
                  <w:sz w:val="18"/>
                  <w:szCs w:val="18"/>
                </w:rPr>
                <w:t>空号、关机、停机、占线、挂断、有意向、无意向）</w:t>
              </w:r>
            </w:ins>
            <w:r>
              <w:rPr>
                <w:rFonts w:ascii="微软雅黑" w:eastAsia="微软雅黑" w:hAnsi="微软雅黑" w:cs="微软雅黑" w:hint="eastAsia"/>
                <w:color w:val="000000"/>
                <w:sz w:val="18"/>
                <w:szCs w:val="18"/>
              </w:rPr>
              <w:t>筛选 默认未拨打</w:t>
            </w:r>
          </w:p>
        </w:tc>
        <w:tc>
          <w:tcPr>
            <w:tcW w:w="3209" w:type="dxa"/>
          </w:tcPr>
          <w:p w14:paraId="1CFCFCF0" w14:textId="77777777" w:rsidR="005E574F" w:rsidRDefault="005E574F"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筛选已选择客户信息</w:t>
            </w:r>
          </w:p>
        </w:tc>
        <w:tc>
          <w:tcPr>
            <w:tcW w:w="1712" w:type="dxa"/>
          </w:tcPr>
          <w:p w14:paraId="30804234" w14:textId="77777777" w:rsidR="005E574F" w:rsidRDefault="005E574F" w:rsidP="00D85FD8">
            <w:pPr>
              <w:widowControl/>
              <w:jc w:val="left"/>
              <w:rPr>
                <w:rFonts w:ascii="微软雅黑" w:eastAsia="微软雅黑" w:hAnsi="微软雅黑" w:cs="微软雅黑"/>
                <w:sz w:val="18"/>
                <w:szCs w:val="18"/>
              </w:rPr>
            </w:pPr>
          </w:p>
        </w:tc>
      </w:tr>
      <w:tr w:rsidR="005E574F" w14:paraId="0A078F67"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40CAD84" w14:textId="4989EAC4" w:rsidR="005E574F" w:rsidRDefault="003B62AB"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10</w:t>
            </w:r>
          </w:p>
        </w:tc>
        <w:tc>
          <w:tcPr>
            <w:tcW w:w="1309" w:type="dxa"/>
            <w:gridSpan w:val="2"/>
          </w:tcPr>
          <w:p w14:paraId="75695C25" w14:textId="0E244566" w:rsidR="005E574F" w:rsidRDefault="005E574F" w:rsidP="00D85FD8">
            <w:pPr>
              <w:widowControl/>
              <w:jc w:val="left"/>
              <w:rPr>
                <w:rFonts w:ascii="微软雅黑" w:eastAsia="微软雅黑" w:hAnsi="微软雅黑" w:cs="微软雅黑"/>
                <w:color w:val="000000"/>
                <w:sz w:val="18"/>
                <w:szCs w:val="18"/>
              </w:rPr>
            </w:pPr>
            <w:del w:id="313" w:author="Microsoft Office User" w:date="2018-11-26T13:53:00Z">
              <w:r w:rsidDel="0030408F">
                <w:rPr>
                  <w:rFonts w:ascii="微软雅黑" w:eastAsia="微软雅黑" w:hAnsi="微软雅黑" w:cs="微软雅黑" w:hint="eastAsia"/>
                  <w:color w:val="000000"/>
                  <w:sz w:val="18"/>
                  <w:szCs w:val="18"/>
                </w:rPr>
                <w:delText>左</w:delText>
              </w:r>
            </w:del>
            <w:ins w:id="314" w:author="Microsoft Office User" w:date="2018-11-26T13:53:00Z">
              <w:r w:rsidR="0030408F">
                <w:rPr>
                  <w:rFonts w:ascii="微软雅黑" w:eastAsia="微软雅黑" w:hAnsi="微软雅黑" w:cs="微软雅黑" w:hint="eastAsia"/>
                  <w:color w:val="000000"/>
                  <w:sz w:val="18"/>
                  <w:szCs w:val="18"/>
                </w:rPr>
                <w:t>右</w:t>
              </w:r>
            </w:ins>
            <w:r>
              <w:rPr>
                <w:rFonts w:ascii="微软雅黑" w:eastAsia="微软雅黑" w:hAnsi="微软雅黑" w:cs="微软雅黑" w:hint="eastAsia"/>
                <w:color w:val="000000"/>
                <w:sz w:val="18"/>
                <w:szCs w:val="18"/>
              </w:rPr>
              <w:t>侧</w:t>
            </w:r>
            <w:r w:rsidR="00650673">
              <w:rPr>
                <w:rFonts w:ascii="微软雅黑" w:eastAsia="微软雅黑" w:hAnsi="微软雅黑" w:cs="微软雅黑" w:hint="eastAsia"/>
                <w:color w:val="000000"/>
                <w:sz w:val="18"/>
                <w:szCs w:val="18"/>
              </w:rPr>
              <w:t>任务名称</w:t>
            </w:r>
          </w:p>
        </w:tc>
        <w:tc>
          <w:tcPr>
            <w:tcW w:w="3000" w:type="dxa"/>
          </w:tcPr>
          <w:p w14:paraId="6600E44F" w14:textId="6B8479BB" w:rsidR="005E574F" w:rsidRDefault="00650673"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任务名称</w:t>
            </w:r>
            <w:r w:rsidR="005E574F">
              <w:rPr>
                <w:rFonts w:ascii="微软雅黑" w:eastAsia="微软雅黑" w:hAnsi="微软雅黑" w:cs="微软雅黑" w:hint="eastAsia"/>
                <w:color w:val="000000"/>
                <w:sz w:val="18"/>
                <w:szCs w:val="18"/>
              </w:rPr>
              <w:t>筛选 默认最新</w:t>
            </w:r>
            <w:ins w:id="315" w:author="haha" w:date="2018-12-06T15:04:00Z">
              <w:r w:rsidR="004A52DD">
                <w:rPr>
                  <w:rFonts w:ascii="微软雅黑" w:eastAsia="微软雅黑" w:hAnsi="微软雅黑" w:cs="微软雅黑" w:hint="eastAsia"/>
                  <w:color w:val="000000"/>
                  <w:sz w:val="18"/>
                  <w:szCs w:val="18"/>
                </w:rPr>
                <w:t xml:space="preserve"> </w:t>
              </w:r>
              <w:r w:rsidR="004A52DD" w:rsidRPr="004A52DD">
                <w:rPr>
                  <w:rFonts w:ascii="微软雅黑" w:eastAsia="微软雅黑" w:hAnsi="微软雅黑" w:cs="微软雅黑" w:hint="eastAsia"/>
                  <w:color w:val="000000"/>
                  <w:sz w:val="18"/>
                  <w:szCs w:val="18"/>
                  <w:highlight w:val="darkCyan"/>
                  <w:rPrChange w:id="316" w:author="haha" w:date="2018-12-06T15:04:00Z">
                    <w:rPr>
                      <w:rFonts w:ascii="微软雅黑" w:eastAsia="微软雅黑" w:hAnsi="微软雅黑" w:cs="微软雅黑" w:hint="eastAsia"/>
                      <w:color w:val="000000"/>
                      <w:sz w:val="18"/>
                      <w:szCs w:val="18"/>
                    </w:rPr>
                  </w:rPrChange>
                </w:rPr>
                <w:t>模糊查询</w:t>
              </w:r>
            </w:ins>
          </w:p>
        </w:tc>
        <w:tc>
          <w:tcPr>
            <w:tcW w:w="3209" w:type="dxa"/>
          </w:tcPr>
          <w:p w14:paraId="4B43A80E" w14:textId="1274949B" w:rsidR="005E574F" w:rsidRDefault="005E574F"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筛选已选择</w:t>
            </w:r>
            <w:r w:rsidR="00650673">
              <w:rPr>
                <w:rFonts w:ascii="微软雅黑" w:eastAsia="微软雅黑" w:hAnsi="微软雅黑" w:cs="微软雅黑" w:hint="eastAsia"/>
                <w:sz w:val="18"/>
                <w:szCs w:val="18"/>
              </w:rPr>
              <w:t>任务名称</w:t>
            </w:r>
            <w:r>
              <w:rPr>
                <w:rFonts w:ascii="微软雅黑" w:eastAsia="微软雅黑" w:hAnsi="微软雅黑" w:cs="微软雅黑" w:hint="eastAsia"/>
                <w:sz w:val="18"/>
                <w:szCs w:val="18"/>
              </w:rPr>
              <w:t>客户信息</w:t>
            </w:r>
          </w:p>
        </w:tc>
        <w:tc>
          <w:tcPr>
            <w:tcW w:w="1712" w:type="dxa"/>
          </w:tcPr>
          <w:p w14:paraId="7D92F680" w14:textId="77777777" w:rsidR="005E574F" w:rsidRDefault="005E574F" w:rsidP="00D85FD8">
            <w:pPr>
              <w:widowControl/>
              <w:jc w:val="left"/>
              <w:rPr>
                <w:rFonts w:ascii="微软雅黑" w:eastAsia="微软雅黑" w:hAnsi="微软雅黑" w:cs="微软雅黑"/>
                <w:sz w:val="18"/>
                <w:szCs w:val="18"/>
              </w:rPr>
            </w:pPr>
          </w:p>
        </w:tc>
      </w:tr>
      <w:tr w:rsidR="005E574F" w14:paraId="69B74E4A"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F15227B" w14:textId="63A0BE43" w:rsidR="005E574F" w:rsidRDefault="005E574F"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sidR="003B62AB">
              <w:rPr>
                <w:rFonts w:ascii="微软雅黑" w:eastAsia="微软雅黑" w:hAnsi="微软雅黑" w:cs="微软雅黑"/>
                <w:sz w:val="18"/>
                <w:szCs w:val="18"/>
              </w:rPr>
              <w:t>1</w:t>
            </w:r>
          </w:p>
        </w:tc>
        <w:tc>
          <w:tcPr>
            <w:tcW w:w="1309" w:type="dxa"/>
            <w:gridSpan w:val="2"/>
          </w:tcPr>
          <w:p w14:paraId="48D8AE23" w14:textId="77777777" w:rsidR="005E574F" w:rsidRDefault="005E574F"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关键字筛选</w:t>
            </w:r>
          </w:p>
        </w:tc>
        <w:tc>
          <w:tcPr>
            <w:tcW w:w="3000" w:type="dxa"/>
          </w:tcPr>
          <w:p w14:paraId="3B9D4C4E" w14:textId="7093604E" w:rsidR="005E574F" w:rsidRDefault="005E574F"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姓名电话筛选 默认无</w:t>
            </w:r>
            <w:ins w:id="317" w:author="haha" w:date="2018-12-06T15:04:00Z">
              <w:r w:rsidR="004A52DD">
                <w:rPr>
                  <w:rFonts w:ascii="微软雅黑" w:eastAsia="微软雅黑" w:hAnsi="微软雅黑" w:cs="微软雅黑" w:hint="eastAsia"/>
                  <w:color w:val="000000"/>
                  <w:sz w:val="18"/>
                  <w:szCs w:val="18"/>
                </w:rPr>
                <w:t xml:space="preserve"> </w:t>
              </w:r>
            </w:ins>
            <w:ins w:id="318" w:author="haha" w:date="2018-11-26T17:48:00Z">
              <w:r w:rsidR="002622B1">
                <w:rPr>
                  <w:rFonts w:ascii="微软雅黑" w:eastAsia="微软雅黑" w:hAnsi="微软雅黑" w:cs="微软雅黑" w:hint="eastAsia"/>
                  <w:color w:val="000000"/>
                  <w:sz w:val="18"/>
                  <w:szCs w:val="18"/>
                </w:rPr>
                <w:t>只能输入中英文 数字</w:t>
              </w:r>
            </w:ins>
            <w:ins w:id="319" w:author="haha" w:date="2018-12-06T15:04:00Z">
              <w:r w:rsidR="004A52DD">
                <w:rPr>
                  <w:rFonts w:ascii="微软雅黑" w:eastAsia="微软雅黑" w:hAnsi="微软雅黑" w:cs="微软雅黑" w:hint="eastAsia"/>
                  <w:color w:val="000000"/>
                  <w:sz w:val="18"/>
                  <w:szCs w:val="18"/>
                </w:rPr>
                <w:t xml:space="preserve"> </w:t>
              </w:r>
              <w:r w:rsidR="004A52DD">
                <w:rPr>
                  <w:rFonts w:ascii="微软雅黑" w:eastAsia="微软雅黑" w:hAnsi="微软雅黑" w:cs="微软雅黑"/>
                  <w:color w:val="000000"/>
                  <w:sz w:val="18"/>
                  <w:szCs w:val="18"/>
                </w:rPr>
                <w:t xml:space="preserve"> </w:t>
              </w:r>
              <w:r w:rsidR="004A52DD" w:rsidRPr="004A52DD">
                <w:rPr>
                  <w:rFonts w:ascii="微软雅黑" w:eastAsia="微软雅黑" w:hAnsi="微软雅黑" w:cs="微软雅黑" w:hint="eastAsia"/>
                  <w:color w:val="000000"/>
                  <w:sz w:val="18"/>
                  <w:szCs w:val="18"/>
                  <w:highlight w:val="darkCyan"/>
                  <w:rPrChange w:id="320" w:author="haha" w:date="2018-12-06T15:04:00Z">
                    <w:rPr>
                      <w:rFonts w:ascii="微软雅黑" w:eastAsia="微软雅黑" w:hAnsi="微软雅黑" w:cs="微软雅黑" w:hint="eastAsia"/>
                      <w:color w:val="000000"/>
                      <w:sz w:val="18"/>
                      <w:szCs w:val="18"/>
                    </w:rPr>
                  </w:rPrChange>
                </w:rPr>
                <w:t>模糊查询</w:t>
              </w:r>
            </w:ins>
          </w:p>
        </w:tc>
        <w:tc>
          <w:tcPr>
            <w:tcW w:w="3209" w:type="dxa"/>
          </w:tcPr>
          <w:p w14:paraId="1C853324" w14:textId="77777777" w:rsidR="005E574F" w:rsidRDefault="005E574F"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筛选输入的客户信息</w:t>
            </w:r>
          </w:p>
        </w:tc>
        <w:tc>
          <w:tcPr>
            <w:tcW w:w="1712" w:type="dxa"/>
          </w:tcPr>
          <w:p w14:paraId="3D07A7A6" w14:textId="77777777" w:rsidR="005E574F" w:rsidRDefault="005E574F" w:rsidP="00D85FD8">
            <w:pPr>
              <w:widowControl/>
              <w:jc w:val="left"/>
              <w:rPr>
                <w:rFonts w:ascii="微软雅黑" w:eastAsia="微软雅黑" w:hAnsi="微软雅黑" w:cs="微软雅黑"/>
                <w:sz w:val="18"/>
                <w:szCs w:val="18"/>
              </w:rPr>
            </w:pPr>
          </w:p>
        </w:tc>
      </w:tr>
      <w:tr w:rsidR="005E574F" w14:paraId="656A09C0"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843558F" w14:textId="7FC057FE" w:rsidR="005E574F" w:rsidRDefault="005E574F"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sidR="003B62AB">
              <w:rPr>
                <w:rFonts w:ascii="微软雅黑" w:eastAsia="微软雅黑" w:hAnsi="微软雅黑" w:cs="微软雅黑"/>
                <w:sz w:val="18"/>
                <w:szCs w:val="18"/>
              </w:rPr>
              <w:t>2</w:t>
            </w:r>
          </w:p>
        </w:tc>
        <w:tc>
          <w:tcPr>
            <w:tcW w:w="1309" w:type="dxa"/>
            <w:gridSpan w:val="2"/>
          </w:tcPr>
          <w:p w14:paraId="0A361F47" w14:textId="77777777" w:rsidR="005E574F" w:rsidRDefault="005E574F"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已标记</w:t>
            </w:r>
          </w:p>
        </w:tc>
        <w:tc>
          <w:tcPr>
            <w:tcW w:w="3000" w:type="dxa"/>
          </w:tcPr>
          <w:p w14:paraId="595A8F7A" w14:textId="77777777" w:rsidR="005E574F" w:rsidRDefault="005E574F"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默认全部客户 可进行标记客户筛选</w:t>
            </w:r>
          </w:p>
        </w:tc>
        <w:tc>
          <w:tcPr>
            <w:tcW w:w="3209" w:type="dxa"/>
          </w:tcPr>
          <w:p w14:paraId="023F2D5E" w14:textId="77777777" w:rsidR="005E574F" w:rsidRDefault="00010AE0"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根据选择显示客户信息</w:t>
            </w:r>
          </w:p>
        </w:tc>
        <w:tc>
          <w:tcPr>
            <w:tcW w:w="1712" w:type="dxa"/>
          </w:tcPr>
          <w:p w14:paraId="4CBC0DCB" w14:textId="77777777" w:rsidR="005E574F" w:rsidRDefault="005E574F" w:rsidP="00D85FD8">
            <w:pPr>
              <w:widowControl/>
              <w:jc w:val="left"/>
              <w:rPr>
                <w:rFonts w:ascii="微软雅黑" w:eastAsia="微软雅黑" w:hAnsi="微软雅黑" w:cs="微软雅黑"/>
                <w:sz w:val="18"/>
                <w:szCs w:val="18"/>
              </w:rPr>
            </w:pPr>
          </w:p>
        </w:tc>
      </w:tr>
      <w:tr w:rsidR="00010AE0" w14:paraId="73AAD82F"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004F5E6" w14:textId="465FAF1B" w:rsidR="00010AE0" w:rsidRDefault="00010AE0"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sidR="003B62AB">
              <w:rPr>
                <w:rFonts w:ascii="微软雅黑" w:eastAsia="微软雅黑" w:hAnsi="微软雅黑" w:cs="微软雅黑"/>
                <w:sz w:val="18"/>
                <w:szCs w:val="18"/>
              </w:rPr>
              <w:t>3</w:t>
            </w:r>
          </w:p>
        </w:tc>
        <w:tc>
          <w:tcPr>
            <w:tcW w:w="1309" w:type="dxa"/>
            <w:gridSpan w:val="2"/>
          </w:tcPr>
          <w:p w14:paraId="495A48A7" w14:textId="77777777" w:rsidR="00010AE0" w:rsidRDefault="00010AE0"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外呼客户详情表</w:t>
            </w:r>
          </w:p>
        </w:tc>
        <w:tc>
          <w:tcPr>
            <w:tcW w:w="3000" w:type="dxa"/>
          </w:tcPr>
          <w:p w14:paraId="27A20F2D" w14:textId="08606E65" w:rsidR="00010AE0" w:rsidRDefault="00010AE0" w:rsidP="00D85FD8">
            <w:pPr>
              <w:widowControl/>
              <w:jc w:val="left"/>
              <w:rPr>
                <w:rFonts w:ascii="微软雅黑" w:eastAsia="微软雅黑" w:hAnsi="微软雅黑" w:cs="微软雅黑"/>
                <w:color w:val="000000"/>
                <w:sz w:val="18"/>
                <w:szCs w:val="18"/>
              </w:rPr>
            </w:pPr>
            <w:del w:id="321" w:author="Microsoft Office User" w:date="2018-11-26T14:04:00Z">
              <w:r w:rsidDel="00595F69">
                <w:rPr>
                  <w:rFonts w:ascii="微软雅黑" w:eastAsia="微软雅黑" w:hAnsi="微软雅黑" w:cs="微软雅黑" w:hint="eastAsia"/>
                  <w:color w:val="000000"/>
                  <w:sz w:val="18"/>
                  <w:szCs w:val="18"/>
                </w:rPr>
                <w:delText>默认前一天的客户信息</w:delText>
              </w:r>
            </w:del>
            <w:ins w:id="322" w:author="Microsoft Office User" w:date="2018-11-26T14:04:00Z">
              <w:r w:rsidR="00595F69">
                <w:rPr>
                  <w:rFonts w:ascii="微软雅黑" w:eastAsia="微软雅黑" w:hAnsi="微软雅黑" w:cs="微软雅黑" w:hint="eastAsia"/>
                  <w:color w:val="000000"/>
                  <w:sz w:val="18"/>
                  <w:szCs w:val="18"/>
                </w:rPr>
                <w:t>按照名单申请顺序</w:t>
              </w:r>
            </w:ins>
            <w:ins w:id="323" w:author="Microsoft Office User" w:date="2018-11-26T14:05:00Z">
              <w:r w:rsidR="00595F69">
                <w:rPr>
                  <w:rFonts w:ascii="微软雅黑" w:eastAsia="微软雅黑" w:hAnsi="微软雅黑" w:cs="微软雅黑" w:hint="eastAsia"/>
                  <w:color w:val="000000"/>
                  <w:sz w:val="18"/>
                  <w:szCs w:val="18"/>
                </w:rPr>
                <w:t>倒序排列，最新申请的排列最靠前</w:t>
              </w:r>
            </w:ins>
            <w:ins w:id="324" w:author="Microsoft Office User" w:date="2018-11-26T14:07:00Z">
              <w:r w:rsidR="00595F69">
                <w:rPr>
                  <w:rFonts w:ascii="微软雅黑" w:eastAsia="微软雅黑" w:hAnsi="微软雅黑" w:cs="微软雅黑" w:hint="eastAsia"/>
                  <w:color w:val="000000"/>
                  <w:sz w:val="18"/>
                  <w:szCs w:val="18"/>
                </w:rPr>
                <w:t>。</w:t>
              </w:r>
            </w:ins>
            <w:ins w:id="325" w:author="haha" w:date="2018-12-10T17:57:00Z">
              <w:r w:rsidR="00B02F56">
                <w:rPr>
                  <w:rFonts w:ascii="微软雅黑" w:eastAsia="微软雅黑" w:hAnsi="微软雅黑" w:cs="微软雅黑" w:hint="eastAsia"/>
                  <w:color w:val="000000"/>
                  <w:sz w:val="18"/>
                  <w:szCs w:val="18"/>
                </w:rPr>
                <w:t xml:space="preserve"> </w:t>
              </w:r>
              <w:r w:rsidR="00B02F56" w:rsidRPr="00510C5A">
                <w:rPr>
                  <w:rFonts w:ascii="微软雅黑" w:eastAsia="微软雅黑" w:hAnsi="微软雅黑" w:cs="微软雅黑" w:hint="eastAsia"/>
                  <w:color w:val="000000"/>
                  <w:sz w:val="18"/>
                  <w:szCs w:val="18"/>
                  <w:highlight w:val="darkGray"/>
                  <w:rPrChange w:id="326" w:author="haha" w:date="2018-12-10T17:57:00Z">
                    <w:rPr>
                      <w:rFonts w:ascii="微软雅黑" w:eastAsia="微软雅黑" w:hAnsi="微软雅黑" w:cs="微软雅黑" w:hint="eastAsia"/>
                      <w:color w:val="000000"/>
                      <w:sz w:val="18"/>
                      <w:szCs w:val="18"/>
                    </w:rPr>
                  </w:rPrChange>
                </w:rPr>
                <w:t>手机号脱敏</w:t>
              </w:r>
              <w:r w:rsidR="00510C5A">
                <w:rPr>
                  <w:rFonts w:ascii="微软雅黑" w:eastAsia="微软雅黑" w:hAnsi="微软雅黑" w:cs="微软雅黑" w:hint="eastAsia"/>
                  <w:color w:val="000000"/>
                  <w:sz w:val="18"/>
                  <w:szCs w:val="18"/>
                  <w:highlight w:val="darkGray"/>
                </w:rPr>
                <w:t>（只在右侧表格脱敏，左侧外呼详情部分不脱敏。）</w:t>
              </w:r>
            </w:ins>
          </w:p>
        </w:tc>
        <w:tc>
          <w:tcPr>
            <w:tcW w:w="3209" w:type="dxa"/>
          </w:tcPr>
          <w:p w14:paraId="0F2D0964" w14:textId="77777777" w:rsidR="00010AE0" w:rsidRDefault="00595F69" w:rsidP="00D85FD8">
            <w:pPr>
              <w:pStyle w:val="Axure"/>
              <w:ind w:firstLine="360"/>
              <w:rPr>
                <w:rFonts w:ascii="微软雅黑" w:eastAsia="微软雅黑" w:hAnsi="微软雅黑" w:cs="微软雅黑"/>
                <w:sz w:val="18"/>
                <w:szCs w:val="18"/>
              </w:rPr>
            </w:pPr>
            <w:ins w:id="327" w:author="Microsoft Office User" w:date="2018-11-26T14:07:00Z">
              <w:r>
                <w:rPr>
                  <w:rFonts w:ascii="微软雅黑" w:eastAsia="微软雅黑" w:hAnsi="微软雅黑" w:cs="微软雅黑" w:hint="eastAsia"/>
                  <w:sz w:val="18"/>
                  <w:szCs w:val="18"/>
                </w:rPr>
                <w:t>点击客户所在行，左侧跳转至客户信息编辑页面。</w:t>
              </w:r>
            </w:ins>
          </w:p>
        </w:tc>
        <w:tc>
          <w:tcPr>
            <w:tcW w:w="1712" w:type="dxa"/>
          </w:tcPr>
          <w:p w14:paraId="4DCE0536" w14:textId="77777777" w:rsidR="00010AE0" w:rsidRDefault="00010AE0" w:rsidP="00D85FD8">
            <w:pPr>
              <w:widowControl/>
              <w:jc w:val="left"/>
              <w:rPr>
                <w:rFonts w:ascii="微软雅黑" w:eastAsia="微软雅黑" w:hAnsi="微软雅黑" w:cs="微软雅黑"/>
                <w:sz w:val="18"/>
                <w:szCs w:val="18"/>
              </w:rPr>
            </w:pPr>
          </w:p>
        </w:tc>
      </w:tr>
    </w:tbl>
    <w:p w14:paraId="7C346EAB" w14:textId="3A27EF83" w:rsidR="00010AE0" w:rsidRDefault="00496C19" w:rsidP="00496C19">
      <w:pPr>
        <w:pStyle w:val="10"/>
      </w:pPr>
      <w:bookmarkStart w:id="328" w:name="_Toc532228775"/>
      <w:r>
        <w:rPr>
          <w:rFonts w:hint="eastAsia"/>
        </w:rPr>
        <w:lastRenderedPageBreak/>
        <w:t>五、任务管理模块下的任务列表</w:t>
      </w:r>
      <w:bookmarkEnd w:id="328"/>
    </w:p>
    <w:p w14:paraId="0F16997D" w14:textId="77777777" w:rsidR="00650673" w:rsidRPr="007D1DE4" w:rsidRDefault="00650673" w:rsidP="007D1DE4">
      <w:pPr>
        <w:pStyle w:val="a3"/>
        <w:numPr>
          <w:ilvl w:val="0"/>
          <w:numId w:val="4"/>
        </w:numPr>
        <w:ind w:firstLineChars="0"/>
      </w:pPr>
      <w:r w:rsidRPr="007D1DE4">
        <w:rPr>
          <w:rFonts w:hint="eastAsia"/>
        </w:rPr>
        <w:t>机构管理员可创建任务，外呼主管可在任务列表查看任务然后分配给专员，专员根据首页的申请名单进行名单的提取，提取数量根据任务中的规则进行提示。</w:t>
      </w:r>
    </w:p>
    <w:p w14:paraId="710B1AE3" w14:textId="1802C73E" w:rsidR="00650673" w:rsidRPr="007D1DE4" w:rsidRDefault="00650673" w:rsidP="007D1DE4">
      <w:pPr>
        <w:pStyle w:val="a3"/>
        <w:numPr>
          <w:ilvl w:val="0"/>
          <w:numId w:val="4"/>
        </w:numPr>
        <w:ind w:firstLineChars="0"/>
      </w:pPr>
      <w:r w:rsidRPr="007D1DE4">
        <w:rPr>
          <w:rFonts w:hint="eastAsia"/>
        </w:rPr>
        <w:t>机构管理员新建任务内上传名单，名单批次还是系统自动生成，可多次在相同任务上传多份名单，新建任务立即生效，可在任务列表页</w:t>
      </w:r>
      <w:r w:rsidR="007D1DE4" w:rsidRPr="007D1DE4">
        <w:rPr>
          <w:rFonts w:hint="eastAsia"/>
        </w:rPr>
        <w:t>冻结与激活当前任务，冻结的任务外呼主管页不显示</w:t>
      </w:r>
    </w:p>
    <w:p w14:paraId="73747920" w14:textId="0EB651BD" w:rsidR="00E54EFC" w:rsidRPr="007D1DE4" w:rsidRDefault="00650673">
      <w:pPr>
        <w:pStyle w:val="a3"/>
        <w:numPr>
          <w:ilvl w:val="0"/>
          <w:numId w:val="4"/>
        </w:numPr>
        <w:ind w:firstLineChars="0"/>
      </w:pPr>
      <w:r w:rsidRPr="007D1DE4">
        <w:rPr>
          <w:rFonts w:hint="eastAsia"/>
        </w:rPr>
        <w:t>只有机构管理员可以新建 冻结 激活任务</w:t>
      </w:r>
    </w:p>
    <w:p w14:paraId="6C8B6AD5" w14:textId="77777777" w:rsidR="00495EEF" w:rsidDel="00083912" w:rsidRDefault="00495EEF">
      <w:pPr>
        <w:rPr>
          <w:del w:id="329" w:author="haha" w:date="2018-12-10T09:38:00Z"/>
        </w:rPr>
        <w:pPrChange w:id="330" w:author="haha" w:date="2018-11-27T10:07:00Z">
          <w:pPr>
            <w:pStyle w:val="a3"/>
            <w:ind w:left="420" w:firstLineChars="0" w:firstLine="0"/>
          </w:pPr>
        </w:pPrChange>
      </w:pPr>
      <w:r>
        <w:rPr>
          <w:rFonts w:hint="eastAsia"/>
        </w:rPr>
        <w:t>原型图如下</w:t>
      </w:r>
    </w:p>
    <w:p w14:paraId="0190B18E" w14:textId="7891D1B7" w:rsidR="00083912" w:rsidRDefault="00083912">
      <w:pPr>
        <w:rPr>
          <w:ins w:id="331" w:author="haha" w:date="2018-12-10T09:38:00Z"/>
          <w:noProof/>
        </w:rPr>
        <w:pPrChange w:id="332" w:author="haha" w:date="2018-12-10T09:38:00Z">
          <w:pPr>
            <w:pStyle w:val="a3"/>
            <w:ind w:left="420" w:firstLineChars="0" w:firstLine="0"/>
          </w:pPr>
        </w:pPrChange>
      </w:pPr>
    </w:p>
    <w:p w14:paraId="1EF9D397" w14:textId="77777777" w:rsidR="00083912" w:rsidRDefault="00083912" w:rsidP="002C6076">
      <w:pPr>
        <w:pStyle w:val="a3"/>
        <w:ind w:left="420" w:firstLineChars="0" w:firstLine="0"/>
        <w:rPr>
          <w:ins w:id="333" w:author="haha" w:date="2018-12-10T09:38:00Z"/>
        </w:rPr>
      </w:pPr>
    </w:p>
    <w:p w14:paraId="4A4A4B34" w14:textId="191DAA86" w:rsidR="00083912" w:rsidRDefault="00B5018C" w:rsidP="00DB7FC7">
      <w:pPr>
        <w:pStyle w:val="a3"/>
        <w:ind w:left="420" w:firstLineChars="0" w:firstLine="0"/>
        <w:rPr>
          <w:ins w:id="334" w:author="haha" w:date="2018-12-10T09:38:00Z"/>
        </w:rPr>
      </w:pPr>
      <w:commentRangeStart w:id="335"/>
      <w:commentRangeEnd w:id="335"/>
      <w:ins w:id="336" w:author="haha" w:date="2018-12-07T18:41:00Z">
        <w:r>
          <w:rPr>
            <w:rStyle w:val="aa"/>
          </w:rPr>
          <w:commentReference w:id="335"/>
        </w:r>
      </w:ins>
      <w:ins w:id="337" w:author="haha" w:date="2018-12-10T17:37:00Z">
        <w:r w:rsidR="00DB7FC7">
          <w:rPr>
            <w:noProof/>
          </w:rPr>
          <w:drawing>
            <wp:inline distT="0" distB="0" distL="0" distR="0" wp14:anchorId="222399D1" wp14:editId="0444E670">
              <wp:extent cx="5274310" cy="17214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21485"/>
                      </a:xfrm>
                      <a:prstGeom prst="rect">
                        <a:avLst/>
                      </a:prstGeom>
                    </pic:spPr>
                  </pic:pic>
                </a:graphicData>
              </a:graphic>
            </wp:inline>
          </w:drawing>
        </w:r>
      </w:ins>
    </w:p>
    <w:p w14:paraId="3B8E5D66" w14:textId="77A0926A" w:rsidR="002C6076" w:rsidRDefault="00083912" w:rsidP="002C6076">
      <w:pPr>
        <w:pStyle w:val="a3"/>
        <w:ind w:left="420" w:firstLineChars="0" w:firstLine="0"/>
      </w:pPr>
      <w:ins w:id="338" w:author="haha" w:date="2018-12-10T09:38:00Z">
        <w:r>
          <w:rPr>
            <w:noProof/>
          </w:rPr>
          <w:drawing>
            <wp:inline distT="0" distB="0" distL="0" distR="0" wp14:anchorId="661DDE19" wp14:editId="36D2A7FA">
              <wp:extent cx="5274310" cy="22453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45360"/>
                      </a:xfrm>
                      <a:prstGeom prst="rect">
                        <a:avLst/>
                      </a:prstGeom>
                    </pic:spPr>
                  </pic:pic>
                </a:graphicData>
              </a:graphic>
            </wp:inline>
          </w:drawing>
        </w:r>
      </w:ins>
      <w:commentRangeStart w:id="339"/>
      <w:commentRangeStart w:id="340"/>
      <w:del w:id="341" w:author="haha" w:date="2018-12-07T18:39:00Z">
        <w:r w:rsidR="007D1DE4" w:rsidDel="00B5018C">
          <w:rPr>
            <w:noProof/>
          </w:rPr>
          <w:drawing>
            <wp:inline distT="0" distB="0" distL="0" distR="0" wp14:anchorId="2FFDB0A6" wp14:editId="2D5976CF">
              <wp:extent cx="5274310" cy="2014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4855"/>
                      </a:xfrm>
                      <a:prstGeom prst="rect">
                        <a:avLst/>
                      </a:prstGeom>
                    </pic:spPr>
                  </pic:pic>
                </a:graphicData>
              </a:graphic>
            </wp:inline>
          </w:drawing>
        </w:r>
      </w:del>
      <w:commentRangeEnd w:id="339"/>
      <w:commentRangeEnd w:id="340"/>
      <w:r w:rsidR="001F4E8D">
        <w:rPr>
          <w:rStyle w:val="aa"/>
        </w:rPr>
        <w:commentReference w:id="339"/>
      </w:r>
      <w:r w:rsidR="003B57F3">
        <w:rPr>
          <w:rStyle w:val="aa"/>
        </w:rPr>
        <w:commentReference w:id="340"/>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7D1DE4" w14:paraId="7E05AE8C" w14:textId="77777777" w:rsidTr="00496C19">
        <w:trPr>
          <w:trHeight w:val="90"/>
        </w:trPr>
        <w:tc>
          <w:tcPr>
            <w:tcW w:w="1245" w:type="dxa"/>
            <w:gridSpan w:val="2"/>
            <w:tcBorders>
              <w:top w:val="nil"/>
              <w:left w:val="single" w:sz="4" w:space="0" w:color="auto"/>
              <w:bottom w:val="single" w:sz="4" w:space="0" w:color="auto"/>
              <w:right w:val="single" w:sz="4" w:space="0" w:color="auto"/>
            </w:tcBorders>
          </w:tcPr>
          <w:p w14:paraId="081CC8EE" w14:textId="77777777" w:rsidR="007D1DE4" w:rsidRDefault="007D1DE4" w:rsidP="00496C19">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5354F9F3" w14:textId="77777777" w:rsidR="007D1DE4" w:rsidRDefault="007D1DE4" w:rsidP="00496C19">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任务列表</w:t>
            </w:r>
          </w:p>
        </w:tc>
      </w:tr>
      <w:tr w:rsidR="007D1DE4" w14:paraId="6F9DFC77" w14:textId="77777777" w:rsidTr="00496C19">
        <w:trPr>
          <w:trHeight w:val="408"/>
        </w:trPr>
        <w:tc>
          <w:tcPr>
            <w:tcW w:w="1245" w:type="dxa"/>
            <w:gridSpan w:val="2"/>
            <w:tcBorders>
              <w:top w:val="nil"/>
              <w:left w:val="single" w:sz="4" w:space="0" w:color="auto"/>
              <w:bottom w:val="single" w:sz="4" w:space="0" w:color="auto"/>
              <w:right w:val="single" w:sz="4" w:space="0" w:color="auto"/>
            </w:tcBorders>
          </w:tcPr>
          <w:p w14:paraId="3B0637CE"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7897B8EB"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侧边栏导航</w:t>
            </w:r>
          </w:p>
        </w:tc>
      </w:tr>
      <w:tr w:rsidR="007D1DE4" w14:paraId="71965DA2" w14:textId="77777777" w:rsidTr="00496C19">
        <w:trPr>
          <w:trHeight w:val="423"/>
        </w:trPr>
        <w:tc>
          <w:tcPr>
            <w:tcW w:w="1245" w:type="dxa"/>
            <w:gridSpan w:val="2"/>
            <w:tcBorders>
              <w:top w:val="nil"/>
              <w:left w:val="single" w:sz="4" w:space="0" w:color="auto"/>
              <w:bottom w:val="single" w:sz="4" w:space="0" w:color="auto"/>
              <w:right w:val="single" w:sz="4" w:space="0" w:color="auto"/>
            </w:tcBorders>
          </w:tcPr>
          <w:p w14:paraId="1AEB4D0E"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4FF7D43F"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7D1DE4" w14:paraId="1479FF3C"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30930D82"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7D1DE4" w14:paraId="7FF77931"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7414D75"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0F453EE0"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6E89C1C8"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35DC0E84"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5625B757"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7D1DE4" w14:paraId="3B82AFE4"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3F13EEA" w14:textId="77777777" w:rsidR="007D1DE4" w:rsidRDefault="007D1DE4" w:rsidP="00496C19">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6907896C"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612FDC15" w14:textId="036A7204"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任务名称 中文</w:t>
            </w:r>
            <w:ins w:id="342" w:author="haha" w:date="2018-12-10T17:58:00Z">
              <w:r w:rsidR="0018525D">
                <w:rPr>
                  <w:rFonts w:ascii="微软雅黑" w:eastAsia="微软雅黑" w:hAnsi="微软雅黑" w:cs="微软雅黑" w:hint="eastAsia"/>
                  <w:color w:val="000000"/>
                  <w:sz w:val="18"/>
                  <w:szCs w:val="18"/>
                </w:rPr>
                <w:t>及</w:t>
              </w:r>
            </w:ins>
            <w:del w:id="343" w:author="haha" w:date="2018-12-10T17:58:00Z">
              <w:r w:rsidDel="0018525D">
                <w:rPr>
                  <w:rFonts w:ascii="微软雅黑" w:eastAsia="微软雅黑" w:hAnsi="微软雅黑" w:cs="微软雅黑" w:hint="eastAsia"/>
                  <w:color w:val="000000"/>
                  <w:sz w:val="18"/>
                  <w:szCs w:val="18"/>
                </w:rPr>
                <w:delText>记</w:delText>
              </w:r>
            </w:del>
            <w:r>
              <w:rPr>
                <w:rFonts w:ascii="微软雅黑" w:eastAsia="微软雅黑" w:hAnsi="微软雅黑" w:cs="微软雅黑" w:hint="eastAsia"/>
                <w:color w:val="000000"/>
                <w:sz w:val="18"/>
                <w:szCs w:val="18"/>
              </w:rPr>
              <w:t xml:space="preserve">数字 </w:t>
            </w:r>
            <w:r>
              <w:rPr>
                <w:rFonts w:ascii="微软雅黑" w:eastAsia="微软雅黑" w:hAnsi="微软雅黑" w:cs="微软雅黑"/>
                <w:color w:val="000000"/>
                <w:sz w:val="18"/>
                <w:szCs w:val="18"/>
              </w:rPr>
              <w:t>10</w:t>
            </w:r>
            <w:r>
              <w:rPr>
                <w:rFonts w:ascii="微软雅黑" w:eastAsia="微软雅黑" w:hAnsi="微软雅黑" w:cs="微软雅黑" w:hint="eastAsia"/>
                <w:color w:val="000000"/>
                <w:sz w:val="18"/>
                <w:szCs w:val="18"/>
              </w:rPr>
              <w:t>字以内 模糊查询</w:t>
            </w:r>
          </w:p>
        </w:tc>
        <w:tc>
          <w:tcPr>
            <w:tcW w:w="3209" w:type="dxa"/>
          </w:tcPr>
          <w:p w14:paraId="041B0865" w14:textId="77777777"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根据条件进行筛选</w:t>
            </w:r>
          </w:p>
        </w:tc>
        <w:tc>
          <w:tcPr>
            <w:tcW w:w="1712" w:type="dxa"/>
          </w:tcPr>
          <w:p w14:paraId="1C1DBA59" w14:textId="77777777" w:rsidR="007D1DE4" w:rsidRDefault="007D1DE4" w:rsidP="00496C19">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输入有误</w:t>
            </w:r>
          </w:p>
        </w:tc>
      </w:tr>
      <w:tr w:rsidR="007D1DE4" w14:paraId="5A709901"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FA28337"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2</w:t>
            </w:r>
          </w:p>
        </w:tc>
        <w:tc>
          <w:tcPr>
            <w:tcW w:w="1309" w:type="dxa"/>
            <w:gridSpan w:val="2"/>
          </w:tcPr>
          <w:p w14:paraId="3890901A"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任务状态</w:t>
            </w:r>
          </w:p>
        </w:tc>
        <w:tc>
          <w:tcPr>
            <w:tcW w:w="3000" w:type="dxa"/>
          </w:tcPr>
          <w:p w14:paraId="1CF4F4FD" w14:textId="151FBF6A"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del w:id="344" w:author="haha" w:date="2018-12-06T13:41:00Z">
              <w:r w:rsidDel="00392026">
                <w:rPr>
                  <w:rFonts w:ascii="微软雅黑" w:eastAsia="微软雅黑" w:hAnsi="微软雅黑" w:cs="微软雅黑" w:hint="eastAsia"/>
                  <w:color w:val="000000"/>
                  <w:sz w:val="18"/>
                  <w:szCs w:val="18"/>
                </w:rPr>
                <w:delText>未启用 启用中 已完成 已失效</w:delText>
              </w:r>
            </w:del>
            <w:ins w:id="345" w:author="haha" w:date="2018-12-06T13:42:00Z">
              <w:r w:rsidR="00392026">
                <w:rPr>
                  <w:rFonts w:ascii="微软雅黑" w:eastAsia="微软雅黑" w:hAnsi="微软雅黑" w:cs="微软雅黑" w:hint="eastAsia"/>
                  <w:color w:val="000000"/>
                  <w:sz w:val="18"/>
                  <w:szCs w:val="18"/>
                </w:rPr>
                <w:t xml:space="preserve"> </w:t>
              </w:r>
              <w:commentRangeStart w:id="346"/>
              <w:r w:rsidR="00392026" w:rsidRPr="00392026">
                <w:rPr>
                  <w:rFonts w:ascii="微软雅黑" w:eastAsia="微软雅黑" w:hAnsi="微软雅黑" w:cs="微软雅黑" w:hint="eastAsia"/>
                  <w:color w:val="000000"/>
                  <w:sz w:val="18"/>
                  <w:szCs w:val="18"/>
                  <w:highlight w:val="darkCyan"/>
                  <w:rPrChange w:id="347" w:author="haha" w:date="2018-12-06T13:42:00Z">
                    <w:rPr>
                      <w:rFonts w:ascii="微软雅黑" w:eastAsia="微软雅黑" w:hAnsi="微软雅黑" w:cs="微软雅黑" w:hint="eastAsia"/>
                      <w:color w:val="000000"/>
                      <w:sz w:val="18"/>
                      <w:szCs w:val="18"/>
                    </w:rPr>
                  </w:rPrChange>
                </w:rPr>
                <w:t>未分配，已分配，已完成</w:t>
              </w:r>
              <w:commentRangeEnd w:id="346"/>
              <w:r w:rsidR="00392026">
                <w:rPr>
                  <w:rStyle w:val="aa"/>
                </w:rPr>
                <w:commentReference w:id="346"/>
              </w:r>
            </w:ins>
            <w:r>
              <w:rPr>
                <w:rFonts w:ascii="微软雅黑" w:eastAsia="微软雅黑" w:hAnsi="微软雅黑" w:cs="微软雅黑" w:hint="eastAsia"/>
                <w:color w:val="000000"/>
                <w:sz w:val="18"/>
                <w:szCs w:val="18"/>
              </w:rPr>
              <w:t>）</w:t>
            </w:r>
          </w:p>
        </w:tc>
        <w:tc>
          <w:tcPr>
            <w:tcW w:w="3209" w:type="dxa"/>
          </w:tcPr>
          <w:p w14:paraId="7C674295" w14:textId="77777777" w:rsidR="007D1DE4" w:rsidRPr="006A3227"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根据选择条件进行筛选</w:t>
            </w:r>
          </w:p>
        </w:tc>
        <w:tc>
          <w:tcPr>
            <w:tcW w:w="1712" w:type="dxa"/>
          </w:tcPr>
          <w:p w14:paraId="20724292" w14:textId="77777777" w:rsidR="007D1DE4" w:rsidRDefault="007D1DE4" w:rsidP="00496C19">
            <w:pPr>
              <w:widowControl/>
              <w:jc w:val="left"/>
              <w:rPr>
                <w:rFonts w:ascii="微软雅黑" w:eastAsia="微软雅黑" w:hAnsi="微软雅黑" w:cs="微软雅黑"/>
                <w:sz w:val="18"/>
                <w:szCs w:val="18"/>
              </w:rPr>
            </w:pPr>
          </w:p>
        </w:tc>
      </w:tr>
      <w:tr w:rsidR="007D1DE4" w14:paraId="7FCC8686"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1FF955B" w14:textId="65C06CE6"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3</w:t>
            </w:r>
          </w:p>
        </w:tc>
        <w:tc>
          <w:tcPr>
            <w:tcW w:w="1309" w:type="dxa"/>
            <w:gridSpan w:val="2"/>
          </w:tcPr>
          <w:p w14:paraId="2511C16A"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查询按钮</w:t>
            </w:r>
          </w:p>
        </w:tc>
        <w:tc>
          <w:tcPr>
            <w:tcW w:w="3000" w:type="dxa"/>
          </w:tcPr>
          <w:p w14:paraId="3535D4ED"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6D3664A2" w14:textId="77777777"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完成筛选的按钮</w:t>
            </w:r>
          </w:p>
        </w:tc>
        <w:tc>
          <w:tcPr>
            <w:tcW w:w="1712" w:type="dxa"/>
          </w:tcPr>
          <w:p w14:paraId="5ABF8134" w14:textId="77777777" w:rsidR="007D1DE4" w:rsidRDefault="007D1DE4" w:rsidP="00496C19">
            <w:pPr>
              <w:widowControl/>
              <w:jc w:val="left"/>
              <w:rPr>
                <w:rFonts w:ascii="微软雅黑" w:eastAsia="微软雅黑" w:hAnsi="微软雅黑" w:cs="微软雅黑"/>
                <w:sz w:val="18"/>
                <w:szCs w:val="18"/>
              </w:rPr>
            </w:pPr>
          </w:p>
        </w:tc>
      </w:tr>
      <w:tr w:rsidR="007D1DE4" w14:paraId="0CCC5C22"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451AC54" w14:textId="0BC0EF3C"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4</w:t>
            </w:r>
          </w:p>
        </w:tc>
        <w:tc>
          <w:tcPr>
            <w:tcW w:w="1309" w:type="dxa"/>
            <w:gridSpan w:val="2"/>
          </w:tcPr>
          <w:p w14:paraId="2C4CF0DA"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新增</w:t>
            </w:r>
          </w:p>
        </w:tc>
        <w:tc>
          <w:tcPr>
            <w:tcW w:w="3000" w:type="dxa"/>
          </w:tcPr>
          <w:p w14:paraId="1EC0A8F9"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601F20C3" w14:textId="77777777"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添加任务页面</w:t>
            </w:r>
          </w:p>
        </w:tc>
        <w:tc>
          <w:tcPr>
            <w:tcW w:w="1712" w:type="dxa"/>
          </w:tcPr>
          <w:p w14:paraId="2538BD8C" w14:textId="77777777" w:rsidR="007D1DE4" w:rsidRDefault="007D1DE4" w:rsidP="00496C19">
            <w:pPr>
              <w:widowControl/>
              <w:jc w:val="left"/>
              <w:rPr>
                <w:rFonts w:ascii="微软雅黑" w:eastAsia="微软雅黑" w:hAnsi="微软雅黑" w:cs="微软雅黑"/>
                <w:sz w:val="18"/>
                <w:szCs w:val="18"/>
              </w:rPr>
            </w:pPr>
          </w:p>
        </w:tc>
      </w:tr>
      <w:tr w:rsidR="007D1DE4" w:rsidDel="00392026" w14:paraId="1F9B7988" w14:textId="6776EA30"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348" w:author="haha" w:date="2018-12-06T13:43:00Z"/>
        </w:trPr>
        <w:tc>
          <w:tcPr>
            <w:tcW w:w="802" w:type="dxa"/>
          </w:tcPr>
          <w:p w14:paraId="16F747A4" w14:textId="1FAD2870" w:rsidR="007D1DE4" w:rsidDel="00392026" w:rsidRDefault="007D1DE4" w:rsidP="00496C19">
            <w:pPr>
              <w:widowControl/>
              <w:jc w:val="center"/>
              <w:rPr>
                <w:del w:id="349" w:author="haha" w:date="2018-12-06T13:43:00Z"/>
                <w:rFonts w:ascii="微软雅黑" w:eastAsia="微软雅黑" w:hAnsi="微软雅黑" w:cs="微软雅黑"/>
                <w:sz w:val="18"/>
                <w:szCs w:val="18"/>
              </w:rPr>
            </w:pPr>
            <w:del w:id="350" w:author="haha" w:date="2018-12-06T13:43:00Z">
              <w:r w:rsidDel="00392026">
                <w:rPr>
                  <w:rFonts w:ascii="微软雅黑" w:eastAsia="微软雅黑" w:hAnsi="微软雅黑" w:cs="微软雅黑"/>
                  <w:sz w:val="18"/>
                  <w:szCs w:val="18"/>
                </w:rPr>
                <w:delText>5</w:delText>
              </w:r>
            </w:del>
          </w:p>
        </w:tc>
        <w:tc>
          <w:tcPr>
            <w:tcW w:w="1309" w:type="dxa"/>
            <w:gridSpan w:val="2"/>
          </w:tcPr>
          <w:p w14:paraId="27841667" w14:textId="6473BC7F" w:rsidR="007D1DE4" w:rsidDel="00392026" w:rsidRDefault="007D1DE4" w:rsidP="00496C19">
            <w:pPr>
              <w:widowControl/>
              <w:jc w:val="left"/>
              <w:rPr>
                <w:del w:id="351" w:author="haha" w:date="2018-12-06T13:43:00Z"/>
                <w:rFonts w:ascii="微软雅黑" w:eastAsia="微软雅黑" w:hAnsi="微软雅黑" w:cs="微软雅黑"/>
                <w:color w:val="000000"/>
                <w:sz w:val="18"/>
                <w:szCs w:val="18"/>
              </w:rPr>
            </w:pPr>
            <w:del w:id="352" w:author="haha" w:date="2018-12-06T13:43:00Z">
              <w:r w:rsidDel="00392026">
                <w:rPr>
                  <w:rFonts w:ascii="微软雅黑" w:eastAsia="微软雅黑" w:hAnsi="微软雅黑" w:cs="微软雅黑" w:hint="eastAsia"/>
                  <w:color w:val="000000"/>
                  <w:sz w:val="18"/>
                  <w:szCs w:val="18"/>
                </w:rPr>
                <w:delText>删除</w:delText>
              </w:r>
            </w:del>
          </w:p>
        </w:tc>
        <w:tc>
          <w:tcPr>
            <w:tcW w:w="3000" w:type="dxa"/>
          </w:tcPr>
          <w:p w14:paraId="115C2D43" w14:textId="6E8E8749" w:rsidR="007D1DE4" w:rsidDel="00392026" w:rsidRDefault="007D1DE4" w:rsidP="00496C19">
            <w:pPr>
              <w:widowControl/>
              <w:jc w:val="left"/>
              <w:rPr>
                <w:del w:id="353" w:author="haha" w:date="2018-12-06T13:43:00Z"/>
                <w:rFonts w:ascii="微软雅黑" w:eastAsia="微软雅黑" w:hAnsi="微软雅黑" w:cs="微软雅黑"/>
                <w:color w:val="000000"/>
                <w:sz w:val="18"/>
                <w:szCs w:val="18"/>
              </w:rPr>
            </w:pPr>
            <w:del w:id="354" w:author="haha" w:date="2018-12-06T13:43:00Z">
              <w:r w:rsidDel="00392026">
                <w:rPr>
                  <w:rFonts w:ascii="微软雅黑" w:eastAsia="微软雅黑" w:hAnsi="微软雅黑" w:cs="微软雅黑" w:hint="eastAsia"/>
                  <w:color w:val="000000"/>
                  <w:sz w:val="18"/>
                  <w:szCs w:val="18"/>
                </w:rPr>
                <w:delText>可</w:delText>
              </w:r>
              <w:commentRangeStart w:id="355"/>
              <w:r w:rsidDel="00392026">
                <w:rPr>
                  <w:rFonts w:ascii="微软雅黑" w:eastAsia="微软雅黑" w:hAnsi="微软雅黑" w:cs="微软雅黑" w:hint="eastAsia"/>
                  <w:color w:val="000000"/>
                  <w:sz w:val="18"/>
                  <w:szCs w:val="18"/>
                </w:rPr>
                <w:delText>点击</w:delText>
              </w:r>
              <w:commentRangeEnd w:id="355"/>
              <w:r w:rsidR="00BD1952" w:rsidDel="00392026">
                <w:rPr>
                  <w:rStyle w:val="aa"/>
                </w:rPr>
                <w:commentReference w:id="355"/>
              </w:r>
            </w:del>
          </w:p>
        </w:tc>
        <w:tc>
          <w:tcPr>
            <w:tcW w:w="3209" w:type="dxa"/>
          </w:tcPr>
          <w:p w14:paraId="18410D87" w14:textId="3FC328C0" w:rsidR="007D1DE4" w:rsidDel="00392026" w:rsidRDefault="007D1DE4" w:rsidP="00496C19">
            <w:pPr>
              <w:pStyle w:val="Axure"/>
              <w:ind w:firstLine="360"/>
              <w:rPr>
                <w:del w:id="356" w:author="haha" w:date="2018-12-06T13:43:00Z"/>
                <w:rFonts w:ascii="微软雅黑" w:eastAsia="微软雅黑" w:hAnsi="微软雅黑" w:cs="微软雅黑"/>
                <w:sz w:val="18"/>
                <w:szCs w:val="18"/>
              </w:rPr>
            </w:pPr>
            <w:del w:id="357" w:author="haha" w:date="2018-12-06T13:43:00Z">
              <w:r w:rsidDel="00392026">
                <w:rPr>
                  <w:rFonts w:ascii="微软雅黑" w:eastAsia="微软雅黑" w:hAnsi="微软雅黑" w:cs="微软雅黑" w:hint="eastAsia"/>
                  <w:sz w:val="18"/>
                  <w:szCs w:val="18"/>
                </w:rPr>
                <w:delText>根据选择删除</w:delText>
              </w:r>
              <w:commentRangeStart w:id="358"/>
              <w:r w:rsidDel="00392026">
                <w:rPr>
                  <w:rFonts w:ascii="微软雅黑" w:eastAsia="微软雅黑" w:hAnsi="微软雅黑" w:cs="微软雅黑" w:hint="eastAsia"/>
                  <w:sz w:val="18"/>
                  <w:szCs w:val="18"/>
                </w:rPr>
                <w:delText>任务</w:delText>
              </w:r>
            </w:del>
            <w:commentRangeEnd w:id="358"/>
            <w:r w:rsidR="00392026">
              <w:rPr>
                <w:rStyle w:val="aa"/>
                <w:rFonts w:asciiTheme="minorHAnsi" w:eastAsiaTheme="minorEastAsia" w:hAnsiTheme="minorHAnsi" w:cstheme="minorBidi"/>
              </w:rPr>
              <w:commentReference w:id="358"/>
            </w:r>
          </w:p>
        </w:tc>
        <w:tc>
          <w:tcPr>
            <w:tcW w:w="1712" w:type="dxa"/>
          </w:tcPr>
          <w:p w14:paraId="12B0B1A3" w14:textId="259886C5" w:rsidR="007D1DE4" w:rsidDel="00392026" w:rsidRDefault="007D1DE4" w:rsidP="00496C19">
            <w:pPr>
              <w:widowControl/>
              <w:jc w:val="left"/>
              <w:rPr>
                <w:del w:id="359" w:author="haha" w:date="2018-12-06T13:43:00Z"/>
                <w:rFonts w:ascii="微软雅黑" w:eastAsia="微软雅黑" w:hAnsi="微软雅黑" w:cs="微软雅黑"/>
                <w:sz w:val="18"/>
                <w:szCs w:val="18"/>
              </w:rPr>
            </w:pPr>
            <w:del w:id="360" w:author="haha" w:date="2018-12-06T13:43:00Z">
              <w:r w:rsidDel="00392026">
                <w:rPr>
                  <w:rFonts w:ascii="微软雅黑" w:eastAsia="微软雅黑" w:hAnsi="微软雅黑" w:cs="微软雅黑" w:hint="eastAsia"/>
                  <w:sz w:val="18"/>
                  <w:szCs w:val="18"/>
                </w:rPr>
                <w:delText>是否确定删除已选择任务</w:delText>
              </w:r>
            </w:del>
          </w:p>
        </w:tc>
      </w:tr>
      <w:tr w:rsidR="007D1DE4" w14:paraId="0AE426F0"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A921C8A" w14:textId="0833ECB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6</w:t>
            </w:r>
          </w:p>
        </w:tc>
        <w:tc>
          <w:tcPr>
            <w:tcW w:w="1309" w:type="dxa"/>
            <w:gridSpan w:val="2"/>
          </w:tcPr>
          <w:p w14:paraId="425DB492"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任务详情列表</w:t>
            </w:r>
          </w:p>
        </w:tc>
        <w:tc>
          <w:tcPr>
            <w:tcW w:w="3000" w:type="dxa"/>
          </w:tcPr>
          <w:p w14:paraId="1FE52819" w14:textId="193A135F"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历史存在数据，新设的账号当前页面为空</w:t>
            </w:r>
            <w:ins w:id="361" w:author="haha" w:date="2018-12-06T15:07:00Z">
              <w:r w:rsidR="004A52DD">
                <w:rPr>
                  <w:rFonts w:ascii="微软雅黑" w:eastAsia="微软雅黑" w:hAnsi="微软雅黑" w:cs="微软雅黑" w:hint="eastAsia"/>
                  <w:color w:val="000000"/>
                  <w:sz w:val="18"/>
                  <w:szCs w:val="18"/>
                </w:rPr>
                <w:t xml:space="preserve"> </w:t>
              </w:r>
              <w:r w:rsidR="004A52DD">
                <w:rPr>
                  <w:rFonts w:ascii="微软雅黑" w:eastAsia="微软雅黑" w:hAnsi="微软雅黑" w:cs="微软雅黑"/>
                  <w:color w:val="000000"/>
                  <w:sz w:val="18"/>
                  <w:szCs w:val="18"/>
                </w:rPr>
                <w:t xml:space="preserve">  </w:t>
              </w:r>
              <w:r w:rsidR="004A52DD" w:rsidRPr="004A52DD">
                <w:rPr>
                  <w:rFonts w:ascii="微软雅黑" w:eastAsia="微软雅黑" w:hAnsi="微软雅黑" w:cs="微软雅黑" w:hint="eastAsia"/>
                  <w:color w:val="000000"/>
                  <w:sz w:val="18"/>
                  <w:szCs w:val="18"/>
                  <w:highlight w:val="darkCyan"/>
                  <w:rPrChange w:id="362" w:author="haha" w:date="2018-12-06T15:07:00Z">
                    <w:rPr>
                      <w:rFonts w:ascii="微软雅黑" w:eastAsia="微软雅黑" w:hAnsi="微软雅黑" w:cs="微软雅黑" w:hint="eastAsia"/>
                      <w:color w:val="000000"/>
                      <w:sz w:val="18"/>
                      <w:szCs w:val="18"/>
                    </w:rPr>
                  </w:rPrChange>
                </w:rPr>
                <w:t>排序方式按首先是已激活的，生效的并且未完成的放在前面，然后剩下状态已生效时间的倒叙排序</w:t>
              </w:r>
            </w:ins>
          </w:p>
        </w:tc>
        <w:tc>
          <w:tcPr>
            <w:tcW w:w="3209" w:type="dxa"/>
          </w:tcPr>
          <w:p w14:paraId="353FFF81" w14:textId="0897B700" w:rsidR="007D1DE4" w:rsidRDefault="007D1DE4" w:rsidP="00496C19">
            <w:pPr>
              <w:pStyle w:val="Axure"/>
              <w:ind w:firstLine="360"/>
              <w:rPr>
                <w:rFonts w:ascii="微软雅黑" w:eastAsia="微软雅黑" w:hAnsi="微软雅黑" w:cs="微软雅黑"/>
                <w:sz w:val="18"/>
                <w:szCs w:val="18"/>
              </w:rPr>
            </w:pPr>
          </w:p>
        </w:tc>
        <w:tc>
          <w:tcPr>
            <w:tcW w:w="1712" w:type="dxa"/>
          </w:tcPr>
          <w:p w14:paraId="7339C915" w14:textId="77777777" w:rsidR="007D1DE4" w:rsidRDefault="007D1DE4" w:rsidP="00496C19">
            <w:pPr>
              <w:widowControl/>
              <w:jc w:val="left"/>
              <w:rPr>
                <w:rFonts w:ascii="微软雅黑" w:eastAsia="微软雅黑" w:hAnsi="微软雅黑" w:cs="微软雅黑"/>
                <w:sz w:val="18"/>
                <w:szCs w:val="18"/>
              </w:rPr>
            </w:pPr>
          </w:p>
        </w:tc>
      </w:tr>
      <w:tr w:rsidR="007D1DE4" w14:paraId="6A592253"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DB685D9" w14:textId="44D854C6"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7</w:t>
            </w:r>
          </w:p>
        </w:tc>
        <w:tc>
          <w:tcPr>
            <w:tcW w:w="1309" w:type="dxa"/>
            <w:gridSpan w:val="2"/>
          </w:tcPr>
          <w:p w14:paraId="0E39CCAC"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号码总数</w:t>
            </w:r>
          </w:p>
        </w:tc>
        <w:tc>
          <w:tcPr>
            <w:tcW w:w="3000" w:type="dxa"/>
          </w:tcPr>
          <w:p w14:paraId="5A6D9941" w14:textId="270CED33"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根据添加任务时上传的名单的总数显示</w:t>
            </w:r>
            <w:ins w:id="363" w:author="haha" w:date="2018-12-06T15:10:00Z">
              <w:r w:rsidR="00702DD3">
                <w:rPr>
                  <w:rFonts w:ascii="微软雅黑" w:eastAsia="微软雅黑" w:hAnsi="微软雅黑" w:cs="微软雅黑" w:hint="eastAsia"/>
                  <w:color w:val="000000"/>
                  <w:sz w:val="18"/>
                  <w:szCs w:val="18"/>
                </w:rPr>
                <w:t>，</w:t>
              </w:r>
              <w:r w:rsidR="00702DD3" w:rsidRPr="00702DD3">
                <w:rPr>
                  <w:rFonts w:ascii="微软雅黑" w:eastAsia="微软雅黑" w:hAnsi="微软雅黑" w:cs="微软雅黑" w:hint="eastAsia"/>
                  <w:color w:val="000000"/>
                  <w:sz w:val="18"/>
                  <w:szCs w:val="18"/>
                  <w:highlight w:val="darkCyan"/>
                  <w:rPrChange w:id="364" w:author="haha" w:date="2018-12-06T15:10:00Z">
                    <w:rPr>
                      <w:rFonts w:ascii="微软雅黑" w:eastAsia="微软雅黑" w:hAnsi="微软雅黑" w:cs="微软雅黑" w:hint="eastAsia"/>
                      <w:color w:val="000000"/>
                      <w:sz w:val="18"/>
                      <w:szCs w:val="18"/>
                    </w:rPr>
                  </w:rPrChange>
                </w:rPr>
                <w:t>再次上传名单数量相加显示</w:t>
              </w:r>
            </w:ins>
          </w:p>
        </w:tc>
        <w:tc>
          <w:tcPr>
            <w:tcW w:w="3209" w:type="dxa"/>
          </w:tcPr>
          <w:p w14:paraId="399D4A59"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623A1C36" w14:textId="77777777" w:rsidR="007D1DE4" w:rsidRDefault="007D1DE4" w:rsidP="00496C19">
            <w:pPr>
              <w:widowControl/>
              <w:jc w:val="left"/>
              <w:rPr>
                <w:rFonts w:ascii="微软雅黑" w:eastAsia="微软雅黑" w:hAnsi="微软雅黑" w:cs="微软雅黑"/>
                <w:sz w:val="18"/>
                <w:szCs w:val="18"/>
              </w:rPr>
            </w:pPr>
          </w:p>
        </w:tc>
      </w:tr>
      <w:tr w:rsidR="007D1DE4" w14:paraId="20DFD538"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01262D6" w14:textId="3A2171C3"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8</w:t>
            </w:r>
          </w:p>
        </w:tc>
        <w:tc>
          <w:tcPr>
            <w:tcW w:w="1309" w:type="dxa"/>
            <w:gridSpan w:val="2"/>
          </w:tcPr>
          <w:p w14:paraId="4C666E34" w14:textId="5C3DC782" w:rsidR="007D1DE4" w:rsidRPr="007D1DE4" w:rsidRDefault="007D1DE4" w:rsidP="00496C19">
            <w:pPr>
              <w:widowControl/>
              <w:jc w:val="left"/>
              <w:rPr>
                <w:rFonts w:ascii="微软雅黑" w:eastAsia="微软雅黑" w:hAnsi="微软雅黑" w:cs="微软雅黑"/>
                <w:color w:val="000000"/>
                <w:sz w:val="18"/>
                <w:szCs w:val="18"/>
                <w:highlight w:val="yellow"/>
              </w:rPr>
            </w:pPr>
            <w:r w:rsidRPr="007D1DE4">
              <w:rPr>
                <w:rFonts w:ascii="微软雅黑" w:eastAsia="微软雅黑" w:hAnsi="微软雅黑" w:cs="微软雅黑" w:hint="eastAsia"/>
                <w:color w:val="000000"/>
                <w:sz w:val="18"/>
                <w:szCs w:val="18"/>
                <w:highlight w:val="yellow"/>
              </w:rPr>
              <w:t>号码剩余数量</w:t>
            </w:r>
          </w:p>
        </w:tc>
        <w:tc>
          <w:tcPr>
            <w:tcW w:w="3000" w:type="dxa"/>
          </w:tcPr>
          <w:p w14:paraId="109E9F27" w14:textId="629112C5" w:rsidR="007D1DE4" w:rsidRPr="007D1DE4" w:rsidRDefault="007D1DE4" w:rsidP="00771A04">
            <w:pPr>
              <w:pStyle w:val="af1"/>
              <w:rPr>
                <w:highlight w:val="yellow"/>
              </w:rPr>
            </w:pPr>
            <w:r w:rsidRPr="007D1DE4">
              <w:rPr>
                <w:rFonts w:hint="eastAsia"/>
                <w:highlight w:val="yellow"/>
              </w:rPr>
              <w:t>当前任务名单中剩余的号码数量</w:t>
            </w:r>
            <w:ins w:id="365" w:author="haha" w:date="2018-12-06T15:11:00Z">
              <w:r w:rsidR="00702DD3">
                <w:rPr>
                  <w:rFonts w:hint="eastAsia"/>
                  <w:highlight w:val="yellow"/>
                </w:rPr>
                <w:t>，</w:t>
              </w:r>
              <w:r w:rsidR="00702DD3" w:rsidRPr="00702DD3">
                <w:rPr>
                  <w:rFonts w:hint="eastAsia"/>
                  <w:highlight w:val="darkCyan"/>
                  <w:rPrChange w:id="366" w:author="haha" w:date="2018-12-06T15:11:00Z">
                    <w:rPr>
                      <w:rFonts w:hint="eastAsia"/>
                      <w:highlight w:val="yellow"/>
                    </w:rPr>
                  </w:rPrChange>
                </w:rPr>
                <w:t>再次上传名单相加显示</w:t>
              </w:r>
            </w:ins>
          </w:p>
        </w:tc>
        <w:tc>
          <w:tcPr>
            <w:tcW w:w="3209" w:type="dxa"/>
          </w:tcPr>
          <w:p w14:paraId="304C61FA"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7D57803E" w14:textId="77777777" w:rsidR="007D1DE4" w:rsidRDefault="007D1DE4" w:rsidP="00496C19">
            <w:pPr>
              <w:widowControl/>
              <w:jc w:val="left"/>
              <w:rPr>
                <w:rFonts w:ascii="微软雅黑" w:eastAsia="微软雅黑" w:hAnsi="微软雅黑" w:cs="微软雅黑"/>
                <w:sz w:val="18"/>
                <w:szCs w:val="18"/>
              </w:rPr>
            </w:pPr>
          </w:p>
        </w:tc>
      </w:tr>
      <w:tr w:rsidR="007D1DE4" w14:paraId="471C631E"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886BAC4" w14:textId="47D7B06B"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9</w:t>
            </w:r>
          </w:p>
        </w:tc>
        <w:tc>
          <w:tcPr>
            <w:tcW w:w="1309" w:type="dxa"/>
            <w:gridSpan w:val="2"/>
          </w:tcPr>
          <w:p w14:paraId="63B7F1A1"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已呼数</w:t>
            </w:r>
          </w:p>
        </w:tc>
        <w:tc>
          <w:tcPr>
            <w:tcW w:w="3000" w:type="dxa"/>
          </w:tcPr>
          <w:p w14:paraId="22BD9438"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根据外呼专员的页面进行已呼叫的数量的统计</w:t>
            </w:r>
          </w:p>
        </w:tc>
        <w:tc>
          <w:tcPr>
            <w:tcW w:w="3209" w:type="dxa"/>
          </w:tcPr>
          <w:p w14:paraId="5DEBDCF1"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3C87F706" w14:textId="77777777" w:rsidR="007D1DE4" w:rsidRDefault="007D1DE4" w:rsidP="00496C19">
            <w:pPr>
              <w:widowControl/>
              <w:jc w:val="left"/>
              <w:rPr>
                <w:rFonts w:ascii="微软雅黑" w:eastAsia="微软雅黑" w:hAnsi="微软雅黑" w:cs="微软雅黑"/>
                <w:sz w:val="18"/>
                <w:szCs w:val="18"/>
              </w:rPr>
            </w:pPr>
          </w:p>
        </w:tc>
      </w:tr>
      <w:tr w:rsidR="007D1DE4" w14:paraId="484CAA76"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71349BF" w14:textId="343ED8FF"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2A00E1AE"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未呼数</w:t>
            </w:r>
          </w:p>
        </w:tc>
        <w:tc>
          <w:tcPr>
            <w:tcW w:w="3000" w:type="dxa"/>
          </w:tcPr>
          <w:p w14:paraId="7EDE9A03" w14:textId="66872B2A"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号码总数-已呼数</w:t>
            </w:r>
            <w:ins w:id="367" w:author="haha" w:date="2018-12-06T15:11:00Z">
              <w:r w:rsidR="00702DD3">
                <w:rPr>
                  <w:rFonts w:ascii="微软雅黑" w:eastAsia="微软雅黑" w:hAnsi="微软雅黑" w:cs="微软雅黑" w:hint="eastAsia"/>
                  <w:color w:val="000000"/>
                  <w:sz w:val="18"/>
                  <w:szCs w:val="18"/>
                </w:rPr>
                <w:t>，</w:t>
              </w:r>
              <w:r w:rsidR="00702DD3" w:rsidRPr="00702DD3">
                <w:rPr>
                  <w:rFonts w:ascii="微软雅黑" w:eastAsia="微软雅黑" w:hAnsi="微软雅黑" w:cs="微软雅黑" w:hint="eastAsia"/>
                  <w:color w:val="000000"/>
                  <w:sz w:val="18"/>
                  <w:szCs w:val="18"/>
                  <w:highlight w:val="darkCyan"/>
                  <w:rPrChange w:id="368" w:author="haha" w:date="2018-12-06T15:12:00Z">
                    <w:rPr>
                      <w:rFonts w:ascii="微软雅黑" w:eastAsia="微软雅黑" w:hAnsi="微软雅黑" w:cs="微软雅黑" w:hint="eastAsia"/>
                      <w:color w:val="000000"/>
                      <w:sz w:val="18"/>
                      <w:szCs w:val="18"/>
                    </w:rPr>
                  </w:rPrChange>
                </w:rPr>
                <w:t>再次上传名单根据更新后的</w:t>
              </w:r>
            </w:ins>
            <w:ins w:id="369" w:author="haha" w:date="2018-12-06T15:12:00Z">
              <w:r w:rsidR="00702DD3" w:rsidRPr="00702DD3">
                <w:rPr>
                  <w:rFonts w:ascii="微软雅黑" w:eastAsia="微软雅黑" w:hAnsi="微软雅黑" w:cs="微软雅黑" w:hint="eastAsia"/>
                  <w:color w:val="000000"/>
                  <w:sz w:val="18"/>
                  <w:szCs w:val="18"/>
                  <w:highlight w:val="darkCyan"/>
                  <w:rPrChange w:id="370" w:author="haha" w:date="2018-12-06T15:12:00Z">
                    <w:rPr>
                      <w:rFonts w:ascii="微软雅黑" w:eastAsia="微软雅黑" w:hAnsi="微软雅黑" w:cs="微软雅黑" w:hint="eastAsia"/>
                      <w:color w:val="000000"/>
                      <w:sz w:val="18"/>
                      <w:szCs w:val="18"/>
                    </w:rPr>
                  </w:rPrChange>
                </w:rPr>
                <w:t>号码总数进行未呼数的修改</w:t>
              </w:r>
            </w:ins>
          </w:p>
        </w:tc>
        <w:tc>
          <w:tcPr>
            <w:tcW w:w="3209" w:type="dxa"/>
          </w:tcPr>
          <w:p w14:paraId="3CC76212"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480A257B" w14:textId="77777777" w:rsidR="007D1DE4" w:rsidRDefault="007D1DE4" w:rsidP="00496C19">
            <w:pPr>
              <w:widowControl/>
              <w:jc w:val="left"/>
              <w:rPr>
                <w:rFonts w:ascii="微软雅黑" w:eastAsia="微软雅黑" w:hAnsi="微软雅黑" w:cs="微软雅黑"/>
                <w:sz w:val="18"/>
                <w:szCs w:val="18"/>
              </w:rPr>
            </w:pPr>
          </w:p>
        </w:tc>
      </w:tr>
      <w:tr w:rsidR="007D1DE4" w14:paraId="1961274A"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0345559" w14:textId="499A4ED9"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11</w:t>
            </w:r>
          </w:p>
        </w:tc>
        <w:tc>
          <w:tcPr>
            <w:tcW w:w="1309" w:type="dxa"/>
            <w:gridSpan w:val="2"/>
          </w:tcPr>
          <w:p w14:paraId="32BB0110"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接通率</w:t>
            </w:r>
          </w:p>
        </w:tc>
        <w:tc>
          <w:tcPr>
            <w:tcW w:w="3000" w:type="dxa"/>
          </w:tcPr>
          <w:p w14:paraId="4B249276" w14:textId="0C7BC111"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接通率/呼叫总数</w:t>
            </w:r>
            <w:ins w:id="371" w:author="haha" w:date="2018-12-06T15:12:00Z">
              <w:r w:rsidR="00702DD3">
                <w:rPr>
                  <w:rFonts w:ascii="微软雅黑" w:eastAsia="微软雅黑" w:hAnsi="微软雅黑" w:cs="微软雅黑" w:hint="eastAsia"/>
                  <w:color w:val="000000"/>
                  <w:sz w:val="18"/>
                  <w:szCs w:val="18"/>
                </w:rPr>
                <w:t>，</w:t>
              </w:r>
              <w:r w:rsidR="00702DD3" w:rsidRPr="00BF21B4">
                <w:rPr>
                  <w:rFonts w:ascii="微软雅黑" w:eastAsia="微软雅黑" w:hAnsi="微软雅黑" w:cs="微软雅黑" w:hint="eastAsia"/>
                  <w:color w:val="000000"/>
                  <w:sz w:val="18"/>
                  <w:szCs w:val="18"/>
                  <w:highlight w:val="darkCyan"/>
                </w:rPr>
                <w:t>再次上传名单根据更新后的号码总数进行</w:t>
              </w:r>
              <w:r w:rsidR="00702DD3">
                <w:rPr>
                  <w:rFonts w:ascii="微软雅黑" w:eastAsia="微软雅黑" w:hAnsi="微软雅黑" w:cs="微软雅黑" w:hint="eastAsia"/>
                  <w:color w:val="000000"/>
                  <w:sz w:val="18"/>
                  <w:szCs w:val="18"/>
                  <w:highlight w:val="darkCyan"/>
                </w:rPr>
                <w:t>接通率</w:t>
              </w:r>
              <w:r w:rsidR="00702DD3" w:rsidRPr="00BF21B4">
                <w:rPr>
                  <w:rFonts w:ascii="微软雅黑" w:eastAsia="微软雅黑" w:hAnsi="微软雅黑" w:cs="微软雅黑" w:hint="eastAsia"/>
                  <w:color w:val="000000"/>
                  <w:sz w:val="18"/>
                  <w:szCs w:val="18"/>
                  <w:highlight w:val="darkCyan"/>
                </w:rPr>
                <w:t>的修改</w:t>
              </w:r>
            </w:ins>
          </w:p>
        </w:tc>
        <w:tc>
          <w:tcPr>
            <w:tcW w:w="3209" w:type="dxa"/>
          </w:tcPr>
          <w:p w14:paraId="551395ED"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6B6B95DD" w14:textId="77777777" w:rsidR="007D1DE4" w:rsidRDefault="007D1DE4" w:rsidP="00496C19">
            <w:pPr>
              <w:widowControl/>
              <w:jc w:val="left"/>
              <w:rPr>
                <w:rFonts w:ascii="微软雅黑" w:eastAsia="微软雅黑" w:hAnsi="微软雅黑" w:cs="微软雅黑"/>
                <w:sz w:val="18"/>
                <w:szCs w:val="18"/>
              </w:rPr>
            </w:pPr>
          </w:p>
        </w:tc>
      </w:tr>
      <w:tr w:rsidR="007D1DE4" w14:paraId="76AA5990"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F2CF9DB" w14:textId="1EA9384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2</w:t>
            </w:r>
          </w:p>
        </w:tc>
        <w:tc>
          <w:tcPr>
            <w:tcW w:w="1309" w:type="dxa"/>
            <w:gridSpan w:val="2"/>
          </w:tcPr>
          <w:p w14:paraId="3B7A1456" w14:textId="2A50536B" w:rsidR="007D1DE4" w:rsidRPr="007D1DE4" w:rsidRDefault="007D1DE4" w:rsidP="00496C19">
            <w:pPr>
              <w:widowControl/>
              <w:jc w:val="left"/>
              <w:rPr>
                <w:rFonts w:ascii="微软雅黑" w:eastAsia="微软雅黑" w:hAnsi="微软雅黑" w:cs="微软雅黑"/>
                <w:color w:val="000000"/>
                <w:sz w:val="18"/>
                <w:szCs w:val="18"/>
                <w:highlight w:val="yellow"/>
              </w:rPr>
            </w:pPr>
            <w:r w:rsidRPr="007D1DE4">
              <w:rPr>
                <w:rFonts w:ascii="微软雅黑" w:eastAsia="微软雅黑" w:hAnsi="微软雅黑" w:cs="微软雅黑" w:hint="eastAsia"/>
                <w:color w:val="000000"/>
                <w:sz w:val="18"/>
                <w:szCs w:val="18"/>
                <w:highlight w:val="yellow"/>
              </w:rPr>
              <w:t>生效时间</w:t>
            </w:r>
          </w:p>
        </w:tc>
        <w:tc>
          <w:tcPr>
            <w:tcW w:w="3000" w:type="dxa"/>
          </w:tcPr>
          <w:p w14:paraId="556AEF8C" w14:textId="4FF34000" w:rsidR="007D1DE4" w:rsidRPr="007D1DE4" w:rsidRDefault="007D1DE4" w:rsidP="00496C19">
            <w:pPr>
              <w:widowControl/>
              <w:jc w:val="left"/>
              <w:rPr>
                <w:rFonts w:ascii="微软雅黑" w:eastAsia="微软雅黑" w:hAnsi="微软雅黑" w:cs="微软雅黑"/>
                <w:color w:val="000000"/>
                <w:sz w:val="18"/>
                <w:szCs w:val="18"/>
                <w:highlight w:val="yellow"/>
              </w:rPr>
            </w:pPr>
            <w:r w:rsidRPr="007D1DE4">
              <w:rPr>
                <w:rFonts w:ascii="微软雅黑" w:eastAsia="微软雅黑" w:hAnsi="微软雅黑" w:cs="微软雅黑" w:hint="eastAsia"/>
                <w:color w:val="000000"/>
                <w:sz w:val="18"/>
                <w:szCs w:val="18"/>
                <w:highlight w:val="yellow"/>
              </w:rPr>
              <w:t>当前任务的生效时间</w:t>
            </w:r>
            <w:r w:rsidR="002303CC">
              <w:rPr>
                <w:rFonts w:ascii="微软雅黑" w:eastAsia="微软雅黑" w:hAnsi="微软雅黑" w:cs="微软雅黑" w:hint="eastAsia"/>
                <w:color w:val="000000"/>
                <w:sz w:val="18"/>
                <w:szCs w:val="18"/>
                <w:highlight w:val="yellow"/>
              </w:rPr>
              <w:t>（建任务立即生效）</w:t>
            </w:r>
          </w:p>
        </w:tc>
        <w:tc>
          <w:tcPr>
            <w:tcW w:w="3209" w:type="dxa"/>
          </w:tcPr>
          <w:p w14:paraId="0274B291"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51F31CF2" w14:textId="77777777" w:rsidR="007D1DE4" w:rsidRDefault="007D1DE4" w:rsidP="00496C19">
            <w:pPr>
              <w:widowControl/>
              <w:jc w:val="left"/>
              <w:rPr>
                <w:rFonts w:ascii="微软雅黑" w:eastAsia="微软雅黑" w:hAnsi="微软雅黑" w:cs="微软雅黑"/>
                <w:sz w:val="18"/>
                <w:szCs w:val="18"/>
              </w:rPr>
            </w:pPr>
          </w:p>
        </w:tc>
      </w:tr>
      <w:tr w:rsidR="007D1DE4" w:rsidDel="003B57F3" w14:paraId="3534F3D7" w14:textId="59FC74A3"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372" w:author="haha" w:date="2018-12-05T09:43:00Z"/>
        </w:trPr>
        <w:tc>
          <w:tcPr>
            <w:tcW w:w="802" w:type="dxa"/>
          </w:tcPr>
          <w:p w14:paraId="003ADE81" w14:textId="672EA3EF" w:rsidR="007D1DE4" w:rsidDel="003B57F3" w:rsidRDefault="007D1DE4" w:rsidP="00496C19">
            <w:pPr>
              <w:widowControl/>
              <w:jc w:val="center"/>
              <w:rPr>
                <w:del w:id="373" w:author="haha" w:date="2018-12-05T09:43:00Z"/>
                <w:rFonts w:ascii="微软雅黑" w:eastAsia="微软雅黑" w:hAnsi="微软雅黑" w:cs="微软雅黑"/>
                <w:sz w:val="18"/>
                <w:szCs w:val="18"/>
              </w:rPr>
            </w:pPr>
            <w:del w:id="374" w:author="haha" w:date="2018-12-05T09:43:00Z">
              <w:r w:rsidDel="003B57F3">
                <w:rPr>
                  <w:rFonts w:ascii="微软雅黑" w:eastAsia="微软雅黑" w:hAnsi="微软雅黑" w:cs="微软雅黑" w:hint="eastAsia"/>
                  <w:sz w:val="18"/>
                  <w:szCs w:val="18"/>
                </w:rPr>
                <w:delText>1</w:delText>
              </w:r>
              <w:r w:rsidDel="003B57F3">
                <w:rPr>
                  <w:rFonts w:ascii="微软雅黑" w:eastAsia="微软雅黑" w:hAnsi="微软雅黑" w:cs="微软雅黑"/>
                  <w:sz w:val="18"/>
                  <w:szCs w:val="18"/>
                </w:rPr>
                <w:delText>3</w:delText>
              </w:r>
            </w:del>
          </w:p>
        </w:tc>
        <w:tc>
          <w:tcPr>
            <w:tcW w:w="1309" w:type="dxa"/>
            <w:gridSpan w:val="2"/>
          </w:tcPr>
          <w:p w14:paraId="6D76B1A2" w14:textId="46386F15" w:rsidR="007D1DE4" w:rsidDel="003B57F3" w:rsidRDefault="007D1DE4" w:rsidP="00496C19">
            <w:pPr>
              <w:widowControl/>
              <w:jc w:val="left"/>
              <w:rPr>
                <w:del w:id="375" w:author="haha" w:date="2018-12-05T09:43:00Z"/>
                <w:rFonts w:ascii="微软雅黑" w:eastAsia="微软雅黑" w:hAnsi="微软雅黑" w:cs="微软雅黑"/>
                <w:color w:val="000000"/>
                <w:sz w:val="18"/>
                <w:szCs w:val="18"/>
              </w:rPr>
            </w:pPr>
            <w:del w:id="376" w:author="haha" w:date="2018-12-05T09:43:00Z">
              <w:r w:rsidDel="003B57F3">
                <w:rPr>
                  <w:rFonts w:ascii="微软雅黑" w:eastAsia="微软雅黑" w:hAnsi="微软雅黑" w:cs="微软雅黑" w:hint="eastAsia"/>
                  <w:color w:val="000000"/>
                  <w:sz w:val="18"/>
                  <w:szCs w:val="18"/>
                </w:rPr>
                <w:delText>失效时间</w:delText>
              </w:r>
            </w:del>
          </w:p>
        </w:tc>
        <w:tc>
          <w:tcPr>
            <w:tcW w:w="3000" w:type="dxa"/>
          </w:tcPr>
          <w:p w14:paraId="7D898B96" w14:textId="4407CD6E" w:rsidR="007D1DE4" w:rsidDel="003B57F3" w:rsidRDefault="007D1DE4" w:rsidP="00496C19">
            <w:pPr>
              <w:widowControl/>
              <w:jc w:val="left"/>
              <w:rPr>
                <w:del w:id="377" w:author="haha" w:date="2018-12-05T09:43:00Z"/>
                <w:rFonts w:ascii="微软雅黑" w:eastAsia="微软雅黑" w:hAnsi="微软雅黑" w:cs="微软雅黑"/>
                <w:color w:val="000000"/>
                <w:sz w:val="18"/>
                <w:szCs w:val="18"/>
              </w:rPr>
            </w:pPr>
            <w:del w:id="378" w:author="haha" w:date="2018-12-05T09:43:00Z">
              <w:r w:rsidDel="003B57F3">
                <w:rPr>
                  <w:rFonts w:ascii="微软雅黑" w:eastAsia="微软雅黑" w:hAnsi="微软雅黑" w:cs="微软雅黑" w:hint="eastAsia"/>
                  <w:color w:val="000000"/>
                  <w:sz w:val="18"/>
                  <w:szCs w:val="18"/>
                </w:rPr>
                <w:delText>添加任务时设定的时间 可点击编辑修改</w:delText>
              </w:r>
            </w:del>
          </w:p>
        </w:tc>
        <w:tc>
          <w:tcPr>
            <w:tcW w:w="3209" w:type="dxa"/>
          </w:tcPr>
          <w:p w14:paraId="20BCEBC3" w14:textId="7A60C821" w:rsidR="007D1DE4" w:rsidDel="003B57F3" w:rsidRDefault="007D1DE4" w:rsidP="00496C19">
            <w:pPr>
              <w:pStyle w:val="Axure"/>
              <w:ind w:firstLine="360"/>
              <w:rPr>
                <w:del w:id="379" w:author="haha" w:date="2018-12-05T09:43:00Z"/>
                <w:rFonts w:ascii="微软雅黑" w:eastAsia="微软雅黑" w:hAnsi="微软雅黑" w:cs="微软雅黑"/>
                <w:sz w:val="18"/>
                <w:szCs w:val="18"/>
              </w:rPr>
            </w:pPr>
          </w:p>
        </w:tc>
        <w:tc>
          <w:tcPr>
            <w:tcW w:w="1712" w:type="dxa"/>
          </w:tcPr>
          <w:p w14:paraId="0AAD4B78" w14:textId="6DEA8BA7" w:rsidR="007D1DE4" w:rsidDel="003B57F3" w:rsidRDefault="007D1DE4" w:rsidP="00496C19">
            <w:pPr>
              <w:widowControl/>
              <w:jc w:val="left"/>
              <w:rPr>
                <w:del w:id="380" w:author="haha" w:date="2018-12-05T09:43:00Z"/>
                <w:rFonts w:ascii="微软雅黑" w:eastAsia="微软雅黑" w:hAnsi="微软雅黑" w:cs="微软雅黑"/>
                <w:sz w:val="18"/>
                <w:szCs w:val="18"/>
              </w:rPr>
            </w:pPr>
          </w:p>
        </w:tc>
      </w:tr>
      <w:tr w:rsidR="007D1DE4" w14:paraId="10D882E5"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B7645F7" w14:textId="6E385F6E"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4</w:t>
            </w:r>
          </w:p>
        </w:tc>
        <w:tc>
          <w:tcPr>
            <w:tcW w:w="1309" w:type="dxa"/>
            <w:gridSpan w:val="2"/>
          </w:tcPr>
          <w:p w14:paraId="5366CC40"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操作下的编辑</w:t>
            </w:r>
          </w:p>
        </w:tc>
        <w:tc>
          <w:tcPr>
            <w:tcW w:w="3000" w:type="dxa"/>
          </w:tcPr>
          <w:p w14:paraId="29B6A3F2"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5EBC3595" w14:textId="77777777"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编辑当前任务的页面</w:t>
            </w:r>
          </w:p>
        </w:tc>
        <w:tc>
          <w:tcPr>
            <w:tcW w:w="1712" w:type="dxa"/>
          </w:tcPr>
          <w:p w14:paraId="75607795" w14:textId="222F9D16" w:rsidR="007D1DE4" w:rsidRDefault="0092485D" w:rsidP="00496C19">
            <w:pPr>
              <w:widowControl/>
              <w:jc w:val="left"/>
              <w:rPr>
                <w:rFonts w:ascii="微软雅黑" w:eastAsia="微软雅黑" w:hAnsi="微软雅黑" w:cs="微软雅黑"/>
                <w:sz w:val="18"/>
                <w:szCs w:val="18"/>
              </w:rPr>
            </w:pPr>
            <w:ins w:id="381" w:author="haha" w:date="2018-12-06T13:45:00Z">
              <w:r w:rsidRPr="0092485D">
                <w:rPr>
                  <w:rFonts w:ascii="微软雅黑" w:eastAsia="微软雅黑" w:hAnsi="微软雅黑" w:cs="微软雅黑" w:hint="eastAsia"/>
                  <w:sz w:val="18"/>
                  <w:szCs w:val="18"/>
                  <w:highlight w:val="darkCyan"/>
                  <w:rPrChange w:id="382" w:author="haha" w:date="2018-12-06T13:47:00Z">
                    <w:rPr>
                      <w:rFonts w:ascii="微软雅黑" w:eastAsia="微软雅黑" w:hAnsi="微软雅黑" w:cs="微软雅黑" w:hint="eastAsia"/>
                      <w:sz w:val="18"/>
                      <w:szCs w:val="18"/>
                    </w:rPr>
                  </w:rPrChange>
                </w:rPr>
                <w:t>不可以更改任务名称其他都可以进行修改</w:t>
              </w:r>
            </w:ins>
            <w:ins w:id="383" w:author="haha" w:date="2018-12-06T13:46:00Z">
              <w:r w:rsidRPr="0092485D">
                <w:rPr>
                  <w:rFonts w:ascii="微软雅黑" w:eastAsia="微软雅黑" w:hAnsi="微软雅黑" w:cs="微软雅黑" w:hint="eastAsia"/>
                  <w:sz w:val="18"/>
                  <w:szCs w:val="18"/>
                  <w:highlight w:val="darkCyan"/>
                  <w:rPrChange w:id="384" w:author="haha" w:date="2018-12-06T13:47:00Z">
                    <w:rPr>
                      <w:rFonts w:ascii="微软雅黑" w:eastAsia="微软雅黑" w:hAnsi="微软雅黑" w:cs="微软雅黑" w:hint="eastAsia"/>
                      <w:sz w:val="18"/>
                      <w:szCs w:val="18"/>
                    </w:rPr>
                  </w:rPrChange>
                </w:rPr>
                <w:t>，可多次上传名单每次</w:t>
              </w:r>
            </w:ins>
            <w:ins w:id="385" w:author="haha" w:date="2018-12-06T15:12:00Z">
              <w:r w:rsidR="00702DD3">
                <w:rPr>
                  <w:rFonts w:ascii="微软雅黑" w:eastAsia="微软雅黑" w:hAnsi="微软雅黑" w:cs="微软雅黑" w:hint="eastAsia"/>
                  <w:sz w:val="18"/>
                  <w:szCs w:val="18"/>
                  <w:highlight w:val="darkCyan"/>
                </w:rPr>
                <w:t>上</w:t>
              </w:r>
            </w:ins>
            <w:ins w:id="386" w:author="haha" w:date="2018-12-06T13:46:00Z">
              <w:r w:rsidRPr="0092485D">
                <w:rPr>
                  <w:rFonts w:ascii="微软雅黑" w:eastAsia="微软雅黑" w:hAnsi="微软雅黑" w:cs="微软雅黑" w:hint="eastAsia"/>
                  <w:sz w:val="18"/>
                  <w:szCs w:val="18"/>
                  <w:highlight w:val="darkCyan"/>
                  <w:rPrChange w:id="387" w:author="haha" w:date="2018-12-06T13:47:00Z">
                    <w:rPr>
                      <w:rFonts w:ascii="微软雅黑" w:eastAsia="微软雅黑" w:hAnsi="微软雅黑" w:cs="微软雅黑" w:hint="eastAsia"/>
                      <w:sz w:val="18"/>
                      <w:szCs w:val="18"/>
                    </w:rPr>
                  </w:rPrChange>
                </w:rPr>
                <w:t>传</w:t>
              </w:r>
            </w:ins>
            <w:ins w:id="388" w:author="haha" w:date="2018-12-06T15:13:00Z">
              <w:r w:rsidR="00702DD3">
                <w:rPr>
                  <w:rFonts w:ascii="微软雅黑" w:eastAsia="微软雅黑" w:hAnsi="微软雅黑" w:cs="微软雅黑" w:hint="eastAsia"/>
                  <w:sz w:val="18"/>
                  <w:szCs w:val="18"/>
                  <w:highlight w:val="darkCyan"/>
                </w:rPr>
                <w:t>自动生成名单批次给当前名单</w:t>
              </w:r>
            </w:ins>
            <w:commentRangeStart w:id="389"/>
            <w:commentRangeEnd w:id="389"/>
            <w:ins w:id="390" w:author="haha" w:date="2018-12-06T13:47:00Z">
              <w:r>
                <w:rPr>
                  <w:rStyle w:val="aa"/>
                </w:rPr>
                <w:commentReference w:id="389"/>
              </w:r>
            </w:ins>
          </w:p>
        </w:tc>
      </w:tr>
      <w:tr w:rsidR="007D1DE4" w14:paraId="7188C0CF"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D225718" w14:textId="5C915748"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5</w:t>
            </w:r>
          </w:p>
        </w:tc>
        <w:tc>
          <w:tcPr>
            <w:tcW w:w="1309" w:type="dxa"/>
            <w:gridSpan w:val="2"/>
          </w:tcPr>
          <w:p w14:paraId="09740DA3"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操作下的冻结/激活</w:t>
            </w:r>
          </w:p>
        </w:tc>
        <w:tc>
          <w:tcPr>
            <w:tcW w:w="3000" w:type="dxa"/>
          </w:tcPr>
          <w:p w14:paraId="443BD87E" w14:textId="644B5527" w:rsidR="007D1DE4" w:rsidRDefault="0092485D" w:rsidP="00496C19">
            <w:pPr>
              <w:widowControl/>
              <w:jc w:val="left"/>
              <w:rPr>
                <w:rFonts w:ascii="微软雅黑" w:eastAsia="微软雅黑" w:hAnsi="微软雅黑" w:cs="微软雅黑"/>
                <w:color w:val="000000"/>
                <w:sz w:val="18"/>
                <w:szCs w:val="18"/>
              </w:rPr>
            </w:pPr>
            <w:ins w:id="391" w:author="haha" w:date="2018-12-06T13:50:00Z">
              <w:r w:rsidRPr="0092485D">
                <w:rPr>
                  <w:rFonts w:ascii="微软雅黑" w:eastAsia="微软雅黑" w:hAnsi="微软雅黑" w:cs="微软雅黑" w:hint="eastAsia"/>
                  <w:color w:val="000000"/>
                  <w:sz w:val="18"/>
                  <w:szCs w:val="18"/>
                  <w:highlight w:val="darkCyan"/>
                  <w:rPrChange w:id="392" w:author="haha" w:date="2018-12-06T13:50:00Z">
                    <w:rPr>
                      <w:rFonts w:ascii="微软雅黑" w:eastAsia="微软雅黑" w:hAnsi="微软雅黑" w:cs="微软雅黑" w:hint="eastAsia"/>
                      <w:color w:val="000000"/>
                      <w:sz w:val="18"/>
                      <w:szCs w:val="18"/>
                    </w:rPr>
                  </w:rPrChange>
                </w:rPr>
                <w:t>机构管理员</w:t>
              </w:r>
            </w:ins>
            <w:del w:id="393" w:author="haha" w:date="2018-12-06T13:50:00Z">
              <w:r w:rsidR="007D1DE4" w:rsidDel="0092485D">
                <w:rPr>
                  <w:rFonts w:ascii="微软雅黑" w:eastAsia="微软雅黑" w:hAnsi="微软雅黑" w:cs="微软雅黑" w:hint="eastAsia"/>
                  <w:color w:val="000000"/>
                  <w:sz w:val="18"/>
                  <w:szCs w:val="18"/>
                </w:rPr>
                <w:delText>外呼主管</w:delText>
              </w:r>
            </w:del>
            <w:r w:rsidR="007D1DE4">
              <w:rPr>
                <w:rFonts w:ascii="微软雅黑" w:eastAsia="微软雅黑" w:hAnsi="微软雅黑" w:cs="微软雅黑" w:hint="eastAsia"/>
                <w:color w:val="000000"/>
                <w:sz w:val="18"/>
                <w:szCs w:val="18"/>
              </w:rPr>
              <w:t>可再此页面进行冻结或者激活当前任务，</w:t>
            </w:r>
            <w:ins w:id="394" w:author="haha" w:date="2018-12-05T09:43:00Z">
              <w:r w:rsidR="003B57F3" w:rsidDel="003B57F3">
                <w:rPr>
                  <w:rFonts w:ascii="微软雅黑" w:eastAsia="微软雅黑" w:hAnsi="微软雅黑" w:cs="微软雅黑" w:hint="eastAsia"/>
                  <w:color w:val="000000"/>
                  <w:sz w:val="18"/>
                  <w:szCs w:val="18"/>
                </w:rPr>
                <w:t xml:space="preserve"> </w:t>
              </w:r>
            </w:ins>
            <w:del w:id="395" w:author="haha" w:date="2018-12-05T09:43:00Z">
              <w:r w:rsidR="007D1DE4" w:rsidDel="003B57F3">
                <w:rPr>
                  <w:rFonts w:ascii="微软雅黑" w:eastAsia="微软雅黑" w:hAnsi="微软雅黑" w:cs="微软雅黑" w:hint="eastAsia"/>
                  <w:color w:val="000000"/>
                  <w:sz w:val="18"/>
                  <w:szCs w:val="18"/>
                </w:rPr>
                <w:delText>在失效时间后任务自动冻结，机构管理员可进行编辑更改失效时间激活当前任务</w:delText>
              </w:r>
            </w:del>
          </w:p>
        </w:tc>
        <w:tc>
          <w:tcPr>
            <w:tcW w:w="3209" w:type="dxa"/>
          </w:tcPr>
          <w:p w14:paraId="46ED2F0B"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14328799" w14:textId="77777777" w:rsidR="007D1DE4" w:rsidRDefault="007D1DE4" w:rsidP="00496C1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是否确定冻结/激活当前任务</w:t>
            </w:r>
          </w:p>
        </w:tc>
      </w:tr>
    </w:tbl>
    <w:p w14:paraId="2D1413AE" w14:textId="77777777" w:rsidR="002C6076" w:rsidRPr="007D1DE4" w:rsidRDefault="002C6076" w:rsidP="002C6076"/>
    <w:p w14:paraId="7F1645F2" w14:textId="77777777" w:rsidR="007D1DE4" w:rsidRDefault="007D1DE4" w:rsidP="00AD5670">
      <w:pPr>
        <w:pStyle w:val="1"/>
      </w:pPr>
      <w:bookmarkStart w:id="396" w:name="_Toc532228776"/>
      <w:r>
        <w:rPr>
          <w:rFonts w:hint="eastAsia"/>
        </w:rPr>
        <w:lastRenderedPageBreak/>
        <w:t>外呼主管展示的页面</w:t>
      </w:r>
      <w:bookmarkEnd w:id="396"/>
    </w:p>
    <w:p w14:paraId="148651AC" w14:textId="7868BAF6" w:rsidR="007D1DE4" w:rsidRDefault="00DB7FC7" w:rsidP="007D1DE4">
      <w:pPr>
        <w:jc w:val="left"/>
        <w:rPr>
          <w:noProof/>
        </w:rPr>
      </w:pPr>
      <w:ins w:id="397" w:author="haha" w:date="2018-12-10T17:38:00Z">
        <w:r>
          <w:rPr>
            <w:noProof/>
          </w:rPr>
          <w:drawing>
            <wp:inline distT="0" distB="0" distL="0" distR="0" wp14:anchorId="64D95C29" wp14:editId="370221EF">
              <wp:extent cx="5274310" cy="171323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13230"/>
                      </a:xfrm>
                      <a:prstGeom prst="rect">
                        <a:avLst/>
                      </a:prstGeom>
                    </pic:spPr>
                  </pic:pic>
                </a:graphicData>
              </a:graphic>
            </wp:inline>
          </w:drawing>
        </w:r>
      </w:ins>
      <w:commentRangeStart w:id="398"/>
      <w:del w:id="399" w:author="haha" w:date="2018-12-10T17:38:00Z">
        <w:r w:rsidR="007D1DE4" w:rsidDel="00DB7FC7">
          <w:rPr>
            <w:noProof/>
          </w:rPr>
          <w:drawing>
            <wp:inline distT="0" distB="0" distL="0" distR="0" wp14:anchorId="20F42A4A" wp14:editId="40D3F395">
              <wp:extent cx="5274310" cy="18224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22450"/>
                      </a:xfrm>
                      <a:prstGeom prst="rect">
                        <a:avLst/>
                      </a:prstGeom>
                    </pic:spPr>
                  </pic:pic>
                </a:graphicData>
              </a:graphic>
            </wp:inline>
          </w:drawing>
        </w:r>
      </w:del>
      <w:commentRangeEnd w:id="398"/>
      <w:r w:rsidR="003B57F3">
        <w:rPr>
          <w:rStyle w:val="aa"/>
        </w:rPr>
        <w:commentReference w:id="398"/>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7D1DE4" w14:paraId="38F674F7" w14:textId="77777777" w:rsidTr="00496C19">
        <w:trPr>
          <w:trHeight w:val="90"/>
        </w:trPr>
        <w:tc>
          <w:tcPr>
            <w:tcW w:w="1245" w:type="dxa"/>
            <w:gridSpan w:val="2"/>
            <w:tcBorders>
              <w:top w:val="nil"/>
              <w:left w:val="single" w:sz="4" w:space="0" w:color="auto"/>
              <w:bottom w:val="single" w:sz="4" w:space="0" w:color="auto"/>
              <w:right w:val="single" w:sz="4" w:space="0" w:color="auto"/>
            </w:tcBorders>
          </w:tcPr>
          <w:p w14:paraId="158B1E12" w14:textId="77777777" w:rsidR="007D1DE4" w:rsidRDefault="007D1DE4" w:rsidP="00496C19">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150D4400" w14:textId="77777777" w:rsidR="007D1DE4" w:rsidRDefault="007D1DE4" w:rsidP="00496C19">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任务列表</w:t>
            </w:r>
          </w:p>
        </w:tc>
      </w:tr>
      <w:tr w:rsidR="007D1DE4" w14:paraId="470AF57B" w14:textId="77777777" w:rsidTr="00496C19">
        <w:trPr>
          <w:trHeight w:val="408"/>
        </w:trPr>
        <w:tc>
          <w:tcPr>
            <w:tcW w:w="1245" w:type="dxa"/>
            <w:gridSpan w:val="2"/>
            <w:tcBorders>
              <w:top w:val="nil"/>
              <w:left w:val="single" w:sz="4" w:space="0" w:color="auto"/>
              <w:bottom w:val="single" w:sz="4" w:space="0" w:color="auto"/>
              <w:right w:val="single" w:sz="4" w:space="0" w:color="auto"/>
            </w:tcBorders>
          </w:tcPr>
          <w:p w14:paraId="61F1EDB6"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193951FC"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侧边栏导航</w:t>
            </w:r>
          </w:p>
        </w:tc>
      </w:tr>
      <w:tr w:rsidR="007D1DE4" w14:paraId="74EF5EF6" w14:textId="77777777" w:rsidTr="00496C19">
        <w:trPr>
          <w:trHeight w:val="423"/>
        </w:trPr>
        <w:tc>
          <w:tcPr>
            <w:tcW w:w="1245" w:type="dxa"/>
            <w:gridSpan w:val="2"/>
            <w:tcBorders>
              <w:top w:val="nil"/>
              <w:left w:val="single" w:sz="4" w:space="0" w:color="auto"/>
              <w:bottom w:val="single" w:sz="4" w:space="0" w:color="auto"/>
              <w:right w:val="single" w:sz="4" w:space="0" w:color="auto"/>
            </w:tcBorders>
          </w:tcPr>
          <w:p w14:paraId="0A784DB9"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444A641C"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7D1DE4" w14:paraId="090C5BC4"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1E1AE693"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7D1DE4" w14:paraId="5A91FD03"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A2910D2"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54771EFB"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78EC6317"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1FA25661"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31D885CE"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7D1DE4" w14:paraId="4E20B009"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DA43961" w14:textId="77777777" w:rsidR="007D1DE4" w:rsidRDefault="007D1DE4" w:rsidP="00496C19">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1039F730"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1ACCA1B7" w14:textId="1089ADE1"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任务名称</w:t>
            </w:r>
            <w:del w:id="400" w:author=" " w:date="2018-12-13T16:19:00Z">
              <w:r w:rsidDel="005A6993">
                <w:rPr>
                  <w:rFonts w:ascii="微软雅黑" w:eastAsia="微软雅黑" w:hAnsi="微软雅黑" w:cs="微软雅黑" w:hint="eastAsia"/>
                  <w:color w:val="000000"/>
                  <w:sz w:val="18"/>
                  <w:szCs w:val="18"/>
                </w:rPr>
                <w:delText xml:space="preserve"> </w:delText>
              </w:r>
            </w:del>
            <w:ins w:id="401" w:author="haha" w:date="2018-12-10T17:59:00Z">
              <w:del w:id="402" w:author=" " w:date="2018-12-13T16:19:00Z">
                <w:r w:rsidR="0018525D" w:rsidRPr="0018525D" w:rsidDel="005A6993">
                  <w:rPr>
                    <w:rFonts w:ascii="微软雅黑" w:eastAsia="微软雅黑" w:hAnsi="微软雅黑" w:cs="微软雅黑" w:hint="eastAsia"/>
                    <w:color w:val="000000"/>
                    <w:sz w:val="18"/>
                    <w:szCs w:val="18"/>
                    <w:highlight w:val="darkGray"/>
                    <w:rPrChange w:id="403" w:author="haha" w:date="2018-12-10T17:59:00Z">
                      <w:rPr>
                        <w:rFonts w:ascii="微软雅黑" w:eastAsia="微软雅黑" w:hAnsi="微软雅黑" w:cs="微软雅黑" w:hint="eastAsia"/>
                        <w:color w:val="000000"/>
                        <w:sz w:val="18"/>
                        <w:szCs w:val="18"/>
                      </w:rPr>
                    </w:rPrChange>
                  </w:rPr>
                  <w:delText>（负责人删除）</w:delText>
                </w:r>
              </w:del>
            </w:ins>
            <w:r>
              <w:rPr>
                <w:rFonts w:ascii="微软雅黑" w:eastAsia="微软雅黑" w:hAnsi="微软雅黑" w:cs="微软雅黑" w:hint="eastAsia"/>
                <w:color w:val="000000"/>
                <w:sz w:val="18"/>
                <w:szCs w:val="18"/>
              </w:rPr>
              <w:t>中文</w:t>
            </w:r>
            <w:ins w:id="404" w:author="haha" w:date="2018-12-10T17:58:00Z">
              <w:r w:rsidR="0018525D">
                <w:rPr>
                  <w:rFonts w:ascii="微软雅黑" w:eastAsia="微软雅黑" w:hAnsi="微软雅黑" w:cs="微软雅黑" w:hint="eastAsia"/>
                  <w:color w:val="000000"/>
                  <w:sz w:val="18"/>
                  <w:szCs w:val="18"/>
                </w:rPr>
                <w:t>及</w:t>
              </w:r>
            </w:ins>
            <w:del w:id="405" w:author="haha" w:date="2018-12-10T17:58:00Z">
              <w:r w:rsidDel="0018525D">
                <w:rPr>
                  <w:rFonts w:ascii="微软雅黑" w:eastAsia="微软雅黑" w:hAnsi="微软雅黑" w:cs="微软雅黑" w:hint="eastAsia"/>
                  <w:color w:val="000000"/>
                  <w:sz w:val="18"/>
                  <w:szCs w:val="18"/>
                </w:rPr>
                <w:delText>记</w:delText>
              </w:r>
            </w:del>
            <w:r>
              <w:rPr>
                <w:rFonts w:ascii="微软雅黑" w:eastAsia="微软雅黑" w:hAnsi="微软雅黑" w:cs="微软雅黑" w:hint="eastAsia"/>
                <w:color w:val="000000"/>
                <w:sz w:val="18"/>
                <w:szCs w:val="18"/>
              </w:rPr>
              <w:t xml:space="preserve">数字 </w:t>
            </w:r>
            <w:r>
              <w:rPr>
                <w:rFonts w:ascii="微软雅黑" w:eastAsia="微软雅黑" w:hAnsi="微软雅黑" w:cs="微软雅黑"/>
                <w:color w:val="000000"/>
                <w:sz w:val="18"/>
                <w:szCs w:val="18"/>
              </w:rPr>
              <w:t>10</w:t>
            </w:r>
            <w:r>
              <w:rPr>
                <w:rFonts w:ascii="微软雅黑" w:eastAsia="微软雅黑" w:hAnsi="微软雅黑" w:cs="微软雅黑" w:hint="eastAsia"/>
                <w:color w:val="000000"/>
                <w:sz w:val="18"/>
                <w:szCs w:val="18"/>
              </w:rPr>
              <w:t>字以内 模糊查询</w:t>
            </w:r>
          </w:p>
        </w:tc>
        <w:tc>
          <w:tcPr>
            <w:tcW w:w="3209" w:type="dxa"/>
          </w:tcPr>
          <w:p w14:paraId="3764A294" w14:textId="77777777"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根据条件进行筛选</w:t>
            </w:r>
          </w:p>
        </w:tc>
        <w:tc>
          <w:tcPr>
            <w:tcW w:w="1712" w:type="dxa"/>
          </w:tcPr>
          <w:p w14:paraId="2ABDCAFA" w14:textId="77777777" w:rsidR="007D1DE4" w:rsidRDefault="007D1DE4" w:rsidP="00496C19">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输入有误</w:t>
            </w:r>
          </w:p>
        </w:tc>
      </w:tr>
      <w:tr w:rsidR="007D1DE4" w14:paraId="08248559"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70E3397"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56DE1E64"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任务状态</w:t>
            </w:r>
          </w:p>
        </w:tc>
        <w:tc>
          <w:tcPr>
            <w:tcW w:w="3000" w:type="dxa"/>
          </w:tcPr>
          <w:p w14:paraId="2240C9CE" w14:textId="60A48789"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del w:id="406" w:author="haha" w:date="2018-12-06T13:48:00Z">
              <w:r w:rsidDel="0092485D">
                <w:rPr>
                  <w:rFonts w:ascii="微软雅黑" w:eastAsia="微软雅黑" w:hAnsi="微软雅黑" w:cs="微软雅黑" w:hint="eastAsia"/>
                  <w:color w:val="000000"/>
                  <w:sz w:val="18"/>
                  <w:szCs w:val="18"/>
                </w:rPr>
                <w:delText>未启用 启用中 已完成 已失效</w:delText>
              </w:r>
            </w:del>
            <w:ins w:id="407" w:author="haha" w:date="2018-12-06T13:48:00Z">
              <w:r w:rsidR="0092485D">
                <w:rPr>
                  <w:rFonts w:ascii="微软雅黑" w:eastAsia="微软雅黑" w:hAnsi="微软雅黑" w:cs="微软雅黑" w:hint="eastAsia"/>
                  <w:color w:val="000000"/>
                  <w:sz w:val="18"/>
                  <w:szCs w:val="18"/>
                </w:rPr>
                <w:t xml:space="preserve"> </w:t>
              </w:r>
              <w:commentRangeStart w:id="408"/>
              <w:r w:rsidR="0092485D" w:rsidRPr="0092485D">
                <w:rPr>
                  <w:rFonts w:ascii="微软雅黑" w:eastAsia="微软雅黑" w:hAnsi="微软雅黑" w:cs="微软雅黑" w:hint="eastAsia"/>
                  <w:color w:val="000000"/>
                  <w:sz w:val="18"/>
                  <w:szCs w:val="18"/>
                  <w:highlight w:val="darkCyan"/>
                  <w:rPrChange w:id="409" w:author="haha" w:date="2018-12-06T13:48:00Z">
                    <w:rPr>
                      <w:rFonts w:ascii="微软雅黑" w:eastAsia="微软雅黑" w:hAnsi="微软雅黑" w:cs="微软雅黑" w:hint="eastAsia"/>
                      <w:color w:val="000000"/>
                      <w:sz w:val="18"/>
                      <w:szCs w:val="18"/>
                    </w:rPr>
                  </w:rPrChange>
                </w:rPr>
                <w:t>未分配，已分配，已完成</w:t>
              </w:r>
            </w:ins>
            <w:r w:rsidRPr="0092485D">
              <w:rPr>
                <w:rFonts w:ascii="微软雅黑" w:eastAsia="微软雅黑" w:hAnsi="微软雅黑" w:cs="微软雅黑" w:hint="eastAsia"/>
                <w:color w:val="000000"/>
                <w:sz w:val="18"/>
                <w:szCs w:val="18"/>
                <w:highlight w:val="darkCyan"/>
                <w:rPrChange w:id="410" w:author="haha" w:date="2018-12-06T13:48:00Z">
                  <w:rPr>
                    <w:rFonts w:ascii="微软雅黑" w:eastAsia="微软雅黑" w:hAnsi="微软雅黑" w:cs="微软雅黑" w:hint="eastAsia"/>
                    <w:color w:val="000000"/>
                    <w:sz w:val="18"/>
                    <w:szCs w:val="18"/>
                  </w:rPr>
                </w:rPrChange>
              </w:rPr>
              <w:t>）</w:t>
            </w:r>
            <w:commentRangeEnd w:id="408"/>
            <w:r w:rsidR="0092485D">
              <w:rPr>
                <w:rStyle w:val="aa"/>
              </w:rPr>
              <w:commentReference w:id="408"/>
            </w:r>
          </w:p>
        </w:tc>
        <w:tc>
          <w:tcPr>
            <w:tcW w:w="3209" w:type="dxa"/>
          </w:tcPr>
          <w:p w14:paraId="2A8AB7C2" w14:textId="77777777" w:rsidR="007D1DE4" w:rsidRPr="006A3227"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根据选择条件进行筛选</w:t>
            </w:r>
          </w:p>
        </w:tc>
        <w:tc>
          <w:tcPr>
            <w:tcW w:w="1712" w:type="dxa"/>
          </w:tcPr>
          <w:p w14:paraId="26B851BD" w14:textId="77777777" w:rsidR="007D1DE4" w:rsidRDefault="007D1DE4" w:rsidP="00496C19">
            <w:pPr>
              <w:widowControl/>
              <w:jc w:val="left"/>
              <w:rPr>
                <w:rFonts w:ascii="微软雅黑" w:eastAsia="微软雅黑" w:hAnsi="微软雅黑" w:cs="微软雅黑"/>
                <w:sz w:val="18"/>
                <w:szCs w:val="18"/>
              </w:rPr>
            </w:pPr>
          </w:p>
        </w:tc>
      </w:tr>
      <w:tr w:rsidR="007D1DE4" w14:paraId="1ED01C46"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C1C57F5"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3</w:t>
            </w:r>
          </w:p>
        </w:tc>
        <w:tc>
          <w:tcPr>
            <w:tcW w:w="1309" w:type="dxa"/>
            <w:gridSpan w:val="2"/>
          </w:tcPr>
          <w:p w14:paraId="66674DC9"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查询按钮</w:t>
            </w:r>
          </w:p>
        </w:tc>
        <w:tc>
          <w:tcPr>
            <w:tcW w:w="3000" w:type="dxa"/>
          </w:tcPr>
          <w:p w14:paraId="241FF48F"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78F5D1EF" w14:textId="77777777"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完成筛选的按钮</w:t>
            </w:r>
          </w:p>
        </w:tc>
        <w:tc>
          <w:tcPr>
            <w:tcW w:w="1712" w:type="dxa"/>
          </w:tcPr>
          <w:p w14:paraId="0983C2AD" w14:textId="77777777" w:rsidR="007D1DE4" w:rsidRDefault="007D1DE4" w:rsidP="00496C19">
            <w:pPr>
              <w:widowControl/>
              <w:jc w:val="left"/>
              <w:rPr>
                <w:rFonts w:ascii="微软雅黑" w:eastAsia="微软雅黑" w:hAnsi="微软雅黑" w:cs="微软雅黑"/>
                <w:sz w:val="18"/>
                <w:szCs w:val="18"/>
              </w:rPr>
            </w:pPr>
          </w:p>
        </w:tc>
      </w:tr>
      <w:tr w:rsidR="007D1DE4" w14:paraId="14C66E51"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0D97077"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4</w:t>
            </w:r>
          </w:p>
        </w:tc>
        <w:tc>
          <w:tcPr>
            <w:tcW w:w="1309" w:type="dxa"/>
            <w:gridSpan w:val="2"/>
          </w:tcPr>
          <w:p w14:paraId="20BC4034"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新增</w:t>
            </w:r>
          </w:p>
        </w:tc>
        <w:tc>
          <w:tcPr>
            <w:tcW w:w="3000" w:type="dxa"/>
          </w:tcPr>
          <w:p w14:paraId="70F7BC7E"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6B07110D" w14:textId="77777777"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添加任务页面</w:t>
            </w:r>
          </w:p>
        </w:tc>
        <w:tc>
          <w:tcPr>
            <w:tcW w:w="1712" w:type="dxa"/>
          </w:tcPr>
          <w:p w14:paraId="0926137E" w14:textId="77777777" w:rsidR="007D1DE4" w:rsidRDefault="007D1DE4" w:rsidP="00496C19">
            <w:pPr>
              <w:widowControl/>
              <w:jc w:val="left"/>
              <w:rPr>
                <w:rFonts w:ascii="微软雅黑" w:eastAsia="微软雅黑" w:hAnsi="微软雅黑" w:cs="微软雅黑"/>
                <w:sz w:val="18"/>
                <w:szCs w:val="18"/>
              </w:rPr>
            </w:pPr>
          </w:p>
        </w:tc>
      </w:tr>
      <w:tr w:rsidR="007D1DE4" w:rsidDel="0092485D" w14:paraId="18558DC5" w14:textId="3FD0F01C"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411" w:author="haha" w:date="2018-12-06T13:47:00Z"/>
        </w:trPr>
        <w:tc>
          <w:tcPr>
            <w:tcW w:w="802" w:type="dxa"/>
          </w:tcPr>
          <w:p w14:paraId="1B82CCFB" w14:textId="50E21BD9" w:rsidR="007D1DE4" w:rsidDel="0092485D" w:rsidRDefault="007D1DE4" w:rsidP="00496C19">
            <w:pPr>
              <w:widowControl/>
              <w:jc w:val="center"/>
              <w:rPr>
                <w:del w:id="412" w:author="haha" w:date="2018-12-06T13:47:00Z"/>
                <w:rFonts w:ascii="微软雅黑" w:eastAsia="微软雅黑" w:hAnsi="微软雅黑" w:cs="微软雅黑"/>
                <w:sz w:val="18"/>
                <w:szCs w:val="18"/>
              </w:rPr>
            </w:pPr>
            <w:del w:id="413" w:author="haha" w:date="2018-12-06T13:47:00Z">
              <w:r w:rsidDel="0092485D">
                <w:rPr>
                  <w:rFonts w:ascii="微软雅黑" w:eastAsia="微软雅黑" w:hAnsi="微软雅黑" w:cs="微软雅黑"/>
                  <w:sz w:val="18"/>
                  <w:szCs w:val="18"/>
                </w:rPr>
                <w:delText>5</w:delText>
              </w:r>
            </w:del>
          </w:p>
        </w:tc>
        <w:tc>
          <w:tcPr>
            <w:tcW w:w="1309" w:type="dxa"/>
            <w:gridSpan w:val="2"/>
          </w:tcPr>
          <w:p w14:paraId="03FE6B77" w14:textId="4A7677E1" w:rsidR="007D1DE4" w:rsidDel="0092485D" w:rsidRDefault="007D1DE4" w:rsidP="00496C19">
            <w:pPr>
              <w:widowControl/>
              <w:jc w:val="left"/>
              <w:rPr>
                <w:del w:id="414" w:author="haha" w:date="2018-12-06T13:47:00Z"/>
                <w:rFonts w:ascii="微软雅黑" w:eastAsia="微软雅黑" w:hAnsi="微软雅黑" w:cs="微软雅黑"/>
                <w:color w:val="000000"/>
                <w:sz w:val="18"/>
                <w:szCs w:val="18"/>
              </w:rPr>
            </w:pPr>
            <w:del w:id="415" w:author="haha" w:date="2018-12-06T13:47:00Z">
              <w:r w:rsidDel="0092485D">
                <w:rPr>
                  <w:rFonts w:ascii="微软雅黑" w:eastAsia="微软雅黑" w:hAnsi="微软雅黑" w:cs="微软雅黑" w:hint="eastAsia"/>
                  <w:color w:val="000000"/>
                  <w:sz w:val="18"/>
                  <w:szCs w:val="18"/>
                </w:rPr>
                <w:delText>删除</w:delText>
              </w:r>
            </w:del>
          </w:p>
        </w:tc>
        <w:tc>
          <w:tcPr>
            <w:tcW w:w="3000" w:type="dxa"/>
          </w:tcPr>
          <w:p w14:paraId="526D6323" w14:textId="1DBF356B" w:rsidR="007D1DE4" w:rsidDel="0092485D" w:rsidRDefault="007D1DE4" w:rsidP="00496C19">
            <w:pPr>
              <w:widowControl/>
              <w:jc w:val="left"/>
              <w:rPr>
                <w:del w:id="416" w:author="haha" w:date="2018-12-06T13:47:00Z"/>
                <w:rFonts w:ascii="微软雅黑" w:eastAsia="微软雅黑" w:hAnsi="微软雅黑" w:cs="微软雅黑"/>
                <w:color w:val="000000"/>
                <w:sz w:val="18"/>
                <w:szCs w:val="18"/>
              </w:rPr>
            </w:pPr>
            <w:del w:id="417" w:author="haha" w:date="2018-12-06T13:47:00Z">
              <w:r w:rsidDel="0092485D">
                <w:rPr>
                  <w:rFonts w:ascii="微软雅黑" w:eastAsia="微软雅黑" w:hAnsi="微软雅黑" w:cs="微软雅黑" w:hint="eastAsia"/>
                  <w:color w:val="000000"/>
                  <w:sz w:val="18"/>
                  <w:szCs w:val="18"/>
                </w:rPr>
                <w:delText>可点击</w:delText>
              </w:r>
            </w:del>
          </w:p>
        </w:tc>
        <w:tc>
          <w:tcPr>
            <w:tcW w:w="3209" w:type="dxa"/>
          </w:tcPr>
          <w:p w14:paraId="49810450" w14:textId="4B09F61B" w:rsidR="007D1DE4" w:rsidDel="0092485D" w:rsidRDefault="007D1DE4" w:rsidP="00496C19">
            <w:pPr>
              <w:pStyle w:val="Axure"/>
              <w:ind w:firstLine="360"/>
              <w:rPr>
                <w:del w:id="418" w:author="haha" w:date="2018-12-06T13:47:00Z"/>
                <w:rFonts w:ascii="微软雅黑" w:eastAsia="微软雅黑" w:hAnsi="微软雅黑" w:cs="微软雅黑"/>
                <w:sz w:val="18"/>
                <w:szCs w:val="18"/>
              </w:rPr>
            </w:pPr>
            <w:del w:id="419" w:author="haha" w:date="2018-12-06T13:47:00Z">
              <w:r w:rsidDel="0092485D">
                <w:rPr>
                  <w:rFonts w:ascii="微软雅黑" w:eastAsia="微软雅黑" w:hAnsi="微软雅黑" w:cs="微软雅黑" w:hint="eastAsia"/>
                  <w:sz w:val="18"/>
                  <w:szCs w:val="18"/>
                </w:rPr>
                <w:delText>根据选择删除任务</w:delText>
              </w:r>
            </w:del>
          </w:p>
        </w:tc>
        <w:tc>
          <w:tcPr>
            <w:tcW w:w="1712" w:type="dxa"/>
          </w:tcPr>
          <w:p w14:paraId="758F5FA7" w14:textId="3FABE084" w:rsidR="007D1DE4" w:rsidDel="0092485D" w:rsidRDefault="007D1DE4" w:rsidP="00496C19">
            <w:pPr>
              <w:widowControl/>
              <w:jc w:val="left"/>
              <w:rPr>
                <w:del w:id="420" w:author="haha" w:date="2018-12-06T13:47:00Z"/>
                <w:rFonts w:ascii="微软雅黑" w:eastAsia="微软雅黑" w:hAnsi="微软雅黑" w:cs="微软雅黑"/>
                <w:sz w:val="18"/>
                <w:szCs w:val="18"/>
              </w:rPr>
            </w:pPr>
            <w:del w:id="421" w:author="haha" w:date="2018-12-06T13:47:00Z">
              <w:r w:rsidDel="0092485D">
                <w:rPr>
                  <w:rFonts w:ascii="微软雅黑" w:eastAsia="微软雅黑" w:hAnsi="微软雅黑" w:cs="微软雅黑" w:hint="eastAsia"/>
                  <w:sz w:val="18"/>
                  <w:szCs w:val="18"/>
                </w:rPr>
                <w:delText>是否确定删除已选择</w:delText>
              </w:r>
              <w:commentRangeStart w:id="422"/>
              <w:r w:rsidDel="0092485D">
                <w:rPr>
                  <w:rFonts w:ascii="微软雅黑" w:eastAsia="微软雅黑" w:hAnsi="微软雅黑" w:cs="微软雅黑" w:hint="eastAsia"/>
                  <w:sz w:val="18"/>
                  <w:szCs w:val="18"/>
                </w:rPr>
                <w:delText>任务</w:delText>
              </w:r>
            </w:del>
            <w:commentRangeEnd w:id="422"/>
            <w:r w:rsidR="0092485D">
              <w:rPr>
                <w:rStyle w:val="aa"/>
              </w:rPr>
              <w:commentReference w:id="422"/>
            </w:r>
          </w:p>
        </w:tc>
      </w:tr>
      <w:tr w:rsidR="007D1DE4" w14:paraId="29AAF9F6"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52C7B09"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6</w:t>
            </w:r>
          </w:p>
        </w:tc>
        <w:tc>
          <w:tcPr>
            <w:tcW w:w="1309" w:type="dxa"/>
            <w:gridSpan w:val="2"/>
          </w:tcPr>
          <w:p w14:paraId="3678D226"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任务详情列表</w:t>
            </w:r>
          </w:p>
        </w:tc>
        <w:tc>
          <w:tcPr>
            <w:tcW w:w="3000" w:type="dxa"/>
          </w:tcPr>
          <w:p w14:paraId="5422D964" w14:textId="06940A7C"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历史存在数据，新设的账号当前页面为空</w:t>
            </w:r>
            <w:ins w:id="423" w:author="haha" w:date="2018-12-06T15:13:00Z">
              <w:r w:rsidR="00702DD3" w:rsidRPr="0092485D">
                <w:rPr>
                  <w:rFonts w:hint="eastAsia"/>
                  <w:highlight w:val="darkCyan"/>
                </w:rPr>
                <w:t>排序方式按首先是已激活的，生效的并且未完成的放在前面，然后剩下状态已生效时间的倒叙排序</w:t>
              </w:r>
            </w:ins>
          </w:p>
        </w:tc>
        <w:tc>
          <w:tcPr>
            <w:tcW w:w="3209" w:type="dxa"/>
          </w:tcPr>
          <w:p w14:paraId="57FAA625"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45C4CAF5" w14:textId="162AE4B1" w:rsidR="007D1DE4" w:rsidRDefault="007D1DE4" w:rsidP="00496C19">
            <w:pPr>
              <w:widowControl/>
              <w:jc w:val="left"/>
              <w:rPr>
                <w:rFonts w:ascii="微软雅黑" w:eastAsia="微软雅黑" w:hAnsi="微软雅黑" w:cs="微软雅黑"/>
                <w:sz w:val="18"/>
                <w:szCs w:val="18"/>
              </w:rPr>
            </w:pPr>
          </w:p>
        </w:tc>
      </w:tr>
      <w:tr w:rsidR="007D1DE4" w14:paraId="19BF8E04"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F442DDB"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7</w:t>
            </w:r>
          </w:p>
        </w:tc>
        <w:tc>
          <w:tcPr>
            <w:tcW w:w="1309" w:type="dxa"/>
            <w:gridSpan w:val="2"/>
          </w:tcPr>
          <w:p w14:paraId="159FFC15"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号码总数</w:t>
            </w:r>
          </w:p>
        </w:tc>
        <w:tc>
          <w:tcPr>
            <w:tcW w:w="3000" w:type="dxa"/>
          </w:tcPr>
          <w:p w14:paraId="35967D15"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根据添加任务时上传的名单的总数显示</w:t>
            </w:r>
          </w:p>
        </w:tc>
        <w:tc>
          <w:tcPr>
            <w:tcW w:w="3209" w:type="dxa"/>
          </w:tcPr>
          <w:p w14:paraId="69496518"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3FB83B16" w14:textId="77777777" w:rsidR="007D1DE4" w:rsidRDefault="007D1DE4" w:rsidP="00496C19">
            <w:pPr>
              <w:widowControl/>
              <w:jc w:val="left"/>
              <w:rPr>
                <w:rFonts w:ascii="微软雅黑" w:eastAsia="微软雅黑" w:hAnsi="微软雅黑" w:cs="微软雅黑"/>
                <w:sz w:val="18"/>
                <w:szCs w:val="18"/>
              </w:rPr>
            </w:pPr>
          </w:p>
        </w:tc>
      </w:tr>
      <w:tr w:rsidR="007D1DE4" w14:paraId="15079CC1"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4B7ECD1"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8</w:t>
            </w:r>
          </w:p>
        </w:tc>
        <w:tc>
          <w:tcPr>
            <w:tcW w:w="1309" w:type="dxa"/>
            <w:gridSpan w:val="2"/>
          </w:tcPr>
          <w:p w14:paraId="7F05050F" w14:textId="77777777" w:rsidR="007D1DE4" w:rsidRPr="007D1DE4" w:rsidRDefault="007D1DE4" w:rsidP="00496C19">
            <w:pPr>
              <w:widowControl/>
              <w:jc w:val="left"/>
              <w:rPr>
                <w:rFonts w:ascii="微软雅黑" w:eastAsia="微软雅黑" w:hAnsi="微软雅黑" w:cs="微软雅黑"/>
                <w:color w:val="000000"/>
                <w:sz w:val="18"/>
                <w:szCs w:val="18"/>
                <w:highlight w:val="yellow"/>
              </w:rPr>
            </w:pPr>
            <w:r w:rsidRPr="007D1DE4">
              <w:rPr>
                <w:rFonts w:ascii="微软雅黑" w:eastAsia="微软雅黑" w:hAnsi="微软雅黑" w:cs="微软雅黑" w:hint="eastAsia"/>
                <w:color w:val="000000"/>
                <w:sz w:val="18"/>
                <w:szCs w:val="18"/>
                <w:highlight w:val="yellow"/>
              </w:rPr>
              <w:t>号码剩余数量</w:t>
            </w:r>
          </w:p>
        </w:tc>
        <w:tc>
          <w:tcPr>
            <w:tcW w:w="3000" w:type="dxa"/>
          </w:tcPr>
          <w:p w14:paraId="7EA0094E" w14:textId="1DB74BA2" w:rsidR="007D1DE4" w:rsidRPr="007D1DE4" w:rsidRDefault="007D1DE4" w:rsidP="00496C19">
            <w:pPr>
              <w:widowControl/>
              <w:jc w:val="left"/>
              <w:rPr>
                <w:rFonts w:ascii="微软雅黑" w:eastAsia="微软雅黑" w:hAnsi="微软雅黑" w:cs="微软雅黑"/>
                <w:color w:val="000000"/>
                <w:sz w:val="18"/>
                <w:szCs w:val="18"/>
                <w:highlight w:val="yellow"/>
              </w:rPr>
            </w:pPr>
            <w:r w:rsidRPr="007D1DE4">
              <w:rPr>
                <w:rFonts w:ascii="微软雅黑" w:eastAsia="微软雅黑" w:hAnsi="微软雅黑" w:cs="微软雅黑" w:hint="eastAsia"/>
                <w:color w:val="000000"/>
                <w:sz w:val="18"/>
                <w:szCs w:val="18"/>
                <w:highlight w:val="yellow"/>
              </w:rPr>
              <w:t>当前任务名单中剩余的号码数量</w:t>
            </w:r>
            <w:ins w:id="424" w:author="haha" w:date="2018-12-06T15:14:00Z">
              <w:r w:rsidR="00702DD3">
                <w:rPr>
                  <w:rFonts w:ascii="微软雅黑" w:eastAsia="微软雅黑" w:hAnsi="微软雅黑" w:cs="微软雅黑" w:hint="eastAsia"/>
                  <w:color w:val="000000"/>
                  <w:sz w:val="18"/>
                  <w:szCs w:val="18"/>
                  <w:highlight w:val="yellow"/>
                </w:rPr>
                <w:t>，</w:t>
              </w:r>
              <w:r w:rsidR="00702DD3" w:rsidRPr="00702DD3">
                <w:rPr>
                  <w:rFonts w:ascii="微软雅黑" w:eastAsia="微软雅黑" w:hAnsi="微软雅黑" w:cs="微软雅黑" w:hint="eastAsia"/>
                  <w:color w:val="000000"/>
                  <w:sz w:val="18"/>
                  <w:szCs w:val="18"/>
                  <w:highlight w:val="darkCyan"/>
                  <w:rPrChange w:id="425" w:author="haha" w:date="2018-12-06T15:14:00Z">
                    <w:rPr>
                      <w:rFonts w:ascii="微软雅黑" w:eastAsia="微软雅黑" w:hAnsi="微软雅黑" w:cs="微软雅黑" w:hint="eastAsia"/>
                      <w:color w:val="000000"/>
                      <w:sz w:val="18"/>
                      <w:szCs w:val="18"/>
                      <w:highlight w:val="yellow"/>
                    </w:rPr>
                  </w:rPrChange>
                </w:rPr>
                <w:t>在次上传名单进行相加显示</w:t>
              </w:r>
            </w:ins>
          </w:p>
        </w:tc>
        <w:tc>
          <w:tcPr>
            <w:tcW w:w="3209" w:type="dxa"/>
          </w:tcPr>
          <w:p w14:paraId="5C91F516"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667441A7" w14:textId="77777777" w:rsidR="007D1DE4" w:rsidRDefault="007D1DE4" w:rsidP="00496C19">
            <w:pPr>
              <w:widowControl/>
              <w:jc w:val="left"/>
              <w:rPr>
                <w:rFonts w:ascii="微软雅黑" w:eastAsia="微软雅黑" w:hAnsi="微软雅黑" w:cs="微软雅黑"/>
                <w:sz w:val="18"/>
                <w:szCs w:val="18"/>
              </w:rPr>
            </w:pPr>
          </w:p>
        </w:tc>
      </w:tr>
      <w:tr w:rsidR="007D1DE4" w14:paraId="18DF015B"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0155FF8"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9</w:t>
            </w:r>
          </w:p>
        </w:tc>
        <w:tc>
          <w:tcPr>
            <w:tcW w:w="1309" w:type="dxa"/>
            <w:gridSpan w:val="2"/>
          </w:tcPr>
          <w:p w14:paraId="2F0F8E5A"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已呼数</w:t>
            </w:r>
          </w:p>
        </w:tc>
        <w:tc>
          <w:tcPr>
            <w:tcW w:w="3000" w:type="dxa"/>
          </w:tcPr>
          <w:p w14:paraId="02D4E3B2"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根据外呼专员的页面进行已呼叫的数量的统计</w:t>
            </w:r>
          </w:p>
        </w:tc>
        <w:tc>
          <w:tcPr>
            <w:tcW w:w="3209" w:type="dxa"/>
          </w:tcPr>
          <w:p w14:paraId="3C2FE4B4"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14659A59" w14:textId="77777777" w:rsidR="007D1DE4" w:rsidRDefault="007D1DE4" w:rsidP="00496C19">
            <w:pPr>
              <w:widowControl/>
              <w:jc w:val="left"/>
              <w:rPr>
                <w:rFonts w:ascii="微软雅黑" w:eastAsia="微软雅黑" w:hAnsi="微软雅黑" w:cs="微软雅黑"/>
                <w:sz w:val="18"/>
                <w:szCs w:val="18"/>
              </w:rPr>
            </w:pPr>
          </w:p>
        </w:tc>
      </w:tr>
      <w:tr w:rsidR="007D1DE4" w14:paraId="20BC5AE4"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E43BC4D"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479BB14F"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未呼数</w:t>
            </w:r>
          </w:p>
        </w:tc>
        <w:tc>
          <w:tcPr>
            <w:tcW w:w="3000" w:type="dxa"/>
          </w:tcPr>
          <w:p w14:paraId="3AEE0DA6" w14:textId="113B3823"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号码总数-已呼数</w:t>
            </w:r>
            <w:ins w:id="426" w:author="haha" w:date="2018-12-06T15:14:00Z">
              <w:r w:rsidR="00702DD3">
                <w:rPr>
                  <w:rFonts w:ascii="微软雅黑" w:eastAsia="微软雅黑" w:hAnsi="微软雅黑" w:cs="微软雅黑" w:hint="eastAsia"/>
                  <w:color w:val="000000"/>
                  <w:sz w:val="18"/>
                  <w:szCs w:val="18"/>
                </w:rPr>
                <w:t>，</w:t>
              </w:r>
              <w:r w:rsidR="00702DD3" w:rsidRPr="00702DD3">
                <w:rPr>
                  <w:rFonts w:ascii="微软雅黑" w:eastAsia="微软雅黑" w:hAnsi="微软雅黑" w:cs="微软雅黑" w:hint="eastAsia"/>
                  <w:color w:val="000000"/>
                  <w:sz w:val="18"/>
                  <w:szCs w:val="18"/>
                  <w:highlight w:val="darkCyan"/>
                  <w:rPrChange w:id="427" w:author="haha" w:date="2018-12-06T15:14:00Z">
                    <w:rPr>
                      <w:rFonts w:ascii="微软雅黑" w:eastAsia="微软雅黑" w:hAnsi="微软雅黑" w:cs="微软雅黑" w:hint="eastAsia"/>
                      <w:color w:val="000000"/>
                      <w:sz w:val="18"/>
                      <w:szCs w:val="18"/>
                    </w:rPr>
                  </w:rPrChange>
                </w:rPr>
                <w:t>在次上传名单根据号码总数的</w:t>
              </w:r>
            </w:ins>
            <w:ins w:id="428" w:author="haha" w:date="2018-12-06T15:15:00Z">
              <w:r w:rsidR="00702DD3">
                <w:rPr>
                  <w:rFonts w:ascii="微软雅黑" w:eastAsia="微软雅黑" w:hAnsi="微软雅黑" w:cs="微软雅黑" w:hint="eastAsia"/>
                  <w:color w:val="000000"/>
                  <w:sz w:val="18"/>
                  <w:szCs w:val="18"/>
                  <w:highlight w:val="darkCyan"/>
                </w:rPr>
                <w:t>变化</w:t>
              </w:r>
            </w:ins>
            <w:ins w:id="429" w:author="haha" w:date="2018-12-06T15:14:00Z">
              <w:r w:rsidR="00702DD3" w:rsidRPr="00702DD3">
                <w:rPr>
                  <w:rFonts w:ascii="微软雅黑" w:eastAsia="微软雅黑" w:hAnsi="微软雅黑" w:cs="微软雅黑" w:hint="eastAsia"/>
                  <w:color w:val="000000"/>
                  <w:sz w:val="18"/>
                  <w:szCs w:val="18"/>
                  <w:highlight w:val="darkCyan"/>
                  <w:rPrChange w:id="430" w:author="haha" w:date="2018-12-06T15:14:00Z">
                    <w:rPr>
                      <w:rFonts w:ascii="微软雅黑" w:eastAsia="微软雅黑" w:hAnsi="微软雅黑" w:cs="微软雅黑" w:hint="eastAsia"/>
                      <w:color w:val="000000"/>
                      <w:sz w:val="18"/>
                      <w:szCs w:val="18"/>
                    </w:rPr>
                  </w:rPrChange>
                </w:rPr>
                <w:t>更新</w:t>
              </w:r>
            </w:ins>
            <w:ins w:id="431" w:author="haha" w:date="2018-12-06T15:15:00Z">
              <w:r w:rsidR="00702DD3">
                <w:rPr>
                  <w:rFonts w:ascii="微软雅黑" w:eastAsia="微软雅黑" w:hAnsi="微软雅黑" w:cs="微软雅黑" w:hint="eastAsia"/>
                  <w:color w:val="000000"/>
                  <w:sz w:val="18"/>
                  <w:szCs w:val="18"/>
                  <w:highlight w:val="darkCyan"/>
                </w:rPr>
                <w:t>未呼数</w:t>
              </w:r>
            </w:ins>
          </w:p>
        </w:tc>
        <w:tc>
          <w:tcPr>
            <w:tcW w:w="3209" w:type="dxa"/>
          </w:tcPr>
          <w:p w14:paraId="598E6D00"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47F86EB8" w14:textId="77777777" w:rsidR="007D1DE4" w:rsidRDefault="007D1DE4" w:rsidP="00496C19">
            <w:pPr>
              <w:widowControl/>
              <w:jc w:val="left"/>
              <w:rPr>
                <w:rFonts w:ascii="微软雅黑" w:eastAsia="微软雅黑" w:hAnsi="微软雅黑" w:cs="微软雅黑"/>
                <w:sz w:val="18"/>
                <w:szCs w:val="18"/>
              </w:rPr>
            </w:pPr>
          </w:p>
        </w:tc>
      </w:tr>
      <w:tr w:rsidR="007D1DE4" w14:paraId="2A301B7A"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4F7B2B1"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11</w:t>
            </w:r>
          </w:p>
        </w:tc>
        <w:tc>
          <w:tcPr>
            <w:tcW w:w="1309" w:type="dxa"/>
            <w:gridSpan w:val="2"/>
          </w:tcPr>
          <w:p w14:paraId="5D8F36A5"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接通率</w:t>
            </w:r>
          </w:p>
        </w:tc>
        <w:tc>
          <w:tcPr>
            <w:tcW w:w="3000" w:type="dxa"/>
          </w:tcPr>
          <w:p w14:paraId="5A304C01" w14:textId="04C9DB70"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接通率/呼叫总数</w:t>
            </w:r>
            <w:ins w:id="432" w:author="haha" w:date="2018-12-06T15:15:00Z">
              <w:r w:rsidR="00702DD3">
                <w:rPr>
                  <w:rFonts w:ascii="微软雅黑" w:eastAsia="微软雅黑" w:hAnsi="微软雅黑" w:cs="微软雅黑" w:hint="eastAsia"/>
                  <w:color w:val="000000"/>
                  <w:sz w:val="18"/>
                  <w:szCs w:val="18"/>
                </w:rPr>
                <w:t>，</w:t>
              </w:r>
              <w:r w:rsidR="00702DD3" w:rsidRPr="00BF21B4">
                <w:rPr>
                  <w:rFonts w:ascii="微软雅黑" w:eastAsia="微软雅黑" w:hAnsi="微软雅黑" w:cs="微软雅黑" w:hint="eastAsia"/>
                  <w:color w:val="000000"/>
                  <w:sz w:val="18"/>
                  <w:szCs w:val="18"/>
                  <w:highlight w:val="darkCyan"/>
                </w:rPr>
                <w:t>在次上传名单根据号码总数的</w:t>
              </w:r>
              <w:r w:rsidR="00702DD3">
                <w:rPr>
                  <w:rFonts w:ascii="微软雅黑" w:eastAsia="微软雅黑" w:hAnsi="微软雅黑" w:cs="微软雅黑" w:hint="eastAsia"/>
                  <w:color w:val="000000"/>
                  <w:sz w:val="18"/>
                  <w:szCs w:val="18"/>
                  <w:highlight w:val="darkCyan"/>
                </w:rPr>
                <w:t>变化</w:t>
              </w:r>
              <w:r w:rsidR="00702DD3" w:rsidRPr="00BF21B4">
                <w:rPr>
                  <w:rFonts w:ascii="微软雅黑" w:eastAsia="微软雅黑" w:hAnsi="微软雅黑" w:cs="微软雅黑" w:hint="eastAsia"/>
                  <w:color w:val="000000"/>
                  <w:sz w:val="18"/>
                  <w:szCs w:val="18"/>
                  <w:highlight w:val="darkCyan"/>
                </w:rPr>
                <w:t>更新</w:t>
              </w:r>
              <w:r w:rsidR="00702DD3">
                <w:rPr>
                  <w:rFonts w:ascii="微软雅黑" w:eastAsia="微软雅黑" w:hAnsi="微软雅黑" w:cs="微软雅黑" w:hint="eastAsia"/>
                  <w:color w:val="000000"/>
                  <w:sz w:val="18"/>
                  <w:szCs w:val="18"/>
                  <w:highlight w:val="darkCyan"/>
                </w:rPr>
                <w:t>接通率</w:t>
              </w:r>
            </w:ins>
          </w:p>
        </w:tc>
        <w:tc>
          <w:tcPr>
            <w:tcW w:w="3209" w:type="dxa"/>
          </w:tcPr>
          <w:p w14:paraId="09E0AA11"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0AE910A4" w14:textId="77777777" w:rsidR="007D1DE4" w:rsidRDefault="007D1DE4" w:rsidP="00496C19">
            <w:pPr>
              <w:widowControl/>
              <w:jc w:val="left"/>
              <w:rPr>
                <w:rFonts w:ascii="微软雅黑" w:eastAsia="微软雅黑" w:hAnsi="微软雅黑" w:cs="微软雅黑"/>
                <w:sz w:val="18"/>
                <w:szCs w:val="18"/>
              </w:rPr>
            </w:pPr>
          </w:p>
        </w:tc>
      </w:tr>
      <w:tr w:rsidR="007D1DE4" w14:paraId="5D4EF1B9"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29ADE21"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2</w:t>
            </w:r>
          </w:p>
        </w:tc>
        <w:tc>
          <w:tcPr>
            <w:tcW w:w="1309" w:type="dxa"/>
            <w:gridSpan w:val="2"/>
          </w:tcPr>
          <w:p w14:paraId="5A48646A" w14:textId="77777777" w:rsidR="007D1DE4" w:rsidRPr="007D1DE4" w:rsidRDefault="007D1DE4" w:rsidP="00496C19">
            <w:pPr>
              <w:widowControl/>
              <w:jc w:val="left"/>
              <w:rPr>
                <w:rFonts w:ascii="微软雅黑" w:eastAsia="微软雅黑" w:hAnsi="微软雅黑" w:cs="微软雅黑"/>
                <w:color w:val="000000"/>
                <w:sz w:val="18"/>
                <w:szCs w:val="18"/>
                <w:highlight w:val="yellow"/>
              </w:rPr>
            </w:pPr>
            <w:r w:rsidRPr="007D1DE4">
              <w:rPr>
                <w:rFonts w:ascii="微软雅黑" w:eastAsia="微软雅黑" w:hAnsi="微软雅黑" w:cs="微软雅黑" w:hint="eastAsia"/>
                <w:color w:val="000000"/>
                <w:sz w:val="18"/>
                <w:szCs w:val="18"/>
                <w:highlight w:val="yellow"/>
              </w:rPr>
              <w:t>生效时间</w:t>
            </w:r>
          </w:p>
        </w:tc>
        <w:tc>
          <w:tcPr>
            <w:tcW w:w="3000" w:type="dxa"/>
          </w:tcPr>
          <w:p w14:paraId="26411AD7" w14:textId="77777777" w:rsidR="007D1DE4" w:rsidRPr="007D1DE4" w:rsidRDefault="007D1DE4" w:rsidP="00496C19">
            <w:pPr>
              <w:widowControl/>
              <w:jc w:val="left"/>
              <w:rPr>
                <w:rFonts w:ascii="微软雅黑" w:eastAsia="微软雅黑" w:hAnsi="微软雅黑" w:cs="微软雅黑"/>
                <w:color w:val="000000"/>
                <w:sz w:val="18"/>
                <w:szCs w:val="18"/>
                <w:highlight w:val="yellow"/>
              </w:rPr>
            </w:pPr>
            <w:r w:rsidRPr="007D1DE4">
              <w:rPr>
                <w:rFonts w:ascii="微软雅黑" w:eastAsia="微软雅黑" w:hAnsi="微软雅黑" w:cs="微软雅黑" w:hint="eastAsia"/>
                <w:color w:val="000000"/>
                <w:sz w:val="18"/>
                <w:szCs w:val="18"/>
                <w:highlight w:val="yellow"/>
              </w:rPr>
              <w:t>当前任务的生效时间</w:t>
            </w:r>
          </w:p>
        </w:tc>
        <w:tc>
          <w:tcPr>
            <w:tcW w:w="3209" w:type="dxa"/>
          </w:tcPr>
          <w:p w14:paraId="2AAF65E6"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25E50073" w14:textId="77777777" w:rsidR="007D1DE4" w:rsidRDefault="007D1DE4" w:rsidP="00496C19">
            <w:pPr>
              <w:widowControl/>
              <w:jc w:val="left"/>
              <w:rPr>
                <w:rFonts w:ascii="微软雅黑" w:eastAsia="微软雅黑" w:hAnsi="微软雅黑" w:cs="微软雅黑"/>
                <w:sz w:val="18"/>
                <w:szCs w:val="18"/>
              </w:rPr>
            </w:pPr>
          </w:p>
        </w:tc>
      </w:tr>
      <w:tr w:rsidR="007D1DE4" w:rsidDel="003B57F3" w14:paraId="615EFAB0" w14:textId="0FCBAF89"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433" w:author="haha" w:date="2018-12-05T09:44:00Z"/>
        </w:trPr>
        <w:tc>
          <w:tcPr>
            <w:tcW w:w="802" w:type="dxa"/>
          </w:tcPr>
          <w:p w14:paraId="389C3E05" w14:textId="236527E8" w:rsidR="007D1DE4" w:rsidDel="003B57F3" w:rsidRDefault="007D1DE4" w:rsidP="00496C19">
            <w:pPr>
              <w:widowControl/>
              <w:jc w:val="center"/>
              <w:rPr>
                <w:del w:id="434" w:author="haha" w:date="2018-12-05T09:44:00Z"/>
                <w:rFonts w:ascii="微软雅黑" w:eastAsia="微软雅黑" w:hAnsi="微软雅黑" w:cs="微软雅黑"/>
                <w:sz w:val="18"/>
                <w:szCs w:val="18"/>
              </w:rPr>
            </w:pPr>
            <w:del w:id="435" w:author="haha" w:date="2018-12-05T09:44:00Z">
              <w:r w:rsidDel="003B57F3">
                <w:rPr>
                  <w:rFonts w:ascii="微软雅黑" w:eastAsia="微软雅黑" w:hAnsi="微软雅黑" w:cs="微软雅黑" w:hint="eastAsia"/>
                  <w:sz w:val="18"/>
                  <w:szCs w:val="18"/>
                </w:rPr>
                <w:delText>1</w:delText>
              </w:r>
              <w:r w:rsidDel="003B57F3">
                <w:rPr>
                  <w:rFonts w:ascii="微软雅黑" w:eastAsia="微软雅黑" w:hAnsi="微软雅黑" w:cs="微软雅黑"/>
                  <w:sz w:val="18"/>
                  <w:szCs w:val="18"/>
                </w:rPr>
                <w:delText>3</w:delText>
              </w:r>
            </w:del>
          </w:p>
        </w:tc>
        <w:tc>
          <w:tcPr>
            <w:tcW w:w="1309" w:type="dxa"/>
            <w:gridSpan w:val="2"/>
          </w:tcPr>
          <w:p w14:paraId="5D040A4D" w14:textId="1888124F" w:rsidR="007D1DE4" w:rsidDel="003B57F3" w:rsidRDefault="007D1DE4" w:rsidP="00496C19">
            <w:pPr>
              <w:widowControl/>
              <w:jc w:val="left"/>
              <w:rPr>
                <w:del w:id="436" w:author="haha" w:date="2018-12-05T09:44:00Z"/>
                <w:rFonts w:ascii="微软雅黑" w:eastAsia="微软雅黑" w:hAnsi="微软雅黑" w:cs="微软雅黑"/>
                <w:color w:val="000000"/>
                <w:sz w:val="18"/>
                <w:szCs w:val="18"/>
              </w:rPr>
            </w:pPr>
            <w:del w:id="437" w:author="haha" w:date="2018-12-05T09:44:00Z">
              <w:r w:rsidDel="003B57F3">
                <w:rPr>
                  <w:rFonts w:ascii="微软雅黑" w:eastAsia="微软雅黑" w:hAnsi="微软雅黑" w:cs="微软雅黑" w:hint="eastAsia"/>
                  <w:color w:val="000000"/>
                  <w:sz w:val="18"/>
                  <w:szCs w:val="18"/>
                </w:rPr>
                <w:delText>失效时间</w:delText>
              </w:r>
            </w:del>
          </w:p>
        </w:tc>
        <w:tc>
          <w:tcPr>
            <w:tcW w:w="3000" w:type="dxa"/>
          </w:tcPr>
          <w:p w14:paraId="7F0C068F" w14:textId="22A57109" w:rsidR="007D1DE4" w:rsidDel="003B57F3" w:rsidRDefault="007D1DE4" w:rsidP="00496C19">
            <w:pPr>
              <w:widowControl/>
              <w:jc w:val="left"/>
              <w:rPr>
                <w:del w:id="438" w:author="haha" w:date="2018-12-05T09:44:00Z"/>
                <w:rFonts w:ascii="微软雅黑" w:eastAsia="微软雅黑" w:hAnsi="微软雅黑" w:cs="微软雅黑"/>
                <w:color w:val="000000"/>
                <w:sz w:val="18"/>
                <w:szCs w:val="18"/>
              </w:rPr>
            </w:pPr>
            <w:del w:id="439" w:author="haha" w:date="2018-12-05T09:44:00Z">
              <w:r w:rsidDel="003B57F3">
                <w:rPr>
                  <w:rFonts w:ascii="微软雅黑" w:eastAsia="微软雅黑" w:hAnsi="微软雅黑" w:cs="微软雅黑" w:hint="eastAsia"/>
                  <w:color w:val="000000"/>
                  <w:sz w:val="18"/>
                  <w:szCs w:val="18"/>
                </w:rPr>
                <w:delText>添加任务时设定的时间 可点击编辑修改</w:delText>
              </w:r>
            </w:del>
          </w:p>
        </w:tc>
        <w:tc>
          <w:tcPr>
            <w:tcW w:w="3209" w:type="dxa"/>
          </w:tcPr>
          <w:p w14:paraId="0B648CF2" w14:textId="3FEE243C" w:rsidR="007D1DE4" w:rsidDel="003B57F3" w:rsidRDefault="007D1DE4" w:rsidP="00496C19">
            <w:pPr>
              <w:pStyle w:val="Axure"/>
              <w:ind w:firstLine="360"/>
              <w:rPr>
                <w:del w:id="440" w:author="haha" w:date="2018-12-05T09:44:00Z"/>
                <w:rFonts w:ascii="微软雅黑" w:eastAsia="微软雅黑" w:hAnsi="微软雅黑" w:cs="微软雅黑"/>
                <w:sz w:val="18"/>
                <w:szCs w:val="18"/>
              </w:rPr>
            </w:pPr>
          </w:p>
        </w:tc>
        <w:tc>
          <w:tcPr>
            <w:tcW w:w="1712" w:type="dxa"/>
          </w:tcPr>
          <w:p w14:paraId="2B7FD018" w14:textId="2DF0F3F4" w:rsidR="007D1DE4" w:rsidDel="003B57F3" w:rsidRDefault="007D1DE4" w:rsidP="00496C19">
            <w:pPr>
              <w:widowControl/>
              <w:jc w:val="left"/>
              <w:rPr>
                <w:del w:id="441" w:author="haha" w:date="2018-12-05T09:44:00Z"/>
                <w:rFonts w:ascii="微软雅黑" w:eastAsia="微软雅黑" w:hAnsi="微软雅黑" w:cs="微软雅黑"/>
                <w:sz w:val="18"/>
                <w:szCs w:val="18"/>
              </w:rPr>
            </w:pPr>
          </w:p>
        </w:tc>
      </w:tr>
      <w:tr w:rsidR="007D1DE4" w14:paraId="2CFC67BC"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3C42734"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1</w:t>
            </w:r>
            <w:r>
              <w:rPr>
                <w:rFonts w:ascii="微软雅黑" w:eastAsia="微软雅黑" w:hAnsi="微软雅黑" w:cs="微软雅黑"/>
                <w:sz w:val="18"/>
                <w:szCs w:val="18"/>
              </w:rPr>
              <w:t>4</w:t>
            </w:r>
          </w:p>
        </w:tc>
        <w:tc>
          <w:tcPr>
            <w:tcW w:w="1309" w:type="dxa"/>
            <w:gridSpan w:val="2"/>
          </w:tcPr>
          <w:p w14:paraId="6720B3A1"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操作下的编辑</w:t>
            </w:r>
          </w:p>
        </w:tc>
        <w:tc>
          <w:tcPr>
            <w:tcW w:w="3000" w:type="dxa"/>
          </w:tcPr>
          <w:p w14:paraId="6C981B1A"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225498B4" w14:textId="1C5E2F5A"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编辑当前任务的页面</w:t>
            </w:r>
            <w:ins w:id="442" w:author="haha" w:date="2018-12-06T13:49:00Z">
              <w:r w:rsidR="0092485D" w:rsidRPr="0092485D">
                <w:rPr>
                  <w:rFonts w:ascii="微软雅黑" w:eastAsia="微软雅黑" w:hAnsi="微软雅黑" w:cs="微软雅黑" w:hint="eastAsia"/>
                  <w:sz w:val="18"/>
                  <w:szCs w:val="18"/>
                  <w:highlight w:val="darkCyan"/>
                  <w:rPrChange w:id="443" w:author="haha" w:date="2018-12-06T13:49:00Z">
                    <w:rPr>
                      <w:rFonts w:ascii="微软雅黑" w:eastAsia="微软雅黑" w:hAnsi="微软雅黑" w:cs="微软雅黑" w:hint="eastAsia"/>
                      <w:sz w:val="18"/>
                      <w:szCs w:val="18"/>
                    </w:rPr>
                  </w:rPrChange>
                </w:rPr>
                <w:t>不可更改任务名称</w:t>
              </w:r>
            </w:ins>
          </w:p>
        </w:tc>
        <w:tc>
          <w:tcPr>
            <w:tcW w:w="1712" w:type="dxa"/>
          </w:tcPr>
          <w:p w14:paraId="2272E65E" w14:textId="77777777" w:rsidR="007D1DE4" w:rsidRDefault="007D1DE4" w:rsidP="00496C19">
            <w:pPr>
              <w:widowControl/>
              <w:jc w:val="left"/>
              <w:rPr>
                <w:rFonts w:ascii="微软雅黑" w:eastAsia="微软雅黑" w:hAnsi="微软雅黑" w:cs="微软雅黑"/>
                <w:sz w:val="18"/>
                <w:szCs w:val="18"/>
              </w:rPr>
            </w:pPr>
          </w:p>
        </w:tc>
      </w:tr>
      <w:tr w:rsidR="007D1DE4" w14:paraId="7C36F813"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A246AFD"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5</w:t>
            </w:r>
          </w:p>
        </w:tc>
        <w:tc>
          <w:tcPr>
            <w:tcW w:w="1309" w:type="dxa"/>
            <w:gridSpan w:val="2"/>
          </w:tcPr>
          <w:p w14:paraId="122967FF" w14:textId="1C16C22F"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w:t>
            </w:r>
            <w:ins w:id="444" w:author="haha" w:date="2018-12-06T13:50:00Z">
              <w:r w:rsidR="0092485D">
                <w:rPr>
                  <w:rFonts w:ascii="微软雅黑" w:eastAsia="微软雅黑" w:hAnsi="微软雅黑" w:cs="微软雅黑" w:hint="eastAsia"/>
                  <w:color w:val="000000"/>
                  <w:sz w:val="18"/>
                  <w:szCs w:val="18"/>
                </w:rPr>
                <w:t>下的转移按钮</w:t>
              </w:r>
            </w:ins>
            <w:del w:id="445" w:author="haha" w:date="2018-12-06T13:50:00Z">
              <w:r w:rsidDel="0092485D">
                <w:rPr>
                  <w:rFonts w:ascii="微软雅黑" w:eastAsia="微软雅黑" w:hAnsi="微软雅黑" w:cs="微软雅黑" w:hint="eastAsia"/>
                  <w:color w:val="000000"/>
                  <w:sz w:val="18"/>
                  <w:szCs w:val="18"/>
                </w:rPr>
                <w:delText>下的冻结/激活</w:delText>
              </w:r>
            </w:del>
          </w:p>
        </w:tc>
        <w:tc>
          <w:tcPr>
            <w:tcW w:w="3000" w:type="dxa"/>
          </w:tcPr>
          <w:p w14:paraId="59874D52" w14:textId="50C4BF36"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外呼主管可再此页面</w:t>
            </w:r>
            <w:ins w:id="446" w:author="haha" w:date="2018-12-06T13:50:00Z">
              <w:r w:rsidR="0092485D" w:rsidRPr="0092485D">
                <w:rPr>
                  <w:rFonts w:ascii="微软雅黑" w:eastAsia="微软雅黑" w:hAnsi="微软雅黑" w:cs="微软雅黑" w:hint="eastAsia"/>
                  <w:color w:val="000000"/>
                  <w:sz w:val="18"/>
                  <w:szCs w:val="18"/>
                  <w:highlight w:val="darkCyan"/>
                  <w:rPrChange w:id="447" w:author="haha" w:date="2018-12-06T13:51:00Z">
                    <w:rPr>
                      <w:rFonts w:ascii="微软雅黑" w:eastAsia="微软雅黑" w:hAnsi="微软雅黑" w:cs="微软雅黑" w:hint="eastAsia"/>
                      <w:color w:val="000000"/>
                      <w:sz w:val="18"/>
                      <w:szCs w:val="18"/>
                    </w:rPr>
                  </w:rPrChange>
                </w:rPr>
                <w:t>进行任务的转移，</w:t>
              </w:r>
            </w:ins>
            <w:ins w:id="448" w:author="haha" w:date="2018-12-06T13:51:00Z">
              <w:r w:rsidR="0092485D" w:rsidRPr="0092485D">
                <w:rPr>
                  <w:rFonts w:ascii="微软雅黑" w:eastAsia="微软雅黑" w:hAnsi="微软雅黑" w:cs="微软雅黑" w:hint="eastAsia"/>
                  <w:color w:val="000000"/>
                  <w:sz w:val="18"/>
                  <w:szCs w:val="18"/>
                  <w:highlight w:val="darkCyan"/>
                  <w:rPrChange w:id="449" w:author="haha" w:date="2018-12-06T13:51:00Z">
                    <w:rPr>
                      <w:rFonts w:ascii="微软雅黑" w:eastAsia="微软雅黑" w:hAnsi="微软雅黑" w:cs="微软雅黑" w:hint="eastAsia"/>
                      <w:color w:val="000000"/>
                      <w:sz w:val="18"/>
                      <w:szCs w:val="18"/>
                    </w:rPr>
                  </w:rPrChange>
                </w:rPr>
                <w:t>可转移一个或多个专员</w:t>
              </w:r>
            </w:ins>
            <w:del w:id="450" w:author="haha" w:date="2018-12-06T13:50:00Z">
              <w:r w:rsidRPr="00DB66C0" w:rsidDel="0092485D">
                <w:rPr>
                  <w:rFonts w:ascii="微软雅黑" w:eastAsia="微软雅黑" w:hAnsi="微软雅黑" w:cs="微软雅黑" w:hint="eastAsia"/>
                  <w:color w:val="000000"/>
                  <w:sz w:val="18"/>
                  <w:szCs w:val="18"/>
                  <w:highlight w:val="darkCyan"/>
                  <w:rPrChange w:id="451" w:author="haha" w:date="2018-12-06T14:50:00Z">
                    <w:rPr>
                      <w:rFonts w:ascii="微软雅黑" w:eastAsia="微软雅黑" w:hAnsi="微软雅黑" w:cs="微软雅黑" w:hint="eastAsia"/>
                      <w:color w:val="000000"/>
                      <w:sz w:val="18"/>
                      <w:szCs w:val="18"/>
                    </w:rPr>
                  </w:rPrChange>
                </w:rPr>
                <w:delText>进行冻结或者激活当前任务</w:delText>
              </w:r>
            </w:del>
            <w:ins w:id="452" w:author="haha" w:date="2018-12-06T14:48:00Z">
              <w:r w:rsidR="00617EC0" w:rsidRPr="00DB66C0">
                <w:rPr>
                  <w:rFonts w:ascii="微软雅黑" w:eastAsia="微软雅黑" w:hAnsi="微软雅黑" w:cs="微软雅黑" w:hint="eastAsia"/>
                  <w:color w:val="000000"/>
                  <w:sz w:val="18"/>
                  <w:szCs w:val="18"/>
                  <w:highlight w:val="darkCyan"/>
                  <w:rPrChange w:id="453" w:author="haha" w:date="2018-12-06T14:50:00Z">
                    <w:rPr>
                      <w:rFonts w:ascii="微软雅黑" w:eastAsia="微软雅黑" w:hAnsi="微软雅黑" w:cs="微软雅黑" w:hint="eastAsia"/>
                      <w:color w:val="000000"/>
                      <w:sz w:val="18"/>
                      <w:szCs w:val="18"/>
                    </w:rPr>
                  </w:rPrChange>
                </w:rPr>
                <w:t>，转移机制是</w:t>
              </w:r>
            </w:ins>
            <w:ins w:id="454" w:author="haha" w:date="2018-12-06T14:49:00Z">
              <w:r w:rsidR="00DB66C0" w:rsidRPr="00DB66C0">
                <w:rPr>
                  <w:rFonts w:ascii="微软雅黑" w:eastAsia="微软雅黑" w:hAnsi="微软雅黑" w:cs="微软雅黑" w:hint="eastAsia"/>
                  <w:color w:val="000000"/>
                  <w:sz w:val="18"/>
                  <w:szCs w:val="18"/>
                  <w:highlight w:val="darkCyan"/>
                  <w:rPrChange w:id="455" w:author="haha" w:date="2018-12-06T14:50:00Z">
                    <w:rPr>
                      <w:rFonts w:ascii="微软雅黑" w:eastAsia="微软雅黑" w:hAnsi="微软雅黑" w:cs="微软雅黑" w:hint="eastAsia"/>
                      <w:color w:val="000000"/>
                      <w:sz w:val="18"/>
                      <w:szCs w:val="18"/>
                    </w:rPr>
                  </w:rPrChange>
                </w:rPr>
                <w:t>之前专员该任务内未拨打</w:t>
              </w:r>
            </w:ins>
            <w:ins w:id="456" w:author="haha" w:date="2018-12-06T14:50:00Z">
              <w:r w:rsidR="00DB66C0">
                <w:rPr>
                  <w:rFonts w:ascii="微软雅黑" w:eastAsia="微软雅黑" w:hAnsi="微软雅黑" w:cs="微软雅黑" w:hint="eastAsia"/>
                  <w:color w:val="000000"/>
                  <w:sz w:val="18"/>
                  <w:szCs w:val="18"/>
                  <w:highlight w:val="darkCyan"/>
                </w:rPr>
                <w:t>客户名单</w:t>
              </w:r>
            </w:ins>
            <w:ins w:id="457" w:author="haha" w:date="2018-12-06T14:49:00Z">
              <w:r w:rsidR="00DB66C0" w:rsidRPr="00DB66C0">
                <w:rPr>
                  <w:rFonts w:ascii="微软雅黑" w:eastAsia="微软雅黑" w:hAnsi="微软雅黑" w:cs="微软雅黑" w:hint="eastAsia"/>
                  <w:color w:val="000000"/>
                  <w:sz w:val="18"/>
                  <w:szCs w:val="18"/>
                  <w:highlight w:val="darkCyan"/>
                  <w:rPrChange w:id="458" w:author="haha" w:date="2018-12-06T14:50:00Z">
                    <w:rPr>
                      <w:rFonts w:ascii="微软雅黑" w:eastAsia="微软雅黑" w:hAnsi="微软雅黑" w:cs="微软雅黑" w:hint="eastAsia"/>
                      <w:color w:val="000000"/>
                      <w:sz w:val="18"/>
                      <w:szCs w:val="18"/>
                    </w:rPr>
                  </w:rPrChange>
                </w:rPr>
                <w:t>收回任务里，已拨打的不用进行任务修改</w:t>
              </w:r>
            </w:ins>
            <w:del w:id="459" w:author="haha" w:date="2018-12-06T14:48:00Z">
              <w:r w:rsidRPr="00DB66C0" w:rsidDel="00617EC0">
                <w:rPr>
                  <w:rFonts w:ascii="微软雅黑" w:eastAsia="微软雅黑" w:hAnsi="微软雅黑" w:cs="微软雅黑" w:hint="eastAsia"/>
                  <w:color w:val="000000"/>
                  <w:sz w:val="18"/>
                  <w:szCs w:val="18"/>
                  <w:highlight w:val="darkCyan"/>
                  <w:rPrChange w:id="460" w:author="haha" w:date="2018-12-06T14:50:00Z">
                    <w:rPr>
                      <w:rFonts w:ascii="微软雅黑" w:eastAsia="微软雅黑" w:hAnsi="微软雅黑" w:cs="微软雅黑" w:hint="eastAsia"/>
                      <w:color w:val="000000"/>
                      <w:sz w:val="18"/>
                      <w:szCs w:val="18"/>
                    </w:rPr>
                  </w:rPrChange>
                </w:rPr>
                <w:delText>，</w:delText>
              </w:r>
            </w:del>
            <w:del w:id="461" w:author="haha" w:date="2018-12-05T09:44:00Z">
              <w:r w:rsidRPr="00DB66C0" w:rsidDel="003B57F3">
                <w:rPr>
                  <w:rFonts w:ascii="微软雅黑" w:eastAsia="微软雅黑" w:hAnsi="微软雅黑" w:cs="微软雅黑" w:hint="eastAsia"/>
                  <w:color w:val="000000"/>
                  <w:sz w:val="18"/>
                  <w:szCs w:val="18"/>
                  <w:highlight w:val="darkCyan"/>
                  <w:rPrChange w:id="462" w:author="haha" w:date="2018-12-06T14:50:00Z">
                    <w:rPr>
                      <w:rFonts w:ascii="微软雅黑" w:eastAsia="微软雅黑" w:hAnsi="微软雅黑" w:cs="微软雅黑" w:hint="eastAsia"/>
                      <w:color w:val="000000"/>
                      <w:sz w:val="18"/>
                      <w:szCs w:val="18"/>
                    </w:rPr>
                  </w:rPrChange>
                </w:rPr>
                <w:delText>在失效时间后任务自动冻结，机构管理员可进行编辑更改失效时间激活当前任务</w:delText>
              </w:r>
            </w:del>
          </w:p>
        </w:tc>
        <w:tc>
          <w:tcPr>
            <w:tcW w:w="3209" w:type="dxa"/>
          </w:tcPr>
          <w:p w14:paraId="36AE18A8" w14:textId="2090EF36" w:rsidR="007D1DE4" w:rsidRDefault="0092485D" w:rsidP="00496C19">
            <w:pPr>
              <w:pStyle w:val="Axure"/>
              <w:ind w:firstLine="360"/>
              <w:rPr>
                <w:rFonts w:ascii="微软雅黑" w:eastAsia="微软雅黑" w:hAnsi="微软雅黑" w:cs="微软雅黑"/>
                <w:sz w:val="18"/>
                <w:szCs w:val="18"/>
              </w:rPr>
            </w:pPr>
            <w:ins w:id="463" w:author="haha" w:date="2018-12-06T13:51:00Z">
              <w:r>
                <w:rPr>
                  <w:rFonts w:ascii="微软雅黑" w:eastAsia="微软雅黑" w:hAnsi="微软雅黑" w:cs="微软雅黑" w:hint="eastAsia"/>
                  <w:sz w:val="18"/>
                  <w:szCs w:val="18"/>
                </w:rPr>
                <w:t>转移任务弹框</w:t>
              </w:r>
            </w:ins>
          </w:p>
        </w:tc>
        <w:tc>
          <w:tcPr>
            <w:tcW w:w="1712" w:type="dxa"/>
          </w:tcPr>
          <w:p w14:paraId="4FF4C504" w14:textId="2447BF71" w:rsidR="007D1DE4" w:rsidRDefault="007D1DE4" w:rsidP="00496C19">
            <w:pPr>
              <w:widowControl/>
              <w:jc w:val="left"/>
              <w:rPr>
                <w:rFonts w:ascii="微软雅黑" w:eastAsia="微软雅黑" w:hAnsi="微软雅黑" w:cs="微软雅黑"/>
                <w:sz w:val="18"/>
                <w:szCs w:val="18"/>
              </w:rPr>
            </w:pPr>
            <w:del w:id="464" w:author="haha" w:date="2018-12-06T13:51:00Z">
              <w:r w:rsidDel="0092485D">
                <w:rPr>
                  <w:rFonts w:ascii="微软雅黑" w:eastAsia="微软雅黑" w:hAnsi="微软雅黑" w:cs="微软雅黑" w:hint="eastAsia"/>
                  <w:sz w:val="18"/>
                  <w:szCs w:val="18"/>
                </w:rPr>
                <w:delText>是否确定冻结/激活当前任务</w:delText>
              </w:r>
            </w:del>
            <w:ins w:id="465" w:author="haha" w:date="2018-12-06T13:51:00Z">
              <w:r w:rsidR="0092485D">
                <w:rPr>
                  <w:rFonts w:ascii="微软雅黑" w:eastAsia="微软雅黑" w:hAnsi="微软雅黑" w:cs="微软雅黑" w:hint="eastAsia"/>
                  <w:sz w:val="18"/>
                  <w:szCs w:val="18"/>
                </w:rPr>
                <w:t>是否确定转移给当前用户？</w:t>
              </w:r>
            </w:ins>
          </w:p>
        </w:tc>
      </w:tr>
      <w:tr w:rsidR="007D1DE4" w14:paraId="0F88F2CD"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49DB58C" w14:textId="47CC9428"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6</w:t>
            </w:r>
          </w:p>
        </w:tc>
        <w:tc>
          <w:tcPr>
            <w:tcW w:w="1309" w:type="dxa"/>
            <w:gridSpan w:val="2"/>
          </w:tcPr>
          <w:p w14:paraId="314A7568" w14:textId="394F742D"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右上角分配按钮</w:t>
            </w:r>
          </w:p>
        </w:tc>
        <w:tc>
          <w:tcPr>
            <w:tcW w:w="3000" w:type="dxa"/>
          </w:tcPr>
          <w:p w14:paraId="1086DD71" w14:textId="0CE69E88"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ins w:id="466" w:author="haha" w:date="2018-12-06T15:18:00Z">
              <w:r w:rsidR="00702DD3">
                <w:rPr>
                  <w:rFonts w:ascii="微软雅黑" w:eastAsia="微软雅黑" w:hAnsi="微软雅黑" w:cs="微软雅黑" w:hint="eastAsia"/>
                  <w:color w:val="000000"/>
                  <w:sz w:val="18"/>
                  <w:szCs w:val="18"/>
                </w:rPr>
                <w:t>，</w:t>
              </w:r>
            </w:ins>
            <w:ins w:id="467" w:author="haha" w:date="2018-12-10T16:33:00Z">
              <w:r w:rsidR="00F17CD8" w:rsidRPr="00F17CD8">
                <w:rPr>
                  <w:rFonts w:ascii="微软雅黑" w:eastAsia="微软雅黑" w:hAnsi="微软雅黑" w:cs="微软雅黑" w:hint="eastAsia"/>
                  <w:color w:val="000000"/>
                  <w:sz w:val="18"/>
                  <w:szCs w:val="18"/>
                  <w:highlight w:val="darkYellow"/>
                  <w:rPrChange w:id="468" w:author="haha" w:date="2018-12-10T16:34:00Z">
                    <w:rPr>
                      <w:rFonts w:ascii="微软雅黑" w:eastAsia="微软雅黑" w:hAnsi="微软雅黑" w:cs="微软雅黑" w:hint="eastAsia"/>
                      <w:color w:val="000000"/>
                      <w:sz w:val="18"/>
                      <w:szCs w:val="18"/>
                      <w:highlight w:val="darkCyan"/>
                    </w:rPr>
                  </w:rPrChange>
                </w:rPr>
                <w:t>只能分配未分配的任务。</w:t>
              </w:r>
            </w:ins>
            <w:ins w:id="469" w:author="haha" w:date="2018-12-06T15:18:00Z">
              <w:r w:rsidR="00702DD3">
                <w:rPr>
                  <w:rFonts w:ascii="微软雅黑" w:eastAsia="微软雅黑" w:hAnsi="微软雅黑" w:cs="微软雅黑"/>
                  <w:color w:val="000000"/>
                  <w:sz w:val="18"/>
                  <w:szCs w:val="18"/>
                </w:rPr>
                <w:t xml:space="preserve"> </w:t>
              </w:r>
            </w:ins>
          </w:p>
        </w:tc>
        <w:tc>
          <w:tcPr>
            <w:tcW w:w="3209" w:type="dxa"/>
          </w:tcPr>
          <w:p w14:paraId="20E9F68B" w14:textId="7EF4C9C0" w:rsidR="007D1DE4" w:rsidRDefault="006279EA"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任务分配弹框</w:t>
            </w:r>
          </w:p>
        </w:tc>
        <w:tc>
          <w:tcPr>
            <w:tcW w:w="1712" w:type="dxa"/>
          </w:tcPr>
          <w:p w14:paraId="4AA3F8B4" w14:textId="3DECF7DD" w:rsidR="007D1DE4" w:rsidRDefault="00F17CD8" w:rsidP="00496C19">
            <w:pPr>
              <w:widowControl/>
              <w:jc w:val="left"/>
              <w:rPr>
                <w:rFonts w:ascii="微软雅黑" w:eastAsia="微软雅黑" w:hAnsi="微软雅黑" w:cs="微软雅黑"/>
                <w:sz w:val="18"/>
                <w:szCs w:val="18"/>
              </w:rPr>
            </w:pPr>
            <w:ins w:id="470" w:author="haha" w:date="2018-12-10T16:33:00Z">
              <w:r w:rsidRPr="00F17CD8">
                <w:rPr>
                  <w:rFonts w:ascii="微软雅黑" w:eastAsia="微软雅黑" w:hAnsi="微软雅黑" w:cs="微软雅黑" w:hint="eastAsia"/>
                  <w:sz w:val="18"/>
                  <w:szCs w:val="18"/>
                  <w:highlight w:val="darkYellow"/>
                  <w:rPrChange w:id="471" w:author="haha" w:date="2018-12-10T16:34:00Z">
                    <w:rPr>
                      <w:rFonts w:ascii="微软雅黑" w:eastAsia="微软雅黑" w:hAnsi="微软雅黑" w:cs="微软雅黑" w:hint="eastAsia"/>
                      <w:sz w:val="18"/>
                      <w:szCs w:val="18"/>
                    </w:rPr>
                  </w:rPrChange>
                </w:rPr>
                <w:t>出现可分配的专员</w:t>
              </w:r>
            </w:ins>
            <w:ins w:id="472" w:author="haha" w:date="2018-12-10T16:34:00Z">
              <w:r w:rsidRPr="00F17CD8">
                <w:rPr>
                  <w:rFonts w:ascii="微软雅黑" w:eastAsia="微软雅黑" w:hAnsi="微软雅黑" w:cs="微软雅黑" w:hint="eastAsia"/>
                  <w:sz w:val="18"/>
                  <w:szCs w:val="18"/>
                  <w:highlight w:val="darkYellow"/>
                  <w:rPrChange w:id="473" w:author="haha" w:date="2018-12-10T16:34:00Z">
                    <w:rPr>
                      <w:rFonts w:ascii="微软雅黑" w:eastAsia="微软雅黑" w:hAnsi="微软雅黑" w:cs="微软雅黑" w:hint="eastAsia"/>
                      <w:sz w:val="18"/>
                      <w:szCs w:val="18"/>
                    </w:rPr>
                  </w:rPrChange>
                </w:rPr>
                <w:t>进行分配</w:t>
              </w:r>
              <w:r>
                <w:rPr>
                  <w:rFonts w:ascii="微软雅黑" w:eastAsia="微软雅黑" w:hAnsi="微软雅黑" w:cs="微软雅黑" w:hint="eastAsia"/>
                  <w:sz w:val="18"/>
                  <w:szCs w:val="18"/>
                </w:rPr>
                <w:t>。</w:t>
              </w:r>
            </w:ins>
          </w:p>
        </w:tc>
      </w:tr>
    </w:tbl>
    <w:p w14:paraId="1F46ED9C" w14:textId="77777777" w:rsidR="007D1DE4" w:rsidRPr="007D1DE4" w:rsidRDefault="007D1DE4" w:rsidP="002C6076">
      <w:pPr>
        <w:pStyle w:val="a3"/>
        <w:ind w:left="420" w:firstLineChars="0" w:firstLine="0"/>
        <w:rPr>
          <w:sz w:val="30"/>
          <w:szCs w:val="30"/>
        </w:rPr>
      </w:pPr>
    </w:p>
    <w:p w14:paraId="7643BAB9" w14:textId="48966F2F" w:rsidR="002C6076" w:rsidRDefault="006279EA" w:rsidP="00AD5670">
      <w:pPr>
        <w:pStyle w:val="1"/>
      </w:pPr>
      <w:bookmarkStart w:id="474" w:name="_Toc532228777"/>
      <w:r>
        <w:rPr>
          <w:rFonts w:hint="eastAsia"/>
        </w:rPr>
        <w:t>任务分配</w:t>
      </w:r>
      <w:r w:rsidR="002C6076" w:rsidRPr="002C6076">
        <w:rPr>
          <w:rFonts w:hint="eastAsia"/>
        </w:rPr>
        <w:t>弹框</w:t>
      </w:r>
      <w:bookmarkEnd w:id="474"/>
    </w:p>
    <w:p w14:paraId="4E343D28" w14:textId="56C34238" w:rsidR="006279EA" w:rsidRPr="006279EA" w:rsidRDefault="006279EA" w:rsidP="006279EA">
      <w:pPr>
        <w:pStyle w:val="a3"/>
        <w:numPr>
          <w:ilvl w:val="0"/>
          <w:numId w:val="4"/>
        </w:numPr>
        <w:ind w:firstLineChars="0"/>
      </w:pPr>
      <w:r w:rsidRPr="006279EA">
        <w:rPr>
          <w:rFonts w:hint="eastAsia"/>
        </w:rPr>
        <w:t>显示已选任务</w:t>
      </w:r>
    </w:p>
    <w:p w14:paraId="1BD03470" w14:textId="27E5556E" w:rsidR="006279EA" w:rsidRDefault="006279EA" w:rsidP="006279EA">
      <w:pPr>
        <w:pStyle w:val="a3"/>
        <w:numPr>
          <w:ilvl w:val="0"/>
          <w:numId w:val="4"/>
        </w:numPr>
        <w:ind w:firstLineChars="0"/>
        <w:rPr>
          <w:ins w:id="475" w:author="haha" w:date="2018-12-06T15:17:00Z"/>
        </w:rPr>
      </w:pPr>
      <w:r w:rsidRPr="006279EA">
        <w:rPr>
          <w:rFonts w:hint="eastAsia"/>
        </w:rPr>
        <w:t>分配专员可多选</w:t>
      </w:r>
    </w:p>
    <w:p w14:paraId="240B3813" w14:textId="4350524B" w:rsidR="00702DD3" w:rsidRDefault="00702DD3" w:rsidP="006279EA">
      <w:pPr>
        <w:pStyle w:val="a3"/>
        <w:numPr>
          <w:ilvl w:val="0"/>
          <w:numId w:val="4"/>
        </w:numPr>
        <w:ind w:firstLineChars="0"/>
        <w:rPr>
          <w:ins w:id="476" w:author="haha" w:date="2018-12-07T13:24:00Z"/>
          <w:highlight w:val="darkCyan"/>
        </w:rPr>
      </w:pPr>
      <w:ins w:id="477" w:author="haha" w:date="2018-12-06T15:18:00Z">
        <w:r w:rsidRPr="00702DD3">
          <w:rPr>
            <w:rFonts w:hint="eastAsia"/>
            <w:highlight w:val="darkCyan"/>
            <w:rPrChange w:id="478" w:author="haha" w:date="2018-12-06T15:18:00Z">
              <w:rPr>
                <w:rFonts w:hint="eastAsia"/>
              </w:rPr>
            </w:rPrChange>
          </w:rPr>
          <w:t>最多只能分配</w:t>
        </w:r>
        <w:r w:rsidRPr="00702DD3">
          <w:rPr>
            <w:highlight w:val="darkCyan"/>
            <w:rPrChange w:id="479" w:author="haha" w:date="2018-12-06T15:18:00Z">
              <w:rPr/>
            </w:rPrChange>
          </w:rPr>
          <w:t>10</w:t>
        </w:r>
        <w:r w:rsidRPr="00702DD3">
          <w:rPr>
            <w:rFonts w:hint="eastAsia"/>
            <w:highlight w:val="darkCyan"/>
            <w:rPrChange w:id="480" w:author="haha" w:date="2018-12-06T15:18:00Z">
              <w:rPr>
                <w:rFonts w:hint="eastAsia"/>
              </w:rPr>
            </w:rPrChange>
          </w:rPr>
          <w:t>个专员</w:t>
        </w:r>
      </w:ins>
    </w:p>
    <w:p w14:paraId="7B71D0F9" w14:textId="0D633990" w:rsidR="005E5D8F" w:rsidRDefault="005E5D8F" w:rsidP="006279EA">
      <w:pPr>
        <w:pStyle w:val="a3"/>
        <w:numPr>
          <w:ilvl w:val="0"/>
          <w:numId w:val="4"/>
        </w:numPr>
        <w:ind w:firstLineChars="0"/>
        <w:rPr>
          <w:ins w:id="481" w:author="haha" w:date="2018-12-07T15:20:00Z"/>
          <w:highlight w:val="darkCyan"/>
        </w:rPr>
      </w:pPr>
      <w:ins w:id="482" w:author="haha" w:date="2018-12-07T13:24:00Z">
        <w:r>
          <w:rPr>
            <w:rFonts w:hint="eastAsia"/>
            <w:highlight w:val="darkCyan"/>
          </w:rPr>
          <w:t>一个任务对应多个专员，一个专员只能对应一个任务。</w:t>
        </w:r>
      </w:ins>
    </w:p>
    <w:p w14:paraId="32A3F30C" w14:textId="4377CD8C" w:rsidR="001F6391" w:rsidRPr="00702DD3" w:rsidRDefault="001F6391" w:rsidP="006279EA">
      <w:pPr>
        <w:pStyle w:val="a3"/>
        <w:numPr>
          <w:ilvl w:val="0"/>
          <w:numId w:val="4"/>
        </w:numPr>
        <w:ind w:firstLineChars="0"/>
        <w:rPr>
          <w:highlight w:val="darkCyan"/>
          <w:rPrChange w:id="483" w:author="haha" w:date="2018-12-06T15:18:00Z">
            <w:rPr/>
          </w:rPrChange>
        </w:rPr>
      </w:pPr>
      <w:ins w:id="484" w:author="haha" w:date="2018-12-07T15:20:00Z">
        <w:r>
          <w:rPr>
            <w:rFonts w:hint="eastAsia"/>
            <w:highlight w:val="darkCyan"/>
          </w:rPr>
          <w:t>勾选状态只能显示可分配的专员（当前没有任务的专员）</w:t>
        </w:r>
      </w:ins>
    </w:p>
    <w:p w14:paraId="1F5F341C" w14:textId="52526B11" w:rsidR="002C6076" w:rsidRDefault="00DB7FC7" w:rsidP="008626D6">
      <w:pPr>
        <w:rPr>
          <w:ins w:id="485" w:author="haha" w:date="2018-12-07T14:14:00Z"/>
        </w:rPr>
      </w:pPr>
      <w:commentRangeStart w:id="486"/>
      <w:ins w:id="487" w:author="haha" w:date="2018-12-10T17:39:00Z">
        <w:r>
          <w:rPr>
            <w:noProof/>
          </w:rPr>
          <w:drawing>
            <wp:inline distT="0" distB="0" distL="0" distR="0" wp14:anchorId="3EE25E1E" wp14:editId="433A7961">
              <wp:extent cx="5274310" cy="24022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02205"/>
                      </a:xfrm>
                      <a:prstGeom prst="rect">
                        <a:avLst/>
                      </a:prstGeom>
                    </pic:spPr>
                  </pic:pic>
                </a:graphicData>
              </a:graphic>
            </wp:inline>
          </w:drawing>
        </w:r>
        <w:commentRangeEnd w:id="486"/>
        <w:r>
          <w:rPr>
            <w:rStyle w:val="aa"/>
          </w:rPr>
          <w:commentReference w:id="486"/>
        </w:r>
      </w:ins>
      <w:del w:id="488" w:author="haha" w:date="2018-12-05T09:46:00Z">
        <w:r w:rsidR="006279EA" w:rsidDel="003B57F3">
          <w:rPr>
            <w:noProof/>
          </w:rPr>
          <w:drawing>
            <wp:inline distT="0" distB="0" distL="0" distR="0" wp14:anchorId="1A85C0E8" wp14:editId="157CCC63">
              <wp:extent cx="5274310" cy="21570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57095"/>
                      </a:xfrm>
                      <a:prstGeom prst="rect">
                        <a:avLst/>
                      </a:prstGeom>
                    </pic:spPr>
                  </pic:pic>
                </a:graphicData>
              </a:graphic>
            </wp:inline>
          </w:drawing>
        </w:r>
      </w:del>
      <w:commentRangeStart w:id="489"/>
      <w:commentRangeEnd w:id="489"/>
      <w:ins w:id="490" w:author="haha" w:date="2018-12-05T09:46:00Z">
        <w:r w:rsidR="003B57F3">
          <w:rPr>
            <w:rStyle w:val="aa"/>
          </w:rPr>
          <w:commentReference w:id="489"/>
        </w:r>
      </w:ins>
    </w:p>
    <w:p w14:paraId="658D9131" w14:textId="43EEA883" w:rsidR="00282B42" w:rsidRPr="00655B56" w:rsidRDefault="00282B42">
      <w:pPr>
        <w:pStyle w:val="1"/>
        <w:rPr>
          <w:ins w:id="491" w:author="haha" w:date="2018-12-07T14:15:00Z"/>
          <w:highlight w:val="darkCyan"/>
          <w:rPrChange w:id="492" w:author="haha" w:date="2018-12-07T14:16:00Z">
            <w:rPr>
              <w:ins w:id="493" w:author="haha" w:date="2018-12-07T14:15:00Z"/>
            </w:rPr>
          </w:rPrChange>
        </w:rPr>
        <w:pPrChange w:id="494" w:author="haha" w:date="2018-12-07T15:13:00Z">
          <w:pPr/>
        </w:pPrChange>
      </w:pPr>
      <w:bookmarkStart w:id="495" w:name="_Toc532228778"/>
      <w:ins w:id="496" w:author="haha" w:date="2018-12-07T14:14:00Z">
        <w:r w:rsidRPr="00655B56">
          <w:rPr>
            <w:rFonts w:hint="eastAsia"/>
            <w:highlight w:val="darkCyan"/>
            <w:rPrChange w:id="497" w:author="haha" w:date="2018-12-07T14:16:00Z">
              <w:rPr>
                <w:rFonts w:hint="eastAsia"/>
              </w:rPr>
            </w:rPrChange>
          </w:rPr>
          <w:t>任务转移页面</w:t>
        </w:r>
      </w:ins>
      <w:bookmarkEnd w:id="495"/>
    </w:p>
    <w:p w14:paraId="35C37FAF" w14:textId="5A2C155D" w:rsidR="00655B56" w:rsidRPr="00655B56" w:rsidRDefault="00655B56" w:rsidP="008626D6">
      <w:pPr>
        <w:rPr>
          <w:ins w:id="498" w:author="haha" w:date="2018-12-07T14:15:00Z"/>
          <w:highlight w:val="darkCyan"/>
          <w:rPrChange w:id="499" w:author="haha" w:date="2018-12-07T14:16:00Z">
            <w:rPr>
              <w:ins w:id="500" w:author="haha" w:date="2018-12-07T14:15:00Z"/>
            </w:rPr>
          </w:rPrChange>
        </w:rPr>
      </w:pPr>
      <w:ins w:id="501" w:author="haha" w:date="2018-12-07T14:15:00Z">
        <w:r w:rsidRPr="00655B56">
          <w:rPr>
            <w:rFonts w:hint="eastAsia"/>
            <w:highlight w:val="darkCyan"/>
            <w:rPrChange w:id="502" w:author="haha" w:date="2018-12-07T14:16:00Z">
              <w:rPr>
                <w:rFonts w:hint="eastAsia"/>
              </w:rPr>
            </w:rPrChange>
          </w:rPr>
          <w:t>展示已选任务和已分配专员</w:t>
        </w:r>
      </w:ins>
    </w:p>
    <w:p w14:paraId="683C7FE7" w14:textId="69E4150F" w:rsidR="00655B56" w:rsidRDefault="00655B56" w:rsidP="008626D6">
      <w:pPr>
        <w:rPr>
          <w:ins w:id="503" w:author="haha" w:date="2018-12-07T14:17:00Z"/>
          <w:highlight w:val="darkCyan"/>
        </w:rPr>
      </w:pPr>
      <w:ins w:id="504" w:author="haha" w:date="2018-12-07T14:15:00Z">
        <w:r w:rsidRPr="00655B56">
          <w:rPr>
            <w:rFonts w:hint="eastAsia"/>
            <w:highlight w:val="darkCyan"/>
            <w:rPrChange w:id="505" w:author="haha" w:date="2018-12-07T14:16:00Z">
              <w:rPr>
                <w:rFonts w:hint="eastAsia"/>
              </w:rPr>
            </w:rPrChange>
          </w:rPr>
          <w:t>可以对已分配专员进行下拉框形式</w:t>
        </w:r>
      </w:ins>
      <w:ins w:id="506" w:author="haha" w:date="2018-12-07T14:16:00Z">
        <w:r w:rsidRPr="00655B56">
          <w:rPr>
            <w:rFonts w:hint="eastAsia"/>
            <w:highlight w:val="darkCyan"/>
            <w:rPrChange w:id="507" w:author="haha" w:date="2018-12-07T14:16:00Z">
              <w:rPr>
                <w:rFonts w:hint="eastAsia"/>
              </w:rPr>
            </w:rPrChange>
          </w:rPr>
          <w:t>变换操作，也可以点击选择框后面的减号进行删除，也可以点击最后面的加号添加新的</w:t>
        </w:r>
        <w:commentRangeStart w:id="508"/>
        <w:r w:rsidRPr="00655B56">
          <w:rPr>
            <w:rFonts w:hint="eastAsia"/>
            <w:highlight w:val="darkCyan"/>
            <w:rPrChange w:id="509" w:author="haha" w:date="2018-12-07T14:16:00Z">
              <w:rPr>
                <w:rFonts w:hint="eastAsia"/>
              </w:rPr>
            </w:rPrChange>
          </w:rPr>
          <w:t>专员</w:t>
        </w:r>
        <w:commentRangeEnd w:id="508"/>
        <w:r>
          <w:rPr>
            <w:rStyle w:val="aa"/>
          </w:rPr>
          <w:commentReference w:id="508"/>
        </w:r>
      </w:ins>
    </w:p>
    <w:p w14:paraId="6E08C347" w14:textId="03363ABA" w:rsidR="00655B56" w:rsidRDefault="00655B56" w:rsidP="008626D6">
      <w:pPr>
        <w:rPr>
          <w:ins w:id="510" w:author="haha" w:date="2018-12-07T15:16:00Z"/>
          <w:highlight w:val="darkCyan"/>
        </w:rPr>
      </w:pPr>
      <w:ins w:id="511" w:author="haha" w:date="2018-12-07T14:17:00Z">
        <w:r w:rsidRPr="00655B56">
          <w:rPr>
            <w:rFonts w:hint="eastAsia"/>
            <w:highlight w:val="darkCyan"/>
            <w:rPrChange w:id="512" w:author="haha" w:date="2018-12-07T14:19:00Z">
              <w:rPr>
                <w:rFonts w:hint="eastAsia"/>
              </w:rPr>
            </w:rPrChange>
          </w:rPr>
          <w:t>在</w:t>
        </w:r>
      </w:ins>
      <w:ins w:id="513" w:author="haha" w:date="2018-12-07T14:18:00Z">
        <w:r w:rsidRPr="00655B56">
          <w:rPr>
            <w:rFonts w:hint="eastAsia"/>
            <w:highlight w:val="darkCyan"/>
            <w:rPrChange w:id="514" w:author="haha" w:date="2018-12-07T14:19:00Z">
              <w:rPr>
                <w:rFonts w:hint="eastAsia"/>
              </w:rPr>
            </w:rPrChange>
          </w:rPr>
          <w:t>转移过程中未拨打的名单收回任务中，已拨打</w:t>
        </w:r>
      </w:ins>
      <w:ins w:id="515" w:author="haha" w:date="2018-12-07T14:19:00Z">
        <w:r w:rsidRPr="00655B56">
          <w:rPr>
            <w:rFonts w:hint="eastAsia"/>
            <w:highlight w:val="darkCyan"/>
            <w:rPrChange w:id="516" w:author="haha" w:date="2018-12-07T14:19:00Z">
              <w:rPr>
                <w:rFonts w:hint="eastAsia"/>
              </w:rPr>
            </w:rPrChange>
          </w:rPr>
          <w:t>和正在编辑</w:t>
        </w:r>
      </w:ins>
      <w:ins w:id="517" w:author="haha" w:date="2018-12-07T14:18:00Z">
        <w:r w:rsidRPr="00655B56">
          <w:rPr>
            <w:rFonts w:hint="eastAsia"/>
            <w:highlight w:val="darkCyan"/>
            <w:rPrChange w:id="518" w:author="haha" w:date="2018-12-07T14:19:00Z">
              <w:rPr>
                <w:rFonts w:hint="eastAsia"/>
              </w:rPr>
            </w:rPrChange>
          </w:rPr>
          <w:t>的不用</w:t>
        </w:r>
      </w:ins>
      <w:ins w:id="519" w:author="haha" w:date="2018-12-07T14:19:00Z">
        <w:r w:rsidRPr="00655B56">
          <w:rPr>
            <w:rFonts w:hint="eastAsia"/>
            <w:highlight w:val="darkCyan"/>
            <w:rPrChange w:id="520" w:author="haha" w:date="2018-12-07T14:19:00Z">
              <w:rPr>
                <w:rFonts w:hint="eastAsia"/>
              </w:rPr>
            </w:rPrChange>
          </w:rPr>
          <w:t>回收保留在上一个专员内</w:t>
        </w:r>
      </w:ins>
    </w:p>
    <w:p w14:paraId="5277A4E5" w14:textId="3D45D19C" w:rsidR="006C57E5" w:rsidRDefault="006C57E5" w:rsidP="008626D6">
      <w:pPr>
        <w:rPr>
          <w:ins w:id="521" w:author="haha" w:date="2018-12-07T14:15:00Z"/>
        </w:rPr>
      </w:pPr>
      <w:ins w:id="522" w:author="haha" w:date="2018-12-07T15:16:00Z">
        <w:r w:rsidRPr="001C394B">
          <w:rPr>
            <w:rFonts w:hint="eastAsia"/>
            <w:highlight w:val="darkCyan"/>
            <w:rPrChange w:id="523" w:author="haha" w:date="2018-12-07T15:18:00Z">
              <w:rPr>
                <w:rFonts w:hint="eastAsia"/>
              </w:rPr>
            </w:rPrChange>
          </w:rPr>
          <w:t>当前页面显示当前任务已分配的和可分配</w:t>
        </w:r>
      </w:ins>
      <w:ins w:id="524" w:author="haha" w:date="2018-12-07T15:17:00Z">
        <w:r w:rsidRPr="001C394B">
          <w:rPr>
            <w:rFonts w:hint="eastAsia"/>
            <w:highlight w:val="darkCyan"/>
            <w:rPrChange w:id="525" w:author="haha" w:date="2018-12-07T15:18:00Z">
              <w:rPr>
                <w:rFonts w:hint="eastAsia"/>
              </w:rPr>
            </w:rPrChange>
          </w:rPr>
          <w:t>（没有执行任务的）</w:t>
        </w:r>
      </w:ins>
      <w:ins w:id="526" w:author="haha" w:date="2018-12-07T15:16:00Z">
        <w:r w:rsidRPr="001C394B">
          <w:rPr>
            <w:rFonts w:hint="eastAsia"/>
            <w:highlight w:val="darkCyan"/>
            <w:rPrChange w:id="527" w:author="haha" w:date="2018-12-07T15:18:00Z">
              <w:rPr>
                <w:rFonts w:hint="eastAsia"/>
              </w:rPr>
            </w:rPrChange>
          </w:rPr>
          <w:t>的</w:t>
        </w:r>
      </w:ins>
      <w:ins w:id="528" w:author="haha" w:date="2018-12-07T15:17:00Z">
        <w:r w:rsidRPr="001C394B">
          <w:rPr>
            <w:rFonts w:hint="eastAsia"/>
            <w:highlight w:val="darkCyan"/>
            <w:rPrChange w:id="529" w:author="haha" w:date="2018-12-07T15:18:00Z">
              <w:rPr>
                <w:rFonts w:hint="eastAsia"/>
              </w:rPr>
            </w:rPrChange>
          </w:rPr>
          <w:t>专员</w:t>
        </w:r>
      </w:ins>
    </w:p>
    <w:p w14:paraId="692BDD80" w14:textId="5F3537E5" w:rsidR="00655B56" w:rsidRDefault="006C57E5" w:rsidP="008626D6">
      <w:ins w:id="530" w:author="haha" w:date="2018-12-07T15:16:00Z">
        <w:r>
          <w:rPr>
            <w:noProof/>
          </w:rPr>
          <w:lastRenderedPageBreak/>
          <w:drawing>
            <wp:inline distT="0" distB="0" distL="0" distR="0" wp14:anchorId="17AE38AC" wp14:editId="0766862E">
              <wp:extent cx="5274310" cy="22142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14245"/>
                      </a:xfrm>
                      <a:prstGeom prst="rect">
                        <a:avLst/>
                      </a:prstGeom>
                    </pic:spPr>
                  </pic:pic>
                </a:graphicData>
              </a:graphic>
            </wp:inline>
          </w:drawing>
        </w:r>
      </w:ins>
    </w:p>
    <w:p w14:paraId="449AE7D8" w14:textId="21283533" w:rsidR="002C6076" w:rsidRDefault="002C6076" w:rsidP="002C6076"/>
    <w:p w14:paraId="3B5E5413" w14:textId="77777777" w:rsidR="006279EA" w:rsidRDefault="006279EA" w:rsidP="00AD5670">
      <w:pPr>
        <w:pStyle w:val="1"/>
        <w:rPr>
          <w:noProof/>
        </w:rPr>
      </w:pPr>
      <w:bookmarkStart w:id="531" w:name="_Toc532228779"/>
      <w:r>
        <w:rPr>
          <w:rFonts w:hint="eastAsia"/>
          <w:noProof/>
        </w:rPr>
        <w:t>添加任务页面</w:t>
      </w:r>
      <w:bookmarkEnd w:id="531"/>
    </w:p>
    <w:p w14:paraId="2CCC408F" w14:textId="46C9648B" w:rsidR="006279EA" w:rsidRDefault="005E5D8F" w:rsidP="006279EA">
      <w:pPr>
        <w:jc w:val="left"/>
        <w:rPr>
          <w:noProof/>
        </w:rPr>
      </w:pPr>
      <w:commentRangeStart w:id="532"/>
      <w:commentRangeEnd w:id="532"/>
      <w:r>
        <w:rPr>
          <w:rStyle w:val="aa"/>
        </w:rPr>
        <w:commentReference w:id="532"/>
      </w:r>
      <w:commentRangeStart w:id="533"/>
      <w:commentRangeStart w:id="534"/>
      <w:ins w:id="535" w:author="haha" w:date="2018-12-10T17:55:00Z">
        <w:r w:rsidR="00B02F56">
          <w:rPr>
            <w:noProof/>
          </w:rPr>
          <w:drawing>
            <wp:inline distT="0" distB="0" distL="0" distR="0" wp14:anchorId="37230675" wp14:editId="304D2AE2">
              <wp:extent cx="5274310" cy="32715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71520"/>
                      </a:xfrm>
                      <a:prstGeom prst="rect">
                        <a:avLst/>
                      </a:prstGeom>
                    </pic:spPr>
                  </pic:pic>
                </a:graphicData>
              </a:graphic>
            </wp:inline>
          </w:drawing>
        </w:r>
      </w:ins>
      <w:commentRangeEnd w:id="533"/>
      <w:commentRangeEnd w:id="534"/>
      <w:ins w:id="536" w:author="haha" w:date="2018-12-11T17:59:00Z">
        <w:r w:rsidR="00785C4C">
          <w:rPr>
            <w:rStyle w:val="aa"/>
          </w:rPr>
          <w:commentReference w:id="533"/>
        </w:r>
      </w:ins>
      <w:ins w:id="537" w:author="haha" w:date="2018-12-10T17:55:00Z">
        <w:r w:rsidR="00B02F56">
          <w:rPr>
            <w:rStyle w:val="aa"/>
          </w:rPr>
          <w:commentReference w:id="534"/>
        </w:r>
      </w:ins>
      <w:commentRangeStart w:id="538"/>
      <w:commentRangeEnd w:id="538"/>
      <w:ins w:id="539" w:author="haha" w:date="2018-12-07T18:42:00Z">
        <w:r w:rsidR="00B5018C">
          <w:rPr>
            <w:rStyle w:val="aa"/>
          </w:rPr>
          <w:commentReference w:id="538"/>
        </w:r>
      </w:ins>
      <w:commentRangeStart w:id="540"/>
      <w:del w:id="541" w:author="haha" w:date="2018-12-05T17:48:00Z">
        <w:r w:rsidR="006279EA" w:rsidDel="001F4E8D">
          <w:rPr>
            <w:noProof/>
          </w:rPr>
          <w:drawing>
            <wp:inline distT="0" distB="0" distL="0" distR="0" wp14:anchorId="299CEA43" wp14:editId="0D1666C5">
              <wp:extent cx="5274310" cy="28194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19400"/>
                      </a:xfrm>
                      <a:prstGeom prst="rect">
                        <a:avLst/>
                      </a:prstGeom>
                    </pic:spPr>
                  </pic:pic>
                </a:graphicData>
              </a:graphic>
            </wp:inline>
          </w:drawing>
        </w:r>
      </w:del>
      <w:commentRangeEnd w:id="540"/>
      <w:r w:rsidR="001F4E8D">
        <w:rPr>
          <w:rStyle w:val="aa"/>
        </w:rPr>
        <w:commentReference w:id="542"/>
      </w:r>
      <w:r w:rsidR="003B57F3">
        <w:rPr>
          <w:rStyle w:val="aa"/>
        </w:rPr>
        <w:commentReference w:id="540"/>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6279EA" w14:paraId="7795C7DF" w14:textId="77777777" w:rsidTr="00496C19">
        <w:trPr>
          <w:trHeight w:val="90"/>
        </w:trPr>
        <w:tc>
          <w:tcPr>
            <w:tcW w:w="1245" w:type="dxa"/>
            <w:gridSpan w:val="2"/>
            <w:tcBorders>
              <w:top w:val="nil"/>
              <w:left w:val="single" w:sz="4" w:space="0" w:color="auto"/>
              <w:bottom w:val="single" w:sz="4" w:space="0" w:color="auto"/>
              <w:right w:val="single" w:sz="4" w:space="0" w:color="auto"/>
            </w:tcBorders>
          </w:tcPr>
          <w:p w14:paraId="32D577C1" w14:textId="77777777" w:rsidR="006279EA" w:rsidRDefault="006279EA" w:rsidP="00496C19">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425FFDBB" w14:textId="77777777" w:rsidR="006279EA" w:rsidRDefault="006279EA" w:rsidP="00496C19">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添加任务</w:t>
            </w:r>
          </w:p>
        </w:tc>
      </w:tr>
      <w:tr w:rsidR="006279EA" w14:paraId="4C98D4C6" w14:textId="77777777" w:rsidTr="00496C19">
        <w:trPr>
          <w:trHeight w:val="408"/>
        </w:trPr>
        <w:tc>
          <w:tcPr>
            <w:tcW w:w="1245" w:type="dxa"/>
            <w:gridSpan w:val="2"/>
            <w:tcBorders>
              <w:top w:val="nil"/>
              <w:left w:val="single" w:sz="4" w:space="0" w:color="auto"/>
              <w:bottom w:val="single" w:sz="4" w:space="0" w:color="auto"/>
              <w:right w:val="single" w:sz="4" w:space="0" w:color="auto"/>
            </w:tcBorders>
          </w:tcPr>
          <w:p w14:paraId="4821A727" w14:textId="77777777" w:rsidR="006279EA" w:rsidRDefault="006279EA"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4E1667CC" w14:textId="77777777" w:rsidR="006279EA" w:rsidRDefault="006279EA"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任务列表页面的新增按钮</w:t>
            </w:r>
          </w:p>
        </w:tc>
      </w:tr>
      <w:tr w:rsidR="006279EA" w14:paraId="6BBB3077" w14:textId="77777777" w:rsidTr="00496C19">
        <w:trPr>
          <w:trHeight w:val="423"/>
        </w:trPr>
        <w:tc>
          <w:tcPr>
            <w:tcW w:w="1245" w:type="dxa"/>
            <w:gridSpan w:val="2"/>
            <w:tcBorders>
              <w:top w:val="nil"/>
              <w:left w:val="single" w:sz="4" w:space="0" w:color="auto"/>
              <w:bottom w:val="single" w:sz="4" w:space="0" w:color="auto"/>
              <w:right w:val="single" w:sz="4" w:space="0" w:color="auto"/>
            </w:tcBorders>
          </w:tcPr>
          <w:p w14:paraId="1E279DB4" w14:textId="77777777" w:rsidR="006279EA" w:rsidRDefault="006279EA"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70D9B9D6" w14:textId="77777777" w:rsidR="006279EA" w:rsidRDefault="006279EA"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左上角返回 页脚保存按钮</w:t>
            </w:r>
          </w:p>
        </w:tc>
      </w:tr>
      <w:tr w:rsidR="006279EA" w14:paraId="1D4CB3A1"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073F2A76" w14:textId="77777777" w:rsidR="006279EA" w:rsidRDefault="006279EA"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6279EA" w14:paraId="641A9438"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293FB43" w14:textId="77777777" w:rsidR="006279EA" w:rsidRDefault="006279EA"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221AEFAA" w14:textId="77777777" w:rsidR="006279EA" w:rsidRDefault="006279EA"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7E691AAE" w14:textId="77777777" w:rsidR="006279EA" w:rsidRDefault="006279EA"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213181D2" w14:textId="77777777" w:rsidR="006279EA" w:rsidRDefault="006279EA"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034E0B77" w14:textId="77777777" w:rsidR="006279EA" w:rsidRDefault="006279EA"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6279EA" w14:paraId="615A34B0"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AB506D4" w14:textId="77777777" w:rsidR="006279EA" w:rsidRDefault="006279EA" w:rsidP="00496C19">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3DD3E5BB" w14:textId="77777777"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任务名称</w:t>
            </w:r>
          </w:p>
        </w:tc>
        <w:tc>
          <w:tcPr>
            <w:tcW w:w="3000" w:type="dxa"/>
          </w:tcPr>
          <w:p w14:paraId="0521144C" w14:textId="77777777"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中文及数字</w:t>
            </w:r>
            <w:r>
              <w:rPr>
                <w:rFonts w:ascii="微软雅黑" w:eastAsia="微软雅黑" w:hAnsi="微软雅黑" w:cs="微软雅黑"/>
                <w:color w:val="000000"/>
                <w:sz w:val="18"/>
                <w:szCs w:val="18"/>
              </w:rPr>
              <w:t>10</w:t>
            </w:r>
            <w:r>
              <w:rPr>
                <w:rFonts w:ascii="微软雅黑" w:eastAsia="微软雅黑" w:hAnsi="微软雅黑" w:cs="微软雅黑" w:hint="eastAsia"/>
                <w:color w:val="000000"/>
                <w:sz w:val="18"/>
                <w:szCs w:val="18"/>
              </w:rPr>
              <w:t>字以内</w:t>
            </w:r>
          </w:p>
        </w:tc>
        <w:tc>
          <w:tcPr>
            <w:tcW w:w="3209" w:type="dxa"/>
          </w:tcPr>
          <w:p w14:paraId="61146786" w14:textId="77777777" w:rsidR="006279EA" w:rsidRDefault="006279EA" w:rsidP="00496C19">
            <w:pPr>
              <w:pStyle w:val="Axure"/>
              <w:rPr>
                <w:rFonts w:ascii="微软雅黑" w:eastAsia="微软雅黑" w:hAnsi="微软雅黑" w:cs="微软雅黑"/>
                <w:sz w:val="18"/>
                <w:szCs w:val="18"/>
              </w:rPr>
            </w:pPr>
          </w:p>
        </w:tc>
        <w:tc>
          <w:tcPr>
            <w:tcW w:w="1712" w:type="dxa"/>
          </w:tcPr>
          <w:p w14:paraId="66D45732" w14:textId="26E86697" w:rsidR="006279EA" w:rsidRDefault="006279EA" w:rsidP="00496C19">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请输入</w:t>
            </w:r>
            <w:ins w:id="543" w:author="haha" w:date="2018-12-06T14:58:00Z">
              <w:r w:rsidR="00DB66C0">
                <w:rPr>
                  <w:rFonts w:ascii="微软雅黑" w:eastAsia="微软雅黑" w:hAnsi="微软雅黑" w:cs="宋体" w:hint="eastAsia"/>
                  <w:bCs/>
                  <w:kern w:val="0"/>
                  <w:sz w:val="18"/>
                  <w:szCs w:val="18"/>
                </w:rPr>
                <w:t>任务</w:t>
              </w:r>
            </w:ins>
            <w:del w:id="544" w:author="haha" w:date="2018-12-06T14:58:00Z">
              <w:r w:rsidDel="00DB66C0">
                <w:rPr>
                  <w:rFonts w:ascii="微软雅黑" w:eastAsia="微软雅黑" w:hAnsi="微软雅黑" w:cs="宋体" w:hint="eastAsia"/>
                  <w:bCs/>
                  <w:kern w:val="0"/>
                  <w:sz w:val="18"/>
                  <w:szCs w:val="18"/>
                </w:rPr>
                <w:delText>规则</w:delText>
              </w:r>
            </w:del>
            <w:r>
              <w:rPr>
                <w:rFonts w:ascii="微软雅黑" w:eastAsia="微软雅黑" w:hAnsi="微软雅黑" w:cs="宋体" w:hint="eastAsia"/>
                <w:bCs/>
                <w:kern w:val="0"/>
                <w:sz w:val="18"/>
                <w:szCs w:val="18"/>
              </w:rPr>
              <w:t>名称</w:t>
            </w:r>
          </w:p>
          <w:p w14:paraId="7B21F8FE" w14:textId="2E2FFB46" w:rsidR="006279EA" w:rsidRDefault="004A52DD" w:rsidP="00496C19">
            <w:pPr>
              <w:widowControl/>
              <w:jc w:val="left"/>
              <w:rPr>
                <w:rFonts w:ascii="微软雅黑" w:eastAsia="微软雅黑" w:hAnsi="微软雅黑" w:cs="宋体"/>
                <w:bCs/>
                <w:kern w:val="0"/>
                <w:sz w:val="18"/>
                <w:szCs w:val="18"/>
              </w:rPr>
            </w:pPr>
            <w:ins w:id="545" w:author="haha" w:date="2018-12-06T14:59:00Z">
              <w:r>
                <w:rPr>
                  <w:rFonts w:ascii="微软雅黑" w:eastAsia="微软雅黑" w:hAnsi="微软雅黑" w:cs="宋体" w:hint="eastAsia"/>
                  <w:bCs/>
                  <w:kern w:val="0"/>
                  <w:sz w:val="18"/>
                  <w:szCs w:val="18"/>
                </w:rPr>
                <w:t>任务</w:t>
              </w:r>
            </w:ins>
            <w:del w:id="546" w:author="haha" w:date="2018-12-06T14:59:00Z">
              <w:r w:rsidR="006279EA" w:rsidDel="004A52DD">
                <w:rPr>
                  <w:rFonts w:ascii="微软雅黑" w:eastAsia="微软雅黑" w:hAnsi="微软雅黑" w:cs="宋体" w:hint="eastAsia"/>
                  <w:bCs/>
                  <w:kern w:val="0"/>
                  <w:sz w:val="18"/>
                  <w:szCs w:val="18"/>
                </w:rPr>
                <w:delText>规则</w:delText>
              </w:r>
            </w:del>
            <w:r w:rsidR="006279EA">
              <w:rPr>
                <w:rFonts w:ascii="微软雅黑" w:eastAsia="微软雅黑" w:hAnsi="微软雅黑" w:cs="宋体" w:hint="eastAsia"/>
                <w:bCs/>
                <w:kern w:val="0"/>
                <w:sz w:val="18"/>
                <w:szCs w:val="18"/>
              </w:rPr>
              <w:t>名称输入有误</w:t>
            </w:r>
          </w:p>
        </w:tc>
      </w:tr>
      <w:tr w:rsidR="006279EA" w14:paraId="30F7C031"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CA42D0F" w14:textId="77777777" w:rsidR="006279EA" w:rsidRDefault="006279EA"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2</w:t>
            </w:r>
          </w:p>
        </w:tc>
        <w:tc>
          <w:tcPr>
            <w:tcW w:w="1309" w:type="dxa"/>
            <w:gridSpan w:val="2"/>
          </w:tcPr>
          <w:p w14:paraId="21619296" w14:textId="4985F974" w:rsidR="006279EA" w:rsidRDefault="0064107B" w:rsidP="00496C19">
            <w:pPr>
              <w:widowControl/>
              <w:jc w:val="left"/>
              <w:rPr>
                <w:rFonts w:ascii="微软雅黑" w:eastAsia="微软雅黑" w:hAnsi="微软雅黑" w:cs="微软雅黑"/>
                <w:color w:val="000000"/>
                <w:sz w:val="18"/>
                <w:szCs w:val="18"/>
              </w:rPr>
            </w:pPr>
            <w:ins w:id="547" w:author="haha" w:date="2018-12-10T18:20:00Z">
              <w:r w:rsidRPr="0064107B">
                <w:rPr>
                  <w:rFonts w:ascii="微软雅黑" w:eastAsia="微软雅黑" w:hAnsi="微软雅黑" w:cs="微软雅黑" w:hint="eastAsia"/>
                  <w:color w:val="000000"/>
                  <w:sz w:val="18"/>
                  <w:szCs w:val="18"/>
                  <w:highlight w:val="darkGray"/>
                  <w:rPrChange w:id="548" w:author="haha" w:date="2018-12-10T18:20:00Z">
                    <w:rPr>
                      <w:rFonts w:ascii="微软雅黑" w:eastAsia="微软雅黑" w:hAnsi="微软雅黑" w:cs="微软雅黑" w:hint="eastAsia"/>
                      <w:color w:val="000000"/>
                      <w:sz w:val="18"/>
                      <w:szCs w:val="18"/>
                    </w:rPr>
                  </w:rPrChange>
                </w:rPr>
                <w:t>名单剩余数</w:t>
              </w:r>
            </w:ins>
            <w:del w:id="549" w:author="haha" w:date="2018-12-10T18:20:00Z">
              <w:r w:rsidR="006279EA" w:rsidDel="0064107B">
                <w:rPr>
                  <w:rFonts w:ascii="微软雅黑" w:eastAsia="微软雅黑" w:hAnsi="微软雅黑" w:cs="微软雅黑" w:hint="eastAsia"/>
                  <w:color w:val="000000"/>
                  <w:sz w:val="18"/>
                  <w:szCs w:val="18"/>
                </w:rPr>
                <w:delText>名单库限制</w:delText>
              </w:r>
            </w:del>
          </w:p>
        </w:tc>
        <w:tc>
          <w:tcPr>
            <w:tcW w:w="3000" w:type="dxa"/>
          </w:tcPr>
          <w:p w14:paraId="37413AD1" w14:textId="32BE6996"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只可以输入</w:t>
            </w:r>
            <w:ins w:id="550" w:author="haha" w:date="2018-12-10T18:20:00Z">
              <w:r w:rsidR="0064107B" w:rsidRPr="0064107B">
                <w:rPr>
                  <w:rFonts w:ascii="微软雅黑" w:eastAsia="微软雅黑" w:hAnsi="微软雅黑" w:cs="微软雅黑" w:hint="eastAsia"/>
                  <w:color w:val="000000"/>
                  <w:sz w:val="18"/>
                  <w:szCs w:val="18"/>
                  <w:highlight w:val="darkGray"/>
                  <w:rPrChange w:id="551" w:author="haha" w:date="2018-12-10T18:20:00Z">
                    <w:rPr>
                      <w:rFonts w:ascii="微软雅黑" w:eastAsia="微软雅黑" w:hAnsi="微软雅黑" w:cs="微软雅黑" w:hint="eastAsia"/>
                      <w:color w:val="000000"/>
                      <w:sz w:val="18"/>
                      <w:szCs w:val="18"/>
                    </w:rPr>
                  </w:rPrChange>
                </w:rPr>
                <w:t>正整数</w:t>
              </w:r>
            </w:ins>
            <w:del w:id="552" w:author="haha" w:date="2018-12-10T18:20:00Z">
              <w:r w:rsidDel="0064107B">
                <w:rPr>
                  <w:rFonts w:ascii="微软雅黑" w:eastAsia="微软雅黑" w:hAnsi="微软雅黑" w:cs="微软雅黑" w:hint="eastAsia"/>
                  <w:color w:val="000000"/>
                  <w:sz w:val="18"/>
                  <w:szCs w:val="18"/>
                </w:rPr>
                <w:delText>数字</w:delText>
              </w:r>
            </w:del>
            <w:r>
              <w:rPr>
                <w:rFonts w:ascii="微软雅黑" w:eastAsia="微软雅黑" w:hAnsi="微软雅黑" w:cs="微软雅黑" w:hint="eastAsia"/>
                <w:color w:val="000000"/>
                <w:sz w:val="18"/>
                <w:szCs w:val="18"/>
              </w:rPr>
              <w:t>，外呼人员</w:t>
            </w:r>
            <w:ins w:id="553" w:author="haha" w:date="2018-12-07T10:57:00Z">
              <w:r w:rsidR="005C50B9" w:rsidRPr="005C50B9">
                <w:rPr>
                  <w:rFonts w:ascii="微软雅黑" w:eastAsia="微软雅黑" w:hAnsi="微软雅黑" w:cs="微软雅黑" w:hint="eastAsia"/>
                  <w:color w:val="000000"/>
                  <w:sz w:val="18"/>
                  <w:szCs w:val="18"/>
                  <w:highlight w:val="darkCyan"/>
                  <w:rPrChange w:id="554" w:author="haha" w:date="2018-12-07T10:58:00Z">
                    <w:rPr>
                      <w:rFonts w:ascii="微软雅黑" w:eastAsia="微软雅黑" w:hAnsi="微软雅黑" w:cs="微软雅黑" w:hint="eastAsia"/>
                      <w:color w:val="000000"/>
                      <w:sz w:val="18"/>
                      <w:szCs w:val="18"/>
                    </w:rPr>
                  </w:rPrChange>
                </w:rPr>
                <w:t>未拨打</w:t>
              </w:r>
            </w:ins>
            <w:del w:id="555" w:author="haha" w:date="2018-12-07T10:57:00Z">
              <w:r w:rsidRPr="005C50B9" w:rsidDel="005C50B9">
                <w:rPr>
                  <w:rFonts w:ascii="微软雅黑" w:eastAsia="微软雅黑" w:hAnsi="微软雅黑" w:cs="微软雅黑" w:hint="eastAsia"/>
                  <w:color w:val="000000"/>
                  <w:sz w:val="18"/>
                  <w:szCs w:val="18"/>
                  <w:highlight w:val="darkCyan"/>
                  <w:rPrChange w:id="556" w:author="haha" w:date="2018-12-07T10:58:00Z">
                    <w:rPr>
                      <w:rFonts w:ascii="微软雅黑" w:eastAsia="微软雅黑" w:hAnsi="微软雅黑" w:cs="微软雅黑" w:hint="eastAsia"/>
                      <w:color w:val="000000"/>
                      <w:sz w:val="18"/>
                      <w:szCs w:val="18"/>
                    </w:rPr>
                  </w:rPrChange>
                </w:rPr>
                <w:delText>为</w:delText>
              </w:r>
            </w:del>
            <w:ins w:id="557" w:author="haha" w:date="2018-12-07T10:57:00Z">
              <w:r w:rsidR="005C50B9" w:rsidRPr="005C50B9">
                <w:rPr>
                  <w:rFonts w:ascii="微软雅黑" w:eastAsia="微软雅黑" w:hAnsi="微软雅黑" w:cs="微软雅黑" w:hint="eastAsia"/>
                  <w:color w:val="000000"/>
                  <w:sz w:val="18"/>
                  <w:szCs w:val="18"/>
                  <w:highlight w:val="darkCyan"/>
                  <w:rPrChange w:id="558" w:author="haha" w:date="2018-12-07T10:58:00Z">
                    <w:rPr>
                      <w:rFonts w:ascii="微软雅黑" w:eastAsia="微软雅黑" w:hAnsi="微软雅黑" w:cs="微软雅黑" w:hint="eastAsia"/>
                      <w:color w:val="000000"/>
                      <w:sz w:val="18"/>
                      <w:szCs w:val="18"/>
                    </w:rPr>
                  </w:rPrChange>
                </w:rPr>
                <w:t>名单</w:t>
              </w:r>
            </w:ins>
            <w:del w:id="559" w:author="haha" w:date="2018-12-07T10:57:00Z">
              <w:r w:rsidDel="005C50B9">
                <w:rPr>
                  <w:rFonts w:ascii="微软雅黑" w:eastAsia="微软雅黑" w:hAnsi="微软雅黑" w:cs="微软雅黑" w:hint="eastAsia"/>
                  <w:color w:val="000000"/>
                  <w:sz w:val="18"/>
                  <w:szCs w:val="18"/>
                </w:rPr>
                <w:delText>呼叫</w:delText>
              </w:r>
            </w:del>
            <w:r>
              <w:rPr>
                <w:rFonts w:ascii="微软雅黑" w:eastAsia="微软雅黑" w:hAnsi="微软雅黑" w:cs="微软雅黑" w:hint="eastAsia"/>
                <w:color w:val="000000"/>
                <w:sz w:val="18"/>
                <w:szCs w:val="18"/>
              </w:rPr>
              <w:t>低于限制才可以申请新名单</w:t>
            </w:r>
            <w:ins w:id="560" w:author="haha" w:date="2018-12-10T18:20:00Z">
              <w:r w:rsidR="0064107B">
                <w:rPr>
                  <w:rFonts w:ascii="微软雅黑" w:eastAsia="微软雅黑" w:hAnsi="微软雅黑" w:cs="微软雅黑" w:hint="eastAsia"/>
                  <w:color w:val="000000"/>
                  <w:sz w:val="18"/>
                  <w:szCs w:val="18"/>
                </w:rPr>
                <w:t>，</w:t>
              </w:r>
              <w:r w:rsidR="0064107B" w:rsidRPr="0064107B">
                <w:rPr>
                  <w:rFonts w:ascii="微软雅黑" w:eastAsia="微软雅黑" w:hAnsi="微软雅黑" w:cs="微软雅黑" w:hint="eastAsia"/>
                  <w:color w:val="000000"/>
                  <w:sz w:val="18"/>
                  <w:szCs w:val="18"/>
                  <w:highlight w:val="darkGray"/>
                  <w:rPrChange w:id="561" w:author="haha" w:date="2018-12-10T18:21:00Z">
                    <w:rPr>
                      <w:rFonts w:ascii="微软雅黑" w:eastAsia="微软雅黑" w:hAnsi="微软雅黑" w:cs="微软雅黑" w:hint="eastAsia"/>
                      <w:color w:val="000000"/>
                      <w:sz w:val="18"/>
                      <w:szCs w:val="18"/>
                    </w:rPr>
                  </w:rPrChange>
                </w:rPr>
                <w:t>名单剩余数只能小于最低提取范围</w:t>
              </w:r>
            </w:ins>
            <w:ins w:id="562" w:author="haha" w:date="2018-12-10T18:21:00Z">
              <w:r w:rsidR="0064107B" w:rsidRPr="0064107B">
                <w:rPr>
                  <w:rFonts w:ascii="微软雅黑" w:eastAsia="微软雅黑" w:hAnsi="微软雅黑" w:cs="微软雅黑" w:hint="eastAsia"/>
                  <w:color w:val="000000"/>
                  <w:sz w:val="18"/>
                  <w:szCs w:val="18"/>
                  <w:highlight w:val="darkGray"/>
                  <w:rPrChange w:id="563" w:author="haha" w:date="2018-12-10T18:21:00Z">
                    <w:rPr>
                      <w:rFonts w:ascii="微软雅黑" w:eastAsia="微软雅黑" w:hAnsi="微软雅黑" w:cs="微软雅黑" w:hint="eastAsia"/>
                      <w:color w:val="000000"/>
                      <w:sz w:val="18"/>
                      <w:szCs w:val="18"/>
                    </w:rPr>
                  </w:rPrChange>
                </w:rPr>
                <w:t>数</w:t>
              </w:r>
            </w:ins>
          </w:p>
        </w:tc>
        <w:tc>
          <w:tcPr>
            <w:tcW w:w="3209" w:type="dxa"/>
          </w:tcPr>
          <w:p w14:paraId="5C7A31DA" w14:textId="77777777" w:rsidR="006279EA" w:rsidRDefault="006279EA" w:rsidP="00496C19">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sz w:val="18"/>
                <w:szCs w:val="18"/>
              </w:rPr>
              <w:t xml:space="preserve">   </w:t>
            </w:r>
          </w:p>
        </w:tc>
        <w:tc>
          <w:tcPr>
            <w:tcW w:w="1712" w:type="dxa"/>
          </w:tcPr>
          <w:p w14:paraId="56D74E70" w14:textId="77777777" w:rsidR="006279EA" w:rsidRDefault="006279EA" w:rsidP="00496C1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请输入名单库限制</w:t>
            </w:r>
          </w:p>
          <w:p w14:paraId="1CE8FB27" w14:textId="77777777" w:rsidR="006279EA" w:rsidRDefault="006279EA" w:rsidP="00496C1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名单库限制输入有误</w:t>
            </w:r>
          </w:p>
        </w:tc>
      </w:tr>
      <w:tr w:rsidR="006279EA" w14:paraId="42E36440"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B94D40B" w14:textId="77777777" w:rsidR="006279EA" w:rsidRDefault="006279EA"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07978556" w14:textId="77777777"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提取范围限制</w:t>
            </w:r>
          </w:p>
        </w:tc>
        <w:tc>
          <w:tcPr>
            <w:tcW w:w="3000" w:type="dxa"/>
          </w:tcPr>
          <w:p w14:paraId="5AE2F7D4" w14:textId="11B84FC9"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只可以填写</w:t>
            </w:r>
            <w:ins w:id="564" w:author="haha" w:date="2018-12-10T18:29:00Z">
              <w:r w:rsidR="001614AB" w:rsidRPr="001614AB">
                <w:rPr>
                  <w:rFonts w:ascii="微软雅黑" w:eastAsia="微软雅黑" w:hAnsi="微软雅黑" w:cs="微软雅黑" w:hint="eastAsia"/>
                  <w:color w:val="000000"/>
                  <w:sz w:val="18"/>
                  <w:szCs w:val="18"/>
                  <w:highlight w:val="darkGray"/>
                  <w:rPrChange w:id="565" w:author="haha" w:date="2018-12-10T18:29:00Z">
                    <w:rPr>
                      <w:rFonts w:ascii="微软雅黑" w:eastAsia="微软雅黑" w:hAnsi="微软雅黑" w:cs="微软雅黑" w:hint="eastAsia"/>
                      <w:color w:val="000000"/>
                      <w:sz w:val="18"/>
                      <w:szCs w:val="18"/>
                    </w:rPr>
                  </w:rPrChange>
                </w:rPr>
                <w:t>正整数</w:t>
              </w:r>
            </w:ins>
            <w:del w:id="566" w:author="haha" w:date="2018-12-10T18:29:00Z">
              <w:r w:rsidDel="001614AB">
                <w:rPr>
                  <w:rFonts w:ascii="微软雅黑" w:eastAsia="微软雅黑" w:hAnsi="微软雅黑" w:cs="微软雅黑" w:hint="eastAsia"/>
                  <w:color w:val="000000"/>
                  <w:sz w:val="18"/>
                  <w:szCs w:val="18"/>
                </w:rPr>
                <w:delText>数字</w:delText>
              </w:r>
            </w:del>
            <w:ins w:id="567" w:author="haha" w:date="2018-12-07T10:57:00Z">
              <w:r w:rsidR="005C50B9">
                <w:rPr>
                  <w:rFonts w:ascii="微软雅黑" w:eastAsia="微软雅黑" w:hAnsi="微软雅黑" w:cs="微软雅黑" w:hint="eastAsia"/>
                  <w:color w:val="000000"/>
                  <w:sz w:val="18"/>
                  <w:szCs w:val="18"/>
                </w:rPr>
                <w:t>，</w:t>
              </w:r>
              <w:r w:rsidR="005C50B9" w:rsidRPr="005C50B9">
                <w:rPr>
                  <w:rFonts w:ascii="微软雅黑" w:eastAsia="微软雅黑" w:hAnsi="微软雅黑" w:cs="微软雅黑" w:hint="eastAsia"/>
                  <w:color w:val="000000"/>
                  <w:sz w:val="18"/>
                  <w:szCs w:val="18"/>
                  <w:highlight w:val="darkCyan"/>
                  <w:rPrChange w:id="568" w:author="haha" w:date="2018-12-07T10:58:00Z">
                    <w:rPr>
                      <w:rFonts w:ascii="微软雅黑" w:eastAsia="微软雅黑" w:hAnsi="微软雅黑" w:cs="微软雅黑" w:hint="eastAsia"/>
                      <w:color w:val="000000"/>
                      <w:sz w:val="18"/>
                      <w:szCs w:val="18"/>
                    </w:rPr>
                  </w:rPrChange>
                </w:rPr>
                <w:t>当前任务可提取的范围限制</w:t>
              </w:r>
            </w:ins>
          </w:p>
        </w:tc>
        <w:tc>
          <w:tcPr>
            <w:tcW w:w="3209" w:type="dxa"/>
          </w:tcPr>
          <w:p w14:paraId="504A53B6" w14:textId="77777777" w:rsidR="006279EA" w:rsidRDefault="006279EA" w:rsidP="00496C19">
            <w:pPr>
              <w:pStyle w:val="Axure"/>
              <w:ind w:firstLine="360"/>
              <w:rPr>
                <w:rFonts w:ascii="微软雅黑" w:eastAsia="微软雅黑" w:hAnsi="微软雅黑" w:cs="微软雅黑"/>
                <w:sz w:val="18"/>
                <w:szCs w:val="18"/>
              </w:rPr>
            </w:pPr>
          </w:p>
        </w:tc>
        <w:tc>
          <w:tcPr>
            <w:tcW w:w="1712" w:type="dxa"/>
          </w:tcPr>
          <w:p w14:paraId="4E7A42D6" w14:textId="77777777" w:rsidR="006279EA" w:rsidRDefault="006279EA" w:rsidP="00496C1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请输入提取范围限制</w:t>
            </w:r>
          </w:p>
          <w:p w14:paraId="4362DDCA" w14:textId="77777777" w:rsidR="006279EA" w:rsidRDefault="006279EA" w:rsidP="00496C1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提取范围输入有误</w:t>
            </w:r>
          </w:p>
        </w:tc>
      </w:tr>
      <w:tr w:rsidR="006279EA" w:rsidDel="00692938" w14:paraId="0F07BDA1" w14:textId="41946771"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569" w:author="haha" w:date="2018-12-05T09:46:00Z"/>
        </w:trPr>
        <w:tc>
          <w:tcPr>
            <w:tcW w:w="802" w:type="dxa"/>
          </w:tcPr>
          <w:p w14:paraId="2889CB3C" w14:textId="26E97608" w:rsidR="006279EA" w:rsidDel="00692938" w:rsidRDefault="006279EA" w:rsidP="00496C19">
            <w:pPr>
              <w:widowControl/>
              <w:jc w:val="center"/>
              <w:rPr>
                <w:del w:id="570" w:author="haha" w:date="2018-12-05T09:46:00Z"/>
                <w:rFonts w:ascii="微软雅黑" w:eastAsia="微软雅黑" w:hAnsi="微软雅黑" w:cs="微软雅黑"/>
                <w:sz w:val="18"/>
                <w:szCs w:val="18"/>
              </w:rPr>
            </w:pPr>
            <w:del w:id="571" w:author="haha" w:date="2018-12-05T09:46:00Z">
              <w:r w:rsidDel="00692938">
                <w:rPr>
                  <w:rFonts w:ascii="微软雅黑" w:eastAsia="微软雅黑" w:hAnsi="微软雅黑" w:cs="微软雅黑" w:hint="eastAsia"/>
                  <w:sz w:val="18"/>
                  <w:szCs w:val="18"/>
                </w:rPr>
                <w:delText>4</w:delText>
              </w:r>
            </w:del>
          </w:p>
        </w:tc>
        <w:tc>
          <w:tcPr>
            <w:tcW w:w="1309" w:type="dxa"/>
            <w:gridSpan w:val="2"/>
          </w:tcPr>
          <w:p w14:paraId="49468A6C" w14:textId="7701C3DE" w:rsidR="006279EA" w:rsidDel="00692938" w:rsidRDefault="006279EA" w:rsidP="00496C19">
            <w:pPr>
              <w:widowControl/>
              <w:jc w:val="left"/>
              <w:rPr>
                <w:del w:id="572" w:author="haha" w:date="2018-12-05T09:46:00Z"/>
                <w:rFonts w:ascii="微软雅黑" w:eastAsia="微软雅黑" w:hAnsi="微软雅黑" w:cs="微软雅黑"/>
                <w:color w:val="000000"/>
                <w:sz w:val="18"/>
                <w:szCs w:val="18"/>
              </w:rPr>
            </w:pPr>
            <w:del w:id="573" w:author="haha" w:date="2018-12-05T09:46:00Z">
              <w:r w:rsidDel="00692938">
                <w:rPr>
                  <w:rFonts w:ascii="微软雅黑" w:eastAsia="微软雅黑" w:hAnsi="微软雅黑" w:cs="微软雅黑" w:hint="eastAsia"/>
                  <w:color w:val="000000"/>
                  <w:sz w:val="18"/>
                  <w:szCs w:val="18"/>
                </w:rPr>
                <w:delText>失效时间</w:delText>
              </w:r>
            </w:del>
          </w:p>
        </w:tc>
        <w:tc>
          <w:tcPr>
            <w:tcW w:w="3000" w:type="dxa"/>
          </w:tcPr>
          <w:p w14:paraId="323931F8" w14:textId="13284F0D" w:rsidR="006279EA" w:rsidDel="00692938" w:rsidRDefault="006279EA" w:rsidP="00496C19">
            <w:pPr>
              <w:widowControl/>
              <w:jc w:val="left"/>
              <w:rPr>
                <w:del w:id="574" w:author="haha" w:date="2018-12-05T09:46:00Z"/>
                <w:rFonts w:ascii="微软雅黑" w:eastAsia="微软雅黑" w:hAnsi="微软雅黑" w:cs="微软雅黑"/>
                <w:color w:val="000000"/>
                <w:sz w:val="18"/>
                <w:szCs w:val="18"/>
              </w:rPr>
            </w:pPr>
            <w:del w:id="575" w:author="haha" w:date="2018-12-05T09:46:00Z">
              <w:r w:rsidDel="00692938">
                <w:rPr>
                  <w:rFonts w:ascii="微软雅黑" w:eastAsia="微软雅黑" w:hAnsi="微软雅黑" w:cs="微软雅黑" w:hint="eastAsia"/>
                  <w:color w:val="000000"/>
                  <w:sz w:val="18"/>
                  <w:szCs w:val="18"/>
                </w:rPr>
                <w:delText>默认当天时间更改至分钟</w:delText>
              </w:r>
            </w:del>
          </w:p>
        </w:tc>
        <w:tc>
          <w:tcPr>
            <w:tcW w:w="3209" w:type="dxa"/>
          </w:tcPr>
          <w:p w14:paraId="573EBDAD" w14:textId="0C6D4F89" w:rsidR="006279EA" w:rsidDel="00692938" w:rsidRDefault="006279EA" w:rsidP="00496C19">
            <w:pPr>
              <w:pStyle w:val="Axure"/>
              <w:ind w:firstLine="360"/>
              <w:rPr>
                <w:del w:id="576" w:author="haha" w:date="2018-12-05T09:46:00Z"/>
                <w:rFonts w:ascii="微软雅黑" w:eastAsia="微软雅黑" w:hAnsi="微软雅黑" w:cs="微软雅黑"/>
                <w:sz w:val="18"/>
                <w:szCs w:val="18"/>
              </w:rPr>
            </w:pPr>
          </w:p>
        </w:tc>
        <w:tc>
          <w:tcPr>
            <w:tcW w:w="1712" w:type="dxa"/>
          </w:tcPr>
          <w:p w14:paraId="1CFF73BC" w14:textId="4D1BE105" w:rsidR="006279EA" w:rsidDel="00692938" w:rsidRDefault="006279EA" w:rsidP="00496C19">
            <w:pPr>
              <w:widowControl/>
              <w:jc w:val="left"/>
              <w:rPr>
                <w:del w:id="577" w:author="haha" w:date="2018-12-05T09:46:00Z"/>
                <w:rFonts w:ascii="微软雅黑" w:eastAsia="微软雅黑" w:hAnsi="微软雅黑" w:cs="微软雅黑"/>
                <w:sz w:val="18"/>
                <w:szCs w:val="18"/>
              </w:rPr>
            </w:pPr>
            <w:del w:id="578" w:author="haha" w:date="2018-12-05T09:46:00Z">
              <w:r w:rsidDel="00692938">
                <w:rPr>
                  <w:rFonts w:ascii="微软雅黑" w:eastAsia="微软雅黑" w:hAnsi="微软雅黑" w:cs="微软雅黑" w:hint="eastAsia"/>
                  <w:sz w:val="18"/>
                  <w:szCs w:val="18"/>
                </w:rPr>
                <w:delText>请输入失效时间</w:delText>
              </w:r>
            </w:del>
          </w:p>
        </w:tc>
      </w:tr>
      <w:tr w:rsidR="006279EA" w:rsidDel="00017BF3" w14:paraId="59F08A95" w14:textId="4C85ACDD"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579" w:author="haha" w:date="2018-12-12T09:47:00Z"/>
        </w:trPr>
        <w:tc>
          <w:tcPr>
            <w:tcW w:w="802" w:type="dxa"/>
          </w:tcPr>
          <w:p w14:paraId="37028428" w14:textId="2FCA5055" w:rsidR="006279EA" w:rsidDel="00017BF3" w:rsidRDefault="006279EA" w:rsidP="00496C19">
            <w:pPr>
              <w:widowControl/>
              <w:jc w:val="center"/>
              <w:rPr>
                <w:del w:id="580" w:author="haha" w:date="2018-12-12T09:47:00Z"/>
                <w:rFonts w:ascii="微软雅黑" w:eastAsia="微软雅黑" w:hAnsi="微软雅黑" w:cs="微软雅黑"/>
                <w:sz w:val="18"/>
                <w:szCs w:val="18"/>
              </w:rPr>
            </w:pPr>
            <w:del w:id="581" w:author="haha" w:date="2018-12-12T09:47:00Z">
              <w:r w:rsidDel="00017BF3">
                <w:rPr>
                  <w:rFonts w:ascii="微软雅黑" w:eastAsia="微软雅黑" w:hAnsi="微软雅黑" w:cs="微软雅黑" w:hint="eastAsia"/>
                  <w:sz w:val="18"/>
                  <w:szCs w:val="18"/>
                </w:rPr>
                <w:delText>5</w:delText>
              </w:r>
            </w:del>
          </w:p>
        </w:tc>
        <w:tc>
          <w:tcPr>
            <w:tcW w:w="1309" w:type="dxa"/>
            <w:gridSpan w:val="2"/>
          </w:tcPr>
          <w:p w14:paraId="7694D4FC" w14:textId="50CF0777" w:rsidR="006279EA" w:rsidDel="00017BF3" w:rsidRDefault="006279EA" w:rsidP="00496C19">
            <w:pPr>
              <w:widowControl/>
              <w:jc w:val="left"/>
              <w:rPr>
                <w:del w:id="582" w:author="haha" w:date="2018-12-12T09:47:00Z"/>
                <w:rFonts w:ascii="微软雅黑" w:eastAsia="微软雅黑" w:hAnsi="微软雅黑" w:cs="微软雅黑"/>
                <w:color w:val="000000"/>
                <w:sz w:val="18"/>
                <w:szCs w:val="18"/>
              </w:rPr>
            </w:pPr>
            <w:del w:id="583" w:author="haha" w:date="2018-12-12T09:47:00Z">
              <w:r w:rsidDel="00017BF3">
                <w:rPr>
                  <w:rFonts w:ascii="微软雅黑" w:eastAsia="微软雅黑" w:hAnsi="微软雅黑" w:cs="微软雅黑" w:hint="eastAsia"/>
                  <w:color w:val="000000"/>
                  <w:sz w:val="18"/>
                  <w:szCs w:val="18"/>
                </w:rPr>
                <w:delText>上传名单</w:delText>
              </w:r>
            </w:del>
          </w:p>
        </w:tc>
        <w:tc>
          <w:tcPr>
            <w:tcW w:w="3000" w:type="dxa"/>
          </w:tcPr>
          <w:p w14:paraId="46BBBB50" w14:textId="09257C59" w:rsidR="006279EA" w:rsidDel="00017BF3" w:rsidRDefault="006279EA" w:rsidP="00496C19">
            <w:pPr>
              <w:widowControl/>
              <w:jc w:val="left"/>
              <w:rPr>
                <w:del w:id="584" w:author="haha" w:date="2018-12-12T09:47:00Z"/>
                <w:rFonts w:ascii="微软雅黑" w:eastAsia="微软雅黑" w:hAnsi="微软雅黑" w:cs="微软雅黑"/>
                <w:color w:val="000000"/>
                <w:sz w:val="18"/>
                <w:szCs w:val="18"/>
              </w:rPr>
            </w:pPr>
            <w:del w:id="585" w:author="haha" w:date="2018-12-12T09:47:00Z">
              <w:r w:rsidDel="00017BF3">
                <w:rPr>
                  <w:rFonts w:ascii="微软雅黑" w:eastAsia="微软雅黑" w:hAnsi="微软雅黑" w:cs="微软雅黑" w:hint="eastAsia"/>
                  <w:color w:val="000000"/>
                  <w:sz w:val="18"/>
                  <w:szCs w:val="18"/>
                </w:rPr>
                <w:delText>可点击选择文件进行上传</w:delText>
              </w:r>
            </w:del>
          </w:p>
        </w:tc>
        <w:tc>
          <w:tcPr>
            <w:tcW w:w="3209" w:type="dxa"/>
          </w:tcPr>
          <w:p w14:paraId="2B0DB7F7" w14:textId="5E5D34F5" w:rsidR="006279EA" w:rsidDel="00017BF3" w:rsidRDefault="006279EA" w:rsidP="00496C19">
            <w:pPr>
              <w:pStyle w:val="Axure"/>
              <w:ind w:firstLine="360"/>
              <w:rPr>
                <w:del w:id="586" w:author="haha" w:date="2018-12-12T09:47:00Z"/>
                <w:rFonts w:ascii="微软雅黑" w:eastAsia="微软雅黑" w:hAnsi="微软雅黑" w:cs="微软雅黑"/>
                <w:sz w:val="18"/>
                <w:szCs w:val="18"/>
              </w:rPr>
            </w:pPr>
            <w:del w:id="587" w:author="haha" w:date="2018-12-12T09:47:00Z">
              <w:r w:rsidDel="00017BF3">
                <w:rPr>
                  <w:rFonts w:ascii="微软雅黑" w:eastAsia="微软雅黑" w:hAnsi="微软雅黑" w:cs="微软雅黑" w:hint="eastAsia"/>
                  <w:sz w:val="18"/>
                  <w:szCs w:val="18"/>
                </w:rPr>
                <w:delText>上传完成后显示系统已自动删除XX份名单</w:delText>
              </w:r>
            </w:del>
          </w:p>
        </w:tc>
        <w:tc>
          <w:tcPr>
            <w:tcW w:w="1712" w:type="dxa"/>
          </w:tcPr>
          <w:p w14:paraId="485758A5" w14:textId="7ED1AA78" w:rsidR="006279EA" w:rsidDel="00017BF3" w:rsidRDefault="006279EA" w:rsidP="00496C19">
            <w:pPr>
              <w:widowControl/>
              <w:jc w:val="left"/>
              <w:rPr>
                <w:del w:id="588" w:author="haha" w:date="2018-12-12T09:47:00Z"/>
                <w:rFonts w:ascii="微软雅黑" w:eastAsia="微软雅黑" w:hAnsi="微软雅黑" w:cs="微软雅黑"/>
                <w:sz w:val="18"/>
                <w:szCs w:val="18"/>
              </w:rPr>
            </w:pPr>
          </w:p>
        </w:tc>
      </w:tr>
      <w:tr w:rsidR="006279EA" w14:paraId="36CB7C82"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C014B65" w14:textId="77777777" w:rsidR="006279EA" w:rsidRDefault="006279EA"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58B656A7" w14:textId="77777777"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保存按钮</w:t>
            </w:r>
          </w:p>
        </w:tc>
        <w:tc>
          <w:tcPr>
            <w:tcW w:w="3000" w:type="dxa"/>
          </w:tcPr>
          <w:p w14:paraId="66273356" w14:textId="77777777"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点击保存</w:t>
            </w:r>
            <w:del w:id="589" w:author="haha" w:date="2018-12-07T10:58:00Z">
              <w:r w:rsidDel="005C50B9">
                <w:rPr>
                  <w:rFonts w:ascii="微软雅黑" w:eastAsia="微软雅黑" w:hAnsi="微软雅黑" w:cs="微软雅黑" w:hint="eastAsia"/>
                  <w:color w:val="000000"/>
                  <w:sz w:val="18"/>
                  <w:szCs w:val="18"/>
                </w:rPr>
                <w:delText>规则</w:delText>
              </w:r>
            </w:del>
          </w:p>
        </w:tc>
        <w:tc>
          <w:tcPr>
            <w:tcW w:w="3209" w:type="dxa"/>
          </w:tcPr>
          <w:p w14:paraId="08E94EF3" w14:textId="77777777" w:rsidR="006279EA" w:rsidRDefault="006279EA"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任务列表页面</w:t>
            </w:r>
          </w:p>
        </w:tc>
        <w:tc>
          <w:tcPr>
            <w:tcW w:w="1712" w:type="dxa"/>
          </w:tcPr>
          <w:p w14:paraId="3F226B35" w14:textId="77777777" w:rsidR="006279EA" w:rsidRDefault="006279EA" w:rsidP="00496C19">
            <w:pPr>
              <w:widowControl/>
              <w:jc w:val="left"/>
              <w:rPr>
                <w:ins w:id="590" w:author="haha" w:date="2018-12-06T13:55:00Z"/>
                <w:rFonts w:ascii="微软雅黑" w:eastAsia="微软雅黑" w:hAnsi="微软雅黑" w:cs="微软雅黑"/>
                <w:sz w:val="18"/>
                <w:szCs w:val="18"/>
              </w:rPr>
            </w:pPr>
            <w:r>
              <w:rPr>
                <w:rFonts w:ascii="微软雅黑" w:eastAsia="微软雅黑" w:hAnsi="微软雅黑" w:cs="微软雅黑" w:hint="eastAsia"/>
                <w:sz w:val="18"/>
                <w:szCs w:val="18"/>
              </w:rPr>
              <w:t>是否确定保存</w:t>
            </w:r>
          </w:p>
          <w:p w14:paraId="7986788C" w14:textId="6656F2B3" w:rsidR="00B2672C" w:rsidRDefault="00B2672C" w:rsidP="00496C19">
            <w:pPr>
              <w:widowControl/>
              <w:jc w:val="left"/>
              <w:rPr>
                <w:rFonts w:ascii="微软雅黑" w:eastAsia="微软雅黑" w:hAnsi="微软雅黑" w:cs="微软雅黑"/>
                <w:sz w:val="18"/>
                <w:szCs w:val="18"/>
              </w:rPr>
            </w:pPr>
            <w:ins w:id="591" w:author="haha" w:date="2018-12-06T13:55:00Z">
              <w:r w:rsidRPr="00B2672C">
                <w:rPr>
                  <w:rFonts w:ascii="微软雅黑" w:eastAsia="微软雅黑" w:hAnsi="微软雅黑" w:cs="微软雅黑" w:hint="eastAsia"/>
                  <w:sz w:val="18"/>
                  <w:szCs w:val="18"/>
                  <w:highlight w:val="darkCyan"/>
                  <w:rPrChange w:id="592" w:author="haha" w:date="2018-12-06T13:55:00Z">
                    <w:rPr>
                      <w:rFonts w:ascii="微软雅黑" w:eastAsia="微软雅黑" w:hAnsi="微软雅黑" w:cs="微软雅黑" w:hint="eastAsia"/>
                      <w:sz w:val="18"/>
                      <w:szCs w:val="18"/>
                    </w:rPr>
                  </w:rPrChange>
                </w:rPr>
                <w:t>确定保存后提示保存成功</w:t>
              </w:r>
            </w:ins>
          </w:p>
        </w:tc>
      </w:tr>
      <w:tr w:rsidR="006279EA" w14:paraId="6DE7FC20"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7746590" w14:textId="77777777" w:rsidR="006279EA" w:rsidRDefault="006279EA"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07691318" w14:textId="77777777"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重置按钮</w:t>
            </w:r>
          </w:p>
        </w:tc>
        <w:tc>
          <w:tcPr>
            <w:tcW w:w="3000" w:type="dxa"/>
          </w:tcPr>
          <w:p w14:paraId="650E21A9" w14:textId="77777777"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点击清空所有已输入内容</w:t>
            </w:r>
          </w:p>
        </w:tc>
        <w:tc>
          <w:tcPr>
            <w:tcW w:w="3209" w:type="dxa"/>
          </w:tcPr>
          <w:p w14:paraId="6A2E3519" w14:textId="77777777" w:rsidR="006279EA" w:rsidRDefault="006279EA" w:rsidP="00496C19">
            <w:pPr>
              <w:pStyle w:val="Axure"/>
              <w:ind w:firstLine="360"/>
              <w:rPr>
                <w:rFonts w:ascii="微软雅黑" w:eastAsia="微软雅黑" w:hAnsi="微软雅黑" w:cs="微软雅黑"/>
                <w:sz w:val="18"/>
                <w:szCs w:val="18"/>
              </w:rPr>
            </w:pPr>
          </w:p>
        </w:tc>
        <w:tc>
          <w:tcPr>
            <w:tcW w:w="1712" w:type="dxa"/>
          </w:tcPr>
          <w:p w14:paraId="09B7DEB8" w14:textId="4D08CEAA" w:rsidR="006279EA" w:rsidRDefault="006279EA" w:rsidP="00496C1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w:t>
            </w:r>
            <w:ins w:id="593" w:author="haha" w:date="2018-12-06T13:58:00Z">
              <w:r w:rsidR="00B2672C" w:rsidRPr="00B2672C">
                <w:rPr>
                  <w:rFonts w:ascii="微软雅黑" w:eastAsia="微软雅黑" w:hAnsi="微软雅黑" w:cs="微软雅黑" w:hint="eastAsia"/>
                  <w:sz w:val="18"/>
                  <w:szCs w:val="18"/>
                  <w:highlight w:val="darkCyan"/>
                  <w:rPrChange w:id="594" w:author="haha" w:date="2018-12-06T13:59:00Z">
                    <w:rPr>
                      <w:rFonts w:ascii="微软雅黑" w:eastAsia="微软雅黑" w:hAnsi="微软雅黑" w:cs="微软雅黑" w:hint="eastAsia"/>
                      <w:sz w:val="18"/>
                      <w:szCs w:val="18"/>
                    </w:rPr>
                  </w:rPrChange>
                </w:rPr>
                <w:t>执行该操作，该操作无法</w:t>
              </w:r>
            </w:ins>
            <w:ins w:id="595" w:author="haha" w:date="2018-12-06T13:59:00Z">
              <w:r w:rsidR="00B2672C" w:rsidRPr="00B2672C">
                <w:rPr>
                  <w:rFonts w:ascii="微软雅黑" w:eastAsia="微软雅黑" w:hAnsi="微软雅黑" w:cs="微软雅黑" w:hint="eastAsia"/>
                  <w:sz w:val="18"/>
                  <w:szCs w:val="18"/>
                  <w:highlight w:val="darkCyan"/>
                  <w:rPrChange w:id="596" w:author="haha" w:date="2018-12-06T13:59:00Z">
                    <w:rPr>
                      <w:rFonts w:ascii="微软雅黑" w:eastAsia="微软雅黑" w:hAnsi="微软雅黑" w:cs="微软雅黑" w:hint="eastAsia"/>
                      <w:sz w:val="18"/>
                      <w:szCs w:val="18"/>
                    </w:rPr>
                  </w:rPrChange>
                </w:rPr>
                <w:t>撤销</w:t>
              </w:r>
            </w:ins>
            <w:del w:id="597" w:author="haha" w:date="2018-12-06T13:58:00Z">
              <w:r w:rsidDel="00B2672C">
                <w:rPr>
                  <w:rFonts w:ascii="微软雅黑" w:eastAsia="微软雅黑" w:hAnsi="微软雅黑" w:cs="微软雅黑" w:hint="eastAsia"/>
                  <w:sz w:val="18"/>
                  <w:szCs w:val="18"/>
                </w:rPr>
                <w:delText>重置</w:delText>
              </w:r>
            </w:del>
          </w:p>
        </w:tc>
      </w:tr>
    </w:tbl>
    <w:p w14:paraId="2720A5EF" w14:textId="77777777" w:rsidR="00D73020" w:rsidRDefault="00D73020">
      <w:pPr>
        <w:rPr>
          <w:ins w:id="598" w:author="haha" w:date="2018-11-27T14:28:00Z"/>
        </w:rPr>
        <w:pPrChange w:id="599" w:author="haha" w:date="2018-11-27T14:28:00Z">
          <w:pPr>
            <w:pStyle w:val="4"/>
          </w:pPr>
        </w:pPrChange>
      </w:pPr>
    </w:p>
    <w:p w14:paraId="05BD1740" w14:textId="4B81ADF0" w:rsidR="002C6076" w:rsidRPr="00E421BE" w:rsidRDefault="00496C19" w:rsidP="00E421BE">
      <w:pPr>
        <w:pStyle w:val="10"/>
        <w:rPr>
          <w:rStyle w:val="11"/>
          <w:b/>
          <w:bCs/>
        </w:rPr>
      </w:pPr>
      <w:bookmarkStart w:id="600" w:name="_Toc532228780"/>
      <w:r w:rsidRPr="00E421BE">
        <w:rPr>
          <w:rStyle w:val="11"/>
          <w:rFonts w:hint="eastAsia"/>
          <w:b/>
          <w:bCs/>
        </w:rPr>
        <w:t>六、报表管理模块下的坐席话务报表</w:t>
      </w:r>
      <w:bookmarkEnd w:id="600"/>
    </w:p>
    <w:p w14:paraId="42319431" w14:textId="77777777" w:rsidR="00FF3F93" w:rsidRDefault="00FF3F93" w:rsidP="00FF3F93">
      <w:pPr>
        <w:pStyle w:val="a3"/>
        <w:numPr>
          <w:ilvl w:val="0"/>
          <w:numId w:val="4"/>
        </w:numPr>
        <w:ind w:firstLineChars="0"/>
      </w:pPr>
      <w:r>
        <w:rPr>
          <w:rFonts w:hint="eastAsia"/>
        </w:rPr>
        <w:t>管理者可在此页面进行权限内的外呼专员话务查看</w:t>
      </w:r>
    </w:p>
    <w:p w14:paraId="030F0082" w14:textId="28CAFF00" w:rsidR="00FF3F93" w:rsidRDefault="00FF3F93" w:rsidP="00FF3F93">
      <w:pPr>
        <w:pStyle w:val="a3"/>
        <w:numPr>
          <w:ilvl w:val="0"/>
          <w:numId w:val="4"/>
        </w:numPr>
        <w:ind w:firstLineChars="0"/>
      </w:pPr>
      <w:r>
        <w:rPr>
          <w:rFonts w:hint="eastAsia"/>
        </w:rPr>
        <w:t>可根据主管</w:t>
      </w:r>
      <w:r w:rsidR="000B7EDC">
        <w:rPr>
          <w:rFonts w:hint="eastAsia"/>
        </w:rPr>
        <w:t>、转化率顺序及</w:t>
      </w:r>
      <w:r>
        <w:rPr>
          <w:rFonts w:hint="eastAsia"/>
        </w:rPr>
        <w:t>日期进行查询筛选</w:t>
      </w:r>
    </w:p>
    <w:p w14:paraId="7193337F" w14:textId="77777777" w:rsidR="002C1370" w:rsidRDefault="002C1370" w:rsidP="00FF3F93">
      <w:pPr>
        <w:pStyle w:val="a3"/>
        <w:numPr>
          <w:ilvl w:val="0"/>
          <w:numId w:val="4"/>
        </w:numPr>
        <w:ind w:firstLineChars="0"/>
      </w:pPr>
      <w:r>
        <w:rPr>
          <w:rFonts w:hint="eastAsia"/>
        </w:rPr>
        <w:t>下款数可点击查看具体产品数量</w:t>
      </w:r>
    </w:p>
    <w:p w14:paraId="372B78CA" w14:textId="77777777" w:rsidR="002C1370" w:rsidRDefault="002C1370" w:rsidP="00FF3F93">
      <w:pPr>
        <w:pStyle w:val="a3"/>
        <w:numPr>
          <w:ilvl w:val="0"/>
          <w:numId w:val="4"/>
        </w:numPr>
        <w:ind w:firstLineChars="0"/>
      </w:pPr>
      <w:r>
        <w:rPr>
          <w:rFonts w:hint="eastAsia"/>
        </w:rPr>
        <w:t>转化率根据下款数和接通率计算</w:t>
      </w:r>
    </w:p>
    <w:p w14:paraId="19C5AC49" w14:textId="77777777" w:rsidR="00FF3F93" w:rsidRDefault="00FF3F93" w:rsidP="00FF3F93">
      <w:pPr>
        <w:pStyle w:val="a3"/>
        <w:numPr>
          <w:ilvl w:val="0"/>
          <w:numId w:val="4"/>
        </w:numPr>
        <w:ind w:firstLineChars="0"/>
      </w:pPr>
      <w:r>
        <w:rPr>
          <w:rFonts w:hint="eastAsia"/>
        </w:rPr>
        <w:t>管理者可导出此页面</w:t>
      </w:r>
    </w:p>
    <w:p w14:paraId="0E6BA77E" w14:textId="0B79B524" w:rsidR="006014E5" w:rsidRDefault="00FF3F93">
      <w:pPr>
        <w:pStyle w:val="a3"/>
        <w:numPr>
          <w:ilvl w:val="0"/>
          <w:numId w:val="4"/>
        </w:numPr>
        <w:ind w:firstLineChars="0"/>
        <w:pPrChange w:id="601" w:author="haha" w:date="2018-12-12T09:48:00Z">
          <w:pPr>
            <w:pStyle w:val="a3"/>
            <w:ind w:left="420" w:firstLineChars="0" w:firstLine="0"/>
          </w:pPr>
        </w:pPrChange>
      </w:pPr>
      <w:r>
        <w:rPr>
          <w:rFonts w:hint="eastAsia"/>
        </w:rPr>
        <w:t>外呼专员没有此页面</w:t>
      </w:r>
    </w:p>
    <w:p w14:paraId="76B51997" w14:textId="77777777" w:rsidR="00FF3F93" w:rsidRDefault="00FF3F93" w:rsidP="00FF3F93">
      <w:r>
        <w:rPr>
          <w:rFonts w:hint="eastAsia"/>
        </w:rPr>
        <w:t>原型图如下</w:t>
      </w:r>
    </w:p>
    <w:p w14:paraId="1CA39A1D" w14:textId="7A8A0B34" w:rsidR="00FF3F93" w:rsidRPr="00FF3F93" w:rsidRDefault="006279EA" w:rsidP="00FF3F93">
      <w:r>
        <w:rPr>
          <w:noProof/>
        </w:rPr>
        <w:drawing>
          <wp:inline distT="0" distB="0" distL="0" distR="0" wp14:anchorId="1CDCC261" wp14:editId="7AB4F4AD">
            <wp:extent cx="5274310" cy="15017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01775"/>
                    </a:xfrm>
                    <a:prstGeom prst="rect">
                      <a:avLst/>
                    </a:prstGeom>
                  </pic:spPr>
                </pic:pic>
              </a:graphicData>
            </a:graphic>
          </wp:inline>
        </w:drawing>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FF3F93" w:rsidDel="00204DE1" w14:paraId="1C547A0C" w14:textId="587ECA5A" w:rsidTr="00D85FD8">
        <w:trPr>
          <w:trHeight w:val="90"/>
          <w:del w:id="602" w:author="haha" w:date="2018-11-26T15:30:00Z"/>
        </w:trPr>
        <w:tc>
          <w:tcPr>
            <w:tcW w:w="1245" w:type="dxa"/>
            <w:gridSpan w:val="2"/>
            <w:tcBorders>
              <w:top w:val="nil"/>
              <w:left w:val="single" w:sz="4" w:space="0" w:color="auto"/>
              <w:bottom w:val="single" w:sz="4" w:space="0" w:color="auto"/>
              <w:right w:val="single" w:sz="4" w:space="0" w:color="auto"/>
            </w:tcBorders>
          </w:tcPr>
          <w:p w14:paraId="4B5BFF82" w14:textId="1C40AE4B" w:rsidR="00FF3F93" w:rsidDel="00204DE1" w:rsidRDefault="00FF3F93" w:rsidP="00D85FD8">
            <w:pPr>
              <w:widowControl/>
              <w:jc w:val="left"/>
              <w:rPr>
                <w:del w:id="603" w:author="haha" w:date="2018-11-26T15:30:00Z"/>
                <w:rFonts w:ascii="微软雅黑" w:eastAsia="微软雅黑" w:hAnsi="微软雅黑" w:cs="宋体"/>
                <w:b/>
                <w:bCs/>
                <w:color w:val="000000"/>
                <w:kern w:val="0"/>
                <w:sz w:val="18"/>
                <w:szCs w:val="18"/>
              </w:rPr>
            </w:pPr>
            <w:del w:id="604" w:author="haha" w:date="2018-11-26T15:30:00Z">
              <w:r w:rsidDel="00204DE1">
                <w:rPr>
                  <w:rFonts w:ascii="微软雅黑" w:eastAsia="微软雅黑" w:hAnsi="微软雅黑" w:cs="宋体" w:hint="eastAsia"/>
                  <w:b/>
                  <w:bCs/>
                  <w:color w:val="000000"/>
                  <w:kern w:val="0"/>
                  <w:sz w:val="18"/>
                  <w:szCs w:val="18"/>
                </w:rPr>
                <w:delText>所属页面</w:delText>
              </w:r>
            </w:del>
          </w:p>
        </w:tc>
        <w:tc>
          <w:tcPr>
            <w:tcW w:w="8787" w:type="dxa"/>
            <w:gridSpan w:val="4"/>
            <w:tcBorders>
              <w:top w:val="single" w:sz="4" w:space="0" w:color="auto"/>
              <w:left w:val="nil"/>
              <w:bottom w:val="single" w:sz="4" w:space="0" w:color="auto"/>
              <w:right w:val="single" w:sz="4" w:space="0" w:color="auto"/>
            </w:tcBorders>
          </w:tcPr>
          <w:p w14:paraId="2366082D" w14:textId="45B8AAD7" w:rsidR="00FF3F93" w:rsidDel="00204DE1" w:rsidRDefault="00FF3F93" w:rsidP="00D85FD8">
            <w:pPr>
              <w:pStyle w:val="12"/>
              <w:widowControl/>
              <w:ind w:firstLineChars="0" w:firstLine="0"/>
              <w:jc w:val="left"/>
              <w:rPr>
                <w:del w:id="605" w:author="haha" w:date="2018-11-26T15:30:00Z"/>
                <w:rFonts w:ascii="微软雅黑" w:eastAsia="微软雅黑" w:hAnsi="微软雅黑" w:cs="宋体"/>
                <w:color w:val="000000"/>
                <w:kern w:val="0"/>
                <w:sz w:val="18"/>
                <w:szCs w:val="18"/>
              </w:rPr>
            </w:pPr>
            <w:del w:id="606" w:author="haha" w:date="2018-11-26T15:30:00Z">
              <w:r w:rsidDel="00204DE1">
                <w:rPr>
                  <w:rFonts w:ascii="微软雅黑" w:eastAsia="微软雅黑" w:hAnsi="微软雅黑" w:cs="宋体" w:hint="eastAsia"/>
                  <w:color w:val="000000"/>
                  <w:kern w:val="0"/>
                  <w:sz w:val="18"/>
                  <w:szCs w:val="18"/>
                </w:rPr>
                <w:delText>坐席话务报表</w:delText>
              </w:r>
            </w:del>
          </w:p>
        </w:tc>
      </w:tr>
      <w:tr w:rsidR="00FF3F93" w:rsidDel="00204DE1" w14:paraId="41178BFC" w14:textId="3BC67005" w:rsidTr="00D85FD8">
        <w:trPr>
          <w:trHeight w:val="408"/>
          <w:del w:id="607" w:author="haha" w:date="2018-11-26T15:30:00Z"/>
        </w:trPr>
        <w:tc>
          <w:tcPr>
            <w:tcW w:w="1245" w:type="dxa"/>
            <w:gridSpan w:val="2"/>
            <w:tcBorders>
              <w:top w:val="nil"/>
              <w:left w:val="single" w:sz="4" w:space="0" w:color="auto"/>
              <w:bottom w:val="single" w:sz="4" w:space="0" w:color="auto"/>
              <w:right w:val="single" w:sz="4" w:space="0" w:color="auto"/>
            </w:tcBorders>
          </w:tcPr>
          <w:p w14:paraId="6FDACDB6" w14:textId="2C3BADE1" w:rsidR="00FF3F93" w:rsidDel="00204DE1" w:rsidRDefault="00FF3F93" w:rsidP="00D85FD8">
            <w:pPr>
              <w:widowControl/>
              <w:jc w:val="left"/>
              <w:rPr>
                <w:del w:id="608" w:author="haha" w:date="2018-11-26T15:30:00Z"/>
                <w:rFonts w:ascii="微软雅黑" w:eastAsia="微软雅黑" w:hAnsi="微软雅黑" w:cs="宋体"/>
                <w:b/>
                <w:bCs/>
                <w:kern w:val="0"/>
                <w:sz w:val="18"/>
                <w:szCs w:val="18"/>
              </w:rPr>
            </w:pPr>
            <w:del w:id="609" w:author="haha" w:date="2018-11-26T15:30:00Z">
              <w:r w:rsidDel="00204DE1">
                <w:rPr>
                  <w:rFonts w:ascii="微软雅黑" w:eastAsia="微软雅黑" w:hAnsi="微软雅黑" w:cs="宋体" w:hint="eastAsia"/>
                  <w:b/>
                  <w:bCs/>
                  <w:kern w:val="0"/>
                  <w:sz w:val="18"/>
                  <w:szCs w:val="18"/>
                </w:rPr>
                <w:delText>页面入口</w:delText>
              </w:r>
            </w:del>
          </w:p>
        </w:tc>
        <w:tc>
          <w:tcPr>
            <w:tcW w:w="8787" w:type="dxa"/>
            <w:gridSpan w:val="4"/>
            <w:tcBorders>
              <w:top w:val="single" w:sz="4" w:space="0" w:color="auto"/>
              <w:left w:val="nil"/>
              <w:bottom w:val="single" w:sz="4" w:space="0" w:color="auto"/>
              <w:right w:val="single" w:sz="4" w:space="0" w:color="auto"/>
            </w:tcBorders>
          </w:tcPr>
          <w:p w14:paraId="3812B787" w14:textId="3DFA060A" w:rsidR="00FF3F93" w:rsidDel="00204DE1" w:rsidRDefault="00FF3F93" w:rsidP="00D85FD8">
            <w:pPr>
              <w:widowControl/>
              <w:jc w:val="left"/>
              <w:rPr>
                <w:del w:id="610" w:author="haha" w:date="2018-11-26T15:30:00Z"/>
                <w:rFonts w:ascii="微软雅黑" w:eastAsia="微软雅黑" w:hAnsi="微软雅黑" w:cs="宋体"/>
                <w:kern w:val="0"/>
                <w:sz w:val="18"/>
                <w:szCs w:val="18"/>
              </w:rPr>
            </w:pPr>
            <w:del w:id="611" w:author="haha" w:date="2018-11-26T15:30:00Z">
              <w:r w:rsidDel="00204DE1">
                <w:rPr>
                  <w:rFonts w:ascii="微软雅黑" w:eastAsia="微软雅黑" w:hAnsi="微软雅黑" w:cs="宋体" w:hint="eastAsia"/>
                  <w:kern w:val="0"/>
                  <w:sz w:val="18"/>
                  <w:szCs w:val="18"/>
                </w:rPr>
                <w:delText>左侧导航栏</w:delText>
              </w:r>
            </w:del>
          </w:p>
        </w:tc>
      </w:tr>
      <w:tr w:rsidR="00FF3F93" w:rsidDel="00204DE1" w14:paraId="07D15079" w14:textId="47DD4E2E" w:rsidTr="00D85FD8">
        <w:trPr>
          <w:trHeight w:val="423"/>
          <w:del w:id="612" w:author="haha" w:date="2018-11-26T15:30:00Z"/>
        </w:trPr>
        <w:tc>
          <w:tcPr>
            <w:tcW w:w="1245" w:type="dxa"/>
            <w:gridSpan w:val="2"/>
            <w:tcBorders>
              <w:top w:val="nil"/>
              <w:left w:val="single" w:sz="4" w:space="0" w:color="auto"/>
              <w:bottom w:val="single" w:sz="4" w:space="0" w:color="auto"/>
              <w:right w:val="single" w:sz="4" w:space="0" w:color="auto"/>
            </w:tcBorders>
          </w:tcPr>
          <w:p w14:paraId="3F622980" w14:textId="72E8C819" w:rsidR="00FF3F93" w:rsidDel="00204DE1" w:rsidRDefault="00FF3F93" w:rsidP="00D85FD8">
            <w:pPr>
              <w:widowControl/>
              <w:jc w:val="left"/>
              <w:rPr>
                <w:del w:id="613" w:author="haha" w:date="2018-11-26T15:30:00Z"/>
                <w:rFonts w:ascii="微软雅黑" w:eastAsia="微软雅黑" w:hAnsi="微软雅黑" w:cs="宋体"/>
                <w:b/>
                <w:bCs/>
                <w:kern w:val="0"/>
                <w:sz w:val="18"/>
                <w:szCs w:val="18"/>
              </w:rPr>
            </w:pPr>
            <w:del w:id="614" w:author="haha" w:date="2018-11-26T15:30:00Z">
              <w:r w:rsidDel="00204DE1">
                <w:rPr>
                  <w:rFonts w:ascii="微软雅黑" w:eastAsia="微软雅黑" w:hAnsi="微软雅黑" w:cs="宋体" w:hint="eastAsia"/>
                  <w:b/>
                  <w:bCs/>
                  <w:kern w:val="0"/>
                  <w:sz w:val="18"/>
                  <w:szCs w:val="18"/>
                </w:rPr>
                <w:delText>页面出口</w:delText>
              </w:r>
            </w:del>
          </w:p>
        </w:tc>
        <w:tc>
          <w:tcPr>
            <w:tcW w:w="8787" w:type="dxa"/>
            <w:gridSpan w:val="4"/>
            <w:tcBorders>
              <w:top w:val="single" w:sz="4" w:space="0" w:color="auto"/>
              <w:left w:val="nil"/>
              <w:bottom w:val="single" w:sz="4" w:space="0" w:color="auto"/>
              <w:right w:val="single" w:sz="4" w:space="0" w:color="auto"/>
            </w:tcBorders>
          </w:tcPr>
          <w:p w14:paraId="33DEDD01" w14:textId="36E34510" w:rsidR="00FF3F93" w:rsidDel="00204DE1" w:rsidRDefault="00FF3F93" w:rsidP="00D85FD8">
            <w:pPr>
              <w:widowControl/>
              <w:jc w:val="left"/>
              <w:rPr>
                <w:del w:id="615" w:author="haha" w:date="2018-11-26T15:30:00Z"/>
                <w:rFonts w:ascii="微软雅黑" w:eastAsia="微软雅黑" w:hAnsi="微软雅黑" w:cs="宋体"/>
                <w:kern w:val="0"/>
                <w:sz w:val="18"/>
                <w:szCs w:val="18"/>
              </w:rPr>
            </w:pPr>
            <w:del w:id="616" w:author="haha" w:date="2018-11-26T15:30:00Z">
              <w:r w:rsidDel="00204DE1">
                <w:rPr>
                  <w:rFonts w:ascii="微软雅黑" w:eastAsia="微软雅黑" w:hAnsi="微软雅黑" w:cs="宋体" w:hint="eastAsia"/>
                  <w:kern w:val="0"/>
                  <w:sz w:val="18"/>
                  <w:szCs w:val="18"/>
                </w:rPr>
                <w:delText>其他页面跳转，右上角退出登录</w:delText>
              </w:r>
            </w:del>
          </w:p>
        </w:tc>
      </w:tr>
      <w:tr w:rsidR="00FF3F93" w:rsidDel="00204DE1" w14:paraId="66AC8A18" w14:textId="0550F02D"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617" w:author="haha" w:date="2018-11-26T15:30:00Z"/>
        </w:trPr>
        <w:tc>
          <w:tcPr>
            <w:tcW w:w="10032" w:type="dxa"/>
            <w:gridSpan w:val="6"/>
          </w:tcPr>
          <w:p w14:paraId="0408F506" w14:textId="5FA9849A" w:rsidR="00FF3F93" w:rsidDel="00204DE1" w:rsidRDefault="00FF3F93" w:rsidP="00D85FD8">
            <w:pPr>
              <w:widowControl/>
              <w:jc w:val="left"/>
              <w:rPr>
                <w:del w:id="618" w:author="haha" w:date="2018-11-26T15:30:00Z"/>
                <w:rFonts w:ascii="微软雅黑" w:eastAsia="微软雅黑" w:hAnsi="微软雅黑" w:cs="宋体"/>
                <w:b/>
                <w:bCs/>
                <w:kern w:val="0"/>
                <w:sz w:val="18"/>
                <w:szCs w:val="18"/>
              </w:rPr>
            </w:pPr>
            <w:del w:id="619" w:author="haha" w:date="2018-11-26T15:30:00Z">
              <w:r w:rsidDel="00204DE1">
                <w:rPr>
                  <w:rFonts w:ascii="微软雅黑" w:eastAsia="微软雅黑" w:hAnsi="微软雅黑" w:cs="宋体" w:hint="eastAsia"/>
                  <w:b/>
                  <w:bCs/>
                  <w:kern w:val="0"/>
                  <w:sz w:val="18"/>
                  <w:szCs w:val="18"/>
                </w:rPr>
                <w:delText>操作说明</w:delText>
              </w:r>
            </w:del>
          </w:p>
        </w:tc>
      </w:tr>
      <w:tr w:rsidR="00FF3F93" w:rsidDel="00204DE1" w14:paraId="68B4C084" w14:textId="08300A73"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620" w:author="haha" w:date="2018-11-26T15:30:00Z"/>
        </w:trPr>
        <w:tc>
          <w:tcPr>
            <w:tcW w:w="802" w:type="dxa"/>
          </w:tcPr>
          <w:p w14:paraId="043AAD4A" w14:textId="4FCDA3B2" w:rsidR="00FF3F93" w:rsidDel="00204DE1" w:rsidRDefault="00FF3F93" w:rsidP="00D85FD8">
            <w:pPr>
              <w:widowControl/>
              <w:jc w:val="left"/>
              <w:rPr>
                <w:del w:id="621" w:author="haha" w:date="2018-11-26T15:30:00Z"/>
                <w:rFonts w:ascii="微软雅黑" w:eastAsia="微软雅黑" w:hAnsi="微软雅黑" w:cs="宋体"/>
                <w:b/>
                <w:bCs/>
                <w:kern w:val="0"/>
                <w:sz w:val="18"/>
                <w:szCs w:val="18"/>
              </w:rPr>
            </w:pPr>
            <w:del w:id="622" w:author="haha" w:date="2018-11-26T15:30:00Z">
              <w:r w:rsidDel="00204DE1">
                <w:rPr>
                  <w:rFonts w:ascii="微软雅黑" w:eastAsia="微软雅黑" w:hAnsi="微软雅黑" w:cs="宋体" w:hint="eastAsia"/>
                  <w:b/>
                  <w:bCs/>
                  <w:kern w:val="0"/>
                  <w:sz w:val="18"/>
                  <w:szCs w:val="18"/>
                </w:rPr>
                <w:delText>序号</w:delText>
              </w:r>
            </w:del>
          </w:p>
        </w:tc>
        <w:tc>
          <w:tcPr>
            <w:tcW w:w="1309" w:type="dxa"/>
            <w:gridSpan w:val="2"/>
          </w:tcPr>
          <w:p w14:paraId="5A1698F1" w14:textId="707609A4" w:rsidR="00FF3F93" w:rsidDel="00204DE1" w:rsidRDefault="00FF3F93" w:rsidP="00D85FD8">
            <w:pPr>
              <w:widowControl/>
              <w:jc w:val="left"/>
              <w:rPr>
                <w:del w:id="623" w:author="haha" w:date="2018-11-26T15:30:00Z"/>
                <w:rFonts w:ascii="微软雅黑" w:eastAsia="微软雅黑" w:hAnsi="微软雅黑" w:cs="宋体"/>
                <w:kern w:val="0"/>
                <w:sz w:val="18"/>
                <w:szCs w:val="18"/>
              </w:rPr>
            </w:pPr>
            <w:del w:id="624" w:author="haha" w:date="2018-11-26T15:30:00Z">
              <w:r w:rsidDel="00204DE1">
                <w:rPr>
                  <w:rFonts w:ascii="微软雅黑" w:eastAsia="微软雅黑" w:hAnsi="微软雅黑" w:cs="宋体" w:hint="eastAsia"/>
                  <w:kern w:val="0"/>
                  <w:sz w:val="18"/>
                  <w:szCs w:val="18"/>
                </w:rPr>
                <w:delText>名称</w:delText>
              </w:r>
            </w:del>
          </w:p>
        </w:tc>
        <w:tc>
          <w:tcPr>
            <w:tcW w:w="3000" w:type="dxa"/>
          </w:tcPr>
          <w:p w14:paraId="2FF64412" w14:textId="312982AE" w:rsidR="00FF3F93" w:rsidDel="00204DE1" w:rsidRDefault="00FF3F93" w:rsidP="00D85FD8">
            <w:pPr>
              <w:widowControl/>
              <w:jc w:val="left"/>
              <w:rPr>
                <w:del w:id="625" w:author="haha" w:date="2018-11-26T15:30:00Z"/>
                <w:rFonts w:ascii="微软雅黑" w:eastAsia="微软雅黑" w:hAnsi="微软雅黑" w:cs="宋体"/>
                <w:kern w:val="0"/>
                <w:sz w:val="18"/>
                <w:szCs w:val="18"/>
              </w:rPr>
            </w:pPr>
            <w:del w:id="626" w:author="haha" w:date="2018-11-26T15:30:00Z">
              <w:r w:rsidDel="00204DE1">
                <w:rPr>
                  <w:rFonts w:ascii="微软雅黑" w:eastAsia="微软雅黑" w:hAnsi="微软雅黑" w:cs="宋体" w:hint="eastAsia"/>
                  <w:kern w:val="0"/>
                  <w:sz w:val="18"/>
                  <w:szCs w:val="18"/>
                </w:rPr>
                <w:delText>说明（默认值、规则、数据需求）</w:delText>
              </w:r>
            </w:del>
          </w:p>
        </w:tc>
        <w:tc>
          <w:tcPr>
            <w:tcW w:w="3209" w:type="dxa"/>
          </w:tcPr>
          <w:p w14:paraId="159E3D4F" w14:textId="7C8768AB" w:rsidR="00FF3F93" w:rsidDel="00204DE1" w:rsidRDefault="00FF3F93" w:rsidP="00D85FD8">
            <w:pPr>
              <w:widowControl/>
              <w:jc w:val="left"/>
              <w:rPr>
                <w:del w:id="627" w:author="haha" w:date="2018-11-26T15:30:00Z"/>
                <w:rFonts w:ascii="微软雅黑" w:eastAsia="微软雅黑" w:hAnsi="微软雅黑" w:cs="宋体"/>
                <w:b/>
                <w:bCs/>
                <w:kern w:val="0"/>
                <w:sz w:val="18"/>
                <w:szCs w:val="18"/>
              </w:rPr>
            </w:pPr>
            <w:del w:id="628" w:author="haha" w:date="2018-11-26T15:30:00Z">
              <w:r w:rsidDel="00204DE1">
                <w:rPr>
                  <w:rFonts w:ascii="微软雅黑" w:eastAsia="微软雅黑" w:hAnsi="微软雅黑" w:cs="宋体" w:hint="eastAsia"/>
                  <w:b/>
                  <w:bCs/>
                  <w:kern w:val="0"/>
                  <w:sz w:val="18"/>
                  <w:szCs w:val="18"/>
                </w:rPr>
                <w:delText>交互（跳转页面等）</w:delText>
              </w:r>
            </w:del>
          </w:p>
        </w:tc>
        <w:tc>
          <w:tcPr>
            <w:tcW w:w="1712" w:type="dxa"/>
          </w:tcPr>
          <w:p w14:paraId="72A2C036" w14:textId="068A717A" w:rsidR="00FF3F93" w:rsidDel="00204DE1" w:rsidRDefault="00FF3F93" w:rsidP="00D85FD8">
            <w:pPr>
              <w:widowControl/>
              <w:jc w:val="left"/>
              <w:rPr>
                <w:del w:id="629" w:author="haha" w:date="2018-11-26T15:30:00Z"/>
                <w:rFonts w:ascii="微软雅黑" w:eastAsia="微软雅黑" w:hAnsi="微软雅黑" w:cs="宋体"/>
                <w:b/>
                <w:bCs/>
                <w:kern w:val="0"/>
                <w:sz w:val="18"/>
                <w:szCs w:val="18"/>
              </w:rPr>
            </w:pPr>
            <w:del w:id="630" w:author="haha" w:date="2018-11-26T15:30:00Z">
              <w:r w:rsidDel="00204DE1">
                <w:rPr>
                  <w:rFonts w:ascii="微软雅黑" w:eastAsia="微软雅黑" w:hAnsi="微软雅黑" w:cs="宋体" w:hint="eastAsia"/>
                  <w:b/>
                  <w:bCs/>
                  <w:kern w:val="0"/>
                  <w:sz w:val="18"/>
                  <w:szCs w:val="18"/>
                </w:rPr>
                <w:delText>异常逻辑</w:delText>
              </w:r>
            </w:del>
          </w:p>
        </w:tc>
      </w:tr>
      <w:tr w:rsidR="00FF3F93" w:rsidDel="00204DE1" w14:paraId="4D53EC1F" w14:textId="19449288"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631" w:author="haha" w:date="2018-11-26T15:30:00Z"/>
        </w:trPr>
        <w:tc>
          <w:tcPr>
            <w:tcW w:w="802" w:type="dxa"/>
          </w:tcPr>
          <w:p w14:paraId="794A6D2E" w14:textId="404B2AA4" w:rsidR="00FF3F93" w:rsidDel="00204DE1" w:rsidRDefault="00FF3F93" w:rsidP="00D85FD8">
            <w:pPr>
              <w:widowControl/>
              <w:jc w:val="center"/>
              <w:rPr>
                <w:del w:id="632" w:author="haha" w:date="2018-11-26T15:30:00Z"/>
                <w:rFonts w:ascii="微软雅黑" w:eastAsia="微软雅黑" w:hAnsi="微软雅黑" w:cs="宋体"/>
                <w:bCs/>
                <w:kern w:val="0"/>
                <w:sz w:val="18"/>
                <w:szCs w:val="18"/>
              </w:rPr>
            </w:pPr>
            <w:del w:id="633" w:author="haha" w:date="2018-11-26T15:30:00Z">
              <w:r w:rsidDel="00204DE1">
                <w:rPr>
                  <w:rFonts w:ascii="微软雅黑" w:eastAsia="微软雅黑" w:hAnsi="微软雅黑" w:cs="宋体" w:hint="eastAsia"/>
                  <w:bCs/>
                  <w:kern w:val="0"/>
                  <w:sz w:val="18"/>
                  <w:szCs w:val="18"/>
                </w:rPr>
                <w:delText>1</w:delText>
              </w:r>
            </w:del>
          </w:p>
        </w:tc>
        <w:tc>
          <w:tcPr>
            <w:tcW w:w="1309" w:type="dxa"/>
            <w:gridSpan w:val="2"/>
          </w:tcPr>
          <w:p w14:paraId="374B66C3" w14:textId="37BBA9CE" w:rsidR="00FF3F93" w:rsidDel="00204DE1" w:rsidRDefault="00FF3F93" w:rsidP="00D85FD8">
            <w:pPr>
              <w:widowControl/>
              <w:jc w:val="left"/>
              <w:rPr>
                <w:del w:id="634" w:author="haha" w:date="2018-11-26T15:30:00Z"/>
                <w:rFonts w:ascii="微软雅黑" w:eastAsia="微软雅黑" w:hAnsi="微软雅黑" w:cs="微软雅黑"/>
                <w:color w:val="000000"/>
                <w:sz w:val="18"/>
                <w:szCs w:val="18"/>
              </w:rPr>
            </w:pPr>
            <w:del w:id="635" w:author="haha" w:date="2018-11-26T15:30:00Z">
              <w:r w:rsidDel="00204DE1">
                <w:rPr>
                  <w:rFonts w:ascii="微软雅黑" w:eastAsia="微软雅黑" w:hAnsi="微软雅黑" w:cs="微软雅黑" w:hint="eastAsia"/>
                  <w:color w:val="000000"/>
                  <w:sz w:val="18"/>
                  <w:szCs w:val="18"/>
                </w:rPr>
                <w:delText>外呼主管</w:delText>
              </w:r>
              <w:r w:rsidR="002C1370" w:rsidDel="00204DE1">
                <w:rPr>
                  <w:rFonts w:ascii="微软雅黑" w:eastAsia="微软雅黑" w:hAnsi="微软雅黑" w:cs="微软雅黑" w:hint="eastAsia"/>
                  <w:color w:val="000000"/>
                  <w:sz w:val="18"/>
                  <w:szCs w:val="18"/>
                </w:rPr>
                <w:delText>筛选</w:delText>
              </w:r>
            </w:del>
          </w:p>
        </w:tc>
        <w:tc>
          <w:tcPr>
            <w:tcW w:w="3000" w:type="dxa"/>
          </w:tcPr>
          <w:p w14:paraId="62B213CA" w14:textId="5DF0B672" w:rsidR="00FF3F93" w:rsidDel="00204DE1" w:rsidRDefault="002C1370" w:rsidP="00D85FD8">
            <w:pPr>
              <w:widowControl/>
              <w:jc w:val="left"/>
              <w:rPr>
                <w:del w:id="636" w:author="haha" w:date="2018-11-26T15:30:00Z"/>
                <w:rFonts w:ascii="微软雅黑" w:eastAsia="微软雅黑" w:hAnsi="微软雅黑" w:cs="微软雅黑"/>
                <w:color w:val="000000"/>
                <w:sz w:val="18"/>
                <w:szCs w:val="18"/>
              </w:rPr>
            </w:pPr>
            <w:del w:id="637" w:author="haha" w:date="2018-11-26T15:30:00Z">
              <w:r w:rsidDel="00204DE1">
                <w:rPr>
                  <w:rFonts w:ascii="微软雅黑" w:eastAsia="微软雅黑" w:hAnsi="微软雅黑" w:cs="微软雅黑" w:hint="eastAsia"/>
                  <w:color w:val="000000"/>
                  <w:sz w:val="18"/>
                  <w:szCs w:val="18"/>
                </w:rPr>
                <w:delText>默认请选择</w:delText>
              </w:r>
            </w:del>
          </w:p>
        </w:tc>
        <w:tc>
          <w:tcPr>
            <w:tcW w:w="3209" w:type="dxa"/>
          </w:tcPr>
          <w:p w14:paraId="64AE1B20" w14:textId="2D7352BF" w:rsidR="00FF3F93" w:rsidDel="00204DE1" w:rsidRDefault="002C1370" w:rsidP="00D85FD8">
            <w:pPr>
              <w:pStyle w:val="Axure"/>
              <w:ind w:firstLine="360"/>
              <w:rPr>
                <w:del w:id="638" w:author="haha" w:date="2018-11-26T15:30:00Z"/>
                <w:rFonts w:ascii="微软雅黑" w:eastAsia="微软雅黑" w:hAnsi="微软雅黑" w:cs="微软雅黑"/>
                <w:sz w:val="18"/>
                <w:szCs w:val="18"/>
              </w:rPr>
            </w:pPr>
            <w:del w:id="639" w:author="haha" w:date="2018-11-26T15:30:00Z">
              <w:r w:rsidDel="00204DE1">
                <w:rPr>
                  <w:rFonts w:ascii="微软雅黑" w:eastAsia="微软雅黑" w:hAnsi="微软雅黑" w:cs="微软雅黑" w:hint="eastAsia"/>
                  <w:sz w:val="18"/>
                  <w:szCs w:val="18"/>
                </w:rPr>
                <w:delText>根据选择筛选坐席员的话务报表</w:delText>
              </w:r>
            </w:del>
          </w:p>
        </w:tc>
        <w:tc>
          <w:tcPr>
            <w:tcW w:w="1712" w:type="dxa"/>
          </w:tcPr>
          <w:p w14:paraId="0653864D" w14:textId="1F68F9D1" w:rsidR="00FF3F93" w:rsidDel="00204DE1" w:rsidRDefault="00BC598D" w:rsidP="00D85FD8">
            <w:pPr>
              <w:widowControl/>
              <w:jc w:val="left"/>
              <w:rPr>
                <w:del w:id="640" w:author="haha" w:date="2018-11-26T15:30:00Z"/>
                <w:rFonts w:ascii="微软雅黑" w:eastAsia="微软雅黑" w:hAnsi="微软雅黑" w:cs="宋体"/>
                <w:bCs/>
                <w:kern w:val="0"/>
                <w:sz w:val="18"/>
                <w:szCs w:val="18"/>
              </w:rPr>
            </w:pPr>
            <w:ins w:id="641" w:author="Microsoft Office User" w:date="2018-11-26T14:35:00Z">
              <w:del w:id="642" w:author="haha" w:date="2018-11-26T15:30:00Z">
                <w:r w:rsidDel="00204DE1">
                  <w:rPr>
                    <w:rFonts w:ascii="微软雅黑" w:eastAsia="微软雅黑" w:hAnsi="微软雅黑" w:cs="宋体" w:hint="eastAsia"/>
                    <w:bCs/>
                    <w:kern w:val="0"/>
                    <w:sz w:val="18"/>
                    <w:szCs w:val="18"/>
                  </w:rPr>
                  <w:delText>若只筛选主管，就显示该主管下所有外呼人员</w:delText>
                </w:r>
              </w:del>
            </w:ins>
          </w:p>
        </w:tc>
      </w:tr>
      <w:tr w:rsidR="00FF3F93" w:rsidDel="00204DE1" w14:paraId="32CC37DE" w14:textId="4BEB697A"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643" w:author="haha" w:date="2018-11-26T15:30:00Z"/>
        </w:trPr>
        <w:tc>
          <w:tcPr>
            <w:tcW w:w="802" w:type="dxa"/>
          </w:tcPr>
          <w:p w14:paraId="27964B49" w14:textId="4560E38A" w:rsidR="00FF3F93" w:rsidDel="00204DE1" w:rsidRDefault="00FF3F93" w:rsidP="00D85FD8">
            <w:pPr>
              <w:widowControl/>
              <w:jc w:val="center"/>
              <w:rPr>
                <w:del w:id="644" w:author="haha" w:date="2018-11-26T15:30:00Z"/>
                <w:rFonts w:ascii="微软雅黑" w:eastAsia="微软雅黑" w:hAnsi="微软雅黑" w:cs="微软雅黑"/>
                <w:sz w:val="18"/>
                <w:szCs w:val="18"/>
              </w:rPr>
            </w:pPr>
            <w:del w:id="645" w:author="haha" w:date="2018-11-26T15:30:00Z">
              <w:r w:rsidDel="00204DE1">
                <w:rPr>
                  <w:rFonts w:ascii="微软雅黑" w:eastAsia="微软雅黑" w:hAnsi="微软雅黑" w:cs="微软雅黑" w:hint="eastAsia"/>
                  <w:sz w:val="18"/>
                  <w:szCs w:val="18"/>
                </w:rPr>
                <w:delText>2</w:delText>
              </w:r>
            </w:del>
          </w:p>
        </w:tc>
        <w:tc>
          <w:tcPr>
            <w:tcW w:w="1309" w:type="dxa"/>
            <w:gridSpan w:val="2"/>
          </w:tcPr>
          <w:p w14:paraId="4BD30A2F" w14:textId="4D2D7279" w:rsidR="00FF3F93" w:rsidDel="00204DE1" w:rsidRDefault="002C1370" w:rsidP="00D85FD8">
            <w:pPr>
              <w:widowControl/>
              <w:jc w:val="left"/>
              <w:rPr>
                <w:del w:id="646" w:author="haha" w:date="2018-11-26T15:30:00Z"/>
                <w:rFonts w:ascii="微软雅黑" w:eastAsia="微软雅黑" w:hAnsi="微软雅黑" w:cs="微软雅黑"/>
                <w:color w:val="000000"/>
                <w:sz w:val="18"/>
                <w:szCs w:val="18"/>
              </w:rPr>
            </w:pPr>
            <w:del w:id="647" w:author="haha" w:date="2018-11-26T15:30:00Z">
              <w:r w:rsidDel="00204DE1">
                <w:rPr>
                  <w:rFonts w:ascii="微软雅黑" w:eastAsia="微软雅黑" w:hAnsi="微软雅黑" w:cs="微软雅黑" w:hint="eastAsia"/>
                  <w:color w:val="000000"/>
                  <w:sz w:val="18"/>
                  <w:szCs w:val="18"/>
                </w:rPr>
                <w:delText>坐席筛选</w:delText>
              </w:r>
            </w:del>
          </w:p>
        </w:tc>
        <w:tc>
          <w:tcPr>
            <w:tcW w:w="3000" w:type="dxa"/>
          </w:tcPr>
          <w:p w14:paraId="7A3A7EAB" w14:textId="312C5977" w:rsidR="00FF3F93" w:rsidDel="00204DE1" w:rsidRDefault="002C1370" w:rsidP="00D85FD8">
            <w:pPr>
              <w:widowControl/>
              <w:jc w:val="left"/>
              <w:rPr>
                <w:del w:id="648" w:author="haha" w:date="2018-11-26T15:30:00Z"/>
                <w:rFonts w:ascii="微软雅黑" w:eastAsia="微软雅黑" w:hAnsi="微软雅黑" w:cs="微软雅黑"/>
                <w:color w:val="000000"/>
                <w:sz w:val="18"/>
                <w:szCs w:val="18"/>
              </w:rPr>
            </w:pPr>
            <w:del w:id="649" w:author="haha" w:date="2018-11-26T15:14:00Z">
              <w:r w:rsidDel="00B473F0">
                <w:rPr>
                  <w:rFonts w:ascii="微软雅黑" w:eastAsia="微软雅黑" w:hAnsi="微软雅黑" w:cs="微软雅黑" w:hint="eastAsia"/>
                  <w:color w:val="000000"/>
                  <w:sz w:val="18"/>
                  <w:szCs w:val="18"/>
                </w:rPr>
                <w:delText>默认请选择</w:delText>
              </w:r>
            </w:del>
          </w:p>
        </w:tc>
        <w:tc>
          <w:tcPr>
            <w:tcW w:w="3209" w:type="dxa"/>
          </w:tcPr>
          <w:p w14:paraId="311A5EE8" w14:textId="41743235" w:rsidR="00FF3F93" w:rsidDel="00204DE1" w:rsidRDefault="002C1370" w:rsidP="00D85FD8">
            <w:pPr>
              <w:pStyle w:val="Axure"/>
              <w:ind w:firstLine="360"/>
              <w:rPr>
                <w:del w:id="650" w:author="haha" w:date="2018-11-26T15:30:00Z"/>
                <w:rFonts w:ascii="微软雅黑" w:eastAsia="微软雅黑" w:hAnsi="微软雅黑" w:cs="微软雅黑"/>
                <w:sz w:val="18"/>
                <w:szCs w:val="18"/>
              </w:rPr>
            </w:pPr>
            <w:del w:id="651" w:author="haha" w:date="2018-11-26T15:30:00Z">
              <w:r w:rsidDel="00204DE1">
                <w:rPr>
                  <w:rFonts w:ascii="微软雅黑" w:eastAsia="微软雅黑" w:hAnsi="微软雅黑" w:cs="微软雅黑" w:hint="eastAsia"/>
                  <w:sz w:val="18"/>
                  <w:szCs w:val="18"/>
                </w:rPr>
                <w:delText>根据选择筛选坐席员的话务报表</w:delText>
              </w:r>
            </w:del>
          </w:p>
        </w:tc>
        <w:tc>
          <w:tcPr>
            <w:tcW w:w="1712" w:type="dxa"/>
          </w:tcPr>
          <w:p w14:paraId="5BB7BCA0" w14:textId="1932C63A" w:rsidR="00FF3F93" w:rsidDel="00204DE1" w:rsidRDefault="00FF3F93" w:rsidP="00D85FD8">
            <w:pPr>
              <w:widowControl/>
              <w:jc w:val="left"/>
              <w:rPr>
                <w:del w:id="652" w:author="haha" w:date="2018-11-26T15:30:00Z"/>
                <w:rFonts w:ascii="微软雅黑" w:eastAsia="微软雅黑" w:hAnsi="微软雅黑" w:cs="微软雅黑"/>
                <w:sz w:val="18"/>
                <w:szCs w:val="18"/>
              </w:rPr>
            </w:pPr>
          </w:p>
        </w:tc>
      </w:tr>
      <w:tr w:rsidR="00FF3F93" w:rsidDel="00204DE1" w14:paraId="4D5BC0EF" w14:textId="0CC0ED96"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653" w:author="haha" w:date="2018-11-26T15:30:00Z"/>
        </w:trPr>
        <w:tc>
          <w:tcPr>
            <w:tcW w:w="802" w:type="dxa"/>
          </w:tcPr>
          <w:p w14:paraId="5F880F25" w14:textId="51E18773" w:rsidR="00FF3F93" w:rsidDel="00204DE1" w:rsidRDefault="00FF3F93" w:rsidP="00D85FD8">
            <w:pPr>
              <w:widowControl/>
              <w:jc w:val="center"/>
              <w:rPr>
                <w:del w:id="654" w:author="haha" w:date="2018-11-26T15:30:00Z"/>
                <w:rFonts w:ascii="微软雅黑" w:eastAsia="微软雅黑" w:hAnsi="微软雅黑" w:cs="微软雅黑"/>
                <w:sz w:val="18"/>
                <w:szCs w:val="18"/>
              </w:rPr>
            </w:pPr>
            <w:del w:id="655" w:author="haha" w:date="2018-11-26T15:30:00Z">
              <w:r w:rsidDel="00204DE1">
                <w:rPr>
                  <w:rFonts w:ascii="微软雅黑" w:eastAsia="微软雅黑" w:hAnsi="微软雅黑" w:cs="微软雅黑" w:hint="eastAsia"/>
                  <w:sz w:val="18"/>
                  <w:szCs w:val="18"/>
                </w:rPr>
                <w:delText>3</w:delText>
              </w:r>
            </w:del>
          </w:p>
        </w:tc>
        <w:tc>
          <w:tcPr>
            <w:tcW w:w="1309" w:type="dxa"/>
            <w:gridSpan w:val="2"/>
          </w:tcPr>
          <w:p w14:paraId="01B9F3EF" w14:textId="70895816" w:rsidR="00FF3F93" w:rsidDel="00204DE1" w:rsidRDefault="002C1370" w:rsidP="00D85FD8">
            <w:pPr>
              <w:widowControl/>
              <w:jc w:val="left"/>
              <w:rPr>
                <w:del w:id="656" w:author="haha" w:date="2018-11-26T15:30:00Z"/>
                <w:rFonts w:ascii="微软雅黑" w:eastAsia="微软雅黑" w:hAnsi="微软雅黑" w:cs="微软雅黑"/>
                <w:color w:val="000000"/>
                <w:sz w:val="18"/>
                <w:szCs w:val="18"/>
              </w:rPr>
            </w:pPr>
            <w:del w:id="657" w:author="haha" w:date="2018-11-26T15:30:00Z">
              <w:r w:rsidDel="00204DE1">
                <w:rPr>
                  <w:rFonts w:ascii="微软雅黑" w:eastAsia="微软雅黑" w:hAnsi="微软雅黑" w:cs="微软雅黑" w:hint="eastAsia"/>
                  <w:color w:val="000000"/>
                  <w:sz w:val="18"/>
                  <w:szCs w:val="18"/>
                </w:rPr>
                <w:delText>日期筛选</w:delText>
              </w:r>
            </w:del>
          </w:p>
        </w:tc>
        <w:tc>
          <w:tcPr>
            <w:tcW w:w="3000" w:type="dxa"/>
          </w:tcPr>
          <w:p w14:paraId="55CFC41B" w14:textId="406A39B6" w:rsidR="00FF3F93" w:rsidDel="00204DE1" w:rsidRDefault="002C1370" w:rsidP="00D85FD8">
            <w:pPr>
              <w:widowControl/>
              <w:jc w:val="left"/>
              <w:rPr>
                <w:del w:id="658" w:author="haha" w:date="2018-11-26T15:30:00Z"/>
                <w:rFonts w:ascii="微软雅黑" w:eastAsia="微软雅黑" w:hAnsi="微软雅黑" w:cs="微软雅黑"/>
                <w:color w:val="000000"/>
                <w:sz w:val="18"/>
                <w:szCs w:val="18"/>
              </w:rPr>
            </w:pPr>
            <w:del w:id="659" w:author="haha" w:date="2018-11-26T15:30:00Z">
              <w:r w:rsidDel="00204DE1">
                <w:rPr>
                  <w:rFonts w:ascii="微软雅黑" w:eastAsia="微软雅黑" w:hAnsi="微软雅黑" w:cs="微软雅黑" w:hint="eastAsia"/>
                  <w:color w:val="000000"/>
                  <w:sz w:val="18"/>
                  <w:szCs w:val="18"/>
                </w:rPr>
                <w:delText>默认当天</w:delText>
              </w:r>
            </w:del>
          </w:p>
        </w:tc>
        <w:tc>
          <w:tcPr>
            <w:tcW w:w="3209" w:type="dxa"/>
          </w:tcPr>
          <w:p w14:paraId="1EA32711" w14:textId="7308B61D" w:rsidR="00FF3F93" w:rsidDel="00204DE1" w:rsidRDefault="002C1370" w:rsidP="00D85FD8">
            <w:pPr>
              <w:pStyle w:val="Axure"/>
              <w:ind w:firstLine="360"/>
              <w:rPr>
                <w:del w:id="660" w:author="haha" w:date="2018-11-26T15:30:00Z"/>
                <w:rFonts w:ascii="微软雅黑" w:eastAsia="微软雅黑" w:hAnsi="微软雅黑" w:cs="微软雅黑"/>
                <w:sz w:val="18"/>
                <w:szCs w:val="18"/>
              </w:rPr>
            </w:pPr>
            <w:del w:id="661" w:author="haha" w:date="2018-11-26T15:30:00Z">
              <w:r w:rsidDel="00204DE1">
                <w:rPr>
                  <w:rFonts w:ascii="微软雅黑" w:eastAsia="微软雅黑" w:hAnsi="微软雅黑" w:cs="微软雅黑" w:hint="eastAsia"/>
                  <w:sz w:val="18"/>
                  <w:szCs w:val="18"/>
                </w:rPr>
                <w:delText>根据选择筛选坐席员的话务报表</w:delText>
              </w:r>
            </w:del>
          </w:p>
        </w:tc>
        <w:tc>
          <w:tcPr>
            <w:tcW w:w="1712" w:type="dxa"/>
          </w:tcPr>
          <w:p w14:paraId="741E66D4" w14:textId="303F7038" w:rsidR="00FF3F93" w:rsidDel="00204DE1" w:rsidRDefault="00FF3F93" w:rsidP="00D85FD8">
            <w:pPr>
              <w:widowControl/>
              <w:jc w:val="left"/>
              <w:rPr>
                <w:del w:id="662" w:author="haha" w:date="2018-11-26T15:30:00Z"/>
                <w:rFonts w:ascii="微软雅黑" w:eastAsia="微软雅黑" w:hAnsi="微软雅黑" w:cs="微软雅黑"/>
                <w:sz w:val="18"/>
                <w:szCs w:val="18"/>
              </w:rPr>
            </w:pPr>
          </w:p>
        </w:tc>
      </w:tr>
      <w:tr w:rsidR="00FF3F93" w:rsidDel="00204DE1" w14:paraId="1865AFD4" w14:textId="0528D138"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663" w:author="haha" w:date="2018-11-26T15:30:00Z"/>
        </w:trPr>
        <w:tc>
          <w:tcPr>
            <w:tcW w:w="802" w:type="dxa"/>
          </w:tcPr>
          <w:p w14:paraId="54057CA5" w14:textId="7705F3A6" w:rsidR="00FF3F93" w:rsidDel="00204DE1" w:rsidRDefault="00FF3F93" w:rsidP="00D85FD8">
            <w:pPr>
              <w:widowControl/>
              <w:jc w:val="center"/>
              <w:rPr>
                <w:del w:id="664" w:author="haha" w:date="2018-11-26T15:30:00Z"/>
                <w:rFonts w:ascii="微软雅黑" w:eastAsia="微软雅黑" w:hAnsi="微软雅黑" w:cs="微软雅黑"/>
                <w:sz w:val="18"/>
                <w:szCs w:val="18"/>
              </w:rPr>
            </w:pPr>
            <w:del w:id="665" w:author="haha" w:date="2018-11-26T15:30:00Z">
              <w:r w:rsidDel="00204DE1">
                <w:rPr>
                  <w:rFonts w:ascii="微软雅黑" w:eastAsia="微软雅黑" w:hAnsi="微软雅黑" w:cs="微软雅黑" w:hint="eastAsia"/>
                  <w:sz w:val="18"/>
                  <w:szCs w:val="18"/>
                </w:rPr>
                <w:delText>4</w:delText>
              </w:r>
            </w:del>
          </w:p>
        </w:tc>
        <w:tc>
          <w:tcPr>
            <w:tcW w:w="1309" w:type="dxa"/>
            <w:gridSpan w:val="2"/>
          </w:tcPr>
          <w:p w14:paraId="718BAE64" w14:textId="3A04F11E" w:rsidR="00FF3F93" w:rsidDel="00204DE1" w:rsidRDefault="002C1370" w:rsidP="00D85FD8">
            <w:pPr>
              <w:widowControl/>
              <w:jc w:val="left"/>
              <w:rPr>
                <w:del w:id="666" w:author="haha" w:date="2018-11-26T15:30:00Z"/>
                <w:rFonts w:ascii="微软雅黑" w:eastAsia="微软雅黑" w:hAnsi="微软雅黑" w:cs="微软雅黑"/>
                <w:color w:val="000000"/>
                <w:sz w:val="18"/>
                <w:szCs w:val="18"/>
              </w:rPr>
            </w:pPr>
            <w:del w:id="667" w:author="haha" w:date="2018-11-26T15:30:00Z">
              <w:r w:rsidDel="00204DE1">
                <w:rPr>
                  <w:rFonts w:ascii="微软雅黑" w:eastAsia="微软雅黑" w:hAnsi="微软雅黑" w:cs="微软雅黑" w:hint="eastAsia"/>
                  <w:color w:val="000000"/>
                  <w:sz w:val="18"/>
                  <w:szCs w:val="18"/>
                </w:rPr>
                <w:delText>查询按钮</w:delText>
              </w:r>
            </w:del>
          </w:p>
        </w:tc>
        <w:tc>
          <w:tcPr>
            <w:tcW w:w="3000" w:type="dxa"/>
          </w:tcPr>
          <w:p w14:paraId="16AE141D" w14:textId="05F5799B" w:rsidR="00FF3F93" w:rsidDel="00204DE1" w:rsidRDefault="002C1370" w:rsidP="00D85FD8">
            <w:pPr>
              <w:widowControl/>
              <w:jc w:val="left"/>
              <w:rPr>
                <w:del w:id="668" w:author="haha" w:date="2018-11-26T15:30:00Z"/>
                <w:rFonts w:ascii="微软雅黑" w:eastAsia="微软雅黑" w:hAnsi="微软雅黑" w:cs="微软雅黑"/>
                <w:color w:val="000000"/>
                <w:sz w:val="18"/>
                <w:szCs w:val="18"/>
              </w:rPr>
            </w:pPr>
            <w:del w:id="669" w:author="haha" w:date="2018-11-26T15:30:00Z">
              <w:r w:rsidDel="00204DE1">
                <w:rPr>
                  <w:rFonts w:ascii="微软雅黑" w:eastAsia="微软雅黑" w:hAnsi="微软雅黑" w:cs="微软雅黑" w:hint="eastAsia"/>
                  <w:color w:val="000000"/>
                  <w:sz w:val="18"/>
                  <w:szCs w:val="18"/>
                </w:rPr>
                <w:delText>查询上述筛选</w:delText>
              </w:r>
            </w:del>
          </w:p>
        </w:tc>
        <w:tc>
          <w:tcPr>
            <w:tcW w:w="3209" w:type="dxa"/>
          </w:tcPr>
          <w:p w14:paraId="2F4651A9" w14:textId="78C80999" w:rsidR="00FF3F93" w:rsidDel="00204DE1" w:rsidRDefault="002C1370" w:rsidP="00D85FD8">
            <w:pPr>
              <w:pStyle w:val="Axure"/>
              <w:ind w:firstLine="360"/>
              <w:rPr>
                <w:del w:id="670" w:author="haha" w:date="2018-11-26T15:30:00Z"/>
                <w:rFonts w:ascii="微软雅黑" w:eastAsia="微软雅黑" w:hAnsi="微软雅黑" w:cs="微软雅黑"/>
                <w:sz w:val="18"/>
                <w:szCs w:val="18"/>
              </w:rPr>
            </w:pPr>
            <w:del w:id="671" w:author="haha" w:date="2018-11-26T15:30:00Z">
              <w:r w:rsidDel="00204DE1">
                <w:rPr>
                  <w:rFonts w:ascii="微软雅黑" w:eastAsia="微软雅黑" w:hAnsi="微软雅黑" w:cs="微软雅黑" w:hint="eastAsia"/>
                  <w:sz w:val="18"/>
                  <w:szCs w:val="18"/>
                </w:rPr>
                <w:delText>根据选择筛选坐席员的话务报表</w:delText>
              </w:r>
            </w:del>
          </w:p>
        </w:tc>
        <w:tc>
          <w:tcPr>
            <w:tcW w:w="1712" w:type="dxa"/>
          </w:tcPr>
          <w:p w14:paraId="37B791EB" w14:textId="2D2525D3" w:rsidR="00FF3F93" w:rsidDel="00204DE1" w:rsidRDefault="00FF3F93" w:rsidP="00D85FD8">
            <w:pPr>
              <w:widowControl/>
              <w:jc w:val="left"/>
              <w:rPr>
                <w:del w:id="672" w:author="haha" w:date="2018-11-26T15:30:00Z"/>
                <w:rFonts w:ascii="微软雅黑" w:eastAsia="微软雅黑" w:hAnsi="微软雅黑" w:cs="微软雅黑"/>
                <w:sz w:val="18"/>
                <w:szCs w:val="18"/>
              </w:rPr>
            </w:pPr>
          </w:p>
        </w:tc>
      </w:tr>
      <w:tr w:rsidR="00FF3F93" w:rsidDel="00204DE1" w14:paraId="42CC5E03" w14:textId="3E5121C4"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673" w:author="haha" w:date="2018-11-26T15:30:00Z"/>
        </w:trPr>
        <w:tc>
          <w:tcPr>
            <w:tcW w:w="802" w:type="dxa"/>
          </w:tcPr>
          <w:p w14:paraId="1017081F" w14:textId="3139E23B" w:rsidR="00FF3F93" w:rsidDel="00204DE1" w:rsidRDefault="00FF3F93" w:rsidP="00D85FD8">
            <w:pPr>
              <w:widowControl/>
              <w:jc w:val="center"/>
              <w:rPr>
                <w:del w:id="674" w:author="haha" w:date="2018-11-26T15:30:00Z"/>
                <w:rFonts w:ascii="微软雅黑" w:eastAsia="微软雅黑" w:hAnsi="微软雅黑" w:cs="微软雅黑"/>
                <w:sz w:val="18"/>
                <w:szCs w:val="18"/>
              </w:rPr>
            </w:pPr>
            <w:del w:id="675" w:author="haha" w:date="2018-11-26T15:30:00Z">
              <w:r w:rsidDel="00204DE1">
                <w:rPr>
                  <w:rFonts w:ascii="微软雅黑" w:eastAsia="微软雅黑" w:hAnsi="微软雅黑" w:cs="微软雅黑" w:hint="eastAsia"/>
                  <w:sz w:val="18"/>
                  <w:szCs w:val="18"/>
                </w:rPr>
                <w:delText>5</w:delText>
              </w:r>
            </w:del>
          </w:p>
        </w:tc>
        <w:tc>
          <w:tcPr>
            <w:tcW w:w="1309" w:type="dxa"/>
            <w:gridSpan w:val="2"/>
          </w:tcPr>
          <w:p w14:paraId="5E9F5843" w14:textId="27DC0D03" w:rsidR="00FF3F93" w:rsidDel="00204DE1" w:rsidRDefault="002C1370" w:rsidP="00D85FD8">
            <w:pPr>
              <w:widowControl/>
              <w:jc w:val="left"/>
              <w:rPr>
                <w:del w:id="676" w:author="haha" w:date="2018-11-26T15:30:00Z"/>
                <w:rFonts w:ascii="微软雅黑" w:eastAsia="微软雅黑" w:hAnsi="微软雅黑" w:cs="微软雅黑"/>
                <w:color w:val="000000"/>
                <w:sz w:val="18"/>
                <w:szCs w:val="18"/>
              </w:rPr>
            </w:pPr>
            <w:del w:id="677" w:author="haha" w:date="2018-11-26T15:30:00Z">
              <w:r w:rsidDel="00204DE1">
                <w:rPr>
                  <w:rFonts w:ascii="微软雅黑" w:eastAsia="微软雅黑" w:hAnsi="微软雅黑" w:cs="微软雅黑" w:hint="eastAsia"/>
                  <w:color w:val="000000"/>
                  <w:sz w:val="18"/>
                  <w:szCs w:val="18"/>
                </w:rPr>
                <w:delText>坐席话务报表表格</w:delText>
              </w:r>
            </w:del>
          </w:p>
        </w:tc>
        <w:tc>
          <w:tcPr>
            <w:tcW w:w="3000" w:type="dxa"/>
          </w:tcPr>
          <w:p w14:paraId="2209FBBA" w14:textId="53825BA8" w:rsidR="00FF3F93" w:rsidDel="00204DE1" w:rsidRDefault="002C1370" w:rsidP="00D85FD8">
            <w:pPr>
              <w:widowControl/>
              <w:jc w:val="left"/>
              <w:rPr>
                <w:del w:id="678" w:author="haha" w:date="2018-11-26T15:30:00Z"/>
                <w:rFonts w:ascii="微软雅黑" w:eastAsia="微软雅黑" w:hAnsi="微软雅黑" w:cs="微软雅黑"/>
                <w:color w:val="000000"/>
                <w:sz w:val="18"/>
                <w:szCs w:val="18"/>
              </w:rPr>
            </w:pPr>
            <w:del w:id="679" w:author="haha" w:date="2018-11-26T15:30:00Z">
              <w:r w:rsidDel="00204DE1">
                <w:rPr>
                  <w:rFonts w:ascii="微软雅黑" w:eastAsia="微软雅黑" w:hAnsi="微软雅黑" w:cs="微软雅黑" w:hint="eastAsia"/>
                  <w:color w:val="000000"/>
                  <w:sz w:val="18"/>
                  <w:szCs w:val="18"/>
                </w:rPr>
                <w:delText>空</w:delText>
              </w:r>
            </w:del>
            <w:ins w:id="680" w:author="Microsoft Office User" w:date="2018-11-26T14:36:00Z">
              <w:del w:id="681" w:author="haha" w:date="2018-11-26T15:30:00Z">
                <w:r w:rsidR="00BC598D" w:rsidDel="00204DE1">
                  <w:rPr>
                    <w:rFonts w:ascii="微软雅黑" w:eastAsia="微软雅黑" w:hAnsi="微软雅黑" w:cs="微软雅黑" w:hint="eastAsia"/>
                    <w:color w:val="000000"/>
                    <w:sz w:val="18"/>
                    <w:szCs w:val="18"/>
                  </w:rPr>
                  <w:delText>默认展示当天全量外呼人员</w:delText>
                </w:r>
              </w:del>
            </w:ins>
          </w:p>
        </w:tc>
        <w:tc>
          <w:tcPr>
            <w:tcW w:w="3209" w:type="dxa"/>
          </w:tcPr>
          <w:p w14:paraId="740ACBEF" w14:textId="50765D2A" w:rsidR="00FF3F93" w:rsidDel="00204DE1" w:rsidRDefault="002C1370" w:rsidP="00D85FD8">
            <w:pPr>
              <w:pStyle w:val="Axure"/>
              <w:ind w:firstLine="360"/>
              <w:rPr>
                <w:del w:id="682" w:author="haha" w:date="2018-11-26T15:30:00Z"/>
                <w:rFonts w:ascii="微软雅黑" w:eastAsia="微软雅黑" w:hAnsi="微软雅黑" w:cs="微软雅黑"/>
                <w:sz w:val="18"/>
                <w:szCs w:val="18"/>
              </w:rPr>
            </w:pPr>
            <w:del w:id="683" w:author="haha" w:date="2018-11-26T15:30:00Z">
              <w:r w:rsidDel="00204DE1">
                <w:rPr>
                  <w:rFonts w:ascii="微软雅黑" w:eastAsia="微软雅黑" w:hAnsi="微软雅黑" w:cs="微软雅黑" w:hint="eastAsia"/>
                  <w:sz w:val="18"/>
                  <w:szCs w:val="18"/>
                </w:rPr>
                <w:delText>根据筛选列报表</w:delText>
              </w:r>
            </w:del>
          </w:p>
        </w:tc>
        <w:tc>
          <w:tcPr>
            <w:tcW w:w="1712" w:type="dxa"/>
          </w:tcPr>
          <w:p w14:paraId="5D3E86F5" w14:textId="67E10386" w:rsidR="00FF3F93" w:rsidDel="00204DE1" w:rsidRDefault="00FF3F93" w:rsidP="00D85FD8">
            <w:pPr>
              <w:widowControl/>
              <w:jc w:val="left"/>
              <w:rPr>
                <w:del w:id="684" w:author="haha" w:date="2018-11-26T15:30:00Z"/>
                <w:rFonts w:ascii="微软雅黑" w:eastAsia="微软雅黑" w:hAnsi="微软雅黑" w:cs="微软雅黑"/>
                <w:sz w:val="18"/>
                <w:szCs w:val="18"/>
              </w:rPr>
            </w:pPr>
          </w:p>
        </w:tc>
      </w:tr>
    </w:tbl>
    <w:tbl>
      <w:tblPr>
        <w:tblpPr w:leftFromText="180" w:rightFromText="180" w:vertAnchor="text" w:horzAnchor="page" w:tblpX="970" w:tblpY="227"/>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204DE1" w14:paraId="4D352D2B" w14:textId="77777777" w:rsidTr="00204DE1">
        <w:trPr>
          <w:trHeight w:val="90"/>
          <w:ins w:id="685" w:author="haha" w:date="2018-11-26T15:30:00Z"/>
        </w:trPr>
        <w:tc>
          <w:tcPr>
            <w:tcW w:w="1245" w:type="dxa"/>
            <w:gridSpan w:val="2"/>
            <w:tcBorders>
              <w:top w:val="nil"/>
              <w:left w:val="single" w:sz="4" w:space="0" w:color="auto"/>
              <w:bottom w:val="single" w:sz="4" w:space="0" w:color="auto"/>
              <w:right w:val="single" w:sz="4" w:space="0" w:color="auto"/>
            </w:tcBorders>
          </w:tcPr>
          <w:p w14:paraId="0AC713C3" w14:textId="77777777" w:rsidR="00204DE1" w:rsidRDefault="00204DE1" w:rsidP="00204DE1">
            <w:pPr>
              <w:widowControl/>
              <w:jc w:val="left"/>
              <w:rPr>
                <w:ins w:id="686" w:author="haha" w:date="2018-11-26T15:30:00Z"/>
                <w:rFonts w:ascii="微软雅黑" w:eastAsia="微软雅黑" w:hAnsi="微软雅黑" w:cs="宋体"/>
                <w:b/>
                <w:bCs/>
                <w:color w:val="000000"/>
                <w:kern w:val="0"/>
                <w:sz w:val="18"/>
                <w:szCs w:val="18"/>
              </w:rPr>
            </w:pPr>
            <w:ins w:id="687" w:author="haha" w:date="2018-11-26T15:30:00Z">
              <w:r>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124DC96E" w14:textId="77777777" w:rsidR="00204DE1" w:rsidRDefault="00204DE1" w:rsidP="00204DE1">
            <w:pPr>
              <w:pStyle w:val="12"/>
              <w:widowControl/>
              <w:ind w:firstLineChars="0" w:firstLine="0"/>
              <w:jc w:val="left"/>
              <w:rPr>
                <w:ins w:id="688" w:author="haha" w:date="2018-11-26T15:30:00Z"/>
                <w:rFonts w:ascii="微软雅黑" w:eastAsia="微软雅黑" w:hAnsi="微软雅黑" w:cs="宋体"/>
                <w:color w:val="000000"/>
                <w:kern w:val="0"/>
                <w:sz w:val="18"/>
                <w:szCs w:val="18"/>
              </w:rPr>
            </w:pPr>
            <w:ins w:id="689" w:author="haha" w:date="2018-11-26T15:30:00Z">
              <w:r>
                <w:rPr>
                  <w:rFonts w:ascii="微软雅黑" w:eastAsia="微软雅黑" w:hAnsi="微软雅黑" w:cs="宋体" w:hint="eastAsia"/>
                  <w:color w:val="000000"/>
                  <w:kern w:val="0"/>
                  <w:sz w:val="18"/>
                  <w:szCs w:val="18"/>
                </w:rPr>
                <w:t>坐席话务报表</w:t>
              </w:r>
            </w:ins>
          </w:p>
        </w:tc>
      </w:tr>
      <w:tr w:rsidR="00204DE1" w14:paraId="21945E1F" w14:textId="77777777" w:rsidTr="00204DE1">
        <w:trPr>
          <w:trHeight w:val="408"/>
          <w:ins w:id="690" w:author="haha" w:date="2018-11-26T15:30:00Z"/>
        </w:trPr>
        <w:tc>
          <w:tcPr>
            <w:tcW w:w="1245" w:type="dxa"/>
            <w:gridSpan w:val="2"/>
            <w:tcBorders>
              <w:top w:val="nil"/>
              <w:left w:val="single" w:sz="4" w:space="0" w:color="auto"/>
              <w:bottom w:val="single" w:sz="4" w:space="0" w:color="auto"/>
              <w:right w:val="single" w:sz="4" w:space="0" w:color="auto"/>
            </w:tcBorders>
          </w:tcPr>
          <w:p w14:paraId="0C12AAE8" w14:textId="77777777" w:rsidR="00204DE1" w:rsidRDefault="00204DE1" w:rsidP="00204DE1">
            <w:pPr>
              <w:widowControl/>
              <w:jc w:val="left"/>
              <w:rPr>
                <w:ins w:id="691" w:author="haha" w:date="2018-11-26T15:30:00Z"/>
                <w:rFonts w:ascii="微软雅黑" w:eastAsia="微软雅黑" w:hAnsi="微软雅黑" w:cs="宋体"/>
                <w:b/>
                <w:bCs/>
                <w:kern w:val="0"/>
                <w:sz w:val="18"/>
                <w:szCs w:val="18"/>
              </w:rPr>
            </w:pPr>
            <w:ins w:id="692" w:author="haha" w:date="2018-11-26T15:30:00Z">
              <w:r>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4333496B" w14:textId="77777777" w:rsidR="00204DE1" w:rsidRDefault="00204DE1" w:rsidP="00204DE1">
            <w:pPr>
              <w:widowControl/>
              <w:jc w:val="left"/>
              <w:rPr>
                <w:ins w:id="693" w:author="haha" w:date="2018-11-26T15:30:00Z"/>
                <w:rFonts w:ascii="微软雅黑" w:eastAsia="微软雅黑" w:hAnsi="微软雅黑" w:cs="宋体"/>
                <w:kern w:val="0"/>
                <w:sz w:val="18"/>
                <w:szCs w:val="18"/>
              </w:rPr>
            </w:pPr>
            <w:ins w:id="694" w:author="haha" w:date="2018-11-26T15:30:00Z">
              <w:r>
                <w:rPr>
                  <w:rFonts w:ascii="微软雅黑" w:eastAsia="微软雅黑" w:hAnsi="微软雅黑" w:cs="宋体" w:hint="eastAsia"/>
                  <w:kern w:val="0"/>
                  <w:sz w:val="18"/>
                  <w:szCs w:val="18"/>
                </w:rPr>
                <w:t>左侧导航栏</w:t>
              </w:r>
            </w:ins>
          </w:p>
        </w:tc>
      </w:tr>
      <w:tr w:rsidR="00204DE1" w14:paraId="4BF35833" w14:textId="77777777" w:rsidTr="00204DE1">
        <w:trPr>
          <w:trHeight w:val="423"/>
          <w:ins w:id="695" w:author="haha" w:date="2018-11-26T15:30:00Z"/>
        </w:trPr>
        <w:tc>
          <w:tcPr>
            <w:tcW w:w="1245" w:type="dxa"/>
            <w:gridSpan w:val="2"/>
            <w:tcBorders>
              <w:top w:val="nil"/>
              <w:left w:val="single" w:sz="4" w:space="0" w:color="auto"/>
              <w:bottom w:val="single" w:sz="4" w:space="0" w:color="auto"/>
              <w:right w:val="single" w:sz="4" w:space="0" w:color="auto"/>
            </w:tcBorders>
          </w:tcPr>
          <w:p w14:paraId="53EB9358" w14:textId="77777777" w:rsidR="00204DE1" w:rsidRDefault="00204DE1" w:rsidP="00204DE1">
            <w:pPr>
              <w:widowControl/>
              <w:jc w:val="left"/>
              <w:rPr>
                <w:ins w:id="696" w:author="haha" w:date="2018-11-26T15:30:00Z"/>
                <w:rFonts w:ascii="微软雅黑" w:eastAsia="微软雅黑" w:hAnsi="微软雅黑" w:cs="宋体"/>
                <w:b/>
                <w:bCs/>
                <w:kern w:val="0"/>
                <w:sz w:val="18"/>
                <w:szCs w:val="18"/>
              </w:rPr>
            </w:pPr>
            <w:ins w:id="697" w:author="haha" w:date="2018-11-26T15:30:00Z">
              <w:r>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0F8066C5" w14:textId="77777777" w:rsidR="00204DE1" w:rsidRDefault="00204DE1" w:rsidP="00204DE1">
            <w:pPr>
              <w:widowControl/>
              <w:jc w:val="left"/>
              <w:rPr>
                <w:ins w:id="698" w:author="haha" w:date="2018-11-26T15:30:00Z"/>
                <w:rFonts w:ascii="微软雅黑" w:eastAsia="微软雅黑" w:hAnsi="微软雅黑" w:cs="宋体"/>
                <w:kern w:val="0"/>
                <w:sz w:val="18"/>
                <w:szCs w:val="18"/>
              </w:rPr>
            </w:pPr>
            <w:ins w:id="699" w:author="haha" w:date="2018-11-26T15:30:00Z">
              <w:r>
                <w:rPr>
                  <w:rFonts w:ascii="微软雅黑" w:eastAsia="微软雅黑" w:hAnsi="微软雅黑" w:cs="宋体" w:hint="eastAsia"/>
                  <w:kern w:val="0"/>
                  <w:sz w:val="18"/>
                  <w:szCs w:val="18"/>
                </w:rPr>
                <w:t>其他页面跳转，右上角退出登录</w:t>
              </w:r>
            </w:ins>
          </w:p>
        </w:tc>
      </w:tr>
      <w:tr w:rsidR="00204DE1" w14:paraId="707C2C78"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700" w:author="haha" w:date="2018-11-26T15:30:00Z"/>
        </w:trPr>
        <w:tc>
          <w:tcPr>
            <w:tcW w:w="10032" w:type="dxa"/>
            <w:gridSpan w:val="6"/>
          </w:tcPr>
          <w:p w14:paraId="518B850D" w14:textId="77777777" w:rsidR="00204DE1" w:rsidRDefault="00204DE1" w:rsidP="00204DE1">
            <w:pPr>
              <w:widowControl/>
              <w:jc w:val="left"/>
              <w:rPr>
                <w:ins w:id="701" w:author="haha" w:date="2018-11-26T15:30:00Z"/>
                <w:rFonts w:ascii="微软雅黑" w:eastAsia="微软雅黑" w:hAnsi="微软雅黑" w:cs="宋体"/>
                <w:b/>
                <w:bCs/>
                <w:kern w:val="0"/>
                <w:sz w:val="18"/>
                <w:szCs w:val="18"/>
              </w:rPr>
            </w:pPr>
            <w:ins w:id="702" w:author="haha" w:date="2018-11-26T15:30:00Z">
              <w:r>
                <w:rPr>
                  <w:rFonts w:ascii="微软雅黑" w:eastAsia="微软雅黑" w:hAnsi="微软雅黑" w:cs="宋体" w:hint="eastAsia"/>
                  <w:b/>
                  <w:bCs/>
                  <w:kern w:val="0"/>
                  <w:sz w:val="18"/>
                  <w:szCs w:val="18"/>
                </w:rPr>
                <w:t>操作说明</w:t>
              </w:r>
            </w:ins>
          </w:p>
        </w:tc>
      </w:tr>
      <w:tr w:rsidR="00204DE1" w14:paraId="4F892190"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703" w:author="haha" w:date="2018-11-26T15:30:00Z"/>
        </w:trPr>
        <w:tc>
          <w:tcPr>
            <w:tcW w:w="802" w:type="dxa"/>
          </w:tcPr>
          <w:p w14:paraId="66C2F53F" w14:textId="77777777" w:rsidR="00204DE1" w:rsidRDefault="00204DE1" w:rsidP="00204DE1">
            <w:pPr>
              <w:widowControl/>
              <w:jc w:val="left"/>
              <w:rPr>
                <w:ins w:id="704" w:author="haha" w:date="2018-11-26T15:30:00Z"/>
                <w:rFonts w:ascii="微软雅黑" w:eastAsia="微软雅黑" w:hAnsi="微软雅黑" w:cs="宋体"/>
                <w:b/>
                <w:bCs/>
                <w:kern w:val="0"/>
                <w:sz w:val="18"/>
                <w:szCs w:val="18"/>
              </w:rPr>
            </w:pPr>
            <w:ins w:id="705" w:author="haha" w:date="2018-11-26T15:30:00Z">
              <w:r>
                <w:rPr>
                  <w:rFonts w:ascii="微软雅黑" w:eastAsia="微软雅黑" w:hAnsi="微软雅黑" w:cs="宋体" w:hint="eastAsia"/>
                  <w:b/>
                  <w:bCs/>
                  <w:kern w:val="0"/>
                  <w:sz w:val="18"/>
                  <w:szCs w:val="18"/>
                </w:rPr>
                <w:t>序号</w:t>
              </w:r>
            </w:ins>
          </w:p>
        </w:tc>
        <w:tc>
          <w:tcPr>
            <w:tcW w:w="1309" w:type="dxa"/>
            <w:gridSpan w:val="2"/>
          </w:tcPr>
          <w:p w14:paraId="60476340" w14:textId="77777777" w:rsidR="00204DE1" w:rsidRDefault="00204DE1" w:rsidP="00204DE1">
            <w:pPr>
              <w:widowControl/>
              <w:jc w:val="left"/>
              <w:rPr>
                <w:ins w:id="706" w:author="haha" w:date="2018-11-26T15:30:00Z"/>
                <w:rFonts w:ascii="微软雅黑" w:eastAsia="微软雅黑" w:hAnsi="微软雅黑" w:cs="宋体"/>
                <w:kern w:val="0"/>
                <w:sz w:val="18"/>
                <w:szCs w:val="18"/>
              </w:rPr>
            </w:pPr>
            <w:ins w:id="707" w:author="haha" w:date="2018-11-26T15:30:00Z">
              <w:r>
                <w:rPr>
                  <w:rFonts w:ascii="微软雅黑" w:eastAsia="微软雅黑" w:hAnsi="微软雅黑" w:cs="宋体" w:hint="eastAsia"/>
                  <w:kern w:val="0"/>
                  <w:sz w:val="18"/>
                  <w:szCs w:val="18"/>
                </w:rPr>
                <w:t>名称</w:t>
              </w:r>
            </w:ins>
          </w:p>
        </w:tc>
        <w:tc>
          <w:tcPr>
            <w:tcW w:w="3000" w:type="dxa"/>
          </w:tcPr>
          <w:p w14:paraId="2DB787A3" w14:textId="77777777" w:rsidR="00204DE1" w:rsidRDefault="00204DE1" w:rsidP="00204DE1">
            <w:pPr>
              <w:widowControl/>
              <w:jc w:val="left"/>
              <w:rPr>
                <w:ins w:id="708" w:author="haha" w:date="2018-11-26T15:30:00Z"/>
                <w:rFonts w:ascii="微软雅黑" w:eastAsia="微软雅黑" w:hAnsi="微软雅黑" w:cs="宋体"/>
                <w:kern w:val="0"/>
                <w:sz w:val="18"/>
                <w:szCs w:val="18"/>
              </w:rPr>
            </w:pPr>
            <w:ins w:id="709" w:author="haha" w:date="2018-11-26T15:30:00Z">
              <w:r>
                <w:rPr>
                  <w:rFonts w:ascii="微软雅黑" w:eastAsia="微软雅黑" w:hAnsi="微软雅黑" w:cs="宋体" w:hint="eastAsia"/>
                  <w:kern w:val="0"/>
                  <w:sz w:val="18"/>
                  <w:szCs w:val="18"/>
                </w:rPr>
                <w:t>说明（默认值、规则、数据需求）</w:t>
              </w:r>
            </w:ins>
          </w:p>
        </w:tc>
        <w:tc>
          <w:tcPr>
            <w:tcW w:w="3209" w:type="dxa"/>
          </w:tcPr>
          <w:p w14:paraId="74DB3594" w14:textId="77777777" w:rsidR="00204DE1" w:rsidRDefault="00204DE1" w:rsidP="00204DE1">
            <w:pPr>
              <w:widowControl/>
              <w:jc w:val="left"/>
              <w:rPr>
                <w:ins w:id="710" w:author="haha" w:date="2018-11-26T15:30:00Z"/>
                <w:rFonts w:ascii="微软雅黑" w:eastAsia="微软雅黑" w:hAnsi="微软雅黑" w:cs="宋体"/>
                <w:b/>
                <w:bCs/>
                <w:kern w:val="0"/>
                <w:sz w:val="18"/>
                <w:szCs w:val="18"/>
              </w:rPr>
            </w:pPr>
            <w:ins w:id="711" w:author="haha" w:date="2018-11-26T15:30:00Z">
              <w:r>
                <w:rPr>
                  <w:rFonts w:ascii="微软雅黑" w:eastAsia="微软雅黑" w:hAnsi="微软雅黑" w:cs="宋体" w:hint="eastAsia"/>
                  <w:b/>
                  <w:bCs/>
                  <w:kern w:val="0"/>
                  <w:sz w:val="18"/>
                  <w:szCs w:val="18"/>
                </w:rPr>
                <w:t>交互（跳转页面等）</w:t>
              </w:r>
            </w:ins>
          </w:p>
        </w:tc>
        <w:tc>
          <w:tcPr>
            <w:tcW w:w="1712" w:type="dxa"/>
          </w:tcPr>
          <w:p w14:paraId="18A365E8" w14:textId="77777777" w:rsidR="00204DE1" w:rsidRDefault="00204DE1" w:rsidP="00204DE1">
            <w:pPr>
              <w:widowControl/>
              <w:jc w:val="left"/>
              <w:rPr>
                <w:ins w:id="712" w:author="haha" w:date="2018-11-26T15:30:00Z"/>
                <w:rFonts w:ascii="微软雅黑" w:eastAsia="微软雅黑" w:hAnsi="微软雅黑" w:cs="宋体"/>
                <w:b/>
                <w:bCs/>
                <w:kern w:val="0"/>
                <w:sz w:val="18"/>
                <w:szCs w:val="18"/>
              </w:rPr>
            </w:pPr>
            <w:ins w:id="713" w:author="haha" w:date="2018-11-26T15:30:00Z">
              <w:r>
                <w:rPr>
                  <w:rFonts w:ascii="微软雅黑" w:eastAsia="微软雅黑" w:hAnsi="微软雅黑" w:cs="宋体" w:hint="eastAsia"/>
                  <w:b/>
                  <w:bCs/>
                  <w:kern w:val="0"/>
                  <w:sz w:val="18"/>
                  <w:szCs w:val="18"/>
                </w:rPr>
                <w:t>异常逻辑</w:t>
              </w:r>
            </w:ins>
          </w:p>
        </w:tc>
      </w:tr>
      <w:tr w:rsidR="00204DE1" w14:paraId="7E5A744E"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714" w:author="haha" w:date="2018-11-26T15:30:00Z"/>
        </w:trPr>
        <w:tc>
          <w:tcPr>
            <w:tcW w:w="802" w:type="dxa"/>
          </w:tcPr>
          <w:p w14:paraId="5AD97890" w14:textId="77777777" w:rsidR="00204DE1" w:rsidRDefault="00204DE1" w:rsidP="00204DE1">
            <w:pPr>
              <w:widowControl/>
              <w:jc w:val="center"/>
              <w:rPr>
                <w:ins w:id="715" w:author="haha" w:date="2018-11-26T15:30:00Z"/>
                <w:rFonts w:ascii="微软雅黑" w:eastAsia="微软雅黑" w:hAnsi="微软雅黑" w:cs="宋体"/>
                <w:bCs/>
                <w:kern w:val="0"/>
                <w:sz w:val="18"/>
                <w:szCs w:val="18"/>
              </w:rPr>
            </w:pPr>
            <w:ins w:id="716" w:author="haha" w:date="2018-11-26T15:30:00Z">
              <w:r>
                <w:rPr>
                  <w:rFonts w:ascii="微软雅黑" w:eastAsia="微软雅黑" w:hAnsi="微软雅黑" w:cs="宋体" w:hint="eastAsia"/>
                  <w:bCs/>
                  <w:kern w:val="0"/>
                  <w:sz w:val="18"/>
                  <w:szCs w:val="18"/>
                </w:rPr>
                <w:t>1</w:t>
              </w:r>
            </w:ins>
          </w:p>
        </w:tc>
        <w:tc>
          <w:tcPr>
            <w:tcW w:w="1309" w:type="dxa"/>
            <w:gridSpan w:val="2"/>
          </w:tcPr>
          <w:p w14:paraId="63F311B0" w14:textId="08270EB9" w:rsidR="00204DE1" w:rsidRDefault="00F02D9D" w:rsidP="00204DE1">
            <w:pPr>
              <w:widowControl/>
              <w:jc w:val="left"/>
              <w:rPr>
                <w:ins w:id="717" w:author="haha" w:date="2018-11-26T15:30:00Z"/>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w:t>
            </w:r>
            <w:ins w:id="718" w:author="haha" w:date="2018-11-26T15:30:00Z">
              <w:r w:rsidR="00204DE1">
                <w:rPr>
                  <w:rFonts w:ascii="微软雅黑" w:eastAsia="微软雅黑" w:hAnsi="微软雅黑" w:cs="微软雅黑" w:hint="eastAsia"/>
                  <w:color w:val="000000"/>
                  <w:sz w:val="18"/>
                  <w:szCs w:val="18"/>
                </w:rPr>
                <w:t>筛选</w:t>
              </w:r>
            </w:ins>
          </w:p>
        </w:tc>
        <w:tc>
          <w:tcPr>
            <w:tcW w:w="3000" w:type="dxa"/>
          </w:tcPr>
          <w:p w14:paraId="7EFA83EC" w14:textId="17F3CFE9" w:rsidR="00204DE1" w:rsidRDefault="00204DE1" w:rsidP="00204DE1">
            <w:pPr>
              <w:widowControl/>
              <w:jc w:val="left"/>
              <w:rPr>
                <w:ins w:id="719" w:author="haha" w:date="2018-11-26T15:30:00Z"/>
                <w:rFonts w:ascii="微软雅黑" w:eastAsia="微软雅黑" w:hAnsi="微软雅黑" w:cs="微软雅黑"/>
                <w:color w:val="000000"/>
                <w:sz w:val="18"/>
                <w:szCs w:val="18"/>
              </w:rPr>
            </w:pPr>
            <w:ins w:id="720" w:author="haha" w:date="2018-11-26T15:30:00Z">
              <w:r>
                <w:rPr>
                  <w:rFonts w:ascii="微软雅黑" w:eastAsia="微软雅黑" w:hAnsi="微软雅黑" w:cs="微软雅黑" w:hint="eastAsia"/>
                  <w:color w:val="000000"/>
                  <w:sz w:val="18"/>
                  <w:szCs w:val="18"/>
                </w:rPr>
                <w:t>默认</w:t>
              </w:r>
            </w:ins>
            <w:r w:rsidR="006279EA">
              <w:rPr>
                <w:rFonts w:ascii="微软雅黑" w:eastAsia="微软雅黑" w:hAnsi="微软雅黑" w:cs="微软雅黑" w:hint="eastAsia"/>
                <w:color w:val="000000"/>
                <w:sz w:val="18"/>
                <w:szCs w:val="18"/>
              </w:rPr>
              <w:t>当前机构</w:t>
            </w:r>
          </w:p>
        </w:tc>
        <w:tc>
          <w:tcPr>
            <w:tcW w:w="3209" w:type="dxa"/>
          </w:tcPr>
          <w:p w14:paraId="6BA3DFA8" w14:textId="77777777" w:rsidR="00204DE1" w:rsidRDefault="00204DE1" w:rsidP="00204DE1">
            <w:pPr>
              <w:pStyle w:val="Axure"/>
              <w:ind w:firstLine="360"/>
              <w:rPr>
                <w:ins w:id="721" w:author="haha" w:date="2018-11-26T15:30:00Z"/>
                <w:rFonts w:ascii="微软雅黑" w:eastAsia="微软雅黑" w:hAnsi="微软雅黑" w:cs="微软雅黑"/>
                <w:sz w:val="18"/>
                <w:szCs w:val="18"/>
              </w:rPr>
            </w:pPr>
            <w:ins w:id="722" w:author="haha" w:date="2018-11-26T15:30:00Z">
              <w:r>
                <w:rPr>
                  <w:rFonts w:ascii="微软雅黑" w:eastAsia="微软雅黑" w:hAnsi="微软雅黑" w:cs="微软雅黑" w:hint="eastAsia"/>
                  <w:sz w:val="18"/>
                  <w:szCs w:val="18"/>
                </w:rPr>
                <w:t>根据选择筛选坐席员的话务报表</w:t>
              </w:r>
            </w:ins>
          </w:p>
        </w:tc>
        <w:tc>
          <w:tcPr>
            <w:tcW w:w="1712" w:type="dxa"/>
          </w:tcPr>
          <w:p w14:paraId="08C811AB" w14:textId="1A110134" w:rsidR="00204DE1" w:rsidRDefault="00204DE1" w:rsidP="00204DE1">
            <w:pPr>
              <w:widowControl/>
              <w:jc w:val="left"/>
              <w:rPr>
                <w:ins w:id="723" w:author="haha" w:date="2018-11-26T15:30:00Z"/>
                <w:rFonts w:ascii="微软雅黑" w:eastAsia="微软雅黑" w:hAnsi="微软雅黑" w:cs="宋体"/>
                <w:bCs/>
                <w:kern w:val="0"/>
                <w:sz w:val="18"/>
                <w:szCs w:val="18"/>
              </w:rPr>
            </w:pPr>
            <w:ins w:id="724" w:author="haha" w:date="2018-11-26T15:30:00Z">
              <w:r>
                <w:rPr>
                  <w:rFonts w:ascii="微软雅黑" w:eastAsia="微软雅黑" w:hAnsi="微软雅黑" w:cs="宋体" w:hint="eastAsia"/>
                  <w:bCs/>
                  <w:kern w:val="0"/>
                  <w:sz w:val="18"/>
                  <w:szCs w:val="18"/>
                </w:rPr>
                <w:t>若只筛选</w:t>
              </w:r>
            </w:ins>
            <w:r w:rsidR="00F02D9D">
              <w:rPr>
                <w:rFonts w:ascii="微软雅黑" w:eastAsia="微软雅黑" w:hAnsi="微软雅黑" w:cs="宋体" w:hint="eastAsia"/>
                <w:bCs/>
                <w:kern w:val="0"/>
                <w:sz w:val="18"/>
                <w:szCs w:val="18"/>
              </w:rPr>
              <w:t>机构</w:t>
            </w:r>
            <w:ins w:id="725" w:author="haha" w:date="2018-11-26T15:30:00Z">
              <w:r>
                <w:rPr>
                  <w:rFonts w:ascii="微软雅黑" w:eastAsia="微软雅黑" w:hAnsi="微软雅黑" w:cs="宋体" w:hint="eastAsia"/>
                  <w:bCs/>
                  <w:kern w:val="0"/>
                  <w:sz w:val="18"/>
                  <w:szCs w:val="18"/>
                </w:rPr>
                <w:t>，就显示该</w:t>
              </w:r>
            </w:ins>
            <w:r w:rsidR="00F02D9D">
              <w:rPr>
                <w:rFonts w:ascii="微软雅黑" w:eastAsia="微软雅黑" w:hAnsi="微软雅黑" w:cs="宋体" w:hint="eastAsia"/>
                <w:bCs/>
                <w:kern w:val="0"/>
                <w:sz w:val="18"/>
                <w:szCs w:val="18"/>
              </w:rPr>
              <w:t>机构</w:t>
            </w:r>
            <w:ins w:id="726" w:author="haha" w:date="2018-11-26T15:30:00Z">
              <w:r>
                <w:rPr>
                  <w:rFonts w:ascii="微软雅黑" w:eastAsia="微软雅黑" w:hAnsi="微软雅黑" w:cs="宋体" w:hint="eastAsia"/>
                  <w:bCs/>
                  <w:kern w:val="0"/>
                  <w:sz w:val="18"/>
                  <w:szCs w:val="18"/>
                </w:rPr>
                <w:t>下所有外呼人员</w:t>
              </w:r>
            </w:ins>
          </w:p>
        </w:tc>
      </w:tr>
      <w:tr w:rsidR="00204DE1" w14:paraId="7DE5CCCB"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727" w:author="haha" w:date="2018-11-26T15:30:00Z"/>
        </w:trPr>
        <w:tc>
          <w:tcPr>
            <w:tcW w:w="802" w:type="dxa"/>
          </w:tcPr>
          <w:p w14:paraId="6F2CD476" w14:textId="77777777" w:rsidR="00204DE1" w:rsidRDefault="00204DE1" w:rsidP="00204DE1">
            <w:pPr>
              <w:widowControl/>
              <w:jc w:val="center"/>
              <w:rPr>
                <w:ins w:id="728" w:author="haha" w:date="2018-11-26T15:30:00Z"/>
                <w:rFonts w:ascii="微软雅黑" w:eastAsia="微软雅黑" w:hAnsi="微软雅黑" w:cs="微软雅黑"/>
                <w:sz w:val="18"/>
                <w:szCs w:val="18"/>
              </w:rPr>
            </w:pPr>
            <w:ins w:id="729" w:author="haha" w:date="2018-11-26T15:30:00Z">
              <w:r>
                <w:rPr>
                  <w:rFonts w:ascii="微软雅黑" w:eastAsia="微软雅黑" w:hAnsi="微软雅黑" w:cs="微软雅黑" w:hint="eastAsia"/>
                  <w:sz w:val="18"/>
                  <w:szCs w:val="18"/>
                </w:rPr>
                <w:lastRenderedPageBreak/>
                <w:t>2</w:t>
              </w:r>
            </w:ins>
          </w:p>
        </w:tc>
        <w:tc>
          <w:tcPr>
            <w:tcW w:w="1309" w:type="dxa"/>
            <w:gridSpan w:val="2"/>
          </w:tcPr>
          <w:p w14:paraId="25DFA416" w14:textId="1AD3ECDD" w:rsidR="00204DE1" w:rsidRDefault="006279EA" w:rsidP="00204DE1">
            <w:pPr>
              <w:widowControl/>
              <w:jc w:val="left"/>
              <w:rPr>
                <w:ins w:id="730" w:author="haha" w:date="2018-11-26T15:30:00Z"/>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专员姓名</w:t>
            </w:r>
          </w:p>
        </w:tc>
        <w:tc>
          <w:tcPr>
            <w:tcW w:w="3000" w:type="dxa"/>
          </w:tcPr>
          <w:p w14:paraId="0FA6A527" w14:textId="5C30289A" w:rsidR="00204DE1" w:rsidRDefault="006279EA" w:rsidP="00204DE1">
            <w:pPr>
              <w:widowControl/>
              <w:jc w:val="left"/>
              <w:rPr>
                <w:ins w:id="731" w:author="haha" w:date="2018-11-26T15:30:00Z"/>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默认姓名</w:t>
            </w:r>
            <w:ins w:id="732" w:author="haha" w:date="2018-12-06T15:21:00Z">
              <w:r w:rsidR="00757294">
                <w:rPr>
                  <w:rFonts w:ascii="微软雅黑" w:eastAsia="微软雅黑" w:hAnsi="微软雅黑" w:cs="微软雅黑" w:hint="eastAsia"/>
                  <w:color w:val="000000"/>
                  <w:sz w:val="18"/>
                  <w:szCs w:val="18"/>
                </w:rPr>
                <w:t xml:space="preserve"> </w:t>
              </w:r>
              <w:r w:rsidR="00757294" w:rsidRPr="00757294">
                <w:rPr>
                  <w:rFonts w:ascii="微软雅黑" w:eastAsia="微软雅黑" w:hAnsi="微软雅黑" w:cs="微软雅黑" w:hint="eastAsia"/>
                  <w:color w:val="000000"/>
                  <w:sz w:val="18"/>
                  <w:szCs w:val="18"/>
                  <w:highlight w:val="darkCyan"/>
                  <w:rPrChange w:id="733" w:author="haha" w:date="2018-12-06T15:22:00Z">
                    <w:rPr>
                      <w:rFonts w:ascii="微软雅黑" w:eastAsia="微软雅黑" w:hAnsi="微软雅黑" w:cs="微软雅黑" w:hint="eastAsia"/>
                      <w:color w:val="000000"/>
                      <w:sz w:val="18"/>
                      <w:szCs w:val="18"/>
                    </w:rPr>
                  </w:rPrChange>
                </w:rPr>
                <w:t>模糊查询</w:t>
              </w:r>
            </w:ins>
          </w:p>
        </w:tc>
        <w:tc>
          <w:tcPr>
            <w:tcW w:w="3209" w:type="dxa"/>
          </w:tcPr>
          <w:p w14:paraId="071A95C0" w14:textId="1A895B07" w:rsidR="00204DE1" w:rsidRDefault="00204DE1" w:rsidP="00204DE1">
            <w:pPr>
              <w:pStyle w:val="Axure"/>
              <w:ind w:firstLine="360"/>
              <w:rPr>
                <w:ins w:id="734" w:author="haha" w:date="2018-11-26T15:30:00Z"/>
                <w:rFonts w:ascii="微软雅黑" w:eastAsia="微软雅黑" w:hAnsi="微软雅黑" w:cs="微软雅黑"/>
                <w:sz w:val="18"/>
                <w:szCs w:val="18"/>
              </w:rPr>
            </w:pPr>
            <w:ins w:id="735" w:author="haha" w:date="2018-11-26T15:30:00Z">
              <w:r>
                <w:rPr>
                  <w:rFonts w:ascii="微软雅黑" w:eastAsia="微软雅黑" w:hAnsi="微软雅黑" w:cs="微软雅黑" w:hint="eastAsia"/>
                  <w:sz w:val="18"/>
                  <w:szCs w:val="18"/>
                </w:rPr>
                <w:t>根据</w:t>
              </w:r>
            </w:ins>
            <w:r w:rsidR="006279EA">
              <w:rPr>
                <w:rFonts w:ascii="微软雅黑" w:eastAsia="微软雅黑" w:hAnsi="微软雅黑" w:cs="微软雅黑" w:hint="eastAsia"/>
                <w:sz w:val="18"/>
                <w:szCs w:val="18"/>
              </w:rPr>
              <w:t>输入</w:t>
            </w:r>
            <w:ins w:id="736" w:author="haha" w:date="2018-11-26T15:30:00Z">
              <w:r>
                <w:rPr>
                  <w:rFonts w:ascii="微软雅黑" w:eastAsia="微软雅黑" w:hAnsi="微软雅黑" w:cs="微软雅黑" w:hint="eastAsia"/>
                  <w:sz w:val="18"/>
                  <w:szCs w:val="18"/>
                </w:rPr>
                <w:t>筛选坐席员的话务报表</w:t>
              </w:r>
            </w:ins>
          </w:p>
        </w:tc>
        <w:tc>
          <w:tcPr>
            <w:tcW w:w="1712" w:type="dxa"/>
          </w:tcPr>
          <w:p w14:paraId="21EF8C4B" w14:textId="77777777" w:rsidR="00204DE1" w:rsidRDefault="00204DE1" w:rsidP="00204DE1">
            <w:pPr>
              <w:widowControl/>
              <w:jc w:val="left"/>
              <w:rPr>
                <w:ins w:id="737" w:author="haha" w:date="2018-11-26T15:30:00Z"/>
                <w:rFonts w:ascii="微软雅黑" w:eastAsia="微软雅黑" w:hAnsi="微软雅黑" w:cs="微软雅黑"/>
                <w:sz w:val="18"/>
                <w:szCs w:val="18"/>
              </w:rPr>
            </w:pPr>
            <w:ins w:id="738" w:author="haha" w:date="2018-11-26T15:30:00Z">
              <w:r>
                <w:rPr>
                  <w:rFonts w:ascii="微软雅黑" w:eastAsia="微软雅黑" w:hAnsi="微软雅黑" w:cs="微软雅黑" w:hint="eastAsia"/>
                  <w:sz w:val="18"/>
                  <w:szCs w:val="18"/>
                </w:rPr>
                <w:t>可以只筛选坐席姓名</w:t>
              </w:r>
            </w:ins>
          </w:p>
        </w:tc>
      </w:tr>
      <w:tr w:rsidR="00204DE1" w14:paraId="7AB93E09"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739" w:author="haha" w:date="2018-11-26T15:30:00Z"/>
        </w:trPr>
        <w:tc>
          <w:tcPr>
            <w:tcW w:w="802" w:type="dxa"/>
          </w:tcPr>
          <w:p w14:paraId="73EE86BF" w14:textId="77777777" w:rsidR="00204DE1" w:rsidRDefault="00204DE1" w:rsidP="00204DE1">
            <w:pPr>
              <w:widowControl/>
              <w:jc w:val="center"/>
              <w:rPr>
                <w:ins w:id="740" w:author="haha" w:date="2018-11-26T15:30:00Z"/>
                <w:rFonts w:ascii="微软雅黑" w:eastAsia="微软雅黑" w:hAnsi="微软雅黑" w:cs="微软雅黑"/>
                <w:sz w:val="18"/>
                <w:szCs w:val="18"/>
              </w:rPr>
            </w:pPr>
            <w:ins w:id="741" w:author="haha" w:date="2018-11-26T15:30:00Z">
              <w:r>
                <w:rPr>
                  <w:rFonts w:ascii="微软雅黑" w:eastAsia="微软雅黑" w:hAnsi="微软雅黑" w:cs="微软雅黑" w:hint="eastAsia"/>
                  <w:sz w:val="18"/>
                  <w:szCs w:val="18"/>
                </w:rPr>
                <w:t>3</w:t>
              </w:r>
            </w:ins>
          </w:p>
        </w:tc>
        <w:tc>
          <w:tcPr>
            <w:tcW w:w="1309" w:type="dxa"/>
            <w:gridSpan w:val="2"/>
          </w:tcPr>
          <w:p w14:paraId="20B44918" w14:textId="77777777" w:rsidR="00204DE1" w:rsidRDefault="00204DE1" w:rsidP="00204DE1">
            <w:pPr>
              <w:widowControl/>
              <w:jc w:val="left"/>
              <w:rPr>
                <w:ins w:id="742" w:author="haha" w:date="2018-11-26T15:30:00Z"/>
                <w:rFonts w:ascii="微软雅黑" w:eastAsia="微软雅黑" w:hAnsi="微软雅黑" w:cs="微软雅黑"/>
                <w:color w:val="000000"/>
                <w:sz w:val="18"/>
                <w:szCs w:val="18"/>
              </w:rPr>
            </w:pPr>
            <w:ins w:id="743" w:author="haha" w:date="2018-11-26T15:30:00Z">
              <w:r>
                <w:rPr>
                  <w:rFonts w:ascii="微软雅黑" w:eastAsia="微软雅黑" w:hAnsi="微软雅黑" w:cs="微软雅黑" w:hint="eastAsia"/>
                  <w:color w:val="000000"/>
                  <w:sz w:val="18"/>
                  <w:szCs w:val="18"/>
                </w:rPr>
                <w:t>日期筛选</w:t>
              </w:r>
            </w:ins>
          </w:p>
        </w:tc>
        <w:tc>
          <w:tcPr>
            <w:tcW w:w="3000" w:type="dxa"/>
          </w:tcPr>
          <w:p w14:paraId="3F64F35D" w14:textId="519A4C46" w:rsidR="00204DE1" w:rsidRDefault="00204DE1" w:rsidP="00204DE1">
            <w:pPr>
              <w:widowControl/>
              <w:jc w:val="left"/>
              <w:rPr>
                <w:ins w:id="744" w:author="haha" w:date="2018-11-26T15:30:00Z"/>
                <w:rFonts w:ascii="微软雅黑" w:eastAsia="微软雅黑" w:hAnsi="微软雅黑" w:cs="微软雅黑"/>
                <w:color w:val="000000"/>
                <w:sz w:val="18"/>
                <w:szCs w:val="18"/>
              </w:rPr>
            </w:pPr>
            <w:ins w:id="745" w:author="haha" w:date="2018-11-26T15:30:00Z">
              <w:r>
                <w:rPr>
                  <w:rFonts w:ascii="微软雅黑" w:eastAsia="微软雅黑" w:hAnsi="微软雅黑" w:cs="微软雅黑" w:hint="eastAsia"/>
                  <w:color w:val="000000"/>
                  <w:sz w:val="18"/>
                  <w:szCs w:val="18"/>
                </w:rPr>
                <w:t>默认当天</w:t>
              </w:r>
            </w:ins>
            <w:r w:rsidR="00F02D9D">
              <w:rPr>
                <w:rFonts w:ascii="微软雅黑" w:eastAsia="微软雅黑" w:hAnsi="微软雅黑" w:cs="微软雅黑" w:hint="eastAsia"/>
                <w:color w:val="000000"/>
                <w:sz w:val="18"/>
                <w:szCs w:val="18"/>
              </w:rPr>
              <w:t>精确到日</w:t>
            </w:r>
          </w:p>
        </w:tc>
        <w:tc>
          <w:tcPr>
            <w:tcW w:w="3209" w:type="dxa"/>
          </w:tcPr>
          <w:p w14:paraId="1ED901DE" w14:textId="77777777" w:rsidR="00204DE1" w:rsidRDefault="00204DE1" w:rsidP="00204DE1">
            <w:pPr>
              <w:pStyle w:val="Axure"/>
              <w:ind w:firstLine="360"/>
              <w:rPr>
                <w:ins w:id="746" w:author="haha" w:date="2018-11-26T15:30:00Z"/>
                <w:rFonts w:ascii="微软雅黑" w:eastAsia="微软雅黑" w:hAnsi="微软雅黑" w:cs="微软雅黑"/>
                <w:sz w:val="18"/>
                <w:szCs w:val="18"/>
              </w:rPr>
            </w:pPr>
            <w:ins w:id="747" w:author="haha" w:date="2018-11-26T15:30:00Z">
              <w:r>
                <w:rPr>
                  <w:rFonts w:ascii="微软雅黑" w:eastAsia="微软雅黑" w:hAnsi="微软雅黑" w:cs="微软雅黑" w:hint="eastAsia"/>
                  <w:sz w:val="18"/>
                  <w:szCs w:val="18"/>
                </w:rPr>
                <w:t>根据选择筛选坐席员的话务报表</w:t>
              </w:r>
            </w:ins>
          </w:p>
        </w:tc>
        <w:tc>
          <w:tcPr>
            <w:tcW w:w="1712" w:type="dxa"/>
          </w:tcPr>
          <w:p w14:paraId="06295547" w14:textId="5FA67FBE" w:rsidR="00204DE1" w:rsidRDefault="00015061" w:rsidP="00204DE1">
            <w:pPr>
              <w:widowControl/>
              <w:jc w:val="left"/>
              <w:rPr>
                <w:ins w:id="748" w:author="haha" w:date="2018-11-26T15:30:00Z"/>
                <w:rFonts w:ascii="微软雅黑" w:eastAsia="微软雅黑" w:hAnsi="微软雅黑" w:cs="微软雅黑"/>
                <w:sz w:val="18"/>
                <w:szCs w:val="18"/>
              </w:rPr>
            </w:pPr>
            <w:ins w:id="749" w:author="haha" w:date="2018-11-27T11:00:00Z">
              <w:r>
                <w:rPr>
                  <w:rFonts w:ascii="微软雅黑" w:eastAsia="微软雅黑" w:hAnsi="微软雅黑" w:cs="宋体" w:hint="eastAsia"/>
                  <w:bCs/>
                  <w:kern w:val="0"/>
                  <w:sz w:val="18"/>
                  <w:szCs w:val="18"/>
                </w:rPr>
                <w:t>根据条件查询</w:t>
              </w:r>
            </w:ins>
          </w:p>
        </w:tc>
      </w:tr>
      <w:tr w:rsidR="00204DE1" w14:paraId="45E60E07"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750" w:author="haha" w:date="2018-11-26T15:30:00Z"/>
        </w:trPr>
        <w:tc>
          <w:tcPr>
            <w:tcW w:w="802" w:type="dxa"/>
          </w:tcPr>
          <w:p w14:paraId="2F8DD6C8" w14:textId="77777777" w:rsidR="00204DE1" w:rsidRDefault="00204DE1" w:rsidP="00204DE1">
            <w:pPr>
              <w:widowControl/>
              <w:jc w:val="center"/>
              <w:rPr>
                <w:ins w:id="751" w:author="haha" w:date="2018-11-26T15:30:00Z"/>
                <w:rFonts w:ascii="微软雅黑" w:eastAsia="微软雅黑" w:hAnsi="微软雅黑" w:cs="微软雅黑"/>
                <w:sz w:val="18"/>
                <w:szCs w:val="18"/>
              </w:rPr>
            </w:pPr>
            <w:ins w:id="752" w:author="haha" w:date="2018-11-26T15:30:00Z">
              <w:r>
                <w:rPr>
                  <w:rFonts w:ascii="微软雅黑" w:eastAsia="微软雅黑" w:hAnsi="微软雅黑" w:cs="微软雅黑" w:hint="eastAsia"/>
                  <w:sz w:val="18"/>
                  <w:szCs w:val="18"/>
                </w:rPr>
                <w:t>4</w:t>
              </w:r>
            </w:ins>
          </w:p>
        </w:tc>
        <w:tc>
          <w:tcPr>
            <w:tcW w:w="1309" w:type="dxa"/>
            <w:gridSpan w:val="2"/>
          </w:tcPr>
          <w:p w14:paraId="6F7585B4" w14:textId="77777777" w:rsidR="00204DE1" w:rsidRDefault="00204DE1" w:rsidP="00204DE1">
            <w:pPr>
              <w:widowControl/>
              <w:jc w:val="left"/>
              <w:rPr>
                <w:ins w:id="753" w:author="haha" w:date="2018-11-26T15:30:00Z"/>
                <w:rFonts w:ascii="微软雅黑" w:eastAsia="微软雅黑" w:hAnsi="微软雅黑" w:cs="微软雅黑"/>
                <w:color w:val="000000"/>
                <w:sz w:val="18"/>
                <w:szCs w:val="18"/>
              </w:rPr>
            </w:pPr>
            <w:ins w:id="754" w:author="haha" w:date="2018-11-26T15:30:00Z">
              <w:r>
                <w:rPr>
                  <w:rFonts w:ascii="微软雅黑" w:eastAsia="微软雅黑" w:hAnsi="微软雅黑" w:cs="微软雅黑" w:hint="eastAsia"/>
                  <w:color w:val="000000"/>
                  <w:sz w:val="18"/>
                  <w:szCs w:val="18"/>
                </w:rPr>
                <w:t>查询按钮</w:t>
              </w:r>
            </w:ins>
          </w:p>
        </w:tc>
        <w:tc>
          <w:tcPr>
            <w:tcW w:w="3000" w:type="dxa"/>
          </w:tcPr>
          <w:p w14:paraId="0A973C6F" w14:textId="77777777" w:rsidR="00204DE1" w:rsidRDefault="00204DE1" w:rsidP="00204DE1">
            <w:pPr>
              <w:widowControl/>
              <w:jc w:val="left"/>
              <w:rPr>
                <w:ins w:id="755" w:author="haha" w:date="2018-11-26T15:30:00Z"/>
                <w:rFonts w:ascii="微软雅黑" w:eastAsia="微软雅黑" w:hAnsi="微软雅黑" w:cs="微软雅黑"/>
                <w:color w:val="000000"/>
                <w:sz w:val="18"/>
                <w:szCs w:val="18"/>
              </w:rPr>
            </w:pPr>
            <w:ins w:id="756" w:author="haha" w:date="2018-11-26T15:30:00Z">
              <w:r>
                <w:rPr>
                  <w:rFonts w:ascii="微软雅黑" w:eastAsia="微软雅黑" w:hAnsi="微软雅黑" w:cs="微软雅黑" w:hint="eastAsia"/>
                  <w:color w:val="000000"/>
                  <w:sz w:val="18"/>
                  <w:szCs w:val="18"/>
                </w:rPr>
                <w:t>查询上述筛选</w:t>
              </w:r>
            </w:ins>
          </w:p>
        </w:tc>
        <w:tc>
          <w:tcPr>
            <w:tcW w:w="3209" w:type="dxa"/>
          </w:tcPr>
          <w:p w14:paraId="66F6337B" w14:textId="77777777" w:rsidR="00204DE1" w:rsidRDefault="00204DE1" w:rsidP="00204DE1">
            <w:pPr>
              <w:pStyle w:val="Axure"/>
              <w:ind w:firstLine="360"/>
              <w:rPr>
                <w:ins w:id="757" w:author="haha" w:date="2018-11-26T15:30:00Z"/>
                <w:rFonts w:ascii="微软雅黑" w:eastAsia="微软雅黑" w:hAnsi="微软雅黑" w:cs="微软雅黑"/>
                <w:sz w:val="18"/>
                <w:szCs w:val="18"/>
              </w:rPr>
            </w:pPr>
            <w:ins w:id="758" w:author="haha" w:date="2018-11-26T15:30:00Z">
              <w:r>
                <w:rPr>
                  <w:rFonts w:ascii="微软雅黑" w:eastAsia="微软雅黑" w:hAnsi="微软雅黑" w:cs="微软雅黑" w:hint="eastAsia"/>
                  <w:sz w:val="18"/>
                  <w:szCs w:val="18"/>
                </w:rPr>
                <w:t>根据选择筛选坐席员的话务报表</w:t>
              </w:r>
            </w:ins>
          </w:p>
        </w:tc>
        <w:tc>
          <w:tcPr>
            <w:tcW w:w="1712" w:type="dxa"/>
          </w:tcPr>
          <w:p w14:paraId="0E21E8A1" w14:textId="2BFBB3DA" w:rsidR="00204DE1" w:rsidRDefault="00204DE1" w:rsidP="00204DE1">
            <w:pPr>
              <w:widowControl/>
              <w:jc w:val="left"/>
              <w:rPr>
                <w:ins w:id="759" w:author="haha" w:date="2018-11-26T15:30:00Z"/>
                <w:rFonts w:ascii="微软雅黑" w:eastAsia="微软雅黑" w:hAnsi="微软雅黑" w:cs="微软雅黑"/>
                <w:sz w:val="18"/>
                <w:szCs w:val="18"/>
              </w:rPr>
            </w:pPr>
          </w:p>
        </w:tc>
      </w:tr>
      <w:tr w:rsidR="00204DE1" w14:paraId="6443D6A3"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760" w:author="haha" w:date="2018-11-26T15:30:00Z"/>
        </w:trPr>
        <w:tc>
          <w:tcPr>
            <w:tcW w:w="802" w:type="dxa"/>
          </w:tcPr>
          <w:p w14:paraId="25B4FC75" w14:textId="77777777" w:rsidR="00204DE1" w:rsidRDefault="00204DE1" w:rsidP="00204DE1">
            <w:pPr>
              <w:widowControl/>
              <w:jc w:val="center"/>
              <w:rPr>
                <w:ins w:id="761" w:author="haha" w:date="2018-11-26T15:30:00Z"/>
                <w:rFonts w:ascii="微软雅黑" w:eastAsia="微软雅黑" w:hAnsi="微软雅黑" w:cs="微软雅黑"/>
                <w:sz w:val="18"/>
                <w:szCs w:val="18"/>
              </w:rPr>
            </w:pPr>
            <w:ins w:id="762" w:author="haha" w:date="2018-11-26T15:30:00Z">
              <w:r>
                <w:rPr>
                  <w:rFonts w:ascii="微软雅黑" w:eastAsia="微软雅黑" w:hAnsi="微软雅黑" w:cs="微软雅黑" w:hint="eastAsia"/>
                  <w:sz w:val="18"/>
                  <w:szCs w:val="18"/>
                </w:rPr>
                <w:t>5</w:t>
              </w:r>
            </w:ins>
          </w:p>
        </w:tc>
        <w:tc>
          <w:tcPr>
            <w:tcW w:w="1309" w:type="dxa"/>
            <w:gridSpan w:val="2"/>
          </w:tcPr>
          <w:p w14:paraId="2B45ED25" w14:textId="77777777" w:rsidR="00204DE1" w:rsidRDefault="00204DE1" w:rsidP="00204DE1">
            <w:pPr>
              <w:widowControl/>
              <w:jc w:val="left"/>
              <w:rPr>
                <w:ins w:id="763" w:author="haha" w:date="2018-11-26T15:30:00Z"/>
                <w:rFonts w:ascii="微软雅黑" w:eastAsia="微软雅黑" w:hAnsi="微软雅黑" w:cs="微软雅黑"/>
                <w:color w:val="000000"/>
                <w:sz w:val="18"/>
                <w:szCs w:val="18"/>
              </w:rPr>
            </w:pPr>
            <w:ins w:id="764" w:author="haha" w:date="2018-11-26T15:30:00Z">
              <w:r>
                <w:rPr>
                  <w:rFonts w:ascii="微软雅黑" w:eastAsia="微软雅黑" w:hAnsi="微软雅黑" w:cs="微软雅黑" w:hint="eastAsia"/>
                  <w:color w:val="000000"/>
                  <w:sz w:val="18"/>
                  <w:szCs w:val="18"/>
                </w:rPr>
                <w:t>坐席话务报表表格</w:t>
              </w:r>
            </w:ins>
          </w:p>
        </w:tc>
        <w:tc>
          <w:tcPr>
            <w:tcW w:w="3000" w:type="dxa"/>
          </w:tcPr>
          <w:p w14:paraId="34A779B6" w14:textId="64EF2056" w:rsidR="00204DE1" w:rsidRDefault="00204DE1" w:rsidP="00204DE1">
            <w:pPr>
              <w:widowControl/>
              <w:jc w:val="left"/>
              <w:rPr>
                <w:ins w:id="765" w:author="haha" w:date="2018-11-26T15:30:00Z"/>
                <w:rFonts w:ascii="微软雅黑" w:eastAsia="微软雅黑" w:hAnsi="微软雅黑" w:cs="微软雅黑"/>
                <w:color w:val="000000"/>
                <w:sz w:val="18"/>
                <w:szCs w:val="18"/>
              </w:rPr>
            </w:pPr>
            <w:ins w:id="766" w:author="haha" w:date="2018-11-26T15:30:00Z">
              <w:r>
                <w:rPr>
                  <w:rFonts w:ascii="微软雅黑" w:eastAsia="微软雅黑" w:hAnsi="微软雅黑" w:cs="微软雅黑" w:hint="eastAsia"/>
                  <w:color w:val="000000"/>
                  <w:sz w:val="18"/>
                  <w:szCs w:val="18"/>
                </w:rPr>
                <w:t>默认展示当天全量外呼人员</w:t>
              </w:r>
            </w:ins>
            <w:ins w:id="767" w:author="haha" w:date="2018-12-06T15:27:00Z">
              <w:r w:rsidR="00757294" w:rsidRPr="00757294">
                <w:rPr>
                  <w:rFonts w:ascii="微软雅黑" w:eastAsia="微软雅黑" w:hAnsi="微软雅黑" w:cs="微软雅黑" w:hint="eastAsia"/>
                  <w:color w:val="000000"/>
                  <w:sz w:val="18"/>
                  <w:szCs w:val="18"/>
                  <w:highlight w:val="darkCyan"/>
                  <w:rPrChange w:id="768" w:author="haha" w:date="2018-12-06T15:27:00Z">
                    <w:rPr>
                      <w:rFonts w:ascii="微软雅黑" w:eastAsia="微软雅黑" w:hAnsi="微软雅黑" w:cs="微软雅黑" w:hint="eastAsia"/>
                      <w:color w:val="000000"/>
                      <w:sz w:val="18"/>
                      <w:szCs w:val="18"/>
                    </w:rPr>
                  </w:rPrChange>
                </w:rPr>
                <w:t>根据姓名排序</w:t>
              </w:r>
              <w:r w:rsidR="00757294">
                <w:rPr>
                  <w:rFonts w:ascii="微软雅黑" w:eastAsia="微软雅黑" w:hAnsi="微软雅黑" w:cs="微软雅黑" w:hint="eastAsia"/>
                  <w:color w:val="000000"/>
                  <w:sz w:val="18"/>
                  <w:szCs w:val="18"/>
                  <w:highlight w:val="darkCyan"/>
                </w:rPr>
                <w:t>（只有默认情况下是这样的）</w:t>
              </w:r>
            </w:ins>
          </w:p>
        </w:tc>
        <w:tc>
          <w:tcPr>
            <w:tcW w:w="3209" w:type="dxa"/>
          </w:tcPr>
          <w:p w14:paraId="17F509B8" w14:textId="65ED2792" w:rsidR="00204DE1" w:rsidRDefault="00204DE1" w:rsidP="00204DE1">
            <w:pPr>
              <w:pStyle w:val="Axure"/>
              <w:ind w:firstLine="360"/>
              <w:rPr>
                <w:ins w:id="769" w:author="haha" w:date="2018-11-26T15:30:00Z"/>
                <w:rFonts w:ascii="微软雅黑" w:eastAsia="微软雅黑" w:hAnsi="微软雅黑" w:cs="微软雅黑"/>
                <w:sz w:val="18"/>
                <w:szCs w:val="18"/>
              </w:rPr>
            </w:pPr>
          </w:p>
        </w:tc>
        <w:tc>
          <w:tcPr>
            <w:tcW w:w="1712" w:type="dxa"/>
          </w:tcPr>
          <w:p w14:paraId="2E82A013" w14:textId="77777777" w:rsidR="00204DE1" w:rsidRDefault="00204DE1" w:rsidP="00204DE1">
            <w:pPr>
              <w:widowControl/>
              <w:jc w:val="left"/>
              <w:rPr>
                <w:ins w:id="770" w:author="haha" w:date="2018-11-26T15:30:00Z"/>
                <w:rFonts w:ascii="微软雅黑" w:eastAsia="微软雅黑" w:hAnsi="微软雅黑" w:cs="微软雅黑"/>
                <w:sz w:val="18"/>
                <w:szCs w:val="18"/>
              </w:rPr>
            </w:pPr>
          </w:p>
        </w:tc>
      </w:tr>
      <w:tr w:rsidR="00204DE1" w14:paraId="769A04D4"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771" w:author="haha" w:date="2018-11-26T15:30:00Z"/>
        </w:trPr>
        <w:tc>
          <w:tcPr>
            <w:tcW w:w="802" w:type="dxa"/>
          </w:tcPr>
          <w:p w14:paraId="198E0DF9" w14:textId="77777777" w:rsidR="00204DE1" w:rsidRDefault="00204DE1" w:rsidP="00204DE1">
            <w:pPr>
              <w:widowControl/>
              <w:jc w:val="center"/>
              <w:rPr>
                <w:ins w:id="772" w:author="haha" w:date="2018-11-26T15:30:00Z"/>
                <w:rFonts w:ascii="微软雅黑" w:eastAsia="微软雅黑" w:hAnsi="微软雅黑" w:cs="微软雅黑"/>
                <w:sz w:val="18"/>
                <w:szCs w:val="18"/>
              </w:rPr>
            </w:pPr>
            <w:ins w:id="773" w:author="haha" w:date="2018-11-26T15:30:00Z">
              <w:r>
                <w:rPr>
                  <w:rFonts w:ascii="微软雅黑" w:eastAsia="微软雅黑" w:hAnsi="微软雅黑" w:cs="微软雅黑" w:hint="eastAsia"/>
                  <w:sz w:val="18"/>
                  <w:szCs w:val="18"/>
                </w:rPr>
                <w:t>6</w:t>
              </w:r>
            </w:ins>
          </w:p>
        </w:tc>
        <w:tc>
          <w:tcPr>
            <w:tcW w:w="1309" w:type="dxa"/>
            <w:gridSpan w:val="2"/>
          </w:tcPr>
          <w:p w14:paraId="79BACC5D" w14:textId="77777777" w:rsidR="00204DE1" w:rsidRDefault="00204DE1" w:rsidP="00204DE1">
            <w:pPr>
              <w:widowControl/>
              <w:jc w:val="left"/>
              <w:rPr>
                <w:ins w:id="774" w:author="haha" w:date="2018-11-26T15:30:00Z"/>
                <w:rFonts w:ascii="微软雅黑" w:eastAsia="微软雅黑" w:hAnsi="微软雅黑" w:cs="微软雅黑"/>
                <w:color w:val="000000"/>
                <w:sz w:val="18"/>
                <w:szCs w:val="18"/>
              </w:rPr>
            </w:pPr>
            <w:ins w:id="775" w:author="haha" w:date="2018-11-26T15:30:00Z">
              <w:r>
                <w:rPr>
                  <w:rFonts w:ascii="微软雅黑" w:eastAsia="微软雅黑" w:hAnsi="微软雅黑" w:cs="微软雅黑" w:hint="eastAsia"/>
                  <w:color w:val="000000"/>
                  <w:sz w:val="18"/>
                  <w:szCs w:val="18"/>
                </w:rPr>
                <w:t>接通率</w:t>
              </w:r>
            </w:ins>
          </w:p>
        </w:tc>
        <w:tc>
          <w:tcPr>
            <w:tcW w:w="3000" w:type="dxa"/>
          </w:tcPr>
          <w:p w14:paraId="0E3F13DC" w14:textId="5C9FEF19" w:rsidR="00204DE1" w:rsidDel="00BC598D" w:rsidRDefault="00204DE1" w:rsidP="00204DE1">
            <w:pPr>
              <w:widowControl/>
              <w:jc w:val="left"/>
              <w:rPr>
                <w:ins w:id="776" w:author="haha" w:date="2018-11-26T15:30:00Z"/>
                <w:rFonts w:ascii="微软雅黑" w:eastAsia="微软雅黑" w:hAnsi="微软雅黑" w:cs="微软雅黑"/>
                <w:color w:val="000000"/>
                <w:sz w:val="18"/>
                <w:szCs w:val="18"/>
              </w:rPr>
            </w:pPr>
            <w:ins w:id="777" w:author="haha" w:date="2018-11-26T15:30:00Z">
              <w:r>
                <w:rPr>
                  <w:rFonts w:ascii="微软雅黑" w:eastAsia="微软雅黑" w:hAnsi="微软雅黑" w:cs="微软雅黑" w:hint="eastAsia"/>
                  <w:color w:val="000000"/>
                  <w:sz w:val="18"/>
                  <w:szCs w:val="18"/>
                </w:rPr>
                <w:t>拨</w:t>
              </w:r>
            </w:ins>
            <w:ins w:id="778" w:author="haha" w:date="2018-11-27T10:33:00Z">
              <w:r w:rsidR="0022208F">
                <w:rPr>
                  <w:rFonts w:ascii="微软雅黑" w:eastAsia="微软雅黑" w:hAnsi="微软雅黑" w:cs="微软雅黑" w:hint="eastAsia"/>
                  <w:color w:val="000000"/>
                  <w:sz w:val="18"/>
                  <w:szCs w:val="18"/>
                </w:rPr>
                <w:t>通</w:t>
              </w:r>
            </w:ins>
            <w:ins w:id="779" w:author="haha" w:date="2018-11-26T15:30:00Z">
              <w:r>
                <w:rPr>
                  <w:rFonts w:ascii="微软雅黑" w:eastAsia="微软雅黑" w:hAnsi="微软雅黑" w:cs="微软雅黑" w:hint="eastAsia"/>
                  <w:color w:val="000000"/>
                  <w:sz w:val="18"/>
                  <w:szCs w:val="18"/>
                </w:rPr>
                <w:t>数量/拨</w:t>
              </w:r>
            </w:ins>
            <w:ins w:id="780" w:author="haha" w:date="2018-11-27T10:33:00Z">
              <w:r w:rsidR="0022208F">
                <w:rPr>
                  <w:rFonts w:ascii="微软雅黑" w:eastAsia="微软雅黑" w:hAnsi="微软雅黑" w:cs="微软雅黑" w:hint="eastAsia"/>
                  <w:color w:val="000000"/>
                  <w:sz w:val="18"/>
                  <w:szCs w:val="18"/>
                </w:rPr>
                <w:t>打</w:t>
              </w:r>
            </w:ins>
            <w:ins w:id="781" w:author="haha" w:date="2018-11-26T15:30:00Z">
              <w:r>
                <w:rPr>
                  <w:rFonts w:ascii="微软雅黑" w:eastAsia="微软雅黑" w:hAnsi="微软雅黑" w:cs="微软雅黑" w:hint="eastAsia"/>
                  <w:color w:val="000000"/>
                  <w:sz w:val="18"/>
                  <w:szCs w:val="18"/>
                </w:rPr>
                <w:t>数量*</w:t>
              </w:r>
              <w:r>
                <w:rPr>
                  <w:rFonts w:ascii="微软雅黑" w:eastAsia="微软雅黑" w:hAnsi="微软雅黑" w:cs="微软雅黑"/>
                  <w:color w:val="000000"/>
                  <w:sz w:val="18"/>
                  <w:szCs w:val="18"/>
                </w:rPr>
                <w:t>100</w:t>
              </w:r>
              <w:r>
                <w:rPr>
                  <w:rFonts w:ascii="微软雅黑" w:eastAsia="微软雅黑" w:hAnsi="微软雅黑" w:cs="微软雅黑" w:hint="eastAsia"/>
                  <w:color w:val="000000"/>
                  <w:sz w:val="18"/>
                  <w:szCs w:val="18"/>
                </w:rPr>
                <w:t>%计算</w:t>
              </w:r>
            </w:ins>
          </w:p>
        </w:tc>
        <w:tc>
          <w:tcPr>
            <w:tcW w:w="3209" w:type="dxa"/>
          </w:tcPr>
          <w:p w14:paraId="24E98D01" w14:textId="77777777" w:rsidR="00204DE1" w:rsidRDefault="00204DE1" w:rsidP="00204DE1">
            <w:pPr>
              <w:pStyle w:val="Axure"/>
              <w:ind w:firstLine="360"/>
              <w:rPr>
                <w:ins w:id="782" w:author="haha" w:date="2018-11-26T15:30:00Z"/>
                <w:rFonts w:ascii="微软雅黑" w:eastAsia="微软雅黑" w:hAnsi="微软雅黑" w:cs="微软雅黑"/>
                <w:sz w:val="18"/>
                <w:szCs w:val="18"/>
              </w:rPr>
            </w:pPr>
          </w:p>
        </w:tc>
        <w:tc>
          <w:tcPr>
            <w:tcW w:w="1712" w:type="dxa"/>
          </w:tcPr>
          <w:p w14:paraId="2ED32E0A" w14:textId="77777777" w:rsidR="00204DE1" w:rsidRDefault="00204DE1" w:rsidP="00204DE1">
            <w:pPr>
              <w:widowControl/>
              <w:jc w:val="left"/>
              <w:rPr>
                <w:ins w:id="783" w:author="haha" w:date="2018-11-26T15:30:00Z"/>
                <w:rFonts w:ascii="微软雅黑" w:eastAsia="微软雅黑" w:hAnsi="微软雅黑" w:cs="微软雅黑"/>
                <w:sz w:val="18"/>
                <w:szCs w:val="18"/>
              </w:rPr>
            </w:pPr>
          </w:p>
        </w:tc>
      </w:tr>
      <w:tr w:rsidR="00204DE1" w14:paraId="7A5818E8"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784" w:author="haha" w:date="2018-11-26T15:30:00Z"/>
        </w:trPr>
        <w:tc>
          <w:tcPr>
            <w:tcW w:w="802" w:type="dxa"/>
          </w:tcPr>
          <w:p w14:paraId="0DB838FF" w14:textId="77777777" w:rsidR="00204DE1" w:rsidRDefault="00204DE1" w:rsidP="00204DE1">
            <w:pPr>
              <w:widowControl/>
              <w:jc w:val="center"/>
              <w:rPr>
                <w:ins w:id="785" w:author="haha" w:date="2018-11-26T15:30:00Z"/>
                <w:rFonts w:ascii="微软雅黑" w:eastAsia="微软雅黑" w:hAnsi="微软雅黑" w:cs="微软雅黑"/>
                <w:sz w:val="18"/>
                <w:szCs w:val="18"/>
              </w:rPr>
            </w:pPr>
            <w:ins w:id="786" w:author="haha" w:date="2018-11-26T15:30:00Z">
              <w:r>
                <w:rPr>
                  <w:rFonts w:ascii="微软雅黑" w:eastAsia="微软雅黑" w:hAnsi="微软雅黑" w:cs="微软雅黑" w:hint="eastAsia"/>
                  <w:sz w:val="18"/>
                  <w:szCs w:val="18"/>
                </w:rPr>
                <w:t>7</w:t>
              </w:r>
            </w:ins>
          </w:p>
        </w:tc>
        <w:tc>
          <w:tcPr>
            <w:tcW w:w="1309" w:type="dxa"/>
            <w:gridSpan w:val="2"/>
          </w:tcPr>
          <w:p w14:paraId="6F6F4B67" w14:textId="77777777" w:rsidR="00204DE1" w:rsidRDefault="00204DE1" w:rsidP="00204DE1">
            <w:pPr>
              <w:widowControl/>
              <w:jc w:val="left"/>
              <w:rPr>
                <w:ins w:id="787" w:author="haha" w:date="2018-11-26T15:30:00Z"/>
                <w:rFonts w:ascii="微软雅黑" w:eastAsia="微软雅黑" w:hAnsi="微软雅黑" w:cs="微软雅黑"/>
                <w:color w:val="000000"/>
                <w:sz w:val="18"/>
                <w:szCs w:val="18"/>
              </w:rPr>
            </w:pPr>
            <w:ins w:id="788" w:author="haha" w:date="2018-11-26T15:30:00Z">
              <w:r>
                <w:rPr>
                  <w:rFonts w:ascii="微软雅黑" w:eastAsia="微软雅黑" w:hAnsi="微软雅黑" w:cs="微软雅黑" w:hint="eastAsia"/>
                  <w:color w:val="000000"/>
                  <w:sz w:val="18"/>
                  <w:szCs w:val="18"/>
                </w:rPr>
                <w:t>下款数</w:t>
              </w:r>
            </w:ins>
          </w:p>
        </w:tc>
        <w:tc>
          <w:tcPr>
            <w:tcW w:w="3000" w:type="dxa"/>
          </w:tcPr>
          <w:p w14:paraId="1BAC942C" w14:textId="28B5C97C" w:rsidR="00204DE1" w:rsidRDefault="00204DE1" w:rsidP="00204DE1">
            <w:pPr>
              <w:widowControl/>
              <w:jc w:val="left"/>
              <w:rPr>
                <w:ins w:id="789" w:author="haha" w:date="2018-11-26T15:30:00Z"/>
                <w:rFonts w:ascii="微软雅黑" w:eastAsia="微软雅黑" w:hAnsi="微软雅黑" w:cs="微软雅黑"/>
                <w:color w:val="000000"/>
                <w:sz w:val="18"/>
                <w:szCs w:val="18"/>
              </w:rPr>
            </w:pPr>
            <w:ins w:id="790" w:author="haha" w:date="2018-11-26T15:30:00Z">
              <w:r>
                <w:rPr>
                  <w:rFonts w:ascii="微软雅黑" w:eastAsia="微软雅黑" w:hAnsi="微软雅黑" w:cs="微软雅黑" w:hint="eastAsia"/>
                  <w:color w:val="000000"/>
                  <w:sz w:val="18"/>
                  <w:szCs w:val="18"/>
                </w:rPr>
                <w:t>根据上传产品成功截图数量统计</w:t>
              </w:r>
            </w:ins>
            <w:ins w:id="791" w:author="haha" w:date="2018-12-06T15:28:00Z">
              <w:r w:rsidR="00757294">
                <w:rPr>
                  <w:rFonts w:ascii="微软雅黑" w:eastAsia="微软雅黑" w:hAnsi="微软雅黑" w:cs="微软雅黑" w:hint="eastAsia"/>
                  <w:color w:val="000000"/>
                  <w:sz w:val="18"/>
                  <w:szCs w:val="18"/>
                </w:rPr>
                <w:t>，超享借</w:t>
              </w:r>
            </w:ins>
            <w:ins w:id="792" w:author="haha" w:date="2018-12-06T15:29:00Z">
              <w:r w:rsidR="00757294">
                <w:rPr>
                  <w:rFonts w:ascii="微软雅黑" w:eastAsia="微软雅黑" w:hAnsi="微软雅黑" w:cs="微软雅黑" w:hint="eastAsia"/>
                  <w:color w:val="000000"/>
                  <w:sz w:val="18"/>
                  <w:szCs w:val="18"/>
                </w:rPr>
                <w:t>根据数据反馈进行统计</w:t>
              </w:r>
            </w:ins>
          </w:p>
        </w:tc>
        <w:tc>
          <w:tcPr>
            <w:tcW w:w="3209" w:type="dxa"/>
          </w:tcPr>
          <w:p w14:paraId="46BD293C" w14:textId="77777777" w:rsidR="00204DE1" w:rsidRDefault="00204DE1" w:rsidP="00204DE1">
            <w:pPr>
              <w:pStyle w:val="Axure"/>
              <w:ind w:firstLine="360"/>
              <w:rPr>
                <w:ins w:id="793" w:author="haha" w:date="2018-11-26T15:30:00Z"/>
                <w:rFonts w:ascii="微软雅黑" w:eastAsia="微软雅黑" w:hAnsi="微软雅黑" w:cs="微软雅黑"/>
                <w:sz w:val="18"/>
                <w:szCs w:val="18"/>
              </w:rPr>
            </w:pPr>
          </w:p>
        </w:tc>
        <w:tc>
          <w:tcPr>
            <w:tcW w:w="1712" w:type="dxa"/>
          </w:tcPr>
          <w:p w14:paraId="61E3C70D" w14:textId="77777777" w:rsidR="00204DE1" w:rsidRDefault="00204DE1" w:rsidP="00204DE1">
            <w:pPr>
              <w:widowControl/>
              <w:jc w:val="left"/>
              <w:rPr>
                <w:ins w:id="794" w:author="haha" w:date="2018-11-26T15:30:00Z"/>
                <w:rFonts w:ascii="微软雅黑" w:eastAsia="微软雅黑" w:hAnsi="微软雅黑" w:cs="微软雅黑"/>
                <w:sz w:val="18"/>
                <w:szCs w:val="18"/>
              </w:rPr>
            </w:pPr>
          </w:p>
        </w:tc>
      </w:tr>
      <w:tr w:rsidR="00204DE1" w14:paraId="56DAB7F5"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795" w:author="haha" w:date="2018-11-26T15:30:00Z"/>
        </w:trPr>
        <w:tc>
          <w:tcPr>
            <w:tcW w:w="802" w:type="dxa"/>
          </w:tcPr>
          <w:p w14:paraId="20C07EA9" w14:textId="77777777" w:rsidR="00204DE1" w:rsidRDefault="00204DE1" w:rsidP="00204DE1">
            <w:pPr>
              <w:widowControl/>
              <w:jc w:val="center"/>
              <w:rPr>
                <w:ins w:id="796" w:author="haha" w:date="2018-11-26T15:30:00Z"/>
                <w:rFonts w:ascii="微软雅黑" w:eastAsia="微软雅黑" w:hAnsi="微软雅黑" w:cs="微软雅黑"/>
                <w:sz w:val="18"/>
                <w:szCs w:val="18"/>
              </w:rPr>
            </w:pPr>
            <w:ins w:id="797" w:author="haha" w:date="2018-11-26T15:30:00Z">
              <w:r>
                <w:rPr>
                  <w:rFonts w:ascii="微软雅黑" w:eastAsia="微软雅黑" w:hAnsi="微软雅黑" w:cs="微软雅黑" w:hint="eastAsia"/>
                  <w:sz w:val="18"/>
                  <w:szCs w:val="18"/>
                </w:rPr>
                <w:t>8</w:t>
              </w:r>
            </w:ins>
          </w:p>
        </w:tc>
        <w:tc>
          <w:tcPr>
            <w:tcW w:w="1309" w:type="dxa"/>
            <w:gridSpan w:val="2"/>
          </w:tcPr>
          <w:p w14:paraId="13C7CEF9" w14:textId="77777777" w:rsidR="00204DE1" w:rsidRDefault="00204DE1" w:rsidP="00204DE1">
            <w:pPr>
              <w:widowControl/>
              <w:jc w:val="left"/>
              <w:rPr>
                <w:ins w:id="798" w:author="haha" w:date="2018-11-26T15:30:00Z"/>
                <w:rFonts w:ascii="微软雅黑" w:eastAsia="微软雅黑" w:hAnsi="微软雅黑" w:cs="微软雅黑"/>
                <w:color w:val="000000"/>
                <w:sz w:val="18"/>
                <w:szCs w:val="18"/>
              </w:rPr>
            </w:pPr>
            <w:ins w:id="799" w:author="haha" w:date="2018-11-26T15:30:00Z">
              <w:r>
                <w:rPr>
                  <w:rFonts w:ascii="微软雅黑" w:eastAsia="微软雅黑" w:hAnsi="微软雅黑" w:cs="微软雅黑" w:hint="eastAsia"/>
                  <w:color w:val="000000"/>
                  <w:sz w:val="18"/>
                  <w:szCs w:val="18"/>
                </w:rPr>
                <w:t>转化率</w:t>
              </w:r>
            </w:ins>
          </w:p>
        </w:tc>
        <w:tc>
          <w:tcPr>
            <w:tcW w:w="3000" w:type="dxa"/>
          </w:tcPr>
          <w:p w14:paraId="735BD50F" w14:textId="1447D811" w:rsidR="00204DE1" w:rsidRPr="00DB7FC7" w:rsidRDefault="00204DE1" w:rsidP="00204DE1">
            <w:pPr>
              <w:widowControl/>
              <w:jc w:val="left"/>
              <w:rPr>
                <w:ins w:id="800" w:author="haha" w:date="2018-11-26T15:30:00Z"/>
                <w:rFonts w:ascii="微软雅黑" w:eastAsia="微软雅黑" w:hAnsi="微软雅黑" w:cs="微软雅黑"/>
                <w:color w:val="000000"/>
                <w:sz w:val="18"/>
                <w:szCs w:val="18"/>
                <w:highlight w:val="darkYellow"/>
                <w:rPrChange w:id="801" w:author="haha" w:date="2018-12-10T17:41:00Z">
                  <w:rPr>
                    <w:ins w:id="802" w:author="haha" w:date="2018-11-26T15:30:00Z"/>
                    <w:rFonts w:ascii="微软雅黑" w:eastAsia="微软雅黑" w:hAnsi="微软雅黑" w:cs="微软雅黑"/>
                    <w:color w:val="000000"/>
                    <w:sz w:val="18"/>
                    <w:szCs w:val="18"/>
                  </w:rPr>
                </w:rPrChange>
              </w:rPr>
            </w:pPr>
            <w:ins w:id="803" w:author="haha" w:date="2018-11-26T15:30:00Z">
              <w:r w:rsidRPr="00DB7FC7">
                <w:rPr>
                  <w:rFonts w:ascii="微软雅黑" w:eastAsia="微软雅黑" w:hAnsi="微软雅黑" w:cs="微软雅黑" w:hint="eastAsia"/>
                  <w:color w:val="000000"/>
                  <w:sz w:val="18"/>
                  <w:szCs w:val="18"/>
                  <w:highlight w:val="darkYellow"/>
                  <w:rPrChange w:id="804" w:author="haha" w:date="2018-12-10T17:41:00Z">
                    <w:rPr>
                      <w:rFonts w:ascii="微软雅黑" w:eastAsia="微软雅黑" w:hAnsi="微软雅黑" w:cs="微软雅黑" w:hint="eastAsia"/>
                      <w:color w:val="000000"/>
                      <w:sz w:val="18"/>
                      <w:szCs w:val="18"/>
                    </w:rPr>
                  </w:rPrChange>
                </w:rPr>
                <w:t>下款数</w:t>
              </w:r>
              <w:r w:rsidRPr="00DB7FC7">
                <w:rPr>
                  <w:rFonts w:ascii="微软雅黑" w:eastAsia="微软雅黑" w:hAnsi="微软雅黑" w:cs="微软雅黑"/>
                  <w:color w:val="000000"/>
                  <w:sz w:val="18"/>
                  <w:szCs w:val="18"/>
                  <w:highlight w:val="darkYellow"/>
                  <w:rPrChange w:id="805" w:author="haha" w:date="2018-12-10T17:41:00Z">
                    <w:rPr>
                      <w:rFonts w:ascii="微软雅黑" w:eastAsia="微软雅黑" w:hAnsi="微软雅黑" w:cs="微软雅黑"/>
                      <w:color w:val="000000"/>
                      <w:sz w:val="18"/>
                      <w:szCs w:val="18"/>
                    </w:rPr>
                  </w:rPrChange>
                </w:rPr>
                <w:t>/</w:t>
              </w:r>
            </w:ins>
            <w:ins w:id="806" w:author="haha" w:date="2018-12-10T17:41:00Z">
              <w:r w:rsidR="00DB7FC7" w:rsidRPr="00DB7FC7">
                <w:rPr>
                  <w:rFonts w:ascii="微软雅黑" w:eastAsia="微软雅黑" w:hAnsi="微软雅黑" w:cs="微软雅黑" w:hint="eastAsia"/>
                  <w:color w:val="000000"/>
                  <w:sz w:val="18"/>
                  <w:szCs w:val="18"/>
                  <w:highlight w:val="darkYellow"/>
                  <w:rPrChange w:id="807" w:author="haha" w:date="2018-12-10T17:41:00Z">
                    <w:rPr>
                      <w:rFonts w:ascii="微软雅黑" w:eastAsia="微软雅黑" w:hAnsi="微软雅黑" w:cs="微软雅黑" w:hint="eastAsia"/>
                      <w:color w:val="000000"/>
                      <w:sz w:val="18"/>
                      <w:szCs w:val="18"/>
                    </w:rPr>
                  </w:rPrChange>
                </w:rPr>
                <w:t>拨打数量</w:t>
              </w:r>
            </w:ins>
            <w:ins w:id="808" w:author="haha" w:date="2018-11-26T15:30:00Z">
              <w:r w:rsidRPr="00DB7FC7">
                <w:rPr>
                  <w:rFonts w:ascii="微软雅黑" w:eastAsia="微软雅黑" w:hAnsi="微软雅黑" w:cs="微软雅黑"/>
                  <w:color w:val="000000"/>
                  <w:sz w:val="18"/>
                  <w:szCs w:val="18"/>
                  <w:highlight w:val="darkYellow"/>
                  <w:rPrChange w:id="809" w:author="haha" w:date="2018-12-10T17:41:00Z">
                    <w:rPr>
                      <w:rFonts w:ascii="微软雅黑" w:eastAsia="微软雅黑" w:hAnsi="微软雅黑" w:cs="微软雅黑"/>
                      <w:color w:val="000000"/>
                      <w:sz w:val="18"/>
                      <w:szCs w:val="18"/>
                    </w:rPr>
                  </w:rPrChange>
                </w:rPr>
                <w:t>*100%计算</w:t>
              </w:r>
            </w:ins>
          </w:p>
        </w:tc>
        <w:tc>
          <w:tcPr>
            <w:tcW w:w="3209" w:type="dxa"/>
          </w:tcPr>
          <w:p w14:paraId="25099FE7" w14:textId="77777777" w:rsidR="00204DE1" w:rsidRDefault="00204DE1" w:rsidP="00204DE1">
            <w:pPr>
              <w:pStyle w:val="Axure"/>
              <w:ind w:firstLine="360"/>
              <w:rPr>
                <w:ins w:id="810" w:author="haha" w:date="2018-11-26T15:30:00Z"/>
                <w:rFonts w:ascii="微软雅黑" w:eastAsia="微软雅黑" w:hAnsi="微软雅黑" w:cs="微软雅黑"/>
                <w:sz w:val="18"/>
                <w:szCs w:val="18"/>
              </w:rPr>
            </w:pPr>
          </w:p>
        </w:tc>
        <w:tc>
          <w:tcPr>
            <w:tcW w:w="1712" w:type="dxa"/>
          </w:tcPr>
          <w:p w14:paraId="7D4839B4" w14:textId="77777777" w:rsidR="00204DE1" w:rsidRDefault="00204DE1" w:rsidP="00204DE1">
            <w:pPr>
              <w:widowControl/>
              <w:jc w:val="left"/>
              <w:rPr>
                <w:ins w:id="811" w:author="haha" w:date="2018-11-26T15:30:00Z"/>
                <w:rFonts w:ascii="微软雅黑" w:eastAsia="微软雅黑" w:hAnsi="微软雅黑" w:cs="微软雅黑"/>
                <w:sz w:val="18"/>
                <w:szCs w:val="18"/>
              </w:rPr>
            </w:pPr>
          </w:p>
        </w:tc>
      </w:tr>
    </w:tbl>
    <w:p w14:paraId="353F8058" w14:textId="77777777" w:rsidR="002C6076" w:rsidRPr="002C6076" w:rsidDel="006014E5" w:rsidRDefault="002C6076">
      <w:pPr>
        <w:rPr>
          <w:del w:id="812" w:author="haha" w:date="2018-11-26T15:20:00Z"/>
        </w:rPr>
      </w:pPr>
    </w:p>
    <w:p w14:paraId="0578822B" w14:textId="77777777" w:rsidR="006014E5" w:rsidRDefault="006014E5">
      <w:pPr>
        <w:rPr>
          <w:ins w:id="813" w:author="haha" w:date="2018-11-26T15:20:00Z"/>
        </w:rPr>
        <w:pPrChange w:id="814" w:author="haha" w:date="2018-11-26T15:20:00Z">
          <w:pPr>
            <w:pStyle w:val="4"/>
            <w:numPr>
              <w:ilvl w:val="1"/>
              <w:numId w:val="2"/>
            </w:numPr>
            <w:ind w:left="1140" w:hanging="720"/>
          </w:pPr>
        </w:pPrChange>
      </w:pPr>
    </w:p>
    <w:p w14:paraId="2852E5CD" w14:textId="6183DB5D" w:rsidR="006014E5" w:rsidRDefault="006014E5" w:rsidP="00AD5670">
      <w:pPr>
        <w:pStyle w:val="1"/>
        <w:rPr>
          <w:ins w:id="815" w:author="haha" w:date="2018-11-26T15:21:00Z"/>
        </w:rPr>
      </w:pPr>
      <w:bookmarkStart w:id="816" w:name="_Toc532228781"/>
      <w:ins w:id="817" w:author="haha" w:date="2018-11-26T15:21:00Z">
        <w:r w:rsidRPr="006014E5">
          <w:rPr>
            <w:rFonts w:hint="eastAsia"/>
            <w:rPrChange w:id="818" w:author="haha" w:date="2018-11-26T15:21:00Z">
              <w:rPr>
                <w:rFonts w:hint="eastAsia"/>
                <w:sz w:val="28"/>
                <w:szCs w:val="28"/>
              </w:rPr>
            </w:rPrChange>
          </w:rPr>
          <w:t>下款详情页面</w:t>
        </w:r>
        <w:bookmarkEnd w:id="816"/>
      </w:ins>
    </w:p>
    <w:p w14:paraId="1A836584" w14:textId="46BAFA1F" w:rsidR="006014E5" w:rsidRDefault="006014E5" w:rsidP="006014E5">
      <w:pPr>
        <w:rPr>
          <w:ins w:id="819" w:author="haha" w:date="2018-11-26T15:22:00Z"/>
          <w:sz w:val="30"/>
          <w:szCs w:val="30"/>
        </w:rPr>
      </w:pPr>
      <w:ins w:id="820" w:author="haha" w:date="2018-11-26T15:21:00Z">
        <w:r>
          <w:rPr>
            <w:noProof/>
          </w:rPr>
          <w:drawing>
            <wp:inline distT="0" distB="0" distL="0" distR="0" wp14:anchorId="4C66E020" wp14:editId="2DA0B917">
              <wp:extent cx="5274310" cy="22771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77110"/>
                      </a:xfrm>
                      <a:prstGeom prst="rect">
                        <a:avLst/>
                      </a:prstGeom>
                    </pic:spPr>
                  </pic:pic>
                </a:graphicData>
              </a:graphic>
            </wp:inline>
          </w:drawing>
        </w:r>
      </w:ins>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Change w:id="821">
          <w:tblGrid>
            <w:gridCol w:w="5"/>
            <w:gridCol w:w="797"/>
            <w:gridCol w:w="5"/>
            <w:gridCol w:w="443"/>
            <w:gridCol w:w="861"/>
            <w:gridCol w:w="5"/>
            <w:gridCol w:w="2995"/>
            <w:gridCol w:w="5"/>
            <w:gridCol w:w="3204"/>
            <w:gridCol w:w="5"/>
            <w:gridCol w:w="1707"/>
            <w:gridCol w:w="5"/>
          </w:tblGrid>
        </w:tblGridChange>
      </w:tblGrid>
      <w:tr w:rsidR="006014E5" w14:paraId="0E3325B4" w14:textId="77777777" w:rsidTr="008E66A1">
        <w:trPr>
          <w:trHeight w:val="90"/>
          <w:ins w:id="822" w:author="haha" w:date="2018-11-26T15:22:00Z"/>
        </w:trPr>
        <w:tc>
          <w:tcPr>
            <w:tcW w:w="1245" w:type="dxa"/>
            <w:gridSpan w:val="2"/>
            <w:tcBorders>
              <w:top w:val="nil"/>
              <w:left w:val="single" w:sz="4" w:space="0" w:color="auto"/>
              <w:bottom w:val="single" w:sz="4" w:space="0" w:color="auto"/>
              <w:right w:val="single" w:sz="4" w:space="0" w:color="auto"/>
            </w:tcBorders>
          </w:tcPr>
          <w:p w14:paraId="5B9391BA" w14:textId="77777777" w:rsidR="006014E5" w:rsidRDefault="006014E5" w:rsidP="008E66A1">
            <w:pPr>
              <w:widowControl/>
              <w:jc w:val="left"/>
              <w:rPr>
                <w:ins w:id="823" w:author="haha" w:date="2018-11-26T15:22:00Z"/>
                <w:rFonts w:ascii="微软雅黑" w:eastAsia="微软雅黑" w:hAnsi="微软雅黑" w:cs="宋体"/>
                <w:b/>
                <w:bCs/>
                <w:color w:val="000000"/>
                <w:kern w:val="0"/>
                <w:sz w:val="18"/>
                <w:szCs w:val="18"/>
              </w:rPr>
            </w:pPr>
            <w:ins w:id="824" w:author="haha" w:date="2018-11-26T15:22:00Z">
              <w:r>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474A7339" w14:textId="631529F0" w:rsidR="006014E5" w:rsidRDefault="006014E5" w:rsidP="008E66A1">
            <w:pPr>
              <w:pStyle w:val="12"/>
              <w:widowControl/>
              <w:ind w:firstLineChars="0" w:firstLine="0"/>
              <w:jc w:val="left"/>
              <w:rPr>
                <w:ins w:id="825" w:author="haha" w:date="2018-11-26T15:22:00Z"/>
                <w:rFonts w:ascii="微软雅黑" w:eastAsia="微软雅黑" w:hAnsi="微软雅黑" w:cs="宋体"/>
                <w:color w:val="000000"/>
                <w:kern w:val="0"/>
                <w:sz w:val="18"/>
                <w:szCs w:val="18"/>
              </w:rPr>
            </w:pPr>
            <w:ins w:id="826" w:author="haha" w:date="2018-11-26T15:22:00Z">
              <w:r>
                <w:rPr>
                  <w:rFonts w:ascii="微软雅黑" w:eastAsia="微软雅黑" w:hAnsi="微软雅黑" w:cs="宋体" w:hint="eastAsia"/>
                  <w:color w:val="000000"/>
                  <w:kern w:val="0"/>
                  <w:sz w:val="18"/>
                  <w:szCs w:val="18"/>
                </w:rPr>
                <w:t>下款详情页面</w:t>
              </w:r>
            </w:ins>
          </w:p>
        </w:tc>
      </w:tr>
      <w:tr w:rsidR="006014E5" w14:paraId="0A560586" w14:textId="77777777" w:rsidTr="008E66A1">
        <w:trPr>
          <w:trHeight w:val="408"/>
          <w:ins w:id="827" w:author="haha" w:date="2018-11-26T15:22:00Z"/>
        </w:trPr>
        <w:tc>
          <w:tcPr>
            <w:tcW w:w="1245" w:type="dxa"/>
            <w:gridSpan w:val="2"/>
            <w:tcBorders>
              <w:top w:val="nil"/>
              <w:left w:val="single" w:sz="4" w:space="0" w:color="auto"/>
              <w:bottom w:val="single" w:sz="4" w:space="0" w:color="auto"/>
              <w:right w:val="single" w:sz="4" w:space="0" w:color="auto"/>
            </w:tcBorders>
          </w:tcPr>
          <w:p w14:paraId="5B3A359E" w14:textId="77777777" w:rsidR="006014E5" w:rsidRDefault="006014E5" w:rsidP="008E66A1">
            <w:pPr>
              <w:widowControl/>
              <w:jc w:val="left"/>
              <w:rPr>
                <w:ins w:id="828" w:author="haha" w:date="2018-11-26T15:22:00Z"/>
                <w:rFonts w:ascii="微软雅黑" w:eastAsia="微软雅黑" w:hAnsi="微软雅黑" w:cs="宋体"/>
                <w:b/>
                <w:bCs/>
                <w:kern w:val="0"/>
                <w:sz w:val="18"/>
                <w:szCs w:val="18"/>
              </w:rPr>
            </w:pPr>
            <w:ins w:id="829" w:author="haha" w:date="2018-11-26T15:22:00Z">
              <w:r>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6327D652" w14:textId="396290CD" w:rsidR="006014E5" w:rsidRDefault="006014E5" w:rsidP="008E66A1">
            <w:pPr>
              <w:widowControl/>
              <w:jc w:val="left"/>
              <w:rPr>
                <w:ins w:id="830" w:author="haha" w:date="2018-11-26T15:22:00Z"/>
                <w:rFonts w:ascii="微软雅黑" w:eastAsia="微软雅黑" w:hAnsi="微软雅黑" w:cs="宋体"/>
                <w:kern w:val="0"/>
                <w:sz w:val="18"/>
                <w:szCs w:val="18"/>
              </w:rPr>
            </w:pPr>
            <w:ins w:id="831" w:author="haha" w:date="2018-11-26T15:22:00Z">
              <w:r>
                <w:rPr>
                  <w:rFonts w:ascii="微软雅黑" w:eastAsia="微软雅黑" w:hAnsi="微软雅黑" w:cs="宋体" w:hint="eastAsia"/>
                  <w:kern w:val="0"/>
                  <w:sz w:val="18"/>
                  <w:szCs w:val="18"/>
                </w:rPr>
                <w:t>坐席话务报表下款数旁的图标</w:t>
              </w:r>
            </w:ins>
          </w:p>
        </w:tc>
      </w:tr>
      <w:tr w:rsidR="006014E5" w14:paraId="519D7CDE" w14:textId="77777777" w:rsidTr="008E66A1">
        <w:trPr>
          <w:trHeight w:val="423"/>
          <w:ins w:id="832" w:author="haha" w:date="2018-11-26T15:22:00Z"/>
        </w:trPr>
        <w:tc>
          <w:tcPr>
            <w:tcW w:w="1245" w:type="dxa"/>
            <w:gridSpan w:val="2"/>
            <w:tcBorders>
              <w:top w:val="nil"/>
              <w:left w:val="single" w:sz="4" w:space="0" w:color="auto"/>
              <w:bottom w:val="single" w:sz="4" w:space="0" w:color="auto"/>
              <w:right w:val="single" w:sz="4" w:space="0" w:color="auto"/>
            </w:tcBorders>
          </w:tcPr>
          <w:p w14:paraId="211E9137" w14:textId="77777777" w:rsidR="006014E5" w:rsidRDefault="006014E5" w:rsidP="008E66A1">
            <w:pPr>
              <w:widowControl/>
              <w:jc w:val="left"/>
              <w:rPr>
                <w:ins w:id="833" w:author="haha" w:date="2018-11-26T15:22:00Z"/>
                <w:rFonts w:ascii="微软雅黑" w:eastAsia="微软雅黑" w:hAnsi="微软雅黑" w:cs="宋体"/>
                <w:b/>
                <w:bCs/>
                <w:kern w:val="0"/>
                <w:sz w:val="18"/>
                <w:szCs w:val="18"/>
              </w:rPr>
            </w:pPr>
            <w:ins w:id="834" w:author="haha" w:date="2018-11-26T15:22:00Z">
              <w:r>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2CB5B2EA" w14:textId="1C7F56FC" w:rsidR="006014E5" w:rsidRDefault="006014E5" w:rsidP="008E66A1">
            <w:pPr>
              <w:widowControl/>
              <w:jc w:val="left"/>
              <w:rPr>
                <w:ins w:id="835" w:author="haha" w:date="2018-11-26T15:22:00Z"/>
                <w:rFonts w:ascii="微软雅黑" w:eastAsia="微软雅黑" w:hAnsi="微软雅黑" w:cs="宋体"/>
                <w:kern w:val="0"/>
                <w:sz w:val="18"/>
                <w:szCs w:val="18"/>
              </w:rPr>
            </w:pPr>
            <w:ins w:id="836" w:author="haha" w:date="2018-11-26T15:22:00Z">
              <w:r>
                <w:rPr>
                  <w:rFonts w:ascii="微软雅黑" w:eastAsia="微软雅黑" w:hAnsi="微软雅黑" w:cs="宋体" w:hint="eastAsia"/>
                  <w:kern w:val="0"/>
                  <w:sz w:val="18"/>
                  <w:szCs w:val="18"/>
                </w:rPr>
                <w:t>右上角关闭</w:t>
              </w:r>
            </w:ins>
          </w:p>
        </w:tc>
      </w:tr>
      <w:tr w:rsidR="006014E5" w14:paraId="3455433E" w14:textId="77777777" w:rsidTr="008E66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837" w:author="haha" w:date="2018-11-26T15:22:00Z"/>
        </w:trPr>
        <w:tc>
          <w:tcPr>
            <w:tcW w:w="10032" w:type="dxa"/>
            <w:gridSpan w:val="6"/>
          </w:tcPr>
          <w:p w14:paraId="21CC43E4" w14:textId="77777777" w:rsidR="006014E5" w:rsidRDefault="006014E5" w:rsidP="008E66A1">
            <w:pPr>
              <w:widowControl/>
              <w:jc w:val="left"/>
              <w:rPr>
                <w:ins w:id="838" w:author="haha" w:date="2018-11-26T15:22:00Z"/>
                <w:rFonts w:ascii="微软雅黑" w:eastAsia="微软雅黑" w:hAnsi="微软雅黑" w:cs="宋体"/>
                <w:b/>
                <w:bCs/>
                <w:kern w:val="0"/>
                <w:sz w:val="18"/>
                <w:szCs w:val="18"/>
              </w:rPr>
            </w:pPr>
            <w:ins w:id="839" w:author="haha" w:date="2018-11-26T15:22:00Z">
              <w:r>
                <w:rPr>
                  <w:rFonts w:ascii="微软雅黑" w:eastAsia="微软雅黑" w:hAnsi="微软雅黑" w:cs="宋体" w:hint="eastAsia"/>
                  <w:b/>
                  <w:bCs/>
                  <w:kern w:val="0"/>
                  <w:sz w:val="18"/>
                  <w:szCs w:val="18"/>
                </w:rPr>
                <w:t>操作说明</w:t>
              </w:r>
            </w:ins>
          </w:p>
        </w:tc>
      </w:tr>
      <w:tr w:rsidR="006014E5" w14:paraId="4A0E3997" w14:textId="77777777" w:rsidTr="008E66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840" w:author="haha" w:date="2018-11-26T15:22:00Z"/>
        </w:trPr>
        <w:tc>
          <w:tcPr>
            <w:tcW w:w="802" w:type="dxa"/>
          </w:tcPr>
          <w:p w14:paraId="46016AF4" w14:textId="77777777" w:rsidR="006014E5" w:rsidRDefault="006014E5" w:rsidP="008E66A1">
            <w:pPr>
              <w:widowControl/>
              <w:jc w:val="left"/>
              <w:rPr>
                <w:ins w:id="841" w:author="haha" w:date="2018-11-26T15:22:00Z"/>
                <w:rFonts w:ascii="微软雅黑" w:eastAsia="微软雅黑" w:hAnsi="微软雅黑" w:cs="宋体"/>
                <w:b/>
                <w:bCs/>
                <w:kern w:val="0"/>
                <w:sz w:val="18"/>
                <w:szCs w:val="18"/>
              </w:rPr>
            </w:pPr>
            <w:ins w:id="842" w:author="haha" w:date="2018-11-26T15:22:00Z">
              <w:r>
                <w:rPr>
                  <w:rFonts w:ascii="微软雅黑" w:eastAsia="微软雅黑" w:hAnsi="微软雅黑" w:cs="宋体" w:hint="eastAsia"/>
                  <w:b/>
                  <w:bCs/>
                  <w:kern w:val="0"/>
                  <w:sz w:val="18"/>
                  <w:szCs w:val="18"/>
                </w:rPr>
                <w:t>序号</w:t>
              </w:r>
            </w:ins>
          </w:p>
        </w:tc>
        <w:tc>
          <w:tcPr>
            <w:tcW w:w="1309" w:type="dxa"/>
            <w:gridSpan w:val="2"/>
          </w:tcPr>
          <w:p w14:paraId="3F70ECC8" w14:textId="77777777" w:rsidR="006014E5" w:rsidRDefault="006014E5" w:rsidP="008E66A1">
            <w:pPr>
              <w:widowControl/>
              <w:jc w:val="left"/>
              <w:rPr>
                <w:ins w:id="843" w:author="haha" w:date="2018-11-26T15:22:00Z"/>
                <w:rFonts w:ascii="微软雅黑" w:eastAsia="微软雅黑" w:hAnsi="微软雅黑" w:cs="宋体"/>
                <w:kern w:val="0"/>
                <w:sz w:val="18"/>
                <w:szCs w:val="18"/>
              </w:rPr>
            </w:pPr>
            <w:ins w:id="844" w:author="haha" w:date="2018-11-26T15:22:00Z">
              <w:r>
                <w:rPr>
                  <w:rFonts w:ascii="微软雅黑" w:eastAsia="微软雅黑" w:hAnsi="微软雅黑" w:cs="宋体" w:hint="eastAsia"/>
                  <w:kern w:val="0"/>
                  <w:sz w:val="18"/>
                  <w:szCs w:val="18"/>
                </w:rPr>
                <w:t>名称</w:t>
              </w:r>
            </w:ins>
          </w:p>
        </w:tc>
        <w:tc>
          <w:tcPr>
            <w:tcW w:w="3000" w:type="dxa"/>
          </w:tcPr>
          <w:p w14:paraId="6A387BD6" w14:textId="77777777" w:rsidR="006014E5" w:rsidRDefault="006014E5" w:rsidP="008E66A1">
            <w:pPr>
              <w:widowControl/>
              <w:jc w:val="left"/>
              <w:rPr>
                <w:ins w:id="845" w:author="haha" w:date="2018-11-26T15:22:00Z"/>
                <w:rFonts w:ascii="微软雅黑" w:eastAsia="微软雅黑" w:hAnsi="微软雅黑" w:cs="宋体"/>
                <w:kern w:val="0"/>
                <w:sz w:val="18"/>
                <w:szCs w:val="18"/>
              </w:rPr>
            </w:pPr>
            <w:ins w:id="846" w:author="haha" w:date="2018-11-26T15:22:00Z">
              <w:r>
                <w:rPr>
                  <w:rFonts w:ascii="微软雅黑" w:eastAsia="微软雅黑" w:hAnsi="微软雅黑" w:cs="宋体" w:hint="eastAsia"/>
                  <w:kern w:val="0"/>
                  <w:sz w:val="18"/>
                  <w:szCs w:val="18"/>
                </w:rPr>
                <w:t>说明（默认值、规则、数据需求）</w:t>
              </w:r>
            </w:ins>
          </w:p>
        </w:tc>
        <w:tc>
          <w:tcPr>
            <w:tcW w:w="3209" w:type="dxa"/>
          </w:tcPr>
          <w:p w14:paraId="13F3B004" w14:textId="77777777" w:rsidR="006014E5" w:rsidRDefault="006014E5" w:rsidP="008E66A1">
            <w:pPr>
              <w:widowControl/>
              <w:jc w:val="left"/>
              <w:rPr>
                <w:ins w:id="847" w:author="haha" w:date="2018-11-26T15:22:00Z"/>
                <w:rFonts w:ascii="微软雅黑" w:eastAsia="微软雅黑" w:hAnsi="微软雅黑" w:cs="宋体"/>
                <w:b/>
                <w:bCs/>
                <w:kern w:val="0"/>
                <w:sz w:val="18"/>
                <w:szCs w:val="18"/>
              </w:rPr>
            </w:pPr>
            <w:ins w:id="848" w:author="haha" w:date="2018-11-26T15:22:00Z">
              <w:r>
                <w:rPr>
                  <w:rFonts w:ascii="微软雅黑" w:eastAsia="微软雅黑" w:hAnsi="微软雅黑" w:cs="宋体" w:hint="eastAsia"/>
                  <w:b/>
                  <w:bCs/>
                  <w:kern w:val="0"/>
                  <w:sz w:val="18"/>
                  <w:szCs w:val="18"/>
                </w:rPr>
                <w:t>交互（跳转页面等）</w:t>
              </w:r>
            </w:ins>
          </w:p>
        </w:tc>
        <w:tc>
          <w:tcPr>
            <w:tcW w:w="1712" w:type="dxa"/>
          </w:tcPr>
          <w:p w14:paraId="06B432D1" w14:textId="77777777" w:rsidR="006014E5" w:rsidRDefault="006014E5" w:rsidP="008E66A1">
            <w:pPr>
              <w:widowControl/>
              <w:jc w:val="left"/>
              <w:rPr>
                <w:ins w:id="849" w:author="haha" w:date="2018-11-26T15:22:00Z"/>
                <w:rFonts w:ascii="微软雅黑" w:eastAsia="微软雅黑" w:hAnsi="微软雅黑" w:cs="宋体"/>
                <w:b/>
                <w:bCs/>
                <w:kern w:val="0"/>
                <w:sz w:val="18"/>
                <w:szCs w:val="18"/>
              </w:rPr>
            </w:pPr>
            <w:ins w:id="850" w:author="haha" w:date="2018-11-26T15:22:00Z">
              <w:r>
                <w:rPr>
                  <w:rFonts w:ascii="微软雅黑" w:eastAsia="微软雅黑" w:hAnsi="微软雅黑" w:cs="宋体" w:hint="eastAsia"/>
                  <w:b/>
                  <w:bCs/>
                  <w:kern w:val="0"/>
                  <w:sz w:val="18"/>
                  <w:szCs w:val="18"/>
                </w:rPr>
                <w:t>异常逻辑</w:t>
              </w:r>
            </w:ins>
          </w:p>
        </w:tc>
      </w:tr>
      <w:tr w:rsidR="006014E5" w14:paraId="05426E50" w14:textId="77777777" w:rsidTr="006014E5">
        <w:tblPrEx>
          <w:tblW w:w="10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851" w:author="haha" w:date="2018-11-26T15:23:00Z">
            <w:tblPrEx>
              <w:tblW w:w="10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516"/>
          <w:ins w:id="852" w:author="haha" w:date="2018-11-26T15:22:00Z"/>
          <w:trPrChange w:id="853" w:author="haha" w:date="2018-11-26T15:23:00Z">
            <w:trPr>
              <w:gridAfter w:val="0"/>
              <w:trHeight w:val="345"/>
            </w:trPr>
          </w:trPrChange>
        </w:trPr>
        <w:tc>
          <w:tcPr>
            <w:tcW w:w="802" w:type="dxa"/>
            <w:tcPrChange w:id="854" w:author="haha" w:date="2018-11-26T15:23:00Z">
              <w:tcPr>
                <w:tcW w:w="802" w:type="dxa"/>
                <w:gridSpan w:val="2"/>
              </w:tcPr>
            </w:tcPrChange>
          </w:tcPr>
          <w:p w14:paraId="1EC44281" w14:textId="77777777" w:rsidR="006014E5" w:rsidRDefault="006014E5" w:rsidP="008E66A1">
            <w:pPr>
              <w:widowControl/>
              <w:jc w:val="center"/>
              <w:rPr>
                <w:ins w:id="855" w:author="haha" w:date="2018-11-26T15:22:00Z"/>
                <w:rFonts w:ascii="微软雅黑" w:eastAsia="微软雅黑" w:hAnsi="微软雅黑" w:cs="宋体"/>
                <w:bCs/>
                <w:kern w:val="0"/>
                <w:sz w:val="18"/>
                <w:szCs w:val="18"/>
              </w:rPr>
            </w:pPr>
            <w:ins w:id="856" w:author="haha" w:date="2018-11-26T15:22:00Z">
              <w:r>
                <w:rPr>
                  <w:rFonts w:ascii="微软雅黑" w:eastAsia="微软雅黑" w:hAnsi="微软雅黑" w:cs="宋体" w:hint="eastAsia"/>
                  <w:bCs/>
                  <w:kern w:val="0"/>
                  <w:sz w:val="18"/>
                  <w:szCs w:val="18"/>
                </w:rPr>
                <w:t>1</w:t>
              </w:r>
            </w:ins>
          </w:p>
        </w:tc>
        <w:tc>
          <w:tcPr>
            <w:tcW w:w="1309" w:type="dxa"/>
            <w:gridSpan w:val="2"/>
            <w:tcPrChange w:id="857" w:author="haha" w:date="2018-11-26T15:23:00Z">
              <w:tcPr>
                <w:tcW w:w="1309" w:type="dxa"/>
                <w:gridSpan w:val="3"/>
              </w:tcPr>
            </w:tcPrChange>
          </w:tcPr>
          <w:p w14:paraId="6A3810DF" w14:textId="0A8F35E6" w:rsidR="006014E5" w:rsidRDefault="006014E5" w:rsidP="008E66A1">
            <w:pPr>
              <w:widowControl/>
              <w:jc w:val="left"/>
              <w:rPr>
                <w:ins w:id="858" w:author="haha" w:date="2018-11-26T15:22:00Z"/>
                <w:rFonts w:ascii="微软雅黑" w:eastAsia="微软雅黑" w:hAnsi="微软雅黑" w:cs="微软雅黑"/>
                <w:color w:val="000000"/>
                <w:sz w:val="18"/>
                <w:szCs w:val="18"/>
              </w:rPr>
            </w:pPr>
            <w:ins w:id="859" w:author="haha" w:date="2018-11-26T15:23:00Z">
              <w:r>
                <w:rPr>
                  <w:rFonts w:ascii="微软雅黑" w:eastAsia="微软雅黑" w:hAnsi="微软雅黑" w:cs="微软雅黑" w:hint="eastAsia"/>
                  <w:color w:val="000000"/>
                  <w:sz w:val="18"/>
                  <w:szCs w:val="18"/>
                </w:rPr>
                <w:t>产品名称</w:t>
              </w:r>
            </w:ins>
          </w:p>
        </w:tc>
        <w:tc>
          <w:tcPr>
            <w:tcW w:w="3000" w:type="dxa"/>
            <w:tcPrChange w:id="860" w:author="haha" w:date="2018-11-26T15:23:00Z">
              <w:tcPr>
                <w:tcW w:w="3000" w:type="dxa"/>
                <w:gridSpan w:val="2"/>
              </w:tcPr>
            </w:tcPrChange>
          </w:tcPr>
          <w:p w14:paraId="03EC3C31" w14:textId="401DD54D" w:rsidR="006014E5" w:rsidRDefault="006014E5" w:rsidP="008E66A1">
            <w:pPr>
              <w:widowControl/>
              <w:jc w:val="left"/>
              <w:rPr>
                <w:ins w:id="861" w:author="haha" w:date="2018-11-26T15:22:00Z"/>
                <w:rFonts w:ascii="微软雅黑" w:eastAsia="微软雅黑" w:hAnsi="微软雅黑" w:cs="微软雅黑"/>
                <w:color w:val="000000"/>
                <w:sz w:val="18"/>
                <w:szCs w:val="18"/>
              </w:rPr>
            </w:pPr>
            <w:ins w:id="862" w:author="haha" w:date="2018-11-26T15:23:00Z">
              <w:r>
                <w:rPr>
                  <w:rFonts w:ascii="微软雅黑" w:eastAsia="微软雅黑" w:hAnsi="微软雅黑" w:cs="微软雅黑" w:hint="eastAsia"/>
                  <w:color w:val="000000"/>
                  <w:sz w:val="18"/>
                  <w:szCs w:val="18"/>
                </w:rPr>
                <w:t>显示每个</w:t>
              </w:r>
              <w:r w:rsidRPr="00757294">
                <w:rPr>
                  <w:rFonts w:ascii="微软雅黑" w:eastAsia="微软雅黑" w:hAnsi="微软雅黑" w:cs="微软雅黑" w:hint="eastAsia"/>
                  <w:color w:val="000000"/>
                  <w:sz w:val="18"/>
                  <w:szCs w:val="18"/>
                  <w:highlight w:val="darkCyan"/>
                  <w:rPrChange w:id="863" w:author="haha" w:date="2018-12-06T15:29:00Z">
                    <w:rPr>
                      <w:rFonts w:ascii="微软雅黑" w:eastAsia="微软雅黑" w:hAnsi="微软雅黑" w:cs="微软雅黑" w:hint="eastAsia"/>
                      <w:color w:val="000000"/>
                      <w:sz w:val="18"/>
                      <w:szCs w:val="18"/>
                    </w:rPr>
                  </w:rPrChange>
                </w:rPr>
                <w:t>产品</w:t>
              </w:r>
            </w:ins>
            <w:ins w:id="864" w:author="haha" w:date="2018-12-06T15:29:00Z">
              <w:r w:rsidR="00757294" w:rsidRPr="00757294">
                <w:rPr>
                  <w:rFonts w:ascii="微软雅黑" w:eastAsia="微软雅黑" w:hAnsi="微软雅黑" w:cs="微软雅黑" w:hint="eastAsia"/>
                  <w:color w:val="000000"/>
                  <w:sz w:val="18"/>
                  <w:szCs w:val="18"/>
                  <w:highlight w:val="darkCyan"/>
                  <w:rPrChange w:id="865" w:author="haha" w:date="2018-12-06T15:29:00Z">
                    <w:rPr>
                      <w:rFonts w:ascii="微软雅黑" w:eastAsia="微软雅黑" w:hAnsi="微软雅黑" w:cs="微软雅黑" w:hint="eastAsia"/>
                      <w:color w:val="000000"/>
                      <w:sz w:val="18"/>
                      <w:szCs w:val="18"/>
                    </w:rPr>
                  </w:rPrChange>
                </w:rPr>
                <w:t>的名称</w:t>
              </w:r>
              <w:r w:rsidR="00757294">
                <w:rPr>
                  <w:rFonts w:ascii="微软雅黑" w:eastAsia="微软雅黑" w:hAnsi="微软雅黑" w:cs="微软雅黑" w:hint="eastAsia"/>
                  <w:color w:val="000000"/>
                  <w:sz w:val="18"/>
                  <w:szCs w:val="18"/>
                </w:rPr>
                <w:t>以及</w:t>
              </w:r>
            </w:ins>
            <w:ins w:id="866" w:author="haha" w:date="2018-11-26T15:23:00Z">
              <w:r>
                <w:rPr>
                  <w:rFonts w:ascii="微软雅黑" w:eastAsia="微软雅黑" w:hAnsi="微软雅黑" w:cs="微软雅黑" w:hint="eastAsia"/>
                  <w:color w:val="000000"/>
                  <w:sz w:val="18"/>
                  <w:szCs w:val="18"/>
                </w:rPr>
                <w:t>下款数</w:t>
              </w:r>
            </w:ins>
          </w:p>
        </w:tc>
        <w:tc>
          <w:tcPr>
            <w:tcW w:w="3209" w:type="dxa"/>
            <w:tcPrChange w:id="867" w:author="haha" w:date="2018-11-26T15:23:00Z">
              <w:tcPr>
                <w:tcW w:w="3209" w:type="dxa"/>
                <w:gridSpan w:val="2"/>
              </w:tcPr>
            </w:tcPrChange>
          </w:tcPr>
          <w:p w14:paraId="18CDDCF9" w14:textId="665AE0A2" w:rsidR="006014E5" w:rsidRDefault="006014E5" w:rsidP="008E66A1">
            <w:pPr>
              <w:pStyle w:val="Axure"/>
              <w:ind w:firstLine="360"/>
              <w:rPr>
                <w:ins w:id="868" w:author="haha" w:date="2018-11-26T15:22:00Z"/>
                <w:rFonts w:ascii="微软雅黑" w:eastAsia="微软雅黑" w:hAnsi="微软雅黑" w:cs="微软雅黑"/>
                <w:sz w:val="18"/>
                <w:szCs w:val="18"/>
              </w:rPr>
            </w:pPr>
          </w:p>
        </w:tc>
        <w:tc>
          <w:tcPr>
            <w:tcW w:w="1712" w:type="dxa"/>
            <w:tcPrChange w:id="869" w:author="haha" w:date="2018-11-26T15:23:00Z">
              <w:tcPr>
                <w:tcW w:w="1712" w:type="dxa"/>
                <w:gridSpan w:val="2"/>
              </w:tcPr>
            </w:tcPrChange>
          </w:tcPr>
          <w:p w14:paraId="2CA306A3" w14:textId="47689B24" w:rsidR="006014E5" w:rsidRDefault="006014E5" w:rsidP="008E66A1">
            <w:pPr>
              <w:widowControl/>
              <w:jc w:val="left"/>
              <w:rPr>
                <w:ins w:id="870" w:author="haha" w:date="2018-11-26T15:22:00Z"/>
                <w:rFonts w:ascii="微软雅黑" w:eastAsia="微软雅黑" w:hAnsi="微软雅黑" w:cs="宋体"/>
                <w:bCs/>
                <w:kern w:val="0"/>
                <w:sz w:val="18"/>
                <w:szCs w:val="18"/>
              </w:rPr>
            </w:pPr>
          </w:p>
        </w:tc>
      </w:tr>
    </w:tbl>
    <w:p w14:paraId="602B6EFB" w14:textId="2A00DEB2" w:rsidR="002C6076" w:rsidRPr="006D21E4" w:rsidRDefault="00496C19">
      <w:pPr>
        <w:pStyle w:val="10"/>
        <w:pPrChange w:id="871" w:author="haha" w:date="2018-11-27T11:33:00Z">
          <w:pPr>
            <w:pStyle w:val="4"/>
            <w:numPr>
              <w:ilvl w:val="1"/>
              <w:numId w:val="2"/>
            </w:numPr>
            <w:ind w:left="1140" w:hanging="720"/>
          </w:pPr>
        </w:pPrChange>
      </w:pPr>
      <w:bookmarkStart w:id="872" w:name="_Toc532228782"/>
      <w:r>
        <w:rPr>
          <w:rStyle w:val="11"/>
          <w:rFonts w:hint="eastAsia"/>
        </w:rPr>
        <w:t>七、</w:t>
      </w:r>
      <w:r w:rsidRPr="006D21E4">
        <w:rPr>
          <w:rFonts w:hint="eastAsia"/>
        </w:rPr>
        <w:t>报表管理模块下的外呼详情报表</w:t>
      </w:r>
      <w:bookmarkEnd w:id="872"/>
    </w:p>
    <w:p w14:paraId="7D4D8A2B" w14:textId="77777777" w:rsidR="00E54D6C" w:rsidRDefault="002C1370" w:rsidP="00E54D6C">
      <w:pPr>
        <w:pStyle w:val="a3"/>
        <w:numPr>
          <w:ilvl w:val="0"/>
          <w:numId w:val="4"/>
        </w:numPr>
        <w:ind w:firstLineChars="0"/>
      </w:pPr>
      <w:r>
        <w:rPr>
          <w:rFonts w:hint="eastAsia"/>
        </w:rPr>
        <w:t>管理者可在此页面查看</w:t>
      </w:r>
      <w:r w:rsidR="00E54D6C">
        <w:rPr>
          <w:rFonts w:hint="eastAsia"/>
        </w:rPr>
        <w:t>外呼专员通话结果、产品名称、审核状态、放款状态、客户资料</w:t>
      </w:r>
      <w:r w:rsidR="00E54D6C">
        <w:rPr>
          <w:rFonts w:hint="eastAsia"/>
        </w:rPr>
        <w:lastRenderedPageBreak/>
        <w:t>以及外呼专员对客户的备注</w:t>
      </w:r>
    </w:p>
    <w:p w14:paraId="22BA7E8C" w14:textId="77777777" w:rsidR="00E54D6C" w:rsidRDefault="00E54D6C" w:rsidP="00E54D6C">
      <w:pPr>
        <w:pStyle w:val="a3"/>
        <w:numPr>
          <w:ilvl w:val="0"/>
          <w:numId w:val="4"/>
        </w:numPr>
        <w:ind w:firstLineChars="0"/>
      </w:pPr>
      <w:r>
        <w:rPr>
          <w:rFonts w:hint="eastAsia"/>
        </w:rPr>
        <w:t>管理者可点击客户资料进行查看客户具体信息</w:t>
      </w:r>
    </w:p>
    <w:p w14:paraId="67957C20" w14:textId="77777777" w:rsidR="00E54D6C" w:rsidRDefault="00E54D6C" w:rsidP="00E54D6C">
      <w:pPr>
        <w:pStyle w:val="a3"/>
        <w:numPr>
          <w:ilvl w:val="0"/>
          <w:numId w:val="4"/>
        </w:numPr>
        <w:ind w:firstLineChars="0"/>
      </w:pPr>
      <w:r>
        <w:rPr>
          <w:rFonts w:hint="eastAsia"/>
        </w:rPr>
        <w:t>管理者可根据主管姓名、客户姓名、产品名称、放款状态、审核状态以及通话日期进行筛选查看</w:t>
      </w:r>
    </w:p>
    <w:p w14:paraId="6CC7CB76" w14:textId="77777777" w:rsidR="00E54D6C" w:rsidRDefault="00E54D6C" w:rsidP="00E54D6C">
      <w:pPr>
        <w:pStyle w:val="a3"/>
        <w:numPr>
          <w:ilvl w:val="0"/>
          <w:numId w:val="4"/>
        </w:numPr>
        <w:ind w:firstLineChars="0"/>
      </w:pPr>
      <w:r>
        <w:rPr>
          <w:rFonts w:hint="eastAsia"/>
        </w:rPr>
        <w:t>管理者可导出信息表格</w:t>
      </w:r>
    </w:p>
    <w:p w14:paraId="47D56707" w14:textId="77777777" w:rsidR="00E54D6C" w:rsidRDefault="00E54D6C" w:rsidP="00E54D6C">
      <w:r>
        <w:rPr>
          <w:rFonts w:hint="eastAsia"/>
        </w:rPr>
        <w:t>原型图如下</w:t>
      </w:r>
    </w:p>
    <w:p w14:paraId="60DE4671" w14:textId="58D55DB4" w:rsidR="002848EC" w:rsidRDefault="00DB7FC7" w:rsidP="00E54D6C">
      <w:bookmarkStart w:id="873" w:name="_GoBack"/>
      <w:ins w:id="874" w:author="haha" w:date="2018-12-10T17:41:00Z">
        <w:r>
          <w:rPr>
            <w:noProof/>
          </w:rPr>
          <w:drawing>
            <wp:inline distT="0" distB="0" distL="0" distR="0" wp14:anchorId="0C78A9F2" wp14:editId="0D069647">
              <wp:extent cx="5274310" cy="13716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71600"/>
                      </a:xfrm>
                      <a:prstGeom prst="rect">
                        <a:avLst/>
                      </a:prstGeom>
                    </pic:spPr>
                  </pic:pic>
                </a:graphicData>
              </a:graphic>
            </wp:inline>
          </w:drawing>
        </w:r>
      </w:ins>
      <w:bookmarkEnd w:id="873"/>
      <w:commentRangeStart w:id="875"/>
      <w:commentRangeStart w:id="876"/>
      <w:del w:id="877" w:author="haha" w:date="2018-12-10T17:41:00Z">
        <w:r w:rsidR="00F02D9D" w:rsidDel="00DB7FC7">
          <w:rPr>
            <w:noProof/>
          </w:rPr>
          <w:drawing>
            <wp:inline distT="0" distB="0" distL="0" distR="0" wp14:anchorId="0FF979DA" wp14:editId="52B94A07">
              <wp:extent cx="5274310" cy="15830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83055"/>
                      </a:xfrm>
                      <a:prstGeom prst="rect">
                        <a:avLst/>
                      </a:prstGeom>
                    </pic:spPr>
                  </pic:pic>
                </a:graphicData>
              </a:graphic>
            </wp:inline>
          </w:drawing>
        </w:r>
      </w:del>
      <w:commentRangeEnd w:id="875"/>
      <w:commentRangeEnd w:id="876"/>
      <w:r w:rsidR="008B4219">
        <w:rPr>
          <w:rStyle w:val="aa"/>
        </w:rPr>
        <w:commentReference w:id="875"/>
      </w:r>
      <w:r w:rsidR="00E460A8">
        <w:rPr>
          <w:rStyle w:val="aa"/>
        </w:rPr>
        <w:commentReference w:id="876"/>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E54D6C" w14:paraId="3459A4E9" w14:textId="77777777" w:rsidTr="00D85FD8">
        <w:trPr>
          <w:trHeight w:val="90"/>
        </w:trPr>
        <w:tc>
          <w:tcPr>
            <w:tcW w:w="1245" w:type="dxa"/>
            <w:gridSpan w:val="2"/>
            <w:tcBorders>
              <w:top w:val="nil"/>
              <w:left w:val="single" w:sz="4" w:space="0" w:color="auto"/>
              <w:bottom w:val="single" w:sz="4" w:space="0" w:color="auto"/>
              <w:right w:val="single" w:sz="4" w:space="0" w:color="auto"/>
            </w:tcBorders>
          </w:tcPr>
          <w:p w14:paraId="4A414128" w14:textId="77777777" w:rsidR="00E54D6C" w:rsidRDefault="00E54D6C" w:rsidP="00D85FD8">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446D68C8" w14:textId="77777777" w:rsidR="00E54D6C" w:rsidRDefault="00E54D6C" w:rsidP="00D85FD8">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外呼详情报表</w:t>
            </w:r>
          </w:p>
        </w:tc>
      </w:tr>
      <w:tr w:rsidR="00E54D6C" w14:paraId="71BD0443" w14:textId="77777777" w:rsidTr="00D85FD8">
        <w:trPr>
          <w:trHeight w:val="408"/>
        </w:trPr>
        <w:tc>
          <w:tcPr>
            <w:tcW w:w="1245" w:type="dxa"/>
            <w:gridSpan w:val="2"/>
            <w:tcBorders>
              <w:top w:val="nil"/>
              <w:left w:val="single" w:sz="4" w:space="0" w:color="auto"/>
              <w:bottom w:val="single" w:sz="4" w:space="0" w:color="auto"/>
              <w:right w:val="single" w:sz="4" w:space="0" w:color="auto"/>
            </w:tcBorders>
          </w:tcPr>
          <w:p w14:paraId="6E1859D4" w14:textId="77777777" w:rsidR="00E54D6C" w:rsidRDefault="00E54D6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373B1C64" w14:textId="77777777" w:rsidR="00E54D6C" w:rsidRDefault="00E54D6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E54D6C" w14:paraId="625F63EF" w14:textId="77777777" w:rsidTr="00D85FD8">
        <w:trPr>
          <w:trHeight w:val="423"/>
        </w:trPr>
        <w:tc>
          <w:tcPr>
            <w:tcW w:w="1245" w:type="dxa"/>
            <w:gridSpan w:val="2"/>
            <w:tcBorders>
              <w:top w:val="nil"/>
              <w:left w:val="single" w:sz="4" w:space="0" w:color="auto"/>
              <w:bottom w:val="single" w:sz="4" w:space="0" w:color="auto"/>
              <w:right w:val="single" w:sz="4" w:space="0" w:color="auto"/>
            </w:tcBorders>
          </w:tcPr>
          <w:p w14:paraId="7B5979AB" w14:textId="77777777" w:rsidR="00E54D6C" w:rsidRDefault="00E54D6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329D94BA" w14:textId="77777777" w:rsidR="00E54D6C" w:rsidRDefault="00E54D6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E54D6C" w14:paraId="3B36E67E"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0089A2CB" w14:textId="77777777" w:rsidR="00E54D6C" w:rsidRDefault="00E54D6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E54D6C" w14:paraId="4929BFA7"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43531B6" w14:textId="77777777" w:rsidR="00E54D6C" w:rsidRDefault="00E54D6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47C0F26D" w14:textId="77777777" w:rsidR="00E54D6C" w:rsidRDefault="00E54D6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50211B3C" w14:textId="77777777" w:rsidR="00E54D6C" w:rsidRDefault="00E54D6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211EAC42" w14:textId="77777777" w:rsidR="00E54D6C" w:rsidRDefault="00E54D6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30C32330" w14:textId="77777777" w:rsidR="00E54D6C" w:rsidRDefault="00E54D6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E54D6C" w14:paraId="6DCD6BC5"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1AA53FD" w14:textId="77777777" w:rsidR="00E54D6C" w:rsidRDefault="00E54D6C" w:rsidP="00D85FD8">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5E650772" w14:textId="14344780" w:rsidR="00E54D6C" w:rsidRDefault="00F02D9D"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w:t>
            </w:r>
            <w:r w:rsidR="00E54D6C">
              <w:rPr>
                <w:rFonts w:ascii="微软雅黑" w:eastAsia="微软雅黑" w:hAnsi="微软雅黑" w:cs="微软雅黑" w:hint="eastAsia"/>
                <w:color w:val="000000"/>
                <w:sz w:val="18"/>
                <w:szCs w:val="18"/>
              </w:rPr>
              <w:t>筛选</w:t>
            </w:r>
          </w:p>
        </w:tc>
        <w:tc>
          <w:tcPr>
            <w:tcW w:w="3000" w:type="dxa"/>
          </w:tcPr>
          <w:p w14:paraId="1BEBE1A5" w14:textId="77777777" w:rsidR="00E54D6C" w:rsidRDefault="006279EA"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超级管理员默认请选择</w:t>
            </w:r>
          </w:p>
          <w:p w14:paraId="64DB87E3" w14:textId="738244EC" w:rsidR="006279EA" w:rsidRDefault="006279EA"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机构管理员默认当前机构</w:t>
            </w:r>
          </w:p>
        </w:tc>
        <w:tc>
          <w:tcPr>
            <w:tcW w:w="3209" w:type="dxa"/>
          </w:tcPr>
          <w:p w14:paraId="54F909BF" w14:textId="77777777" w:rsidR="00E54D6C" w:rsidRDefault="00E54D6C"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根据选择筛选外呼详情报表</w:t>
            </w:r>
          </w:p>
        </w:tc>
        <w:tc>
          <w:tcPr>
            <w:tcW w:w="1712" w:type="dxa"/>
          </w:tcPr>
          <w:p w14:paraId="70F7CF02" w14:textId="6B0B78DA" w:rsidR="00E54D6C" w:rsidRDefault="00204DE1" w:rsidP="00D85FD8">
            <w:pPr>
              <w:widowControl/>
              <w:jc w:val="left"/>
              <w:rPr>
                <w:rFonts w:ascii="微软雅黑" w:eastAsia="微软雅黑" w:hAnsi="微软雅黑" w:cs="宋体"/>
                <w:bCs/>
                <w:kern w:val="0"/>
                <w:sz w:val="18"/>
                <w:szCs w:val="18"/>
              </w:rPr>
            </w:pPr>
            <w:ins w:id="878" w:author="haha" w:date="2018-11-26T15:32:00Z">
              <w:r>
                <w:rPr>
                  <w:rFonts w:ascii="微软雅黑" w:eastAsia="微软雅黑" w:hAnsi="微软雅黑" w:cs="宋体" w:hint="eastAsia"/>
                  <w:bCs/>
                  <w:kern w:val="0"/>
                  <w:sz w:val="18"/>
                  <w:szCs w:val="18"/>
                </w:rPr>
                <w:t>若只筛选</w:t>
              </w:r>
            </w:ins>
            <w:r w:rsidR="00F02D9D">
              <w:rPr>
                <w:rFonts w:ascii="微软雅黑" w:eastAsia="微软雅黑" w:hAnsi="微软雅黑" w:cs="宋体" w:hint="eastAsia"/>
                <w:bCs/>
                <w:kern w:val="0"/>
                <w:sz w:val="18"/>
                <w:szCs w:val="18"/>
              </w:rPr>
              <w:t>机构</w:t>
            </w:r>
            <w:ins w:id="879" w:author="haha" w:date="2018-11-26T15:32:00Z">
              <w:r>
                <w:rPr>
                  <w:rFonts w:ascii="微软雅黑" w:eastAsia="微软雅黑" w:hAnsi="微软雅黑" w:cs="宋体" w:hint="eastAsia"/>
                  <w:bCs/>
                  <w:kern w:val="0"/>
                  <w:sz w:val="18"/>
                  <w:szCs w:val="18"/>
                </w:rPr>
                <w:t>，就显示该</w:t>
              </w:r>
            </w:ins>
            <w:r w:rsidR="00F02D9D">
              <w:rPr>
                <w:rFonts w:ascii="微软雅黑" w:eastAsia="微软雅黑" w:hAnsi="微软雅黑" w:cs="宋体" w:hint="eastAsia"/>
                <w:bCs/>
                <w:kern w:val="0"/>
                <w:sz w:val="18"/>
                <w:szCs w:val="18"/>
              </w:rPr>
              <w:t>机构</w:t>
            </w:r>
            <w:ins w:id="880" w:author="haha" w:date="2018-11-26T15:32:00Z">
              <w:r>
                <w:rPr>
                  <w:rFonts w:ascii="微软雅黑" w:eastAsia="微软雅黑" w:hAnsi="微软雅黑" w:cs="宋体" w:hint="eastAsia"/>
                  <w:bCs/>
                  <w:kern w:val="0"/>
                  <w:sz w:val="18"/>
                  <w:szCs w:val="18"/>
                </w:rPr>
                <w:t>下所有外呼人员</w:t>
              </w:r>
            </w:ins>
          </w:p>
        </w:tc>
      </w:tr>
      <w:tr w:rsidR="00E54D6C" w14:paraId="2FAE1437"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CAC6211" w14:textId="77777777" w:rsidR="00E54D6C" w:rsidRDefault="00E54D6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7C3B2FF7" w14:textId="12321036" w:rsidR="00E54D6C" w:rsidRDefault="00D35996" w:rsidP="00D85FD8">
            <w:pPr>
              <w:widowControl/>
              <w:jc w:val="left"/>
              <w:rPr>
                <w:rFonts w:ascii="微软雅黑" w:eastAsia="微软雅黑" w:hAnsi="微软雅黑" w:cs="微软雅黑"/>
                <w:color w:val="000000"/>
                <w:sz w:val="18"/>
                <w:szCs w:val="18"/>
              </w:rPr>
            </w:pPr>
            <w:ins w:id="881" w:author="haha" w:date="2018-12-06T15:34:00Z">
              <w:r w:rsidRPr="00D35996">
                <w:rPr>
                  <w:rFonts w:ascii="微软雅黑" w:eastAsia="微软雅黑" w:hAnsi="微软雅黑" w:cs="微软雅黑" w:hint="eastAsia"/>
                  <w:color w:val="000000"/>
                  <w:sz w:val="18"/>
                  <w:szCs w:val="18"/>
                  <w:highlight w:val="darkCyan"/>
                  <w:rPrChange w:id="882" w:author="haha" w:date="2018-12-06T15:34:00Z">
                    <w:rPr>
                      <w:rFonts w:ascii="微软雅黑" w:eastAsia="微软雅黑" w:hAnsi="微软雅黑" w:cs="微软雅黑" w:hint="eastAsia"/>
                      <w:color w:val="000000"/>
                      <w:sz w:val="18"/>
                      <w:szCs w:val="18"/>
                    </w:rPr>
                  </w:rPrChange>
                </w:rPr>
                <w:t>专员</w:t>
              </w:r>
            </w:ins>
            <w:del w:id="883" w:author="haha" w:date="2018-12-06T15:34:00Z">
              <w:r w:rsidR="006279EA" w:rsidDel="00D35996">
                <w:rPr>
                  <w:rFonts w:ascii="微软雅黑" w:eastAsia="微软雅黑" w:hAnsi="微软雅黑" w:cs="微软雅黑" w:hint="eastAsia"/>
                  <w:color w:val="000000"/>
                  <w:sz w:val="18"/>
                  <w:szCs w:val="18"/>
                </w:rPr>
                <w:delText>主管</w:delText>
              </w:r>
            </w:del>
            <w:r w:rsidR="00E54D6C">
              <w:rPr>
                <w:rFonts w:ascii="微软雅黑" w:eastAsia="微软雅黑" w:hAnsi="微软雅黑" w:cs="微软雅黑" w:hint="eastAsia"/>
                <w:color w:val="000000"/>
                <w:sz w:val="18"/>
                <w:szCs w:val="18"/>
              </w:rPr>
              <w:t>筛选</w:t>
            </w:r>
          </w:p>
        </w:tc>
        <w:tc>
          <w:tcPr>
            <w:tcW w:w="3000" w:type="dxa"/>
          </w:tcPr>
          <w:p w14:paraId="05AC186F" w14:textId="77777777"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w:t>
            </w:r>
          </w:p>
        </w:tc>
        <w:tc>
          <w:tcPr>
            <w:tcW w:w="3209" w:type="dxa"/>
          </w:tcPr>
          <w:p w14:paraId="36321DFC" w14:textId="77777777" w:rsidR="00E54D6C" w:rsidRDefault="00E54D6C"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根据选择筛选外呼详情报表</w:t>
            </w:r>
          </w:p>
        </w:tc>
        <w:tc>
          <w:tcPr>
            <w:tcW w:w="1712" w:type="dxa"/>
          </w:tcPr>
          <w:p w14:paraId="3BB52736" w14:textId="64100E2D" w:rsidR="00E54D6C" w:rsidRDefault="00204DE1" w:rsidP="00D85FD8">
            <w:pPr>
              <w:widowControl/>
              <w:jc w:val="left"/>
              <w:rPr>
                <w:rFonts w:ascii="微软雅黑" w:eastAsia="微软雅黑" w:hAnsi="微软雅黑" w:cs="微软雅黑"/>
                <w:sz w:val="18"/>
                <w:szCs w:val="18"/>
              </w:rPr>
            </w:pPr>
            <w:ins w:id="884" w:author="haha" w:date="2018-11-26T15:33:00Z">
              <w:r>
                <w:rPr>
                  <w:rFonts w:ascii="微软雅黑" w:eastAsia="微软雅黑" w:hAnsi="微软雅黑" w:cs="微软雅黑" w:hint="eastAsia"/>
                  <w:sz w:val="18"/>
                  <w:szCs w:val="18"/>
                </w:rPr>
                <w:t>可以只筛选</w:t>
              </w:r>
            </w:ins>
            <w:ins w:id="885" w:author="haha" w:date="2018-12-06T15:34:00Z">
              <w:r w:rsidR="00D35996" w:rsidRPr="00D35996">
                <w:rPr>
                  <w:rFonts w:ascii="微软雅黑" w:eastAsia="微软雅黑" w:hAnsi="微软雅黑" w:cs="微软雅黑" w:hint="eastAsia"/>
                  <w:sz w:val="18"/>
                  <w:szCs w:val="18"/>
                  <w:highlight w:val="darkCyan"/>
                  <w:rPrChange w:id="886" w:author="haha" w:date="2018-12-06T15:34:00Z">
                    <w:rPr>
                      <w:rFonts w:ascii="微软雅黑" w:eastAsia="微软雅黑" w:hAnsi="微软雅黑" w:cs="微软雅黑" w:hint="eastAsia"/>
                      <w:sz w:val="18"/>
                      <w:szCs w:val="18"/>
                    </w:rPr>
                  </w:rPrChange>
                </w:rPr>
                <w:t>专员</w:t>
              </w:r>
            </w:ins>
          </w:p>
        </w:tc>
      </w:tr>
      <w:tr w:rsidR="00E54D6C" w14:paraId="495E2277"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44A5467" w14:textId="77777777" w:rsidR="00E54D6C" w:rsidRDefault="00E54D6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7294C5C3" w14:textId="7F7A08DA" w:rsidR="00E54D6C" w:rsidRDefault="006279EA"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r w:rsidR="00E54D6C">
              <w:rPr>
                <w:rFonts w:ascii="微软雅黑" w:eastAsia="微软雅黑" w:hAnsi="微软雅黑" w:cs="微软雅黑" w:hint="eastAsia"/>
                <w:color w:val="000000"/>
                <w:sz w:val="18"/>
                <w:szCs w:val="18"/>
              </w:rPr>
              <w:t>筛选</w:t>
            </w:r>
          </w:p>
        </w:tc>
        <w:tc>
          <w:tcPr>
            <w:tcW w:w="3000" w:type="dxa"/>
          </w:tcPr>
          <w:p w14:paraId="5073BB95" w14:textId="26CFEFDF" w:rsidR="00E54D6C" w:rsidRDefault="006279EA"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可输入客户姓名、手机号</w:t>
            </w:r>
            <w:del w:id="887" w:author="haha" w:date="2018-12-06T15:32:00Z">
              <w:r w:rsidDel="00D35996">
                <w:rPr>
                  <w:rFonts w:ascii="微软雅黑" w:eastAsia="微软雅黑" w:hAnsi="微软雅黑" w:cs="微软雅黑" w:hint="eastAsia"/>
                  <w:color w:val="000000"/>
                  <w:sz w:val="18"/>
                  <w:szCs w:val="18"/>
                </w:rPr>
                <w:delText>及专员姓名</w:delText>
              </w:r>
            </w:del>
            <w:ins w:id="888" w:author="haha" w:date="2018-12-06T15:32:00Z">
              <w:r w:rsidR="00D35996">
                <w:rPr>
                  <w:rFonts w:ascii="微软雅黑" w:eastAsia="微软雅黑" w:hAnsi="微软雅黑" w:cs="微软雅黑" w:hint="eastAsia"/>
                  <w:color w:val="000000"/>
                  <w:sz w:val="18"/>
                  <w:szCs w:val="18"/>
                </w:rPr>
                <w:t xml:space="preserve"> </w:t>
              </w:r>
              <w:r w:rsidR="00D35996" w:rsidRPr="00D35996">
                <w:rPr>
                  <w:rFonts w:ascii="微软雅黑" w:eastAsia="微软雅黑" w:hAnsi="微软雅黑" w:cs="微软雅黑" w:hint="eastAsia"/>
                  <w:color w:val="000000"/>
                  <w:sz w:val="18"/>
                  <w:szCs w:val="18"/>
                  <w:highlight w:val="darkCyan"/>
                  <w:rPrChange w:id="889" w:author="haha" w:date="2018-12-06T15:32:00Z">
                    <w:rPr>
                      <w:rFonts w:ascii="微软雅黑" w:eastAsia="微软雅黑" w:hAnsi="微软雅黑" w:cs="微软雅黑" w:hint="eastAsia"/>
                      <w:color w:val="000000"/>
                      <w:sz w:val="18"/>
                      <w:szCs w:val="18"/>
                    </w:rPr>
                  </w:rPrChange>
                </w:rPr>
                <w:t>模糊查询</w:t>
              </w:r>
            </w:ins>
          </w:p>
        </w:tc>
        <w:tc>
          <w:tcPr>
            <w:tcW w:w="3209" w:type="dxa"/>
          </w:tcPr>
          <w:p w14:paraId="02F012C8" w14:textId="77777777" w:rsidR="00E54D6C" w:rsidRDefault="00E54D6C"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根据选择筛选外呼详情报表</w:t>
            </w:r>
          </w:p>
        </w:tc>
        <w:tc>
          <w:tcPr>
            <w:tcW w:w="1712" w:type="dxa"/>
          </w:tcPr>
          <w:p w14:paraId="4F0D395A" w14:textId="722F7913" w:rsidR="00E54D6C" w:rsidRDefault="00015061" w:rsidP="00D85FD8">
            <w:pPr>
              <w:widowControl/>
              <w:jc w:val="left"/>
              <w:rPr>
                <w:rFonts w:ascii="微软雅黑" w:eastAsia="微软雅黑" w:hAnsi="微软雅黑" w:cs="微软雅黑"/>
                <w:sz w:val="18"/>
                <w:szCs w:val="18"/>
              </w:rPr>
            </w:pPr>
            <w:ins w:id="890" w:author="haha" w:date="2018-11-27T11:02:00Z">
              <w:r>
                <w:rPr>
                  <w:rFonts w:ascii="微软雅黑" w:eastAsia="微软雅黑" w:hAnsi="微软雅黑" w:cs="宋体" w:hint="eastAsia"/>
                  <w:bCs/>
                  <w:kern w:val="0"/>
                  <w:sz w:val="18"/>
                  <w:szCs w:val="18"/>
                </w:rPr>
                <w:t>根据条件查询</w:t>
              </w:r>
            </w:ins>
          </w:p>
        </w:tc>
      </w:tr>
      <w:tr w:rsidR="00E54D6C" w14:paraId="4944CE0E"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B5D07DF" w14:textId="77777777" w:rsidR="00E54D6C" w:rsidRDefault="00E54D6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7B03CB47" w14:textId="3C26F9F0" w:rsidR="00E54D6C" w:rsidRDefault="00DB7FC7" w:rsidP="00D85FD8">
            <w:pPr>
              <w:widowControl/>
              <w:jc w:val="left"/>
              <w:rPr>
                <w:rFonts w:ascii="微软雅黑" w:eastAsia="微软雅黑" w:hAnsi="微软雅黑" w:cs="微软雅黑"/>
                <w:color w:val="000000"/>
                <w:sz w:val="18"/>
                <w:szCs w:val="18"/>
              </w:rPr>
            </w:pPr>
            <w:ins w:id="891" w:author="haha" w:date="2018-12-10T17:42:00Z">
              <w:r w:rsidRPr="00BB293F">
                <w:rPr>
                  <w:rFonts w:ascii="微软雅黑" w:eastAsia="微软雅黑" w:hAnsi="微软雅黑" w:cs="微软雅黑" w:hint="eastAsia"/>
                  <w:color w:val="000000"/>
                  <w:sz w:val="18"/>
                  <w:szCs w:val="18"/>
                  <w:highlight w:val="darkGray"/>
                  <w:rPrChange w:id="892" w:author="haha" w:date="2018-12-10T17:47:00Z">
                    <w:rPr>
                      <w:rFonts w:ascii="微软雅黑" w:eastAsia="微软雅黑" w:hAnsi="微软雅黑" w:cs="微软雅黑" w:hint="eastAsia"/>
                      <w:color w:val="000000"/>
                      <w:sz w:val="18"/>
                      <w:szCs w:val="18"/>
                    </w:rPr>
                  </w:rPrChange>
                </w:rPr>
                <w:t>放款产品</w:t>
              </w:r>
            </w:ins>
            <w:del w:id="893" w:author="haha" w:date="2018-12-10T17:42:00Z">
              <w:r w:rsidR="00E54D6C" w:rsidDel="00DB7FC7">
                <w:rPr>
                  <w:rFonts w:ascii="微软雅黑" w:eastAsia="微软雅黑" w:hAnsi="微软雅黑" w:cs="微软雅黑" w:hint="eastAsia"/>
                  <w:color w:val="000000"/>
                  <w:sz w:val="18"/>
                  <w:szCs w:val="18"/>
                </w:rPr>
                <w:delText>产品名称</w:delText>
              </w:r>
            </w:del>
          </w:p>
        </w:tc>
        <w:tc>
          <w:tcPr>
            <w:tcW w:w="3000" w:type="dxa"/>
          </w:tcPr>
          <w:p w14:paraId="5B9A57C1" w14:textId="10920872"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w:t>
            </w:r>
            <w:ins w:id="894" w:author="haha" w:date="2018-11-26T17:39:00Z">
              <w:r w:rsidR="00375747">
                <w:rPr>
                  <w:rFonts w:ascii="微软雅黑" w:eastAsia="微软雅黑" w:hAnsi="微软雅黑" w:cs="微软雅黑" w:hint="eastAsia"/>
                  <w:color w:val="000000"/>
                  <w:sz w:val="18"/>
                  <w:szCs w:val="18"/>
                </w:rPr>
                <w:t>（超享借 秒借现有产品名称）</w:t>
              </w:r>
            </w:ins>
          </w:p>
        </w:tc>
        <w:tc>
          <w:tcPr>
            <w:tcW w:w="3209" w:type="dxa"/>
          </w:tcPr>
          <w:p w14:paraId="4B2575C8" w14:textId="77777777" w:rsidR="00E54D6C" w:rsidRDefault="00E54D6C"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根据选择筛选外呼详情报表</w:t>
            </w:r>
          </w:p>
        </w:tc>
        <w:tc>
          <w:tcPr>
            <w:tcW w:w="1712" w:type="dxa"/>
          </w:tcPr>
          <w:p w14:paraId="77245E5B" w14:textId="2244C7AA" w:rsidR="00E54D6C" w:rsidRDefault="00015061" w:rsidP="00D85FD8">
            <w:pPr>
              <w:widowControl/>
              <w:jc w:val="left"/>
              <w:rPr>
                <w:rFonts w:ascii="微软雅黑" w:eastAsia="微软雅黑" w:hAnsi="微软雅黑" w:cs="微软雅黑"/>
                <w:sz w:val="18"/>
                <w:szCs w:val="18"/>
              </w:rPr>
            </w:pPr>
            <w:ins w:id="895" w:author="haha" w:date="2018-11-27T11:02:00Z">
              <w:r>
                <w:rPr>
                  <w:rFonts w:ascii="微软雅黑" w:eastAsia="微软雅黑" w:hAnsi="微软雅黑" w:cs="宋体" w:hint="eastAsia"/>
                  <w:bCs/>
                  <w:kern w:val="0"/>
                  <w:sz w:val="18"/>
                  <w:szCs w:val="18"/>
                </w:rPr>
                <w:t>根据条件查询</w:t>
              </w:r>
            </w:ins>
          </w:p>
        </w:tc>
      </w:tr>
      <w:tr w:rsidR="00E54D6C" w14:paraId="3F0F0CFC"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FA1D8CF" w14:textId="77777777" w:rsidR="00E54D6C" w:rsidRDefault="00E54D6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2F07625B" w14:textId="77777777"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放款状态筛选</w:t>
            </w:r>
          </w:p>
        </w:tc>
        <w:tc>
          <w:tcPr>
            <w:tcW w:w="3000" w:type="dxa"/>
          </w:tcPr>
          <w:p w14:paraId="4954F8ED" w14:textId="6EE58D6E"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w:t>
            </w:r>
            <w:r w:rsidR="0093322F">
              <w:rPr>
                <w:rFonts w:ascii="微软雅黑" w:eastAsia="微软雅黑" w:hAnsi="微软雅黑" w:cs="微软雅黑" w:hint="eastAsia"/>
                <w:color w:val="000000"/>
                <w:sz w:val="18"/>
                <w:szCs w:val="18"/>
              </w:rPr>
              <w:t>请选择</w:t>
            </w:r>
            <w:ins w:id="896" w:author="haha" w:date="2018-11-26T17:39:00Z">
              <w:r w:rsidR="00375747">
                <w:rPr>
                  <w:rFonts w:ascii="微软雅黑" w:eastAsia="微软雅黑" w:hAnsi="微软雅黑" w:cs="微软雅黑" w:hint="eastAsia"/>
                  <w:color w:val="000000"/>
                  <w:sz w:val="18"/>
                  <w:szCs w:val="18"/>
                </w:rPr>
                <w:t>（已放款 放款中 未放款</w:t>
              </w:r>
            </w:ins>
            <w:ins w:id="897" w:author="haha" w:date="2018-11-26T17:40:00Z">
              <w:r w:rsidR="00375747">
                <w:rPr>
                  <w:rFonts w:ascii="微软雅黑" w:eastAsia="微软雅黑" w:hAnsi="微软雅黑" w:cs="微软雅黑" w:hint="eastAsia"/>
                  <w:color w:val="000000"/>
                  <w:sz w:val="18"/>
                  <w:szCs w:val="18"/>
                </w:rPr>
                <w:t xml:space="preserve"> </w:t>
              </w:r>
            </w:ins>
            <w:ins w:id="898" w:author="haha" w:date="2018-11-26T17:44:00Z">
              <w:r w:rsidR="002622B1">
                <w:rPr>
                  <w:rFonts w:ascii="微软雅黑" w:eastAsia="微软雅黑" w:hAnsi="微软雅黑" w:cs="微软雅黑" w:hint="eastAsia"/>
                  <w:color w:val="000000"/>
                  <w:sz w:val="18"/>
                  <w:szCs w:val="18"/>
                </w:rPr>
                <w:t>未知</w:t>
              </w:r>
            </w:ins>
            <w:ins w:id="899" w:author="haha" w:date="2018-11-26T17:39:00Z">
              <w:r w:rsidR="00375747">
                <w:rPr>
                  <w:rFonts w:ascii="微软雅黑" w:eastAsia="微软雅黑" w:hAnsi="微软雅黑" w:cs="微软雅黑" w:hint="eastAsia"/>
                  <w:color w:val="000000"/>
                  <w:sz w:val="18"/>
                  <w:szCs w:val="18"/>
                </w:rPr>
                <w:t>）</w:t>
              </w:r>
            </w:ins>
          </w:p>
        </w:tc>
        <w:tc>
          <w:tcPr>
            <w:tcW w:w="3209" w:type="dxa"/>
          </w:tcPr>
          <w:p w14:paraId="5BDE7AF5" w14:textId="77777777" w:rsidR="00E54D6C" w:rsidRDefault="00E54D6C"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根据选择筛选外呼详情报表</w:t>
            </w:r>
          </w:p>
        </w:tc>
        <w:tc>
          <w:tcPr>
            <w:tcW w:w="1712" w:type="dxa"/>
          </w:tcPr>
          <w:p w14:paraId="011FE133" w14:textId="43AC7EAD" w:rsidR="00E54D6C" w:rsidRDefault="00015061" w:rsidP="00D85FD8">
            <w:pPr>
              <w:widowControl/>
              <w:jc w:val="left"/>
              <w:rPr>
                <w:rFonts w:ascii="微软雅黑" w:eastAsia="微软雅黑" w:hAnsi="微软雅黑" w:cs="微软雅黑"/>
                <w:sz w:val="18"/>
                <w:szCs w:val="18"/>
              </w:rPr>
            </w:pPr>
            <w:ins w:id="900" w:author="haha" w:date="2018-11-27T11:02:00Z">
              <w:r>
                <w:rPr>
                  <w:rFonts w:ascii="微软雅黑" w:eastAsia="微软雅黑" w:hAnsi="微软雅黑" w:cs="宋体" w:hint="eastAsia"/>
                  <w:bCs/>
                  <w:kern w:val="0"/>
                  <w:sz w:val="18"/>
                  <w:szCs w:val="18"/>
                </w:rPr>
                <w:t>根据条件查询</w:t>
              </w:r>
            </w:ins>
          </w:p>
        </w:tc>
      </w:tr>
      <w:tr w:rsidR="00E54D6C" w14:paraId="4F564C46"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F7206E0" w14:textId="77777777" w:rsidR="00E54D6C" w:rsidRDefault="00E54D6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147E90D3" w14:textId="77777777"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审核状态筛选</w:t>
            </w:r>
          </w:p>
        </w:tc>
        <w:tc>
          <w:tcPr>
            <w:tcW w:w="3000" w:type="dxa"/>
          </w:tcPr>
          <w:p w14:paraId="5686B323" w14:textId="25DFF9DC"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w:t>
            </w:r>
            <w:r w:rsidR="0093322F">
              <w:rPr>
                <w:rFonts w:ascii="微软雅黑" w:eastAsia="微软雅黑" w:hAnsi="微软雅黑" w:cs="微软雅黑" w:hint="eastAsia"/>
                <w:color w:val="000000"/>
                <w:sz w:val="18"/>
                <w:szCs w:val="18"/>
              </w:rPr>
              <w:t>请选择</w:t>
            </w:r>
            <w:ins w:id="901" w:author="haha" w:date="2018-11-26T17:39:00Z">
              <w:r w:rsidR="00375747">
                <w:rPr>
                  <w:rFonts w:ascii="微软雅黑" w:eastAsia="微软雅黑" w:hAnsi="微软雅黑" w:cs="微软雅黑" w:hint="eastAsia"/>
                  <w:color w:val="000000"/>
                  <w:sz w:val="18"/>
                  <w:szCs w:val="18"/>
                </w:rPr>
                <w:t>（</w:t>
              </w:r>
            </w:ins>
            <w:ins w:id="902" w:author="haha" w:date="2018-11-26T17:40:00Z">
              <w:r w:rsidR="00375747">
                <w:rPr>
                  <w:rFonts w:ascii="微软雅黑" w:eastAsia="微软雅黑" w:hAnsi="微软雅黑" w:cs="微软雅黑" w:hint="eastAsia"/>
                  <w:color w:val="000000"/>
                  <w:sz w:val="18"/>
                  <w:szCs w:val="18"/>
                </w:rPr>
                <w:t>审批通过 审批拒绝  未知</w:t>
              </w:r>
            </w:ins>
            <w:ins w:id="903" w:author="haha" w:date="2018-11-26T17:39:00Z">
              <w:r w:rsidR="00375747">
                <w:rPr>
                  <w:rFonts w:ascii="微软雅黑" w:eastAsia="微软雅黑" w:hAnsi="微软雅黑" w:cs="微软雅黑" w:hint="eastAsia"/>
                  <w:color w:val="000000"/>
                  <w:sz w:val="18"/>
                  <w:szCs w:val="18"/>
                </w:rPr>
                <w:t>）</w:t>
              </w:r>
            </w:ins>
          </w:p>
        </w:tc>
        <w:tc>
          <w:tcPr>
            <w:tcW w:w="3209" w:type="dxa"/>
          </w:tcPr>
          <w:p w14:paraId="0893204F" w14:textId="77777777" w:rsidR="00E54D6C" w:rsidRDefault="00E54D6C"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根据选择筛选外呼详情报表</w:t>
            </w:r>
          </w:p>
        </w:tc>
        <w:tc>
          <w:tcPr>
            <w:tcW w:w="1712" w:type="dxa"/>
          </w:tcPr>
          <w:p w14:paraId="0F4B1AF8" w14:textId="4B849C59" w:rsidR="00E54D6C" w:rsidRDefault="00015061" w:rsidP="00D85FD8">
            <w:pPr>
              <w:widowControl/>
              <w:jc w:val="left"/>
              <w:rPr>
                <w:rFonts w:ascii="微软雅黑" w:eastAsia="微软雅黑" w:hAnsi="微软雅黑" w:cs="微软雅黑"/>
                <w:sz w:val="18"/>
                <w:szCs w:val="18"/>
              </w:rPr>
            </w:pPr>
            <w:ins w:id="904" w:author="haha" w:date="2018-11-27T11:02:00Z">
              <w:r>
                <w:rPr>
                  <w:rFonts w:ascii="微软雅黑" w:eastAsia="微软雅黑" w:hAnsi="微软雅黑" w:cs="宋体" w:hint="eastAsia"/>
                  <w:bCs/>
                  <w:kern w:val="0"/>
                  <w:sz w:val="18"/>
                  <w:szCs w:val="18"/>
                </w:rPr>
                <w:t>根据条件查询</w:t>
              </w:r>
            </w:ins>
          </w:p>
        </w:tc>
      </w:tr>
      <w:tr w:rsidR="00E54D6C" w14:paraId="133066B6"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CB8EB67" w14:textId="77777777" w:rsidR="00E54D6C" w:rsidRDefault="00E54D6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1D2B9D52" w14:textId="77777777"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通话日期筛选</w:t>
            </w:r>
          </w:p>
        </w:tc>
        <w:tc>
          <w:tcPr>
            <w:tcW w:w="3000" w:type="dxa"/>
          </w:tcPr>
          <w:p w14:paraId="2D3F1088" w14:textId="77777777"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默认当天</w:t>
            </w:r>
          </w:p>
        </w:tc>
        <w:tc>
          <w:tcPr>
            <w:tcW w:w="3209" w:type="dxa"/>
          </w:tcPr>
          <w:p w14:paraId="6769FEA8" w14:textId="77777777" w:rsidR="00E54D6C" w:rsidRDefault="002848EC"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根据选择筛选外呼详情报表</w:t>
            </w:r>
          </w:p>
        </w:tc>
        <w:tc>
          <w:tcPr>
            <w:tcW w:w="1712" w:type="dxa"/>
          </w:tcPr>
          <w:p w14:paraId="685B5748" w14:textId="396ED295" w:rsidR="00E54D6C" w:rsidRDefault="00015061" w:rsidP="00D85FD8">
            <w:pPr>
              <w:widowControl/>
              <w:jc w:val="left"/>
              <w:rPr>
                <w:rFonts w:ascii="微软雅黑" w:eastAsia="微软雅黑" w:hAnsi="微软雅黑" w:cs="微软雅黑"/>
                <w:sz w:val="18"/>
                <w:szCs w:val="18"/>
              </w:rPr>
            </w:pPr>
            <w:ins w:id="905" w:author="haha" w:date="2018-11-27T11:02:00Z">
              <w:r>
                <w:rPr>
                  <w:rFonts w:ascii="微软雅黑" w:eastAsia="微软雅黑" w:hAnsi="微软雅黑" w:cs="宋体" w:hint="eastAsia"/>
                  <w:bCs/>
                  <w:kern w:val="0"/>
                  <w:sz w:val="18"/>
                  <w:szCs w:val="18"/>
                </w:rPr>
                <w:t>根据条件查询</w:t>
              </w:r>
            </w:ins>
          </w:p>
        </w:tc>
      </w:tr>
      <w:tr w:rsidR="002848EC" w14:paraId="7E293102"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2E109C4"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8</w:t>
            </w:r>
          </w:p>
        </w:tc>
        <w:tc>
          <w:tcPr>
            <w:tcW w:w="1309" w:type="dxa"/>
            <w:gridSpan w:val="2"/>
          </w:tcPr>
          <w:p w14:paraId="4E408024"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查询按钮</w:t>
            </w:r>
          </w:p>
        </w:tc>
        <w:tc>
          <w:tcPr>
            <w:tcW w:w="3000" w:type="dxa"/>
          </w:tcPr>
          <w:p w14:paraId="1B80BA0D"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根据上述筛选进行查询</w:t>
            </w:r>
          </w:p>
        </w:tc>
        <w:tc>
          <w:tcPr>
            <w:tcW w:w="3209" w:type="dxa"/>
          </w:tcPr>
          <w:p w14:paraId="346E3773"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03520F7F" w14:textId="77777777" w:rsidR="002848EC" w:rsidRDefault="002848EC" w:rsidP="00D85FD8">
            <w:pPr>
              <w:widowControl/>
              <w:jc w:val="left"/>
              <w:rPr>
                <w:rFonts w:ascii="微软雅黑" w:eastAsia="微软雅黑" w:hAnsi="微软雅黑" w:cs="微软雅黑"/>
                <w:sz w:val="18"/>
                <w:szCs w:val="18"/>
              </w:rPr>
            </w:pPr>
          </w:p>
        </w:tc>
      </w:tr>
      <w:tr w:rsidR="002848EC" w14:paraId="2364482C"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D4A0A93"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1309" w:type="dxa"/>
            <w:gridSpan w:val="2"/>
          </w:tcPr>
          <w:p w14:paraId="6C8462B8"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导出按钮</w:t>
            </w:r>
          </w:p>
        </w:tc>
        <w:tc>
          <w:tcPr>
            <w:tcW w:w="3000" w:type="dxa"/>
          </w:tcPr>
          <w:p w14:paraId="032FC15B" w14:textId="77777777" w:rsidR="002848EC" w:rsidRDefault="002848EC" w:rsidP="00D85FD8">
            <w:pPr>
              <w:widowControl/>
              <w:jc w:val="left"/>
              <w:rPr>
                <w:ins w:id="906" w:author="haha" w:date="2018-12-10T17:43:00Z"/>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可导出话务报表</w:t>
            </w:r>
            <w:r w:rsidR="006279EA">
              <w:rPr>
                <w:rFonts w:ascii="微软雅黑" w:eastAsia="微软雅黑" w:hAnsi="微软雅黑" w:cs="微软雅黑" w:hint="eastAsia"/>
                <w:color w:val="000000"/>
                <w:sz w:val="18"/>
                <w:szCs w:val="18"/>
              </w:rPr>
              <w:t>录音不可导出</w:t>
            </w:r>
          </w:p>
          <w:p w14:paraId="2DCC2B53" w14:textId="11A5B102" w:rsidR="00DB7FC7" w:rsidRDefault="00DB7FC7" w:rsidP="00D85FD8">
            <w:pPr>
              <w:widowControl/>
              <w:jc w:val="left"/>
              <w:rPr>
                <w:rFonts w:ascii="微软雅黑" w:eastAsia="微软雅黑" w:hAnsi="微软雅黑" w:cs="微软雅黑"/>
                <w:color w:val="000000"/>
                <w:sz w:val="18"/>
                <w:szCs w:val="18"/>
              </w:rPr>
            </w:pPr>
            <w:ins w:id="907" w:author="haha" w:date="2018-12-10T17:43:00Z">
              <w:del w:id="908" w:author=" " w:date="2018-12-12T14:39:00Z">
                <w:r w:rsidRPr="00BB293F" w:rsidDel="004D2EAF">
                  <w:rPr>
                    <w:rFonts w:ascii="微软雅黑" w:eastAsia="微软雅黑" w:hAnsi="微软雅黑" w:cs="微软雅黑" w:hint="eastAsia"/>
                    <w:color w:val="000000"/>
                    <w:sz w:val="18"/>
                    <w:szCs w:val="18"/>
                    <w:highlight w:val="darkGray"/>
                    <w:rPrChange w:id="909" w:author="haha" w:date="2018-12-10T17:47:00Z">
                      <w:rPr>
                        <w:rFonts w:ascii="微软雅黑" w:eastAsia="微软雅黑" w:hAnsi="微软雅黑" w:cs="微软雅黑" w:hint="eastAsia"/>
                        <w:color w:val="000000"/>
                        <w:sz w:val="18"/>
                        <w:szCs w:val="18"/>
                      </w:rPr>
                    </w:rPrChange>
                  </w:rPr>
                  <w:delText>只能导近一个月内的</w:delText>
                </w:r>
              </w:del>
            </w:ins>
            <w:ins w:id="910" w:author="haha" w:date="2018-12-10T17:44:00Z">
              <w:del w:id="911" w:author=" " w:date="2018-12-12T14:39:00Z">
                <w:r w:rsidRPr="00BB293F" w:rsidDel="004D2EAF">
                  <w:rPr>
                    <w:rFonts w:ascii="微软雅黑" w:eastAsia="微软雅黑" w:hAnsi="微软雅黑" w:cs="微软雅黑" w:hint="eastAsia"/>
                    <w:color w:val="000000"/>
                    <w:sz w:val="18"/>
                    <w:szCs w:val="18"/>
                    <w:highlight w:val="darkGray"/>
                    <w:rPrChange w:id="912" w:author="haha" w:date="2018-12-10T17:47:00Z">
                      <w:rPr>
                        <w:rFonts w:ascii="微软雅黑" w:eastAsia="微软雅黑" w:hAnsi="微软雅黑" w:cs="微软雅黑" w:hint="eastAsia"/>
                        <w:color w:val="000000"/>
                        <w:sz w:val="18"/>
                        <w:szCs w:val="18"/>
                      </w:rPr>
                    </w:rPrChange>
                  </w:rPr>
                  <w:delText>信息，</w:delText>
                </w:r>
              </w:del>
              <w:r w:rsidRPr="00BB293F">
                <w:rPr>
                  <w:rFonts w:ascii="微软雅黑" w:eastAsia="微软雅黑" w:hAnsi="微软雅黑" w:cs="微软雅黑" w:hint="eastAsia"/>
                  <w:color w:val="000000"/>
                  <w:sz w:val="18"/>
                  <w:szCs w:val="18"/>
                  <w:highlight w:val="darkGray"/>
                  <w:rPrChange w:id="913" w:author="haha" w:date="2018-12-10T17:47:00Z">
                    <w:rPr>
                      <w:rFonts w:ascii="微软雅黑" w:eastAsia="微软雅黑" w:hAnsi="微软雅黑" w:cs="微软雅黑" w:hint="eastAsia"/>
                      <w:color w:val="000000"/>
                      <w:sz w:val="18"/>
                      <w:szCs w:val="18"/>
                    </w:rPr>
                  </w:rPrChange>
                </w:rPr>
                <w:t>有查询条件导条件下的，无查询导</w:t>
              </w:r>
            </w:ins>
            <w:ins w:id="914" w:author=" " w:date="2018-12-12T14:39:00Z">
              <w:r w:rsidR="00721966">
                <w:rPr>
                  <w:rFonts w:ascii="微软雅黑" w:eastAsia="微软雅黑" w:hAnsi="微软雅黑" w:cs="微软雅黑" w:hint="eastAsia"/>
                  <w:color w:val="000000"/>
                  <w:sz w:val="18"/>
                  <w:szCs w:val="18"/>
                  <w:highlight w:val="darkGray"/>
                </w:rPr>
                <w:t>当天</w:t>
              </w:r>
            </w:ins>
            <w:ins w:id="915" w:author="haha" w:date="2018-12-10T17:44:00Z">
              <w:r w:rsidRPr="00BB293F">
                <w:rPr>
                  <w:rFonts w:ascii="微软雅黑" w:eastAsia="微软雅黑" w:hAnsi="微软雅黑" w:cs="微软雅黑" w:hint="eastAsia"/>
                  <w:color w:val="000000"/>
                  <w:sz w:val="18"/>
                  <w:szCs w:val="18"/>
                  <w:highlight w:val="darkGray"/>
                  <w:rPrChange w:id="916" w:author="haha" w:date="2018-12-10T17:47:00Z">
                    <w:rPr>
                      <w:rFonts w:ascii="微软雅黑" w:eastAsia="微软雅黑" w:hAnsi="微软雅黑" w:cs="微软雅黑" w:hint="eastAsia"/>
                      <w:color w:val="000000"/>
                      <w:sz w:val="18"/>
                      <w:szCs w:val="18"/>
                    </w:rPr>
                  </w:rPrChange>
                </w:rPr>
                <w:t>默认的。</w:t>
              </w:r>
            </w:ins>
          </w:p>
        </w:tc>
        <w:tc>
          <w:tcPr>
            <w:tcW w:w="3209" w:type="dxa"/>
          </w:tcPr>
          <w:p w14:paraId="0CA6DA02"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3815ECC8" w14:textId="77777777" w:rsidR="002848EC" w:rsidRDefault="00D35996" w:rsidP="00D85FD8">
            <w:pPr>
              <w:widowControl/>
              <w:jc w:val="left"/>
              <w:rPr>
                <w:ins w:id="917" w:author="haha" w:date="2018-12-06T15:35:00Z"/>
                <w:rFonts w:ascii="微软雅黑" w:eastAsia="微软雅黑" w:hAnsi="微软雅黑" w:cs="微软雅黑"/>
                <w:sz w:val="18"/>
                <w:szCs w:val="18"/>
                <w:highlight w:val="darkCyan"/>
              </w:rPr>
            </w:pPr>
            <w:ins w:id="918" w:author="haha" w:date="2018-12-06T15:35:00Z">
              <w:r w:rsidRPr="00D35996">
                <w:rPr>
                  <w:rFonts w:ascii="微软雅黑" w:eastAsia="微软雅黑" w:hAnsi="微软雅黑" w:cs="微软雅黑" w:hint="eastAsia"/>
                  <w:sz w:val="18"/>
                  <w:szCs w:val="18"/>
                  <w:highlight w:val="darkCyan"/>
                  <w:rPrChange w:id="919" w:author="haha" w:date="2018-12-06T15:35:00Z">
                    <w:rPr>
                      <w:rFonts w:ascii="微软雅黑" w:eastAsia="微软雅黑" w:hAnsi="微软雅黑" w:cs="微软雅黑" w:hint="eastAsia"/>
                      <w:sz w:val="18"/>
                      <w:szCs w:val="18"/>
                    </w:rPr>
                  </w:rPrChange>
                </w:rPr>
                <w:t>不可导出录音</w:t>
              </w:r>
            </w:ins>
          </w:p>
          <w:p w14:paraId="780643CF" w14:textId="56CE52FB" w:rsidR="00D35996" w:rsidRDefault="00D35996" w:rsidP="00D85FD8">
            <w:pPr>
              <w:widowControl/>
              <w:jc w:val="left"/>
              <w:rPr>
                <w:rFonts w:ascii="微软雅黑" w:eastAsia="微软雅黑" w:hAnsi="微软雅黑" w:cs="微软雅黑"/>
                <w:sz w:val="18"/>
                <w:szCs w:val="18"/>
              </w:rPr>
            </w:pPr>
            <w:ins w:id="920" w:author="haha" w:date="2018-12-06T15:35:00Z">
              <w:r>
                <w:rPr>
                  <w:rFonts w:ascii="微软雅黑" w:eastAsia="微软雅黑" w:hAnsi="微软雅黑" w:cs="微软雅黑" w:hint="eastAsia"/>
                  <w:sz w:val="18"/>
                  <w:szCs w:val="18"/>
                </w:rPr>
                <w:t>导出格式</w:t>
              </w:r>
            </w:ins>
            <w:ins w:id="921" w:author="haha" w:date="2018-12-06T15:36:00Z">
              <w:r>
                <w:rPr>
                  <w:rFonts w:ascii="微软雅黑" w:eastAsia="微软雅黑" w:hAnsi="微软雅黑" w:cs="微软雅黑" w:hint="eastAsia"/>
                  <w:sz w:val="18"/>
                  <w:szCs w:val="18"/>
                </w:rPr>
                <w:t>为</w:t>
              </w:r>
            </w:ins>
            <w:ins w:id="922" w:author="haha" w:date="2018-12-06T15:35:00Z">
              <w:r>
                <w:rPr>
                  <w:rFonts w:ascii="微软雅黑" w:eastAsia="微软雅黑" w:hAnsi="微软雅黑" w:cs="微软雅黑" w:hint="eastAsia"/>
                  <w:sz w:val="18"/>
                  <w:szCs w:val="18"/>
                </w:rPr>
                <w:t>csv</w:t>
              </w:r>
            </w:ins>
          </w:p>
        </w:tc>
      </w:tr>
      <w:tr w:rsidR="002848EC" w14:paraId="39BA5782"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9319015"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5D715623"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话务详情报表</w:t>
            </w:r>
          </w:p>
        </w:tc>
        <w:tc>
          <w:tcPr>
            <w:tcW w:w="3000" w:type="dxa"/>
          </w:tcPr>
          <w:p w14:paraId="600254C1" w14:textId="2751D3C8"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权限内已通过的报表</w:t>
            </w:r>
            <w:r w:rsidR="0093322F">
              <w:rPr>
                <w:rFonts w:ascii="微软雅黑" w:eastAsia="微软雅黑" w:hAnsi="微软雅黑" w:cs="微软雅黑" w:hint="eastAsia"/>
                <w:color w:val="000000"/>
                <w:sz w:val="18"/>
                <w:szCs w:val="18"/>
              </w:rPr>
              <w:t>时间</w:t>
            </w:r>
            <w:ins w:id="923" w:author="haha" w:date="2018-12-10T17:46:00Z">
              <w:r w:rsidR="00DB7FC7" w:rsidRPr="00BB293F">
                <w:rPr>
                  <w:rFonts w:ascii="微软雅黑" w:eastAsia="微软雅黑" w:hAnsi="微软雅黑" w:cs="微软雅黑" w:hint="eastAsia"/>
                  <w:color w:val="000000"/>
                  <w:sz w:val="18"/>
                  <w:szCs w:val="18"/>
                  <w:highlight w:val="darkGray"/>
                  <w:rPrChange w:id="924" w:author="haha" w:date="2018-12-10T17:47:00Z">
                    <w:rPr>
                      <w:rFonts w:ascii="微软雅黑" w:eastAsia="微软雅黑" w:hAnsi="微软雅黑" w:cs="微软雅黑" w:hint="eastAsia"/>
                      <w:color w:val="000000"/>
                      <w:sz w:val="18"/>
                      <w:szCs w:val="18"/>
                    </w:rPr>
                  </w:rPrChange>
                </w:rPr>
                <w:t>倒叙</w:t>
              </w:r>
            </w:ins>
            <w:r w:rsidR="0093322F">
              <w:rPr>
                <w:rFonts w:ascii="微软雅黑" w:eastAsia="微软雅黑" w:hAnsi="微软雅黑" w:cs="微软雅黑" w:hint="eastAsia"/>
                <w:color w:val="000000"/>
                <w:sz w:val="18"/>
                <w:szCs w:val="18"/>
              </w:rPr>
              <w:t>排序</w:t>
            </w:r>
          </w:p>
        </w:tc>
        <w:tc>
          <w:tcPr>
            <w:tcW w:w="3209" w:type="dxa"/>
          </w:tcPr>
          <w:p w14:paraId="547A5A5C"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74E96AFD" w14:textId="77777777" w:rsidR="002848EC" w:rsidRDefault="002848EC" w:rsidP="00D85FD8">
            <w:pPr>
              <w:widowControl/>
              <w:jc w:val="left"/>
              <w:rPr>
                <w:rFonts w:ascii="微软雅黑" w:eastAsia="微软雅黑" w:hAnsi="微软雅黑" w:cs="微软雅黑"/>
                <w:sz w:val="18"/>
                <w:szCs w:val="18"/>
              </w:rPr>
            </w:pPr>
          </w:p>
        </w:tc>
      </w:tr>
    </w:tbl>
    <w:p w14:paraId="3CBBE9C6" w14:textId="77777777" w:rsidR="002848EC" w:rsidRPr="002848EC" w:rsidRDefault="002848EC" w:rsidP="00AD5670">
      <w:pPr>
        <w:pStyle w:val="1"/>
        <w:rPr>
          <w:noProof/>
        </w:rPr>
      </w:pPr>
      <w:bookmarkStart w:id="925" w:name="_Toc532228783"/>
      <w:r w:rsidRPr="002848EC">
        <w:rPr>
          <w:rFonts w:hint="eastAsia"/>
          <w:noProof/>
        </w:rPr>
        <w:lastRenderedPageBreak/>
        <w:t>客户资料详情</w:t>
      </w:r>
      <w:bookmarkEnd w:id="925"/>
    </w:p>
    <w:p w14:paraId="100418B7" w14:textId="6661CF85" w:rsidR="00E54D6C" w:rsidRPr="002C1370" w:rsidRDefault="002848EC" w:rsidP="002C1370">
      <w:commentRangeStart w:id="926"/>
      <w:del w:id="927" w:author="haha" w:date="2018-12-05T17:41:00Z">
        <w:r w:rsidDel="006D2854">
          <w:rPr>
            <w:noProof/>
          </w:rPr>
          <w:drawing>
            <wp:inline distT="0" distB="0" distL="0" distR="0" wp14:anchorId="756E8A82" wp14:editId="451996FC">
              <wp:extent cx="5274310" cy="19475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47545"/>
                      </a:xfrm>
                      <a:prstGeom prst="rect">
                        <a:avLst/>
                      </a:prstGeom>
                    </pic:spPr>
                  </pic:pic>
                </a:graphicData>
              </a:graphic>
            </wp:inline>
          </w:drawing>
        </w:r>
      </w:del>
      <w:commentRangeEnd w:id="926"/>
      <w:r w:rsidR="00E460A8">
        <w:rPr>
          <w:rStyle w:val="aa"/>
        </w:rPr>
        <w:commentReference w:id="926"/>
      </w:r>
      <w:commentRangeStart w:id="928"/>
      <w:ins w:id="929" w:author="haha" w:date="2018-12-05T17:41:00Z">
        <w:r w:rsidR="006D2854">
          <w:rPr>
            <w:noProof/>
          </w:rPr>
          <w:drawing>
            <wp:inline distT="0" distB="0" distL="0" distR="0" wp14:anchorId="5163208B" wp14:editId="3E0F061E">
              <wp:extent cx="5274310" cy="31337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33725"/>
                      </a:xfrm>
                      <a:prstGeom prst="rect">
                        <a:avLst/>
                      </a:prstGeom>
                    </pic:spPr>
                  </pic:pic>
                </a:graphicData>
              </a:graphic>
            </wp:inline>
          </w:drawing>
        </w:r>
      </w:ins>
      <w:commentRangeEnd w:id="928"/>
      <w:ins w:id="930" w:author="haha" w:date="2018-12-05T17:43:00Z">
        <w:r w:rsidR="001F4E8D">
          <w:rPr>
            <w:rStyle w:val="aa"/>
          </w:rPr>
          <w:commentReference w:id="928"/>
        </w:r>
      </w:ins>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2848EC" w14:paraId="49337895" w14:textId="77777777" w:rsidTr="00D85FD8">
        <w:trPr>
          <w:trHeight w:val="90"/>
        </w:trPr>
        <w:tc>
          <w:tcPr>
            <w:tcW w:w="1245" w:type="dxa"/>
            <w:gridSpan w:val="2"/>
            <w:tcBorders>
              <w:top w:val="nil"/>
              <w:left w:val="single" w:sz="4" w:space="0" w:color="auto"/>
              <w:bottom w:val="single" w:sz="4" w:space="0" w:color="auto"/>
              <w:right w:val="single" w:sz="4" w:space="0" w:color="auto"/>
            </w:tcBorders>
          </w:tcPr>
          <w:p w14:paraId="0834D869" w14:textId="77777777" w:rsidR="002848EC" w:rsidRDefault="002848EC" w:rsidP="00D85FD8">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6E5EE2E6" w14:textId="77777777" w:rsidR="002848EC" w:rsidRDefault="002848EC" w:rsidP="00D85FD8">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客户资料详情</w:t>
            </w:r>
          </w:p>
        </w:tc>
      </w:tr>
      <w:tr w:rsidR="002848EC" w14:paraId="6311CA26" w14:textId="77777777" w:rsidTr="00D85FD8">
        <w:trPr>
          <w:trHeight w:val="408"/>
        </w:trPr>
        <w:tc>
          <w:tcPr>
            <w:tcW w:w="1245" w:type="dxa"/>
            <w:gridSpan w:val="2"/>
            <w:tcBorders>
              <w:top w:val="nil"/>
              <w:left w:val="single" w:sz="4" w:space="0" w:color="auto"/>
              <w:bottom w:val="single" w:sz="4" w:space="0" w:color="auto"/>
              <w:right w:val="single" w:sz="4" w:space="0" w:color="auto"/>
            </w:tcBorders>
          </w:tcPr>
          <w:p w14:paraId="56A5BCAD" w14:textId="77777777" w:rsidR="002848EC" w:rsidRDefault="002848E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2F441CCE" w14:textId="77777777" w:rsidR="002848EC" w:rsidRDefault="002848E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外呼详情下的客户资料下的icon</w:t>
            </w:r>
          </w:p>
        </w:tc>
      </w:tr>
      <w:tr w:rsidR="002848EC" w14:paraId="473DF333" w14:textId="77777777" w:rsidTr="00D85FD8">
        <w:trPr>
          <w:trHeight w:val="423"/>
        </w:trPr>
        <w:tc>
          <w:tcPr>
            <w:tcW w:w="1245" w:type="dxa"/>
            <w:gridSpan w:val="2"/>
            <w:tcBorders>
              <w:top w:val="nil"/>
              <w:left w:val="single" w:sz="4" w:space="0" w:color="auto"/>
              <w:bottom w:val="single" w:sz="4" w:space="0" w:color="auto"/>
              <w:right w:val="single" w:sz="4" w:space="0" w:color="auto"/>
            </w:tcBorders>
          </w:tcPr>
          <w:p w14:paraId="3C85004D" w14:textId="77777777" w:rsidR="002848EC" w:rsidRDefault="002848E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55696469" w14:textId="77777777" w:rsidR="002848EC" w:rsidRDefault="002848E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左上角返回</w:t>
            </w:r>
          </w:p>
        </w:tc>
      </w:tr>
      <w:tr w:rsidR="002848EC" w14:paraId="76093048"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2EA7CA50" w14:textId="77777777" w:rsidR="002848EC" w:rsidRDefault="002848E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2848EC" w14:paraId="1146CC6A"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98E3676" w14:textId="77777777" w:rsidR="002848EC" w:rsidRDefault="002848E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3FCC33E5" w14:textId="77777777" w:rsidR="002848EC" w:rsidRDefault="002848E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17EFA8AB" w14:textId="77777777" w:rsidR="002848EC" w:rsidRDefault="002848E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60265EBE" w14:textId="77777777" w:rsidR="002848EC" w:rsidRDefault="002848E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3B0D88D3" w14:textId="77777777" w:rsidR="002848EC" w:rsidRDefault="002848E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2848EC" w14:paraId="21E22B4F"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41CB61A" w14:textId="77777777" w:rsidR="002848EC" w:rsidRDefault="002848EC" w:rsidP="00D85FD8">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3C82FB1B"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客户姓名</w:t>
            </w:r>
          </w:p>
        </w:tc>
        <w:tc>
          <w:tcPr>
            <w:tcW w:w="3000" w:type="dxa"/>
          </w:tcPr>
          <w:p w14:paraId="07E817B9"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当前客户姓名</w:t>
            </w:r>
          </w:p>
        </w:tc>
        <w:tc>
          <w:tcPr>
            <w:tcW w:w="3209" w:type="dxa"/>
          </w:tcPr>
          <w:p w14:paraId="6DE2D0AC"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316C46BA" w14:textId="025E2427" w:rsidR="002848EC" w:rsidRDefault="00204DE1" w:rsidP="00D85FD8">
            <w:pPr>
              <w:widowControl/>
              <w:jc w:val="left"/>
              <w:rPr>
                <w:rFonts w:ascii="微软雅黑" w:eastAsia="微软雅黑" w:hAnsi="微软雅黑" w:cs="宋体"/>
                <w:bCs/>
                <w:kern w:val="0"/>
                <w:sz w:val="18"/>
                <w:szCs w:val="18"/>
              </w:rPr>
            </w:pPr>
            <w:ins w:id="931" w:author="haha" w:date="2018-11-26T15:36:00Z">
              <w:r>
                <w:rPr>
                  <w:rFonts w:ascii="微软雅黑" w:eastAsia="微软雅黑" w:hAnsi="微软雅黑" w:cs="宋体" w:hint="eastAsia"/>
                  <w:bCs/>
                  <w:kern w:val="0"/>
                  <w:sz w:val="18"/>
                  <w:szCs w:val="18"/>
                </w:rPr>
                <w:t>不可复制</w:t>
              </w:r>
            </w:ins>
          </w:p>
        </w:tc>
      </w:tr>
      <w:tr w:rsidR="002848EC" w14:paraId="63FE89BB"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CA43217"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422285A1"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手机号码</w:t>
            </w:r>
          </w:p>
        </w:tc>
        <w:tc>
          <w:tcPr>
            <w:tcW w:w="3000" w:type="dxa"/>
          </w:tcPr>
          <w:p w14:paraId="416D5345"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当前客户手机</w:t>
            </w:r>
          </w:p>
        </w:tc>
        <w:tc>
          <w:tcPr>
            <w:tcW w:w="3209" w:type="dxa"/>
          </w:tcPr>
          <w:p w14:paraId="1A20597B"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66158E3C" w14:textId="4A23EC2F" w:rsidR="002848EC" w:rsidRDefault="00204DE1" w:rsidP="00D85FD8">
            <w:pPr>
              <w:widowControl/>
              <w:jc w:val="left"/>
              <w:rPr>
                <w:rFonts w:ascii="微软雅黑" w:eastAsia="微软雅黑" w:hAnsi="微软雅黑" w:cs="微软雅黑"/>
                <w:sz w:val="18"/>
                <w:szCs w:val="18"/>
              </w:rPr>
            </w:pPr>
            <w:ins w:id="932" w:author="haha" w:date="2018-11-26T15:36:00Z">
              <w:r>
                <w:rPr>
                  <w:rFonts w:ascii="微软雅黑" w:eastAsia="微软雅黑" w:hAnsi="微软雅黑" w:cs="宋体" w:hint="eastAsia"/>
                  <w:bCs/>
                  <w:kern w:val="0"/>
                  <w:sz w:val="18"/>
                  <w:szCs w:val="18"/>
                </w:rPr>
                <w:t>不可复制</w:t>
              </w:r>
            </w:ins>
          </w:p>
        </w:tc>
      </w:tr>
      <w:tr w:rsidR="002848EC" w14:paraId="4DD4A716"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6F6C764"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344C15DB"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身份证号</w:t>
            </w:r>
          </w:p>
        </w:tc>
        <w:tc>
          <w:tcPr>
            <w:tcW w:w="3000" w:type="dxa"/>
          </w:tcPr>
          <w:p w14:paraId="65EF33D2"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当前客户身份证号</w:t>
            </w:r>
          </w:p>
        </w:tc>
        <w:tc>
          <w:tcPr>
            <w:tcW w:w="3209" w:type="dxa"/>
          </w:tcPr>
          <w:p w14:paraId="24A3E126"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3E012AD3" w14:textId="5F28B105" w:rsidR="002848EC" w:rsidRDefault="00204DE1" w:rsidP="00D85FD8">
            <w:pPr>
              <w:widowControl/>
              <w:jc w:val="left"/>
              <w:rPr>
                <w:rFonts w:ascii="微软雅黑" w:eastAsia="微软雅黑" w:hAnsi="微软雅黑" w:cs="微软雅黑"/>
                <w:sz w:val="18"/>
                <w:szCs w:val="18"/>
              </w:rPr>
            </w:pPr>
            <w:ins w:id="933" w:author="haha" w:date="2018-11-26T15:36:00Z">
              <w:r>
                <w:rPr>
                  <w:rFonts w:ascii="微软雅黑" w:eastAsia="微软雅黑" w:hAnsi="微软雅黑" w:cs="宋体" w:hint="eastAsia"/>
                  <w:bCs/>
                  <w:kern w:val="0"/>
                  <w:sz w:val="18"/>
                  <w:szCs w:val="18"/>
                </w:rPr>
                <w:t>不可复制</w:t>
              </w:r>
            </w:ins>
          </w:p>
        </w:tc>
      </w:tr>
      <w:tr w:rsidR="002848EC" w14:paraId="692FD706"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21AC6F0"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084EDE20"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外呼结果</w:t>
            </w:r>
          </w:p>
        </w:tc>
        <w:tc>
          <w:tcPr>
            <w:tcW w:w="3000" w:type="dxa"/>
          </w:tcPr>
          <w:p w14:paraId="54AC2BB2"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当前客户外呼结果</w:t>
            </w:r>
          </w:p>
        </w:tc>
        <w:tc>
          <w:tcPr>
            <w:tcW w:w="3209" w:type="dxa"/>
          </w:tcPr>
          <w:p w14:paraId="6C151CBC"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00FC46AC" w14:textId="371C06E0" w:rsidR="002848EC" w:rsidRDefault="00204DE1" w:rsidP="00D85FD8">
            <w:pPr>
              <w:widowControl/>
              <w:jc w:val="left"/>
              <w:rPr>
                <w:rFonts w:ascii="微软雅黑" w:eastAsia="微软雅黑" w:hAnsi="微软雅黑" w:cs="微软雅黑"/>
                <w:sz w:val="18"/>
                <w:szCs w:val="18"/>
              </w:rPr>
            </w:pPr>
            <w:ins w:id="934" w:author="haha" w:date="2018-11-26T15:36:00Z">
              <w:r>
                <w:rPr>
                  <w:rFonts w:ascii="微软雅黑" w:eastAsia="微软雅黑" w:hAnsi="微软雅黑" w:cs="宋体" w:hint="eastAsia"/>
                  <w:bCs/>
                  <w:kern w:val="0"/>
                  <w:sz w:val="18"/>
                  <w:szCs w:val="18"/>
                </w:rPr>
                <w:t>不可复制</w:t>
              </w:r>
            </w:ins>
          </w:p>
        </w:tc>
      </w:tr>
      <w:tr w:rsidR="002848EC" w14:paraId="3695A3D2"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B58F744"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4F12DB32" w14:textId="616639B4"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通话</w:t>
            </w:r>
            <w:del w:id="935" w:author="haha" w:date="2018-12-05T09:49:00Z">
              <w:r w:rsidDel="00E460A8">
                <w:rPr>
                  <w:rFonts w:ascii="微软雅黑" w:eastAsia="微软雅黑" w:hAnsi="微软雅黑" w:cs="微软雅黑" w:hint="eastAsia"/>
                  <w:color w:val="000000"/>
                  <w:sz w:val="18"/>
                  <w:szCs w:val="18"/>
                </w:rPr>
                <w:delText>时长</w:delText>
              </w:r>
            </w:del>
            <w:ins w:id="936" w:author="haha" w:date="2018-12-05T09:49:00Z">
              <w:r w:rsidR="00E460A8">
                <w:rPr>
                  <w:rFonts w:ascii="微软雅黑" w:eastAsia="微软雅黑" w:hAnsi="微软雅黑" w:cs="微软雅黑" w:hint="eastAsia"/>
                  <w:color w:val="000000"/>
                  <w:sz w:val="18"/>
                  <w:szCs w:val="18"/>
                </w:rPr>
                <w:t>时间</w:t>
              </w:r>
            </w:ins>
          </w:p>
        </w:tc>
        <w:tc>
          <w:tcPr>
            <w:tcW w:w="3000" w:type="dxa"/>
          </w:tcPr>
          <w:p w14:paraId="216FF1CC" w14:textId="29C0AA66"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当前客户通话</w:t>
            </w:r>
            <w:ins w:id="937" w:author="haha" w:date="2018-12-05T09:49:00Z">
              <w:r w:rsidR="00E460A8">
                <w:rPr>
                  <w:rFonts w:ascii="微软雅黑" w:eastAsia="微软雅黑" w:hAnsi="微软雅黑" w:cs="微软雅黑" w:hint="eastAsia"/>
                  <w:color w:val="000000"/>
                  <w:sz w:val="18"/>
                  <w:szCs w:val="18"/>
                </w:rPr>
                <w:t>时间</w:t>
              </w:r>
            </w:ins>
            <w:del w:id="938" w:author="haha" w:date="2018-12-05T09:49:00Z">
              <w:r w:rsidDel="00E460A8">
                <w:rPr>
                  <w:rFonts w:ascii="微软雅黑" w:eastAsia="微软雅黑" w:hAnsi="微软雅黑" w:cs="微软雅黑" w:hint="eastAsia"/>
                  <w:color w:val="000000"/>
                  <w:sz w:val="18"/>
                  <w:szCs w:val="18"/>
                </w:rPr>
                <w:delText>时长</w:delText>
              </w:r>
            </w:del>
          </w:p>
        </w:tc>
        <w:tc>
          <w:tcPr>
            <w:tcW w:w="3209" w:type="dxa"/>
          </w:tcPr>
          <w:p w14:paraId="5E9BD069"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1A9739EB" w14:textId="49409518" w:rsidR="002848EC" w:rsidRDefault="00204DE1" w:rsidP="00D85FD8">
            <w:pPr>
              <w:widowControl/>
              <w:jc w:val="left"/>
              <w:rPr>
                <w:rFonts w:ascii="微软雅黑" w:eastAsia="微软雅黑" w:hAnsi="微软雅黑" w:cs="微软雅黑"/>
                <w:sz w:val="18"/>
                <w:szCs w:val="18"/>
              </w:rPr>
            </w:pPr>
            <w:ins w:id="939" w:author="haha" w:date="2018-11-26T15:36:00Z">
              <w:r>
                <w:rPr>
                  <w:rFonts w:ascii="微软雅黑" w:eastAsia="微软雅黑" w:hAnsi="微软雅黑" w:cs="宋体" w:hint="eastAsia"/>
                  <w:bCs/>
                  <w:kern w:val="0"/>
                  <w:sz w:val="18"/>
                  <w:szCs w:val="18"/>
                </w:rPr>
                <w:t>不可复制</w:t>
              </w:r>
            </w:ins>
          </w:p>
        </w:tc>
      </w:tr>
      <w:tr w:rsidR="002848EC" w14:paraId="739F2683"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5BA72A7"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7CCD2F74"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申请结果</w:t>
            </w:r>
          </w:p>
        </w:tc>
        <w:tc>
          <w:tcPr>
            <w:tcW w:w="3000" w:type="dxa"/>
          </w:tcPr>
          <w:p w14:paraId="66A27D95"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当前客户申请结果</w:t>
            </w:r>
          </w:p>
        </w:tc>
        <w:tc>
          <w:tcPr>
            <w:tcW w:w="3209" w:type="dxa"/>
          </w:tcPr>
          <w:p w14:paraId="02B8B47E"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02F106D1" w14:textId="4DA48BC4" w:rsidR="002848EC" w:rsidRDefault="00204DE1" w:rsidP="00D85FD8">
            <w:pPr>
              <w:widowControl/>
              <w:jc w:val="left"/>
              <w:rPr>
                <w:rFonts w:ascii="微软雅黑" w:eastAsia="微软雅黑" w:hAnsi="微软雅黑" w:cs="微软雅黑"/>
                <w:sz w:val="18"/>
                <w:szCs w:val="18"/>
              </w:rPr>
            </w:pPr>
            <w:ins w:id="940" w:author="haha" w:date="2018-11-26T15:36:00Z">
              <w:r>
                <w:rPr>
                  <w:rFonts w:ascii="微软雅黑" w:eastAsia="微软雅黑" w:hAnsi="微软雅黑" w:cs="宋体" w:hint="eastAsia"/>
                  <w:bCs/>
                  <w:kern w:val="0"/>
                  <w:sz w:val="18"/>
                  <w:szCs w:val="18"/>
                </w:rPr>
                <w:t>不可复制</w:t>
              </w:r>
            </w:ins>
          </w:p>
        </w:tc>
      </w:tr>
      <w:tr w:rsidR="002848EC" w14:paraId="36BFFD9A"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B957555"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6FC318EA"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微信状态</w:t>
            </w:r>
          </w:p>
        </w:tc>
        <w:tc>
          <w:tcPr>
            <w:tcW w:w="3000" w:type="dxa"/>
          </w:tcPr>
          <w:p w14:paraId="2A9FBD73"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当前客户专员是否添加微信</w:t>
            </w:r>
          </w:p>
        </w:tc>
        <w:tc>
          <w:tcPr>
            <w:tcW w:w="3209" w:type="dxa"/>
          </w:tcPr>
          <w:p w14:paraId="4D33A2BE"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50F7352E" w14:textId="3C92B412" w:rsidR="002848EC" w:rsidRDefault="00204DE1" w:rsidP="00D85FD8">
            <w:pPr>
              <w:widowControl/>
              <w:jc w:val="left"/>
              <w:rPr>
                <w:rFonts w:ascii="微软雅黑" w:eastAsia="微软雅黑" w:hAnsi="微软雅黑" w:cs="微软雅黑"/>
                <w:sz w:val="18"/>
                <w:szCs w:val="18"/>
              </w:rPr>
            </w:pPr>
            <w:ins w:id="941" w:author="haha" w:date="2018-11-26T15:36:00Z">
              <w:r>
                <w:rPr>
                  <w:rFonts w:ascii="微软雅黑" w:eastAsia="微软雅黑" w:hAnsi="微软雅黑" w:cs="宋体" w:hint="eastAsia"/>
                  <w:bCs/>
                  <w:kern w:val="0"/>
                  <w:sz w:val="18"/>
                  <w:szCs w:val="18"/>
                </w:rPr>
                <w:t>不可复制</w:t>
              </w:r>
            </w:ins>
          </w:p>
        </w:tc>
      </w:tr>
      <w:tr w:rsidR="002848EC" w14:paraId="27A75934"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E70D941"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8</w:t>
            </w:r>
          </w:p>
        </w:tc>
        <w:tc>
          <w:tcPr>
            <w:tcW w:w="1309" w:type="dxa"/>
            <w:gridSpan w:val="2"/>
          </w:tcPr>
          <w:p w14:paraId="4A4B8A6C"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客户属性</w:t>
            </w:r>
          </w:p>
        </w:tc>
        <w:tc>
          <w:tcPr>
            <w:tcW w:w="3000" w:type="dxa"/>
          </w:tcPr>
          <w:p w14:paraId="4F0A3C28"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当前客户属性</w:t>
            </w:r>
          </w:p>
        </w:tc>
        <w:tc>
          <w:tcPr>
            <w:tcW w:w="3209" w:type="dxa"/>
          </w:tcPr>
          <w:p w14:paraId="56B2AC16"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1F80B4DE" w14:textId="2B17D112" w:rsidR="002848EC" w:rsidRDefault="00204DE1" w:rsidP="00D85FD8">
            <w:pPr>
              <w:widowControl/>
              <w:jc w:val="left"/>
              <w:rPr>
                <w:rFonts w:ascii="微软雅黑" w:eastAsia="微软雅黑" w:hAnsi="微软雅黑" w:cs="微软雅黑"/>
                <w:sz w:val="18"/>
                <w:szCs w:val="18"/>
              </w:rPr>
            </w:pPr>
            <w:ins w:id="942" w:author="haha" w:date="2018-11-26T15:36:00Z">
              <w:r>
                <w:rPr>
                  <w:rFonts w:ascii="微软雅黑" w:eastAsia="微软雅黑" w:hAnsi="微软雅黑" w:cs="宋体" w:hint="eastAsia"/>
                  <w:bCs/>
                  <w:kern w:val="0"/>
                  <w:sz w:val="18"/>
                  <w:szCs w:val="18"/>
                </w:rPr>
                <w:t>不可复制</w:t>
              </w:r>
            </w:ins>
          </w:p>
        </w:tc>
      </w:tr>
      <w:tr w:rsidR="002848EC" w14:paraId="227BC159"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A15EE57"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1309" w:type="dxa"/>
            <w:gridSpan w:val="2"/>
          </w:tcPr>
          <w:p w14:paraId="16656044" w14:textId="621BB66F" w:rsidR="002848EC" w:rsidRDefault="002848EC" w:rsidP="00D85FD8">
            <w:pPr>
              <w:widowControl/>
              <w:jc w:val="left"/>
              <w:rPr>
                <w:rFonts w:ascii="微软雅黑" w:eastAsia="微软雅黑" w:hAnsi="微软雅黑" w:cs="微软雅黑"/>
                <w:color w:val="000000"/>
                <w:sz w:val="18"/>
                <w:szCs w:val="18"/>
              </w:rPr>
            </w:pPr>
            <w:del w:id="943" w:author="haha" w:date="2018-12-10T17:48:00Z">
              <w:r w:rsidRPr="00BB293F" w:rsidDel="00BB293F">
                <w:rPr>
                  <w:rFonts w:ascii="微软雅黑" w:eastAsia="微软雅黑" w:hAnsi="微软雅黑" w:cs="微软雅黑" w:hint="eastAsia"/>
                  <w:color w:val="000000"/>
                  <w:sz w:val="18"/>
                  <w:szCs w:val="18"/>
                  <w:highlight w:val="darkGray"/>
                  <w:rPrChange w:id="944" w:author="haha" w:date="2018-12-10T17:48:00Z">
                    <w:rPr>
                      <w:rFonts w:ascii="微软雅黑" w:eastAsia="微软雅黑" w:hAnsi="微软雅黑" w:cs="微软雅黑" w:hint="eastAsia"/>
                      <w:color w:val="000000"/>
                      <w:sz w:val="18"/>
                      <w:szCs w:val="18"/>
                    </w:rPr>
                  </w:rPrChange>
                </w:rPr>
                <w:delText>产品</w:delText>
              </w:r>
            </w:del>
            <w:ins w:id="945" w:author="haha" w:date="2018-12-10T17:48:00Z">
              <w:r w:rsidR="00BB293F" w:rsidRPr="00BB293F">
                <w:rPr>
                  <w:rFonts w:ascii="微软雅黑" w:eastAsia="微软雅黑" w:hAnsi="微软雅黑" w:cs="微软雅黑" w:hint="eastAsia"/>
                  <w:color w:val="000000"/>
                  <w:sz w:val="18"/>
                  <w:szCs w:val="18"/>
                  <w:highlight w:val="darkGray"/>
                  <w:rPrChange w:id="946" w:author="haha" w:date="2018-12-10T17:48:00Z">
                    <w:rPr>
                      <w:rFonts w:ascii="微软雅黑" w:eastAsia="微软雅黑" w:hAnsi="微软雅黑" w:cs="微软雅黑" w:hint="eastAsia"/>
                      <w:color w:val="000000"/>
                      <w:sz w:val="18"/>
                      <w:szCs w:val="18"/>
                    </w:rPr>
                  </w:rPrChange>
                </w:rPr>
                <w:t>放款产品</w:t>
              </w:r>
            </w:ins>
            <w:del w:id="947" w:author="haha" w:date="2018-12-05T17:44:00Z">
              <w:r w:rsidRPr="00BB293F" w:rsidDel="001F4E8D">
                <w:rPr>
                  <w:rFonts w:ascii="微软雅黑" w:eastAsia="微软雅黑" w:hAnsi="微软雅黑" w:cs="微软雅黑" w:hint="eastAsia"/>
                  <w:color w:val="000000"/>
                  <w:sz w:val="18"/>
                  <w:szCs w:val="18"/>
                  <w:highlight w:val="darkGray"/>
                  <w:rPrChange w:id="948" w:author="haha" w:date="2018-12-10T17:48:00Z">
                    <w:rPr>
                      <w:rFonts w:ascii="微软雅黑" w:eastAsia="微软雅黑" w:hAnsi="微软雅黑" w:cs="微软雅黑" w:hint="eastAsia"/>
                      <w:color w:val="000000"/>
                      <w:sz w:val="18"/>
                      <w:szCs w:val="18"/>
                    </w:rPr>
                  </w:rPrChange>
                </w:rPr>
                <w:delText>类型</w:delText>
              </w:r>
            </w:del>
          </w:p>
        </w:tc>
        <w:tc>
          <w:tcPr>
            <w:tcW w:w="3000" w:type="dxa"/>
          </w:tcPr>
          <w:p w14:paraId="4A2AD051" w14:textId="101298A5"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当前客户选择的</w:t>
            </w:r>
            <w:ins w:id="949" w:author="haha" w:date="2018-12-05T17:44:00Z">
              <w:r w:rsidR="001F4E8D">
                <w:rPr>
                  <w:rFonts w:ascii="微软雅黑" w:eastAsia="微软雅黑" w:hAnsi="微软雅黑" w:cs="微软雅黑" w:hint="eastAsia"/>
                  <w:color w:val="000000"/>
                  <w:sz w:val="18"/>
                  <w:szCs w:val="18"/>
                </w:rPr>
                <w:t>下款产品</w:t>
              </w:r>
            </w:ins>
            <w:del w:id="950" w:author="haha" w:date="2018-12-05T17:44:00Z">
              <w:r w:rsidDel="001F4E8D">
                <w:rPr>
                  <w:rFonts w:ascii="微软雅黑" w:eastAsia="微软雅黑" w:hAnsi="微软雅黑" w:cs="微软雅黑" w:hint="eastAsia"/>
                  <w:color w:val="000000"/>
                  <w:sz w:val="18"/>
                  <w:szCs w:val="18"/>
                </w:rPr>
                <w:delText>产品类型</w:delText>
              </w:r>
            </w:del>
          </w:p>
        </w:tc>
        <w:tc>
          <w:tcPr>
            <w:tcW w:w="3209" w:type="dxa"/>
          </w:tcPr>
          <w:p w14:paraId="6786956E"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311F8D48" w14:textId="6312F685" w:rsidR="002848EC" w:rsidRDefault="00204DE1" w:rsidP="00D85FD8">
            <w:pPr>
              <w:widowControl/>
              <w:jc w:val="left"/>
              <w:rPr>
                <w:rFonts w:ascii="微软雅黑" w:eastAsia="微软雅黑" w:hAnsi="微软雅黑" w:cs="微软雅黑"/>
                <w:sz w:val="18"/>
                <w:szCs w:val="18"/>
              </w:rPr>
            </w:pPr>
            <w:ins w:id="951" w:author="haha" w:date="2018-11-26T15:36:00Z">
              <w:r>
                <w:rPr>
                  <w:rFonts w:ascii="微软雅黑" w:eastAsia="微软雅黑" w:hAnsi="微软雅黑" w:cs="宋体" w:hint="eastAsia"/>
                  <w:bCs/>
                  <w:kern w:val="0"/>
                  <w:sz w:val="18"/>
                  <w:szCs w:val="18"/>
                </w:rPr>
                <w:t>不可复制</w:t>
              </w:r>
            </w:ins>
          </w:p>
        </w:tc>
      </w:tr>
      <w:tr w:rsidR="002848EC" w14:paraId="31221D6D"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0B54409"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44FFB26F" w14:textId="77777777" w:rsidR="002848EC" w:rsidRDefault="005F4D53"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备注</w:t>
            </w:r>
          </w:p>
        </w:tc>
        <w:tc>
          <w:tcPr>
            <w:tcW w:w="3000" w:type="dxa"/>
          </w:tcPr>
          <w:p w14:paraId="206D29C3" w14:textId="77777777" w:rsidR="002848EC" w:rsidRDefault="005F4D53"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专员对当前客户的备注详情</w:t>
            </w:r>
          </w:p>
        </w:tc>
        <w:tc>
          <w:tcPr>
            <w:tcW w:w="3209" w:type="dxa"/>
          </w:tcPr>
          <w:p w14:paraId="16E7F030"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5AF62CD0" w14:textId="6988404E" w:rsidR="002848EC" w:rsidRDefault="00204DE1" w:rsidP="00D85FD8">
            <w:pPr>
              <w:widowControl/>
              <w:jc w:val="left"/>
              <w:rPr>
                <w:rFonts w:ascii="微软雅黑" w:eastAsia="微软雅黑" w:hAnsi="微软雅黑" w:cs="微软雅黑"/>
                <w:sz w:val="18"/>
                <w:szCs w:val="18"/>
              </w:rPr>
            </w:pPr>
            <w:ins w:id="952" w:author="haha" w:date="2018-11-26T15:36:00Z">
              <w:r>
                <w:rPr>
                  <w:rFonts w:ascii="微软雅黑" w:eastAsia="微软雅黑" w:hAnsi="微软雅黑" w:cs="宋体" w:hint="eastAsia"/>
                  <w:bCs/>
                  <w:kern w:val="0"/>
                  <w:sz w:val="18"/>
                  <w:szCs w:val="18"/>
                </w:rPr>
                <w:t>不可复制</w:t>
              </w:r>
            </w:ins>
          </w:p>
        </w:tc>
      </w:tr>
      <w:tr w:rsidR="001F4E8D" w14:paraId="17CAD3B3"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953" w:author="haha" w:date="2018-12-05T17:43:00Z"/>
        </w:trPr>
        <w:tc>
          <w:tcPr>
            <w:tcW w:w="802" w:type="dxa"/>
          </w:tcPr>
          <w:p w14:paraId="2E9E8E3C" w14:textId="330CB581" w:rsidR="001F4E8D" w:rsidRPr="001F4E8D" w:rsidRDefault="001F4E8D" w:rsidP="00D85FD8">
            <w:pPr>
              <w:widowControl/>
              <w:jc w:val="center"/>
              <w:rPr>
                <w:ins w:id="954" w:author="haha" w:date="2018-12-05T17:43:00Z"/>
                <w:rFonts w:ascii="微软雅黑" w:eastAsia="微软雅黑" w:hAnsi="微软雅黑" w:cs="微软雅黑"/>
                <w:sz w:val="18"/>
                <w:szCs w:val="18"/>
                <w:highlight w:val="yellow"/>
                <w:rPrChange w:id="955" w:author="haha" w:date="2018-12-05T17:44:00Z">
                  <w:rPr>
                    <w:ins w:id="956" w:author="haha" w:date="2018-12-05T17:43:00Z"/>
                    <w:rFonts w:ascii="微软雅黑" w:eastAsia="微软雅黑" w:hAnsi="微软雅黑" w:cs="微软雅黑"/>
                    <w:sz w:val="18"/>
                    <w:szCs w:val="18"/>
                  </w:rPr>
                </w:rPrChange>
              </w:rPr>
            </w:pPr>
            <w:ins w:id="957" w:author="haha" w:date="2018-12-05T17:43:00Z">
              <w:r w:rsidRPr="001F4E8D">
                <w:rPr>
                  <w:rFonts w:ascii="微软雅黑" w:eastAsia="微软雅黑" w:hAnsi="微软雅黑" w:cs="微软雅黑"/>
                  <w:sz w:val="18"/>
                  <w:szCs w:val="18"/>
                  <w:highlight w:val="yellow"/>
                  <w:rPrChange w:id="958" w:author="haha" w:date="2018-12-05T17:44:00Z">
                    <w:rPr>
                      <w:rFonts w:ascii="微软雅黑" w:eastAsia="微软雅黑" w:hAnsi="微软雅黑" w:cs="微软雅黑"/>
                      <w:sz w:val="18"/>
                      <w:szCs w:val="18"/>
                    </w:rPr>
                  </w:rPrChange>
                </w:rPr>
                <w:t>11</w:t>
              </w:r>
            </w:ins>
          </w:p>
        </w:tc>
        <w:tc>
          <w:tcPr>
            <w:tcW w:w="1309" w:type="dxa"/>
            <w:gridSpan w:val="2"/>
          </w:tcPr>
          <w:p w14:paraId="13C371AF" w14:textId="3EB7B905" w:rsidR="001F4E8D" w:rsidRPr="001F4E8D" w:rsidRDefault="001F4E8D" w:rsidP="00D85FD8">
            <w:pPr>
              <w:widowControl/>
              <w:jc w:val="left"/>
              <w:rPr>
                <w:ins w:id="959" w:author="haha" w:date="2018-12-05T17:43:00Z"/>
                <w:rFonts w:ascii="微软雅黑" w:eastAsia="微软雅黑" w:hAnsi="微软雅黑" w:cs="微软雅黑"/>
                <w:color w:val="000000"/>
                <w:sz w:val="18"/>
                <w:szCs w:val="18"/>
                <w:highlight w:val="yellow"/>
                <w:rPrChange w:id="960" w:author="haha" w:date="2018-12-05T17:44:00Z">
                  <w:rPr>
                    <w:ins w:id="961" w:author="haha" w:date="2018-12-05T17:43:00Z"/>
                    <w:rFonts w:ascii="微软雅黑" w:eastAsia="微软雅黑" w:hAnsi="微软雅黑" w:cs="微软雅黑"/>
                    <w:color w:val="000000"/>
                    <w:sz w:val="18"/>
                    <w:szCs w:val="18"/>
                  </w:rPr>
                </w:rPrChange>
              </w:rPr>
            </w:pPr>
            <w:ins w:id="962" w:author="haha" w:date="2018-12-05T17:43:00Z">
              <w:r w:rsidRPr="001F4E8D">
                <w:rPr>
                  <w:rFonts w:ascii="微软雅黑" w:eastAsia="微软雅黑" w:hAnsi="微软雅黑" w:cs="微软雅黑" w:hint="eastAsia"/>
                  <w:color w:val="000000"/>
                  <w:sz w:val="18"/>
                  <w:szCs w:val="18"/>
                  <w:highlight w:val="yellow"/>
                  <w:rPrChange w:id="963" w:author="haha" w:date="2018-12-05T17:44:00Z">
                    <w:rPr>
                      <w:rFonts w:ascii="微软雅黑" w:eastAsia="微软雅黑" w:hAnsi="微软雅黑" w:cs="微软雅黑" w:hint="eastAsia"/>
                      <w:color w:val="000000"/>
                      <w:sz w:val="18"/>
                      <w:szCs w:val="18"/>
                    </w:rPr>
                  </w:rPrChange>
                </w:rPr>
                <w:t>放款截图</w:t>
              </w:r>
            </w:ins>
          </w:p>
        </w:tc>
        <w:tc>
          <w:tcPr>
            <w:tcW w:w="3000" w:type="dxa"/>
          </w:tcPr>
          <w:p w14:paraId="4BED10E7" w14:textId="72B2F819" w:rsidR="001F4E8D" w:rsidRPr="001F4E8D" w:rsidRDefault="001F4E8D" w:rsidP="00D85FD8">
            <w:pPr>
              <w:widowControl/>
              <w:jc w:val="left"/>
              <w:rPr>
                <w:ins w:id="964" w:author="haha" w:date="2018-12-05T17:43:00Z"/>
                <w:rFonts w:ascii="微软雅黑" w:eastAsia="微软雅黑" w:hAnsi="微软雅黑" w:cs="微软雅黑"/>
                <w:color w:val="000000"/>
                <w:sz w:val="18"/>
                <w:szCs w:val="18"/>
                <w:highlight w:val="yellow"/>
                <w:rPrChange w:id="965" w:author="haha" w:date="2018-12-05T17:44:00Z">
                  <w:rPr>
                    <w:ins w:id="966" w:author="haha" w:date="2018-12-05T17:43:00Z"/>
                    <w:rFonts w:ascii="微软雅黑" w:eastAsia="微软雅黑" w:hAnsi="微软雅黑" w:cs="微软雅黑"/>
                    <w:color w:val="000000"/>
                    <w:sz w:val="18"/>
                    <w:szCs w:val="18"/>
                  </w:rPr>
                </w:rPrChange>
              </w:rPr>
            </w:pPr>
            <w:ins w:id="967" w:author="haha" w:date="2018-12-05T17:43:00Z">
              <w:r w:rsidRPr="001F4E8D">
                <w:rPr>
                  <w:rFonts w:ascii="微软雅黑" w:eastAsia="微软雅黑" w:hAnsi="微软雅黑" w:cs="微软雅黑" w:hint="eastAsia"/>
                  <w:color w:val="000000"/>
                  <w:sz w:val="18"/>
                  <w:szCs w:val="18"/>
                  <w:highlight w:val="yellow"/>
                  <w:rPrChange w:id="968" w:author="haha" w:date="2018-12-05T17:44:00Z">
                    <w:rPr>
                      <w:rFonts w:ascii="微软雅黑" w:eastAsia="微软雅黑" w:hAnsi="微软雅黑" w:cs="微软雅黑" w:hint="eastAsia"/>
                      <w:color w:val="000000"/>
                      <w:sz w:val="18"/>
                      <w:szCs w:val="18"/>
                    </w:rPr>
                  </w:rPrChange>
                </w:rPr>
                <w:t>根据工作台反馈的截图</w:t>
              </w:r>
            </w:ins>
            <w:ins w:id="969" w:author="haha" w:date="2018-12-06T15:37:00Z">
              <w:r w:rsidR="00D35996">
                <w:rPr>
                  <w:rFonts w:ascii="微软雅黑" w:eastAsia="微软雅黑" w:hAnsi="微软雅黑" w:cs="微软雅黑" w:hint="eastAsia"/>
                  <w:color w:val="000000"/>
                  <w:sz w:val="18"/>
                  <w:szCs w:val="18"/>
                  <w:highlight w:val="yellow"/>
                </w:rPr>
                <w:t>，</w:t>
              </w:r>
              <w:r w:rsidR="00D35996" w:rsidRPr="00D35996">
                <w:rPr>
                  <w:rFonts w:ascii="微软雅黑" w:eastAsia="微软雅黑" w:hAnsi="微软雅黑" w:cs="微软雅黑" w:hint="eastAsia"/>
                  <w:color w:val="000000"/>
                  <w:sz w:val="18"/>
                  <w:szCs w:val="18"/>
                  <w:highlight w:val="darkCyan"/>
                  <w:rPrChange w:id="970" w:author="haha" w:date="2018-12-06T15:37:00Z">
                    <w:rPr>
                      <w:rFonts w:ascii="微软雅黑" w:eastAsia="微软雅黑" w:hAnsi="微软雅黑" w:cs="微软雅黑" w:hint="eastAsia"/>
                      <w:color w:val="000000"/>
                      <w:sz w:val="18"/>
                      <w:szCs w:val="18"/>
                      <w:highlight w:val="yellow"/>
                    </w:rPr>
                  </w:rPrChange>
                </w:rPr>
                <w:t>没有截图显示为空</w:t>
              </w:r>
            </w:ins>
          </w:p>
        </w:tc>
        <w:tc>
          <w:tcPr>
            <w:tcW w:w="3209" w:type="dxa"/>
          </w:tcPr>
          <w:p w14:paraId="60AE4EF3" w14:textId="77777777" w:rsidR="001F4E8D" w:rsidRPr="001F4E8D" w:rsidRDefault="001F4E8D" w:rsidP="00D85FD8">
            <w:pPr>
              <w:pStyle w:val="Axure"/>
              <w:ind w:firstLine="360"/>
              <w:rPr>
                <w:ins w:id="971" w:author="haha" w:date="2018-12-05T17:43:00Z"/>
                <w:rFonts w:ascii="微软雅黑" w:eastAsia="微软雅黑" w:hAnsi="微软雅黑" w:cs="微软雅黑"/>
                <w:sz w:val="18"/>
                <w:szCs w:val="18"/>
                <w:highlight w:val="yellow"/>
                <w:rPrChange w:id="972" w:author="haha" w:date="2018-12-05T17:44:00Z">
                  <w:rPr>
                    <w:ins w:id="973" w:author="haha" w:date="2018-12-05T17:43:00Z"/>
                    <w:rFonts w:ascii="微软雅黑" w:eastAsia="微软雅黑" w:hAnsi="微软雅黑" w:cs="微软雅黑"/>
                    <w:sz w:val="18"/>
                    <w:szCs w:val="18"/>
                  </w:rPr>
                </w:rPrChange>
              </w:rPr>
            </w:pPr>
          </w:p>
        </w:tc>
        <w:tc>
          <w:tcPr>
            <w:tcW w:w="1712" w:type="dxa"/>
          </w:tcPr>
          <w:p w14:paraId="1A17A2BC" w14:textId="452AFD43" w:rsidR="001F4E8D" w:rsidRPr="001F4E8D" w:rsidRDefault="001F4E8D" w:rsidP="00D85FD8">
            <w:pPr>
              <w:widowControl/>
              <w:jc w:val="left"/>
              <w:rPr>
                <w:ins w:id="974" w:author="haha" w:date="2018-12-05T17:43:00Z"/>
                <w:rFonts w:ascii="微软雅黑" w:eastAsia="微软雅黑" w:hAnsi="微软雅黑" w:cs="宋体"/>
                <w:bCs/>
                <w:kern w:val="0"/>
                <w:sz w:val="18"/>
                <w:szCs w:val="18"/>
                <w:highlight w:val="yellow"/>
                <w:rPrChange w:id="975" w:author="haha" w:date="2018-12-05T17:44:00Z">
                  <w:rPr>
                    <w:ins w:id="976" w:author="haha" w:date="2018-12-05T17:43:00Z"/>
                    <w:rFonts w:ascii="微软雅黑" w:eastAsia="微软雅黑" w:hAnsi="微软雅黑" w:cs="宋体"/>
                    <w:bCs/>
                    <w:kern w:val="0"/>
                    <w:sz w:val="18"/>
                    <w:szCs w:val="18"/>
                  </w:rPr>
                </w:rPrChange>
              </w:rPr>
            </w:pPr>
            <w:ins w:id="977" w:author="haha" w:date="2018-12-05T17:44:00Z">
              <w:r w:rsidRPr="001F4E8D">
                <w:rPr>
                  <w:rFonts w:ascii="微软雅黑" w:eastAsia="微软雅黑" w:hAnsi="微软雅黑" w:cs="宋体" w:hint="eastAsia"/>
                  <w:bCs/>
                  <w:kern w:val="0"/>
                  <w:sz w:val="18"/>
                  <w:szCs w:val="18"/>
                  <w:highlight w:val="yellow"/>
                  <w:rPrChange w:id="978" w:author="haha" w:date="2018-12-05T17:44:00Z">
                    <w:rPr>
                      <w:rFonts w:ascii="微软雅黑" w:eastAsia="微软雅黑" w:hAnsi="微软雅黑" w:cs="宋体" w:hint="eastAsia"/>
                      <w:bCs/>
                      <w:kern w:val="0"/>
                      <w:sz w:val="18"/>
                      <w:szCs w:val="18"/>
                    </w:rPr>
                  </w:rPrChange>
                </w:rPr>
                <w:t>不可复制</w:t>
              </w:r>
            </w:ins>
          </w:p>
        </w:tc>
      </w:tr>
    </w:tbl>
    <w:p w14:paraId="04CFADBA" w14:textId="0447D56B" w:rsidR="002C6076" w:rsidRDefault="00496C19">
      <w:pPr>
        <w:pStyle w:val="10"/>
        <w:pPrChange w:id="979" w:author="haha" w:date="2018-11-27T11:33:00Z">
          <w:pPr>
            <w:pStyle w:val="4"/>
            <w:numPr>
              <w:ilvl w:val="1"/>
              <w:numId w:val="2"/>
            </w:numPr>
            <w:ind w:left="1140" w:hanging="720"/>
          </w:pPr>
        </w:pPrChange>
      </w:pPr>
      <w:bookmarkStart w:id="980" w:name="_Toc532228784"/>
      <w:r>
        <w:rPr>
          <w:rFonts w:hint="eastAsia"/>
        </w:rPr>
        <w:lastRenderedPageBreak/>
        <w:t>八、外呼管理模块下的通话记录</w:t>
      </w:r>
      <w:bookmarkEnd w:id="980"/>
    </w:p>
    <w:p w14:paraId="2E4864DB" w14:textId="5A04E297" w:rsidR="00D85FD8" w:rsidRDefault="00D85FD8" w:rsidP="00D85FD8">
      <w:pPr>
        <w:pStyle w:val="a3"/>
        <w:numPr>
          <w:ilvl w:val="0"/>
          <w:numId w:val="4"/>
        </w:numPr>
        <w:ind w:firstLineChars="0"/>
      </w:pPr>
      <w:r>
        <w:rPr>
          <w:rFonts w:hint="eastAsia"/>
        </w:rPr>
        <w:t>管理者可在此页面查看权限内的</w:t>
      </w:r>
      <w:r w:rsidR="00F02D9D">
        <w:rPr>
          <w:rFonts w:hint="eastAsia"/>
        </w:rPr>
        <w:t>所有拨打出的</w:t>
      </w:r>
      <w:r>
        <w:rPr>
          <w:rFonts w:hint="eastAsia"/>
        </w:rPr>
        <w:t>通话记录详情</w:t>
      </w:r>
    </w:p>
    <w:p w14:paraId="2A51E673" w14:textId="32357F27" w:rsidR="00D85FD8" w:rsidRDefault="00D85FD8" w:rsidP="00D85FD8">
      <w:pPr>
        <w:pStyle w:val="a3"/>
        <w:numPr>
          <w:ilvl w:val="0"/>
          <w:numId w:val="4"/>
        </w:numPr>
        <w:ind w:firstLineChars="0"/>
      </w:pPr>
      <w:r>
        <w:rPr>
          <w:rFonts w:hint="eastAsia"/>
        </w:rPr>
        <w:t>可查看通话时间、</w:t>
      </w:r>
      <w:ins w:id="981" w:author="haha" w:date="2018-12-06T14:08:00Z">
        <w:r w:rsidR="00B92612">
          <w:rPr>
            <w:rFonts w:hint="eastAsia"/>
          </w:rPr>
          <w:t>专员</w:t>
        </w:r>
      </w:ins>
      <w:del w:id="982" w:author="haha" w:date="2018-12-06T14:08:00Z">
        <w:r w:rsidDel="00B92612">
          <w:rPr>
            <w:rFonts w:hint="eastAsia"/>
          </w:rPr>
          <w:delText>坐席</w:delText>
        </w:r>
      </w:del>
      <w:r>
        <w:rPr>
          <w:rFonts w:hint="eastAsia"/>
        </w:rPr>
        <w:t>姓名、客户姓名、主叫号码、被叫号码、通话状态、挂机方以及听录音的操作</w:t>
      </w:r>
    </w:p>
    <w:p w14:paraId="230288CB" w14:textId="77777777" w:rsidR="00D85FD8" w:rsidRDefault="00D85FD8" w:rsidP="00D85FD8">
      <w:pPr>
        <w:pStyle w:val="a3"/>
        <w:numPr>
          <w:ilvl w:val="0"/>
          <w:numId w:val="4"/>
        </w:numPr>
        <w:ind w:firstLineChars="0"/>
      </w:pPr>
      <w:r>
        <w:rPr>
          <w:rFonts w:hint="eastAsia"/>
        </w:rPr>
        <w:t>管理者可导出此页面不可导出录音</w:t>
      </w:r>
    </w:p>
    <w:p w14:paraId="3346A45F" w14:textId="1D2FC735" w:rsidR="00D85FD8" w:rsidRDefault="00D85FD8" w:rsidP="005F4D53">
      <w:pPr>
        <w:pStyle w:val="a3"/>
        <w:numPr>
          <w:ilvl w:val="0"/>
          <w:numId w:val="4"/>
        </w:numPr>
        <w:ind w:firstLineChars="0"/>
      </w:pPr>
      <w:r>
        <w:rPr>
          <w:rFonts w:hint="eastAsia"/>
        </w:rPr>
        <w:t>外呼专员可查看自己所有的通话记录详情和听录音的操作</w:t>
      </w:r>
    </w:p>
    <w:p w14:paraId="381C9512" w14:textId="77777777" w:rsidR="00D85FD8" w:rsidRDefault="00D85FD8" w:rsidP="005F4D53">
      <w:pPr>
        <w:pStyle w:val="a3"/>
        <w:numPr>
          <w:ilvl w:val="0"/>
          <w:numId w:val="4"/>
        </w:numPr>
        <w:ind w:firstLineChars="0"/>
      </w:pPr>
      <w:r>
        <w:rPr>
          <w:rFonts w:hint="eastAsia"/>
        </w:rPr>
        <w:t>听录音是以弹出框形式出现可听该客户所有通话录音</w:t>
      </w:r>
    </w:p>
    <w:p w14:paraId="13234698" w14:textId="77777777" w:rsidR="00D85FD8" w:rsidRDefault="00D85FD8" w:rsidP="00D85FD8">
      <w:r>
        <w:rPr>
          <w:rFonts w:hint="eastAsia"/>
        </w:rPr>
        <w:t>原型图如下</w:t>
      </w:r>
    </w:p>
    <w:p w14:paraId="4B57E5C6" w14:textId="146B5276" w:rsidR="00D85FD8" w:rsidRPr="005F4D53" w:rsidRDefault="00F02D9D" w:rsidP="00D85FD8">
      <w:commentRangeStart w:id="983"/>
      <w:r>
        <w:rPr>
          <w:noProof/>
        </w:rPr>
        <w:drawing>
          <wp:inline distT="0" distB="0" distL="0" distR="0" wp14:anchorId="74473388" wp14:editId="398F9A68">
            <wp:extent cx="5274310" cy="13747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74775"/>
                    </a:xfrm>
                    <a:prstGeom prst="rect">
                      <a:avLst/>
                    </a:prstGeom>
                  </pic:spPr>
                </pic:pic>
              </a:graphicData>
            </a:graphic>
          </wp:inline>
        </w:drawing>
      </w:r>
      <w:commentRangeEnd w:id="983"/>
      <w:r w:rsidR="00E460A8">
        <w:rPr>
          <w:rStyle w:val="aa"/>
        </w:rPr>
        <w:commentReference w:id="983"/>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85FD8" w14:paraId="1EC59F2C" w14:textId="77777777" w:rsidTr="00D85FD8">
        <w:trPr>
          <w:trHeight w:val="90"/>
        </w:trPr>
        <w:tc>
          <w:tcPr>
            <w:tcW w:w="1245" w:type="dxa"/>
            <w:gridSpan w:val="2"/>
            <w:tcBorders>
              <w:top w:val="nil"/>
              <w:left w:val="single" w:sz="4" w:space="0" w:color="auto"/>
              <w:bottom w:val="single" w:sz="4" w:space="0" w:color="auto"/>
              <w:right w:val="single" w:sz="4" w:space="0" w:color="auto"/>
            </w:tcBorders>
          </w:tcPr>
          <w:p w14:paraId="0616AB62" w14:textId="77777777" w:rsidR="00D85FD8" w:rsidRDefault="00D85FD8" w:rsidP="00D85FD8">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2EB988E6" w14:textId="77777777" w:rsidR="00D85FD8" w:rsidRDefault="00D85FD8" w:rsidP="00D85FD8">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通话记录</w:t>
            </w:r>
          </w:p>
        </w:tc>
      </w:tr>
      <w:tr w:rsidR="00D85FD8" w14:paraId="70CA1B9A" w14:textId="77777777" w:rsidTr="00D85FD8">
        <w:trPr>
          <w:trHeight w:val="408"/>
        </w:trPr>
        <w:tc>
          <w:tcPr>
            <w:tcW w:w="1245" w:type="dxa"/>
            <w:gridSpan w:val="2"/>
            <w:tcBorders>
              <w:top w:val="nil"/>
              <w:left w:val="single" w:sz="4" w:space="0" w:color="auto"/>
              <w:bottom w:val="single" w:sz="4" w:space="0" w:color="auto"/>
              <w:right w:val="single" w:sz="4" w:space="0" w:color="auto"/>
            </w:tcBorders>
          </w:tcPr>
          <w:p w14:paraId="1E7816A1" w14:textId="77777777" w:rsidR="00D85FD8" w:rsidRDefault="00D85FD8"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0008E872" w14:textId="77777777" w:rsidR="00D85FD8" w:rsidRDefault="00D85FD8"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D85FD8" w14:paraId="5CEC8561" w14:textId="77777777" w:rsidTr="00D85FD8">
        <w:trPr>
          <w:trHeight w:val="423"/>
        </w:trPr>
        <w:tc>
          <w:tcPr>
            <w:tcW w:w="1245" w:type="dxa"/>
            <w:gridSpan w:val="2"/>
            <w:tcBorders>
              <w:top w:val="nil"/>
              <w:left w:val="single" w:sz="4" w:space="0" w:color="auto"/>
              <w:bottom w:val="single" w:sz="4" w:space="0" w:color="auto"/>
              <w:right w:val="single" w:sz="4" w:space="0" w:color="auto"/>
            </w:tcBorders>
          </w:tcPr>
          <w:p w14:paraId="1491DA03" w14:textId="77777777" w:rsidR="00D85FD8" w:rsidRDefault="00D85FD8"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3A6557F8" w14:textId="77777777" w:rsidR="00D85FD8" w:rsidRDefault="00D85FD8"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点击其他页面跳转、右上角退出登录</w:t>
            </w:r>
          </w:p>
        </w:tc>
      </w:tr>
      <w:tr w:rsidR="00D85FD8" w14:paraId="5879BCCF"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78C5D498" w14:textId="77777777" w:rsidR="00D85FD8" w:rsidRDefault="00D85FD8"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D85FD8" w14:paraId="434D47AC"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14D3920" w14:textId="77777777" w:rsidR="00D85FD8" w:rsidRDefault="00D85FD8"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1A9557FE" w14:textId="77777777" w:rsidR="00D85FD8" w:rsidRDefault="00D85FD8"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6E5D7D2B" w14:textId="77777777" w:rsidR="00D85FD8" w:rsidRDefault="00D85FD8"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1397C8EB" w14:textId="77777777" w:rsidR="00D85FD8" w:rsidRDefault="00D85FD8"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4103A13C" w14:textId="77777777" w:rsidR="00D85FD8" w:rsidRDefault="00D85FD8"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D85FD8" w14:paraId="42CDE171"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6C37944" w14:textId="77777777" w:rsidR="00D85FD8" w:rsidRDefault="00D85FD8" w:rsidP="00D85FD8">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140FC8C6" w14:textId="77777777"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3C9607B5" w14:textId="22E1EBC1"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默认姓名</w:t>
            </w:r>
            <w:r>
              <w:rPr>
                <w:rFonts w:ascii="微软雅黑" w:eastAsia="微软雅黑" w:hAnsi="微软雅黑" w:cs="微软雅黑"/>
                <w:color w:val="000000"/>
                <w:sz w:val="18"/>
                <w:szCs w:val="18"/>
              </w:rPr>
              <w:t>/</w:t>
            </w:r>
            <w:r>
              <w:rPr>
                <w:rFonts w:ascii="微软雅黑" w:eastAsia="微软雅黑" w:hAnsi="微软雅黑" w:cs="微软雅黑" w:hint="eastAsia"/>
                <w:color w:val="000000"/>
                <w:sz w:val="18"/>
                <w:szCs w:val="18"/>
              </w:rPr>
              <w:t>电话</w:t>
            </w:r>
            <w:ins w:id="984" w:author="haha" w:date="2018-11-26T17:02:00Z">
              <w:r w:rsidR="0000408B">
                <w:rPr>
                  <w:rFonts w:ascii="微软雅黑" w:eastAsia="微软雅黑" w:hAnsi="微软雅黑" w:cs="微软雅黑" w:hint="eastAsia"/>
                  <w:color w:val="000000"/>
                  <w:sz w:val="18"/>
                  <w:szCs w:val="18"/>
                </w:rPr>
                <w:t xml:space="preserve"> 只能填写中英文数字</w:t>
              </w:r>
            </w:ins>
            <w:ins w:id="985" w:author="haha" w:date="2018-12-06T15:37:00Z">
              <w:r w:rsidR="00D35996">
                <w:rPr>
                  <w:rFonts w:ascii="微软雅黑" w:eastAsia="微软雅黑" w:hAnsi="微软雅黑" w:cs="微软雅黑" w:hint="eastAsia"/>
                  <w:color w:val="000000"/>
                  <w:sz w:val="18"/>
                  <w:szCs w:val="18"/>
                </w:rPr>
                <w:t xml:space="preserve"> </w:t>
              </w:r>
              <w:r w:rsidR="00D35996" w:rsidRPr="00D35996">
                <w:rPr>
                  <w:rFonts w:ascii="微软雅黑" w:eastAsia="微软雅黑" w:hAnsi="微软雅黑" w:cs="微软雅黑" w:hint="eastAsia"/>
                  <w:color w:val="000000"/>
                  <w:sz w:val="18"/>
                  <w:szCs w:val="18"/>
                  <w:highlight w:val="darkCyan"/>
                  <w:rPrChange w:id="986" w:author="haha" w:date="2018-12-06T15:37:00Z">
                    <w:rPr>
                      <w:rFonts w:ascii="微软雅黑" w:eastAsia="微软雅黑" w:hAnsi="微软雅黑" w:cs="微软雅黑" w:hint="eastAsia"/>
                      <w:color w:val="000000"/>
                      <w:sz w:val="18"/>
                      <w:szCs w:val="18"/>
                    </w:rPr>
                  </w:rPrChange>
                </w:rPr>
                <w:t>模糊查询</w:t>
              </w:r>
            </w:ins>
          </w:p>
        </w:tc>
        <w:tc>
          <w:tcPr>
            <w:tcW w:w="3209" w:type="dxa"/>
          </w:tcPr>
          <w:p w14:paraId="62B271EF" w14:textId="77777777" w:rsidR="00D85FD8" w:rsidRDefault="00D85FD8"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根据选择筛选通话记录</w:t>
            </w:r>
          </w:p>
        </w:tc>
        <w:tc>
          <w:tcPr>
            <w:tcW w:w="1712" w:type="dxa"/>
          </w:tcPr>
          <w:p w14:paraId="72C9CD17" w14:textId="0AB537AC" w:rsidR="00D85FD8" w:rsidRDefault="002622B1" w:rsidP="00D85FD8">
            <w:pPr>
              <w:widowControl/>
              <w:jc w:val="left"/>
              <w:rPr>
                <w:rFonts w:ascii="微软雅黑" w:eastAsia="微软雅黑" w:hAnsi="微软雅黑" w:cs="宋体"/>
                <w:bCs/>
                <w:kern w:val="0"/>
                <w:sz w:val="18"/>
                <w:szCs w:val="18"/>
              </w:rPr>
            </w:pPr>
            <w:ins w:id="987" w:author="haha" w:date="2018-11-26T17:52:00Z">
              <w:r>
                <w:rPr>
                  <w:rFonts w:ascii="微软雅黑" w:eastAsia="微软雅黑" w:hAnsi="微软雅黑" w:cs="宋体" w:hint="eastAsia"/>
                  <w:bCs/>
                  <w:kern w:val="0"/>
                  <w:sz w:val="18"/>
                  <w:szCs w:val="18"/>
                </w:rPr>
                <w:t>根据输入条件查询</w:t>
              </w:r>
            </w:ins>
          </w:p>
        </w:tc>
      </w:tr>
      <w:tr w:rsidR="00D85FD8" w14:paraId="754584C3"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F4E9014" w14:textId="77777777" w:rsidR="00D85FD8" w:rsidRDefault="00D85FD8"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33FA3BEA" w14:textId="77777777"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通话状态</w:t>
            </w:r>
          </w:p>
        </w:tc>
        <w:tc>
          <w:tcPr>
            <w:tcW w:w="3000" w:type="dxa"/>
          </w:tcPr>
          <w:p w14:paraId="21D9422C" w14:textId="00734FCA" w:rsidR="00D85FD8" w:rsidRDefault="00D85FD8" w:rsidP="00D85FD8">
            <w:pPr>
              <w:widowControl/>
              <w:jc w:val="left"/>
              <w:rPr>
                <w:rFonts w:ascii="微软雅黑" w:eastAsia="微软雅黑" w:hAnsi="微软雅黑" w:cs="微软雅黑"/>
                <w:color w:val="000000"/>
                <w:sz w:val="18"/>
                <w:szCs w:val="18"/>
              </w:rPr>
            </w:pPr>
            <w:commentRangeStart w:id="988"/>
            <w:r>
              <w:rPr>
                <w:rFonts w:ascii="微软雅黑" w:eastAsia="微软雅黑" w:hAnsi="微软雅黑" w:cs="微软雅黑" w:hint="eastAsia"/>
                <w:color w:val="000000"/>
                <w:sz w:val="18"/>
                <w:szCs w:val="18"/>
              </w:rPr>
              <w:t>默认</w:t>
            </w:r>
            <w:commentRangeEnd w:id="988"/>
            <w:r w:rsidR="00BD1952">
              <w:rPr>
                <w:rStyle w:val="aa"/>
              </w:rPr>
              <w:commentReference w:id="988"/>
            </w:r>
            <w:r w:rsidR="0093322F">
              <w:rPr>
                <w:rFonts w:ascii="微软雅黑" w:eastAsia="微软雅黑" w:hAnsi="微软雅黑" w:cs="微软雅黑" w:hint="eastAsia"/>
                <w:color w:val="000000"/>
                <w:sz w:val="18"/>
                <w:szCs w:val="18"/>
              </w:rPr>
              <w:t>请选择</w:t>
            </w:r>
            <w:ins w:id="989" w:author="haha" w:date="2018-11-26T16:25:00Z">
              <w:r w:rsidR="00977AF8">
                <w:rPr>
                  <w:rFonts w:ascii="微软雅黑" w:eastAsia="微软雅黑" w:hAnsi="微软雅黑" w:cs="微软雅黑" w:hint="eastAsia"/>
                  <w:color w:val="000000"/>
                  <w:sz w:val="18"/>
                  <w:szCs w:val="18"/>
                </w:rPr>
                <w:t>（</w:t>
              </w:r>
            </w:ins>
            <w:ins w:id="990" w:author="haha" w:date="2018-12-05T10:03:00Z">
              <w:r w:rsidR="00BD1952">
                <w:rPr>
                  <w:rFonts w:ascii="微软雅黑" w:eastAsia="微软雅黑" w:hAnsi="微软雅黑" w:cs="微软雅黑" w:hint="eastAsia"/>
                  <w:color w:val="000000"/>
                  <w:sz w:val="18"/>
                  <w:szCs w:val="18"/>
                </w:rPr>
                <w:t>未拨打、空号、关机、停机、占线、挂断、有意向、无意向</w:t>
              </w:r>
            </w:ins>
            <w:ins w:id="991" w:author="haha" w:date="2018-11-26T16:25:00Z">
              <w:r w:rsidR="00977AF8">
                <w:rPr>
                  <w:rFonts w:ascii="微软雅黑" w:eastAsia="微软雅黑" w:hAnsi="微软雅黑" w:cs="微软雅黑" w:hint="eastAsia"/>
                  <w:color w:val="000000"/>
                  <w:sz w:val="18"/>
                  <w:szCs w:val="18"/>
                </w:rPr>
                <w:t>）</w:t>
              </w:r>
            </w:ins>
          </w:p>
        </w:tc>
        <w:tc>
          <w:tcPr>
            <w:tcW w:w="3209" w:type="dxa"/>
          </w:tcPr>
          <w:p w14:paraId="26CC545F" w14:textId="77777777" w:rsidR="00D85FD8" w:rsidRDefault="00D85FD8"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根据选择筛选通话记录</w:t>
            </w:r>
          </w:p>
        </w:tc>
        <w:tc>
          <w:tcPr>
            <w:tcW w:w="1712" w:type="dxa"/>
          </w:tcPr>
          <w:p w14:paraId="07CD97CF" w14:textId="7E9771FF" w:rsidR="00D85FD8" w:rsidRDefault="002622B1" w:rsidP="00D85FD8">
            <w:pPr>
              <w:widowControl/>
              <w:jc w:val="left"/>
              <w:rPr>
                <w:rFonts w:ascii="微软雅黑" w:eastAsia="微软雅黑" w:hAnsi="微软雅黑" w:cs="微软雅黑"/>
                <w:sz w:val="18"/>
                <w:szCs w:val="18"/>
              </w:rPr>
            </w:pPr>
            <w:ins w:id="992" w:author="haha" w:date="2018-11-26T17:52:00Z">
              <w:r>
                <w:rPr>
                  <w:rFonts w:ascii="微软雅黑" w:eastAsia="微软雅黑" w:hAnsi="微软雅黑" w:cs="微软雅黑" w:hint="eastAsia"/>
                  <w:sz w:val="18"/>
                  <w:szCs w:val="18"/>
                </w:rPr>
                <w:t>根据选择查询</w:t>
              </w:r>
            </w:ins>
          </w:p>
        </w:tc>
      </w:tr>
      <w:tr w:rsidR="00D85FD8" w14:paraId="15FB7CC6"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7031F42" w14:textId="77777777" w:rsidR="00D85FD8" w:rsidRDefault="00D85FD8"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1DD2E88B" w14:textId="77777777"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坐席姓名</w:t>
            </w:r>
          </w:p>
        </w:tc>
        <w:tc>
          <w:tcPr>
            <w:tcW w:w="3000" w:type="dxa"/>
          </w:tcPr>
          <w:p w14:paraId="3F2FCD80" w14:textId="13D27170" w:rsidR="00D85FD8" w:rsidRDefault="00DD1D60" w:rsidP="00D85FD8">
            <w:pPr>
              <w:widowControl/>
              <w:jc w:val="left"/>
              <w:rPr>
                <w:rFonts w:ascii="微软雅黑" w:eastAsia="微软雅黑" w:hAnsi="微软雅黑" w:cs="微软雅黑"/>
                <w:color w:val="000000"/>
                <w:sz w:val="18"/>
                <w:szCs w:val="18"/>
              </w:rPr>
            </w:pPr>
            <w:ins w:id="993" w:author="haha" w:date="2018-11-26T17:01:00Z">
              <w:r>
                <w:rPr>
                  <w:rFonts w:ascii="微软雅黑" w:eastAsia="微软雅黑" w:hAnsi="微软雅黑" w:cs="微软雅黑" w:hint="eastAsia"/>
                  <w:color w:val="000000"/>
                  <w:sz w:val="18"/>
                  <w:szCs w:val="18"/>
                </w:rPr>
                <w:t>默认</w:t>
              </w:r>
            </w:ins>
            <w:ins w:id="994" w:author="haha" w:date="2018-11-26T17:02:00Z">
              <w:r>
                <w:rPr>
                  <w:rFonts w:ascii="微软雅黑" w:eastAsia="微软雅黑" w:hAnsi="微软雅黑" w:cs="微软雅黑" w:hint="eastAsia"/>
                  <w:color w:val="000000"/>
                  <w:sz w:val="18"/>
                  <w:szCs w:val="18"/>
                </w:rPr>
                <w:t>姓名 只能填写中英文</w:t>
              </w:r>
            </w:ins>
            <w:ins w:id="995" w:author="haha" w:date="2018-12-06T15:37:00Z">
              <w:r w:rsidR="00D35996">
                <w:rPr>
                  <w:rFonts w:ascii="微软雅黑" w:eastAsia="微软雅黑" w:hAnsi="微软雅黑" w:cs="微软雅黑" w:hint="eastAsia"/>
                  <w:color w:val="000000"/>
                  <w:sz w:val="18"/>
                  <w:szCs w:val="18"/>
                </w:rPr>
                <w:t xml:space="preserve"> </w:t>
              </w:r>
              <w:r w:rsidR="00D35996">
                <w:rPr>
                  <w:rFonts w:ascii="微软雅黑" w:eastAsia="微软雅黑" w:hAnsi="微软雅黑" w:cs="微软雅黑"/>
                  <w:color w:val="000000"/>
                  <w:sz w:val="18"/>
                  <w:szCs w:val="18"/>
                </w:rPr>
                <w:t xml:space="preserve"> </w:t>
              </w:r>
            </w:ins>
            <w:ins w:id="996" w:author="haha" w:date="2018-12-06T15:38:00Z">
              <w:r w:rsidR="00D35996" w:rsidRPr="00D35996">
                <w:rPr>
                  <w:rFonts w:ascii="微软雅黑" w:eastAsia="微软雅黑" w:hAnsi="微软雅黑" w:cs="微软雅黑" w:hint="eastAsia"/>
                  <w:color w:val="000000"/>
                  <w:sz w:val="18"/>
                  <w:szCs w:val="18"/>
                  <w:highlight w:val="darkCyan"/>
                  <w:rPrChange w:id="997" w:author="haha" w:date="2018-12-06T15:38:00Z">
                    <w:rPr>
                      <w:rFonts w:ascii="微软雅黑" w:eastAsia="微软雅黑" w:hAnsi="微软雅黑" w:cs="微软雅黑" w:hint="eastAsia"/>
                      <w:color w:val="000000"/>
                      <w:sz w:val="18"/>
                      <w:szCs w:val="18"/>
                    </w:rPr>
                  </w:rPrChange>
                </w:rPr>
                <w:t>模糊查询</w:t>
              </w:r>
            </w:ins>
            <w:del w:id="998" w:author="haha" w:date="2018-11-26T17:01:00Z">
              <w:r w:rsidR="00D85FD8" w:rsidRPr="00D35996" w:rsidDel="00DD1D60">
                <w:rPr>
                  <w:rFonts w:ascii="微软雅黑" w:eastAsia="微软雅黑" w:hAnsi="微软雅黑" w:cs="微软雅黑" w:hint="eastAsia"/>
                  <w:color w:val="000000"/>
                  <w:sz w:val="18"/>
                  <w:szCs w:val="18"/>
                  <w:highlight w:val="darkCyan"/>
                  <w:rPrChange w:id="999" w:author="haha" w:date="2018-12-06T15:38:00Z">
                    <w:rPr>
                      <w:rFonts w:ascii="微软雅黑" w:eastAsia="微软雅黑" w:hAnsi="微软雅黑" w:cs="微软雅黑" w:hint="eastAsia"/>
                      <w:color w:val="000000"/>
                      <w:sz w:val="18"/>
                      <w:szCs w:val="18"/>
                    </w:rPr>
                  </w:rPrChange>
                </w:rPr>
                <w:delText>默认无</w:delText>
              </w:r>
            </w:del>
          </w:p>
        </w:tc>
        <w:tc>
          <w:tcPr>
            <w:tcW w:w="3209" w:type="dxa"/>
          </w:tcPr>
          <w:p w14:paraId="27EB7966" w14:textId="3F5A1F6D" w:rsidR="00D85FD8" w:rsidRDefault="00D85FD8"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w:t>
            </w:r>
            <w:ins w:id="1000" w:author="haha" w:date="2018-12-06T15:38:00Z">
              <w:r w:rsidR="00D35996">
                <w:rPr>
                  <w:rFonts w:ascii="微软雅黑" w:eastAsia="微软雅黑" w:hAnsi="微软雅黑" w:cs="微软雅黑" w:hint="eastAsia"/>
                  <w:sz w:val="18"/>
                  <w:szCs w:val="18"/>
                </w:rPr>
                <w:t>输入</w:t>
              </w:r>
            </w:ins>
            <w:del w:id="1001" w:author="haha" w:date="2018-12-06T15:38:00Z">
              <w:r w:rsidDel="00D35996">
                <w:rPr>
                  <w:rFonts w:ascii="微软雅黑" w:eastAsia="微软雅黑" w:hAnsi="微软雅黑" w:cs="微软雅黑" w:hint="eastAsia"/>
                  <w:sz w:val="18"/>
                  <w:szCs w:val="18"/>
                </w:rPr>
                <w:delText>选择</w:delText>
              </w:r>
            </w:del>
            <w:r>
              <w:rPr>
                <w:rFonts w:ascii="微软雅黑" w:eastAsia="微软雅黑" w:hAnsi="微软雅黑" w:cs="微软雅黑" w:hint="eastAsia"/>
                <w:sz w:val="18"/>
                <w:szCs w:val="18"/>
              </w:rPr>
              <w:t>筛选通话记录</w:t>
            </w:r>
          </w:p>
        </w:tc>
        <w:tc>
          <w:tcPr>
            <w:tcW w:w="1712" w:type="dxa"/>
          </w:tcPr>
          <w:p w14:paraId="0F9D05FD" w14:textId="0C71D5D6" w:rsidR="00D85FD8" w:rsidRDefault="00123AEB" w:rsidP="00D85FD8">
            <w:pPr>
              <w:widowControl/>
              <w:jc w:val="left"/>
              <w:rPr>
                <w:rFonts w:ascii="微软雅黑" w:eastAsia="微软雅黑" w:hAnsi="微软雅黑" w:cs="微软雅黑"/>
                <w:sz w:val="18"/>
                <w:szCs w:val="18"/>
              </w:rPr>
            </w:pPr>
            <w:ins w:id="1002" w:author="haha" w:date="2018-11-26T17:53:00Z">
              <w:r>
                <w:rPr>
                  <w:rFonts w:ascii="微软雅黑" w:eastAsia="微软雅黑" w:hAnsi="微软雅黑" w:cs="微软雅黑" w:hint="eastAsia"/>
                  <w:sz w:val="18"/>
                  <w:szCs w:val="18"/>
                </w:rPr>
                <w:t>根据输入条件查询</w:t>
              </w:r>
            </w:ins>
          </w:p>
        </w:tc>
      </w:tr>
      <w:tr w:rsidR="00D85FD8" w14:paraId="2B5CADD9"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BEE84CE" w14:textId="77777777" w:rsidR="00D85FD8" w:rsidRDefault="00D85FD8"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3869BA9D" w14:textId="77777777"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通话时间</w:t>
            </w:r>
          </w:p>
        </w:tc>
        <w:tc>
          <w:tcPr>
            <w:tcW w:w="3000" w:type="dxa"/>
          </w:tcPr>
          <w:p w14:paraId="4B28E28A" w14:textId="77777777"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默认当天</w:t>
            </w:r>
          </w:p>
        </w:tc>
        <w:tc>
          <w:tcPr>
            <w:tcW w:w="3209" w:type="dxa"/>
          </w:tcPr>
          <w:p w14:paraId="7A87A93D" w14:textId="77777777" w:rsidR="00D85FD8" w:rsidRDefault="00D85FD8"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根据选择筛选通话记录</w:t>
            </w:r>
          </w:p>
        </w:tc>
        <w:tc>
          <w:tcPr>
            <w:tcW w:w="1712" w:type="dxa"/>
          </w:tcPr>
          <w:p w14:paraId="41747296" w14:textId="6B916635" w:rsidR="00D85FD8" w:rsidRDefault="00015061" w:rsidP="00D85FD8">
            <w:pPr>
              <w:widowControl/>
              <w:jc w:val="left"/>
              <w:rPr>
                <w:rFonts w:ascii="微软雅黑" w:eastAsia="微软雅黑" w:hAnsi="微软雅黑" w:cs="微软雅黑"/>
                <w:sz w:val="18"/>
                <w:szCs w:val="18"/>
              </w:rPr>
            </w:pPr>
            <w:ins w:id="1003" w:author="haha" w:date="2018-11-27T11:04:00Z">
              <w:r>
                <w:rPr>
                  <w:rFonts w:ascii="微软雅黑" w:eastAsia="微软雅黑" w:hAnsi="微软雅黑" w:cs="宋体" w:hint="eastAsia"/>
                  <w:bCs/>
                  <w:kern w:val="0"/>
                  <w:sz w:val="18"/>
                  <w:szCs w:val="18"/>
                </w:rPr>
                <w:t>根据条件查询</w:t>
              </w:r>
            </w:ins>
          </w:p>
        </w:tc>
      </w:tr>
      <w:tr w:rsidR="00D85FD8" w:rsidDel="00E460A8" w14:paraId="1ADA8C92" w14:textId="3BD030B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004" w:author="haha" w:date="2018-12-05T09:50:00Z"/>
        </w:trPr>
        <w:tc>
          <w:tcPr>
            <w:tcW w:w="802" w:type="dxa"/>
          </w:tcPr>
          <w:p w14:paraId="1D863101" w14:textId="1328F6C3" w:rsidR="00D85FD8" w:rsidDel="00E460A8" w:rsidRDefault="00D85FD8" w:rsidP="00D85FD8">
            <w:pPr>
              <w:widowControl/>
              <w:jc w:val="center"/>
              <w:rPr>
                <w:del w:id="1005" w:author="haha" w:date="2018-12-05T09:50:00Z"/>
                <w:rFonts w:ascii="微软雅黑" w:eastAsia="微软雅黑" w:hAnsi="微软雅黑" w:cs="微软雅黑"/>
                <w:sz w:val="18"/>
                <w:szCs w:val="18"/>
              </w:rPr>
            </w:pPr>
            <w:del w:id="1006" w:author="haha" w:date="2018-12-05T09:50:00Z">
              <w:r w:rsidDel="00E460A8">
                <w:rPr>
                  <w:rFonts w:ascii="微软雅黑" w:eastAsia="微软雅黑" w:hAnsi="微软雅黑" w:cs="微软雅黑" w:hint="eastAsia"/>
                  <w:sz w:val="18"/>
                  <w:szCs w:val="18"/>
                </w:rPr>
                <w:delText>5</w:delText>
              </w:r>
            </w:del>
          </w:p>
        </w:tc>
        <w:tc>
          <w:tcPr>
            <w:tcW w:w="1309" w:type="dxa"/>
            <w:gridSpan w:val="2"/>
          </w:tcPr>
          <w:p w14:paraId="4012BEAB" w14:textId="0481DE58" w:rsidR="00D85FD8" w:rsidDel="00E460A8" w:rsidRDefault="00D85FD8" w:rsidP="00D85FD8">
            <w:pPr>
              <w:widowControl/>
              <w:jc w:val="left"/>
              <w:rPr>
                <w:del w:id="1007" w:author="haha" w:date="2018-12-05T09:50:00Z"/>
                <w:rFonts w:ascii="微软雅黑" w:eastAsia="微软雅黑" w:hAnsi="微软雅黑" w:cs="微软雅黑"/>
                <w:color w:val="000000"/>
                <w:sz w:val="18"/>
                <w:szCs w:val="18"/>
              </w:rPr>
            </w:pPr>
            <w:del w:id="1008" w:author="haha" w:date="2018-12-05T09:50:00Z">
              <w:r w:rsidDel="00E460A8">
                <w:rPr>
                  <w:rFonts w:ascii="微软雅黑" w:eastAsia="微软雅黑" w:hAnsi="微软雅黑" w:cs="微软雅黑" w:hint="eastAsia"/>
                  <w:color w:val="000000"/>
                  <w:sz w:val="18"/>
                  <w:szCs w:val="18"/>
                </w:rPr>
                <w:delText>挂机方</w:delText>
              </w:r>
            </w:del>
          </w:p>
        </w:tc>
        <w:tc>
          <w:tcPr>
            <w:tcW w:w="3000" w:type="dxa"/>
          </w:tcPr>
          <w:p w14:paraId="2A296EA7" w14:textId="08A7752B" w:rsidR="00D85FD8" w:rsidDel="00E460A8" w:rsidRDefault="00D85FD8" w:rsidP="00D85FD8">
            <w:pPr>
              <w:widowControl/>
              <w:jc w:val="left"/>
              <w:rPr>
                <w:del w:id="1009" w:author="haha" w:date="2018-12-05T09:50:00Z"/>
                <w:rFonts w:ascii="微软雅黑" w:eastAsia="微软雅黑" w:hAnsi="微软雅黑" w:cs="微软雅黑"/>
                <w:color w:val="000000"/>
                <w:sz w:val="18"/>
                <w:szCs w:val="18"/>
              </w:rPr>
            </w:pPr>
            <w:del w:id="1010" w:author="haha" w:date="2018-12-05T09:50:00Z">
              <w:r w:rsidDel="00E460A8">
                <w:rPr>
                  <w:rFonts w:ascii="微软雅黑" w:eastAsia="微软雅黑" w:hAnsi="微软雅黑" w:cs="微软雅黑" w:hint="eastAsia"/>
                  <w:color w:val="000000"/>
                  <w:sz w:val="18"/>
                  <w:szCs w:val="18"/>
                </w:rPr>
                <w:delText>默认请选择</w:delText>
              </w:r>
            </w:del>
          </w:p>
        </w:tc>
        <w:tc>
          <w:tcPr>
            <w:tcW w:w="3209" w:type="dxa"/>
          </w:tcPr>
          <w:p w14:paraId="1286CFEB" w14:textId="7EBE1181" w:rsidR="00D85FD8" w:rsidDel="00E460A8" w:rsidRDefault="00D85FD8" w:rsidP="00D85FD8">
            <w:pPr>
              <w:pStyle w:val="Axure"/>
              <w:ind w:firstLine="360"/>
              <w:rPr>
                <w:del w:id="1011" w:author="haha" w:date="2018-12-05T09:50:00Z"/>
                <w:rFonts w:ascii="微软雅黑" w:eastAsia="微软雅黑" w:hAnsi="微软雅黑" w:cs="微软雅黑"/>
                <w:sz w:val="18"/>
                <w:szCs w:val="18"/>
              </w:rPr>
            </w:pPr>
            <w:del w:id="1012" w:author="haha" w:date="2018-12-05T09:50:00Z">
              <w:r w:rsidDel="00E460A8">
                <w:rPr>
                  <w:rFonts w:ascii="微软雅黑" w:eastAsia="微软雅黑" w:hAnsi="微软雅黑" w:cs="微软雅黑" w:hint="eastAsia"/>
                  <w:sz w:val="18"/>
                  <w:szCs w:val="18"/>
                </w:rPr>
                <w:delText>根据选择筛选通话记录</w:delText>
              </w:r>
            </w:del>
          </w:p>
        </w:tc>
        <w:tc>
          <w:tcPr>
            <w:tcW w:w="1712" w:type="dxa"/>
          </w:tcPr>
          <w:p w14:paraId="58E31647" w14:textId="385BFB9B" w:rsidR="00D85FD8" w:rsidDel="00E460A8" w:rsidRDefault="00D85FD8" w:rsidP="00D85FD8">
            <w:pPr>
              <w:widowControl/>
              <w:jc w:val="left"/>
              <w:rPr>
                <w:del w:id="1013" w:author="haha" w:date="2018-12-05T09:50:00Z"/>
                <w:rFonts w:ascii="微软雅黑" w:eastAsia="微软雅黑" w:hAnsi="微软雅黑" w:cs="微软雅黑"/>
                <w:sz w:val="18"/>
                <w:szCs w:val="18"/>
              </w:rPr>
            </w:pPr>
          </w:p>
        </w:tc>
      </w:tr>
      <w:tr w:rsidR="00D85FD8" w14:paraId="27A811A1"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D4F6A4C" w14:textId="77777777" w:rsidR="00D85FD8" w:rsidRDefault="00D85FD8"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7AADB45B" w14:textId="2C6A96B0"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查询</w:t>
            </w:r>
            <w:ins w:id="1014" w:author="haha" w:date="2018-11-26T16:26:00Z">
              <w:r w:rsidR="00977AF8">
                <w:rPr>
                  <w:rFonts w:ascii="微软雅黑" w:eastAsia="微软雅黑" w:hAnsi="微软雅黑" w:cs="微软雅黑" w:hint="eastAsia"/>
                  <w:color w:val="000000"/>
                  <w:sz w:val="18"/>
                  <w:szCs w:val="18"/>
                </w:rPr>
                <w:t>按钮</w:t>
              </w:r>
            </w:ins>
          </w:p>
        </w:tc>
        <w:tc>
          <w:tcPr>
            <w:tcW w:w="3000" w:type="dxa"/>
          </w:tcPr>
          <w:p w14:paraId="74ED0396" w14:textId="77777777"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根据上述填写进行查询</w:t>
            </w:r>
          </w:p>
        </w:tc>
        <w:tc>
          <w:tcPr>
            <w:tcW w:w="3209" w:type="dxa"/>
          </w:tcPr>
          <w:p w14:paraId="43AF8D80" w14:textId="77777777" w:rsidR="00D85FD8" w:rsidRDefault="00D85FD8"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根据选择筛选通话记录</w:t>
            </w:r>
          </w:p>
        </w:tc>
        <w:tc>
          <w:tcPr>
            <w:tcW w:w="1712" w:type="dxa"/>
          </w:tcPr>
          <w:p w14:paraId="40D432A7" w14:textId="77777777" w:rsidR="00D85FD8" w:rsidRDefault="00D85FD8" w:rsidP="00D85FD8">
            <w:pPr>
              <w:widowControl/>
              <w:jc w:val="left"/>
              <w:rPr>
                <w:rFonts w:ascii="微软雅黑" w:eastAsia="微软雅黑" w:hAnsi="微软雅黑" w:cs="微软雅黑"/>
                <w:sz w:val="18"/>
                <w:szCs w:val="18"/>
              </w:rPr>
            </w:pPr>
          </w:p>
        </w:tc>
      </w:tr>
      <w:tr w:rsidR="00D85FD8" w14:paraId="4E02FD9D"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5B9029C" w14:textId="77777777" w:rsidR="00D85FD8" w:rsidRDefault="00D85FD8"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55A6128E" w14:textId="77777777" w:rsidR="00D85FD8" w:rsidRDefault="001722E3"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通话记录表格</w:t>
            </w:r>
          </w:p>
        </w:tc>
        <w:tc>
          <w:tcPr>
            <w:tcW w:w="3000" w:type="dxa"/>
          </w:tcPr>
          <w:p w14:paraId="5F22C367" w14:textId="3E886F54" w:rsidR="00D85FD8" w:rsidRDefault="0093322F"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全部显示根据时间</w:t>
            </w:r>
            <w:ins w:id="1015" w:author="haha" w:date="2018-12-10T17:49:00Z">
              <w:r w:rsidR="00BB293F" w:rsidRPr="00BB293F">
                <w:rPr>
                  <w:rFonts w:ascii="微软雅黑" w:eastAsia="微软雅黑" w:hAnsi="微软雅黑" w:cs="微软雅黑" w:hint="eastAsia"/>
                  <w:color w:val="000000"/>
                  <w:sz w:val="18"/>
                  <w:szCs w:val="18"/>
                  <w:highlight w:val="darkGray"/>
                  <w:rPrChange w:id="1016" w:author="haha" w:date="2018-12-10T17:49:00Z">
                    <w:rPr>
                      <w:rFonts w:ascii="微软雅黑" w:eastAsia="微软雅黑" w:hAnsi="微软雅黑" w:cs="微软雅黑" w:hint="eastAsia"/>
                      <w:color w:val="000000"/>
                      <w:sz w:val="18"/>
                      <w:szCs w:val="18"/>
                    </w:rPr>
                  </w:rPrChange>
                </w:rPr>
                <w:t>倒叙</w:t>
              </w:r>
            </w:ins>
            <w:r>
              <w:rPr>
                <w:rFonts w:ascii="微软雅黑" w:eastAsia="微软雅黑" w:hAnsi="微软雅黑" w:cs="微软雅黑" w:hint="eastAsia"/>
                <w:color w:val="000000"/>
                <w:sz w:val="18"/>
                <w:szCs w:val="18"/>
              </w:rPr>
              <w:t>排序</w:t>
            </w:r>
            <w:ins w:id="1017" w:author="haha" w:date="2018-12-10T18:39:00Z">
              <w:r w:rsidR="00E21D2B">
                <w:rPr>
                  <w:rFonts w:ascii="微软雅黑" w:eastAsia="微软雅黑" w:hAnsi="微软雅黑" w:cs="微软雅黑" w:hint="eastAsia"/>
                  <w:color w:val="000000"/>
                  <w:sz w:val="18"/>
                  <w:szCs w:val="18"/>
                </w:rPr>
                <w:t xml:space="preserve"> </w:t>
              </w:r>
              <w:r w:rsidR="00E21D2B" w:rsidRPr="00E21D2B">
                <w:rPr>
                  <w:rFonts w:ascii="微软雅黑" w:eastAsia="微软雅黑" w:hAnsi="微软雅黑" w:cs="微软雅黑" w:hint="eastAsia"/>
                  <w:color w:val="000000"/>
                  <w:sz w:val="18"/>
                  <w:szCs w:val="18"/>
                  <w:highlight w:val="lightGray"/>
                  <w:rPrChange w:id="1018" w:author="haha" w:date="2018-12-10T18:39:00Z">
                    <w:rPr>
                      <w:rFonts w:ascii="微软雅黑" w:eastAsia="微软雅黑" w:hAnsi="微软雅黑" w:cs="微软雅黑" w:hint="eastAsia"/>
                      <w:color w:val="000000"/>
                      <w:sz w:val="18"/>
                      <w:szCs w:val="18"/>
                    </w:rPr>
                  </w:rPrChange>
                </w:rPr>
                <w:t>手机号脱敏</w:t>
              </w:r>
            </w:ins>
          </w:p>
        </w:tc>
        <w:tc>
          <w:tcPr>
            <w:tcW w:w="3209" w:type="dxa"/>
          </w:tcPr>
          <w:p w14:paraId="53AF1CE2" w14:textId="77777777" w:rsidR="00D85FD8" w:rsidRDefault="00D85FD8" w:rsidP="00D85FD8">
            <w:pPr>
              <w:pStyle w:val="Axure"/>
              <w:ind w:firstLine="360"/>
              <w:rPr>
                <w:rFonts w:ascii="微软雅黑" w:eastAsia="微软雅黑" w:hAnsi="微软雅黑" w:cs="微软雅黑"/>
                <w:sz w:val="18"/>
                <w:szCs w:val="18"/>
              </w:rPr>
            </w:pPr>
          </w:p>
        </w:tc>
        <w:tc>
          <w:tcPr>
            <w:tcW w:w="1712" w:type="dxa"/>
          </w:tcPr>
          <w:p w14:paraId="7FF3FB77" w14:textId="77777777" w:rsidR="00D85FD8" w:rsidRDefault="00D85FD8" w:rsidP="00D85FD8">
            <w:pPr>
              <w:widowControl/>
              <w:jc w:val="left"/>
              <w:rPr>
                <w:rFonts w:ascii="微软雅黑" w:eastAsia="微软雅黑" w:hAnsi="微软雅黑" w:cs="微软雅黑"/>
                <w:sz w:val="18"/>
                <w:szCs w:val="18"/>
              </w:rPr>
            </w:pPr>
          </w:p>
        </w:tc>
      </w:tr>
    </w:tbl>
    <w:p w14:paraId="63C853C3" w14:textId="77777777" w:rsidR="002C6076" w:rsidRPr="00D85FD8" w:rsidRDefault="002C6076" w:rsidP="002C6076"/>
    <w:p w14:paraId="07456C83" w14:textId="77777777" w:rsidR="002C6076" w:rsidRDefault="002C6076" w:rsidP="002C6076"/>
    <w:p w14:paraId="0D609112" w14:textId="7D2A1309" w:rsidR="00F02E50" w:rsidRDefault="00496C19" w:rsidP="00496C19">
      <w:pPr>
        <w:pStyle w:val="10"/>
      </w:pPr>
      <w:bookmarkStart w:id="1019" w:name="_Toc532228785"/>
      <w:r>
        <w:rPr>
          <w:rFonts w:hint="eastAsia"/>
        </w:rPr>
        <w:t>九、</w:t>
      </w:r>
      <w:r w:rsidR="00F02E50">
        <w:rPr>
          <w:rFonts w:hint="eastAsia"/>
        </w:rPr>
        <w:t>外呼管理模块下的分配</w:t>
      </w:r>
      <w:r w:rsidR="00F02D9D">
        <w:rPr>
          <w:rFonts w:hint="eastAsia"/>
        </w:rPr>
        <w:t>分机</w:t>
      </w:r>
      <w:bookmarkEnd w:id="1019"/>
    </w:p>
    <w:p w14:paraId="4CAA0AD9" w14:textId="095BFA0C" w:rsidR="00CC3FB4" w:rsidRDefault="00F02D9D" w:rsidP="00CC3FB4">
      <w:pPr>
        <w:pStyle w:val="a3"/>
        <w:numPr>
          <w:ilvl w:val="0"/>
          <w:numId w:val="4"/>
        </w:numPr>
        <w:ind w:firstLineChars="0"/>
      </w:pPr>
      <w:r>
        <w:rPr>
          <w:rFonts w:hint="eastAsia"/>
        </w:rPr>
        <w:t>超级管理员可在此页面上传分机号</w:t>
      </w:r>
    </w:p>
    <w:p w14:paraId="28945A9A" w14:textId="02F80E3F" w:rsidR="00F02D9D" w:rsidRDefault="00F02D9D" w:rsidP="00CC3FB4">
      <w:pPr>
        <w:pStyle w:val="a3"/>
        <w:numPr>
          <w:ilvl w:val="0"/>
          <w:numId w:val="4"/>
        </w:numPr>
        <w:ind w:firstLineChars="0"/>
      </w:pPr>
      <w:r>
        <w:rPr>
          <w:rFonts w:hint="eastAsia"/>
        </w:rPr>
        <w:t>超级管理员可在此页面分配分机号，可查看所有分机号的现在状态</w:t>
      </w:r>
    </w:p>
    <w:p w14:paraId="397036B0" w14:textId="41EB308B" w:rsidR="00FA48C8" w:rsidRDefault="00F02D9D" w:rsidP="00FA48C8">
      <w:pPr>
        <w:pStyle w:val="a3"/>
        <w:numPr>
          <w:ilvl w:val="0"/>
          <w:numId w:val="4"/>
        </w:numPr>
        <w:ind w:firstLineChars="0"/>
      </w:pPr>
      <w:r>
        <w:rPr>
          <w:rFonts w:hint="eastAsia"/>
        </w:rPr>
        <w:lastRenderedPageBreak/>
        <w:t>可删除号码以及根据分配状态、发放机构、发放日期及使用状态进行筛选查看</w:t>
      </w:r>
    </w:p>
    <w:p w14:paraId="76B21797" w14:textId="41064AEC" w:rsidR="002303CC" w:rsidRDefault="002303CC" w:rsidP="00FA48C8">
      <w:pPr>
        <w:pStyle w:val="a3"/>
        <w:numPr>
          <w:ilvl w:val="0"/>
          <w:numId w:val="4"/>
        </w:numPr>
        <w:ind w:firstLineChars="0"/>
        <w:rPr>
          <w:ins w:id="1020" w:author="haha" w:date="2018-12-07T14:22:00Z"/>
          <w:highlight w:val="yellow"/>
        </w:rPr>
      </w:pPr>
      <w:bookmarkStart w:id="1021" w:name="_Hlk532481783"/>
      <w:r w:rsidRPr="0046046D">
        <w:rPr>
          <w:rFonts w:hint="eastAsia"/>
          <w:highlight w:val="yellow"/>
          <w:rPrChange w:id="1022" w:author="haha" w:date="2018-12-05T17:53:00Z">
            <w:rPr>
              <w:rFonts w:hint="eastAsia"/>
            </w:rPr>
          </w:rPrChange>
        </w:rPr>
        <w:t>可直接点击分配直接进行分机分配（分配数量</w:t>
      </w:r>
      <w:commentRangeStart w:id="1023"/>
      <w:r w:rsidRPr="0046046D">
        <w:rPr>
          <w:rFonts w:hint="eastAsia"/>
          <w:highlight w:val="yellow"/>
          <w:rPrChange w:id="1024" w:author="haha" w:date="2018-12-05T17:53:00Z">
            <w:rPr>
              <w:rFonts w:hint="eastAsia"/>
            </w:rPr>
          </w:rPrChange>
        </w:rPr>
        <w:t>手动输入</w:t>
      </w:r>
      <w:commentRangeEnd w:id="1023"/>
      <w:r w:rsidR="0046046D">
        <w:rPr>
          <w:rStyle w:val="aa"/>
        </w:rPr>
        <w:commentReference w:id="1023"/>
      </w:r>
      <w:r w:rsidRPr="0046046D">
        <w:rPr>
          <w:rFonts w:hint="eastAsia"/>
          <w:highlight w:val="yellow"/>
          <w:rPrChange w:id="1025" w:author="haha" w:date="2018-12-05T17:53:00Z">
            <w:rPr>
              <w:rFonts w:hint="eastAsia"/>
            </w:rPr>
          </w:rPrChange>
        </w:rPr>
        <w:t>），也可多选点击分配（分配数量系统根据选择生成</w:t>
      </w:r>
      <w:ins w:id="1026" w:author="haha" w:date="2018-12-05T09:51:00Z">
        <w:r w:rsidR="00E460A8" w:rsidRPr="0046046D">
          <w:rPr>
            <w:rFonts w:hint="eastAsia"/>
            <w:highlight w:val="yellow"/>
            <w:rPrChange w:id="1027" w:author="haha" w:date="2018-12-05T17:53:00Z">
              <w:rPr>
                <w:rFonts w:hint="eastAsia"/>
              </w:rPr>
            </w:rPrChange>
          </w:rPr>
          <w:t>数量</w:t>
        </w:r>
      </w:ins>
      <w:r w:rsidRPr="0046046D">
        <w:rPr>
          <w:rFonts w:hint="eastAsia"/>
          <w:highlight w:val="yellow"/>
          <w:rPrChange w:id="1028" w:author="haha" w:date="2018-12-05T17:53:00Z">
            <w:rPr>
              <w:rFonts w:hint="eastAsia"/>
            </w:rPr>
          </w:rPrChange>
        </w:rPr>
        <w:t>）。</w:t>
      </w:r>
      <w:bookmarkEnd w:id="1021"/>
    </w:p>
    <w:p w14:paraId="2975257D" w14:textId="1FCD9719" w:rsidR="004E0379" w:rsidRPr="004E0379" w:rsidRDefault="004E0379" w:rsidP="00FA48C8">
      <w:pPr>
        <w:pStyle w:val="a3"/>
        <w:numPr>
          <w:ilvl w:val="0"/>
          <w:numId w:val="4"/>
        </w:numPr>
        <w:ind w:firstLineChars="0"/>
        <w:rPr>
          <w:highlight w:val="darkCyan"/>
          <w:rPrChange w:id="1029" w:author="haha" w:date="2018-12-07T14:22:00Z">
            <w:rPr/>
          </w:rPrChange>
        </w:rPr>
      </w:pPr>
      <w:ins w:id="1030" w:author="haha" w:date="2018-12-07T14:22:00Z">
        <w:r w:rsidRPr="004E0379">
          <w:rPr>
            <w:rFonts w:hint="eastAsia"/>
            <w:highlight w:val="darkCyan"/>
            <w:rPrChange w:id="1031" w:author="haha" w:date="2018-12-07T14:22:00Z">
              <w:rPr>
                <w:rFonts w:hint="eastAsia"/>
                <w:highlight w:val="yellow"/>
              </w:rPr>
            </w:rPrChange>
          </w:rPr>
          <w:t>分机上传只支持</w:t>
        </w:r>
        <w:r w:rsidRPr="004E0379">
          <w:rPr>
            <w:highlight w:val="darkCyan"/>
            <w:rPrChange w:id="1032" w:author="haha" w:date="2018-12-07T14:22:00Z">
              <w:rPr>
                <w:highlight w:val="yellow"/>
              </w:rPr>
            </w:rPrChange>
          </w:rPr>
          <w:t>excel</w:t>
        </w:r>
      </w:ins>
      <w:ins w:id="1033" w:author="haha" w:date="2018-12-07T14:25:00Z">
        <w:r>
          <w:rPr>
            <w:rFonts w:hint="eastAsia"/>
            <w:highlight w:val="darkCyan"/>
          </w:rPr>
          <w:t>显示</w:t>
        </w:r>
      </w:ins>
    </w:p>
    <w:p w14:paraId="29289494" w14:textId="77777777" w:rsidR="00F02E50" w:rsidRPr="00F02E50" w:rsidRDefault="00CC3FB4" w:rsidP="00F02E50">
      <w:r>
        <w:rPr>
          <w:rFonts w:hint="eastAsia"/>
        </w:rPr>
        <w:t>原型图如下</w:t>
      </w:r>
      <w:del w:id="1034" w:author="haha" w:date="2018-11-26T15:54:00Z">
        <w:r w:rsidDel="00186094">
          <w:rPr>
            <w:rFonts w:hint="eastAsia"/>
          </w:rPr>
          <w:delText>：</w:delText>
        </w:r>
      </w:del>
    </w:p>
    <w:p w14:paraId="14D8BDBF" w14:textId="5708F0B3" w:rsidR="00F02E50" w:rsidRPr="00F02E50" w:rsidRDefault="00F02D9D" w:rsidP="00F02E50">
      <w:commentRangeStart w:id="1035"/>
      <w:r>
        <w:rPr>
          <w:noProof/>
        </w:rPr>
        <w:drawing>
          <wp:inline distT="0" distB="0" distL="0" distR="0" wp14:anchorId="0D06E70F" wp14:editId="0F4F0EEF">
            <wp:extent cx="5274310" cy="11804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80465"/>
                    </a:xfrm>
                    <a:prstGeom prst="rect">
                      <a:avLst/>
                    </a:prstGeom>
                  </pic:spPr>
                </pic:pic>
              </a:graphicData>
            </a:graphic>
          </wp:inline>
        </w:drawing>
      </w:r>
      <w:commentRangeEnd w:id="1035"/>
      <w:r w:rsidR="00E460A8">
        <w:rPr>
          <w:rStyle w:val="aa"/>
        </w:rPr>
        <w:commentReference w:id="1035"/>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CC3FB4" w14:paraId="5015581D" w14:textId="77777777" w:rsidTr="00DE148A">
        <w:trPr>
          <w:trHeight w:val="90"/>
        </w:trPr>
        <w:tc>
          <w:tcPr>
            <w:tcW w:w="1245" w:type="dxa"/>
            <w:gridSpan w:val="2"/>
            <w:tcBorders>
              <w:top w:val="nil"/>
              <w:left w:val="single" w:sz="4" w:space="0" w:color="auto"/>
              <w:bottom w:val="single" w:sz="4" w:space="0" w:color="auto"/>
              <w:right w:val="single" w:sz="4" w:space="0" w:color="auto"/>
            </w:tcBorders>
          </w:tcPr>
          <w:p w14:paraId="59F402E8" w14:textId="77777777" w:rsidR="00CC3FB4" w:rsidRDefault="00CC3FB4" w:rsidP="00DE148A">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012052CE" w14:textId="45BE283D" w:rsidR="00CC3FB4" w:rsidRDefault="00F02D9D" w:rsidP="00DE148A">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分配分机</w:t>
            </w:r>
          </w:p>
        </w:tc>
      </w:tr>
      <w:tr w:rsidR="00CC3FB4" w14:paraId="35ACCA06" w14:textId="77777777" w:rsidTr="00DE148A">
        <w:trPr>
          <w:trHeight w:val="408"/>
        </w:trPr>
        <w:tc>
          <w:tcPr>
            <w:tcW w:w="1245" w:type="dxa"/>
            <w:gridSpan w:val="2"/>
            <w:tcBorders>
              <w:top w:val="nil"/>
              <w:left w:val="single" w:sz="4" w:space="0" w:color="auto"/>
              <w:bottom w:val="single" w:sz="4" w:space="0" w:color="auto"/>
              <w:right w:val="single" w:sz="4" w:space="0" w:color="auto"/>
            </w:tcBorders>
          </w:tcPr>
          <w:p w14:paraId="5DE241FA"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4C09F946" w14:textId="77777777" w:rsidR="00CC3FB4" w:rsidRDefault="00CC3FB4"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CC3FB4" w14:paraId="1810BADE" w14:textId="77777777" w:rsidTr="00DE148A">
        <w:trPr>
          <w:trHeight w:val="423"/>
        </w:trPr>
        <w:tc>
          <w:tcPr>
            <w:tcW w:w="1245" w:type="dxa"/>
            <w:gridSpan w:val="2"/>
            <w:tcBorders>
              <w:top w:val="nil"/>
              <w:left w:val="single" w:sz="4" w:space="0" w:color="auto"/>
              <w:bottom w:val="single" w:sz="4" w:space="0" w:color="auto"/>
              <w:right w:val="single" w:sz="4" w:space="0" w:color="auto"/>
            </w:tcBorders>
          </w:tcPr>
          <w:p w14:paraId="40CF089E"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618A7754" w14:textId="77777777" w:rsidR="00CC3FB4" w:rsidRDefault="00CC3FB4"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点击其他页面跳转、右上角退出登录</w:t>
            </w:r>
          </w:p>
        </w:tc>
      </w:tr>
      <w:tr w:rsidR="00CC3FB4" w14:paraId="5441E5B0"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4DD98F6"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CC3FB4" w14:paraId="60BB397C"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F158659"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77CFF65F" w14:textId="77777777" w:rsidR="00CC3FB4" w:rsidRDefault="00CC3FB4"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002B860A" w14:textId="77777777" w:rsidR="00CC3FB4" w:rsidRDefault="00CC3FB4"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20C1D3EC"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46EBD79B"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CC3FB4" w14:paraId="54571845"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99944A2" w14:textId="77777777" w:rsidR="00CC3FB4" w:rsidRDefault="00CC3FB4" w:rsidP="00DE148A">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57EAB49F" w14:textId="7D8EE5CC" w:rsidR="00CC3FB4" w:rsidRDefault="00F02D9D"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上传</w:t>
            </w:r>
          </w:p>
        </w:tc>
        <w:tc>
          <w:tcPr>
            <w:tcW w:w="3000" w:type="dxa"/>
          </w:tcPr>
          <w:p w14:paraId="62201353" w14:textId="77777777" w:rsidR="00CC3FB4" w:rsidRDefault="00CC3FB4"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w:t>
            </w:r>
          </w:p>
        </w:tc>
        <w:tc>
          <w:tcPr>
            <w:tcW w:w="3209" w:type="dxa"/>
          </w:tcPr>
          <w:p w14:paraId="03922FA6" w14:textId="24049AF4" w:rsidR="00CC3FB4" w:rsidRDefault="00F02D9D" w:rsidP="00F02D9D">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上传分机弹框</w:t>
            </w:r>
          </w:p>
        </w:tc>
        <w:tc>
          <w:tcPr>
            <w:tcW w:w="1712" w:type="dxa"/>
          </w:tcPr>
          <w:p w14:paraId="1A3A9447" w14:textId="77777777" w:rsidR="00CC3FB4" w:rsidRDefault="00CC3FB4" w:rsidP="00DE148A">
            <w:pPr>
              <w:widowControl/>
              <w:jc w:val="left"/>
              <w:rPr>
                <w:rFonts w:ascii="微软雅黑" w:eastAsia="微软雅黑" w:hAnsi="微软雅黑" w:cs="宋体"/>
                <w:bCs/>
                <w:kern w:val="0"/>
                <w:sz w:val="18"/>
                <w:szCs w:val="18"/>
              </w:rPr>
            </w:pPr>
          </w:p>
        </w:tc>
      </w:tr>
      <w:tr w:rsidR="00CC3FB4" w14:paraId="1A17BBCF"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C4AFCEA" w14:textId="77777777" w:rsidR="00CC3FB4" w:rsidRDefault="00CC3FB4"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53D55B6C" w14:textId="1DB77C0B" w:rsidR="00CC3FB4" w:rsidRDefault="00F02D9D"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分配</w:t>
            </w:r>
          </w:p>
        </w:tc>
        <w:tc>
          <w:tcPr>
            <w:tcW w:w="3000" w:type="dxa"/>
          </w:tcPr>
          <w:p w14:paraId="3B2123D6" w14:textId="77777777" w:rsidR="00CC3FB4" w:rsidRDefault="00CC3FB4"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w:t>
            </w:r>
          </w:p>
        </w:tc>
        <w:tc>
          <w:tcPr>
            <w:tcW w:w="3209" w:type="dxa"/>
          </w:tcPr>
          <w:p w14:paraId="0168AE46" w14:textId="0BF6ECD5" w:rsidR="00CC3FB4" w:rsidRDefault="00CC3FB4" w:rsidP="00CC3FB4">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sz w:val="18"/>
                <w:szCs w:val="18"/>
              </w:rPr>
              <w:t xml:space="preserve"> </w:t>
            </w:r>
            <w:r w:rsidR="00F02D9D">
              <w:rPr>
                <w:rFonts w:ascii="微软雅黑" w:eastAsia="微软雅黑" w:hAnsi="微软雅黑" w:cs="微软雅黑" w:hint="eastAsia"/>
                <w:sz w:val="18"/>
                <w:szCs w:val="18"/>
              </w:rPr>
              <w:t>分配弹框</w:t>
            </w:r>
          </w:p>
        </w:tc>
        <w:tc>
          <w:tcPr>
            <w:tcW w:w="1712" w:type="dxa"/>
          </w:tcPr>
          <w:p w14:paraId="27F26BA1" w14:textId="44673F78" w:rsidR="00CC3FB4" w:rsidRDefault="00CC3FB4" w:rsidP="00DE148A">
            <w:pPr>
              <w:widowControl/>
              <w:jc w:val="left"/>
              <w:rPr>
                <w:rFonts w:ascii="微软雅黑" w:eastAsia="微软雅黑" w:hAnsi="微软雅黑" w:cs="微软雅黑"/>
                <w:sz w:val="18"/>
                <w:szCs w:val="18"/>
              </w:rPr>
            </w:pPr>
          </w:p>
        </w:tc>
      </w:tr>
      <w:tr w:rsidR="00CC3FB4" w14:paraId="6E7A1EE1"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B8CBBA5" w14:textId="77777777" w:rsidR="00CC3FB4" w:rsidRDefault="00CC3FB4"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0107770F" w14:textId="1C2A0937" w:rsidR="00CC3FB4" w:rsidRDefault="00F02D9D"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分配状态</w:t>
            </w:r>
          </w:p>
        </w:tc>
        <w:tc>
          <w:tcPr>
            <w:tcW w:w="3000" w:type="dxa"/>
          </w:tcPr>
          <w:p w14:paraId="166F2892" w14:textId="4CF26199" w:rsidR="00CC3FB4" w:rsidRDefault="00F02D9D"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默认请选择（已分配、未分配）</w:t>
            </w:r>
            <w:del w:id="1036" w:author="haha" w:date="2018-11-26T17:08:00Z">
              <w:r w:rsidR="00CC3FB4" w:rsidDel="0000408B">
                <w:rPr>
                  <w:rFonts w:ascii="微软雅黑" w:eastAsia="微软雅黑" w:hAnsi="微软雅黑" w:cs="微软雅黑" w:hint="eastAsia"/>
                  <w:color w:val="000000"/>
                  <w:sz w:val="18"/>
                  <w:szCs w:val="18"/>
                </w:rPr>
                <w:delText>空</w:delText>
              </w:r>
            </w:del>
          </w:p>
        </w:tc>
        <w:tc>
          <w:tcPr>
            <w:tcW w:w="3209" w:type="dxa"/>
          </w:tcPr>
          <w:p w14:paraId="41742805" w14:textId="2DDA1150" w:rsidR="00CC3FB4" w:rsidRDefault="00F02D9D" w:rsidP="00DE148A">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根据选择条件进行筛选</w:t>
            </w:r>
          </w:p>
        </w:tc>
        <w:tc>
          <w:tcPr>
            <w:tcW w:w="1712" w:type="dxa"/>
          </w:tcPr>
          <w:p w14:paraId="20300D47" w14:textId="21D6F1EC" w:rsidR="00CC3FB4" w:rsidRDefault="00F02D9D"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与条件不符</w:t>
            </w:r>
          </w:p>
        </w:tc>
      </w:tr>
      <w:tr w:rsidR="008C303A" w14:paraId="5A3EFB77"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DFF7F85" w14:textId="77777777" w:rsidR="008C303A" w:rsidRDefault="008C303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2DCBECCE" w14:textId="648FD49A" w:rsidR="008C303A" w:rsidRDefault="00F02D9D"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发放机构</w:t>
            </w:r>
          </w:p>
        </w:tc>
        <w:tc>
          <w:tcPr>
            <w:tcW w:w="3000" w:type="dxa"/>
          </w:tcPr>
          <w:p w14:paraId="03486C5D" w14:textId="2BC5561D" w:rsidR="008C303A" w:rsidRDefault="00F02D9D"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默认请选择（现有机构）</w:t>
            </w:r>
          </w:p>
        </w:tc>
        <w:tc>
          <w:tcPr>
            <w:tcW w:w="3209" w:type="dxa"/>
          </w:tcPr>
          <w:p w14:paraId="0C71D0E1" w14:textId="29C7129F" w:rsidR="008C303A" w:rsidRDefault="00410CC1" w:rsidP="00DE148A">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0566F7D9" w14:textId="19B0E3AB" w:rsidR="008C303A" w:rsidRDefault="00410CC1"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r>
      <w:tr w:rsidR="008C303A" w14:paraId="76FB4EB2"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D41E54B" w14:textId="77777777" w:rsidR="008C303A" w:rsidRDefault="008C303A" w:rsidP="00DE148A">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5</w:t>
            </w:r>
          </w:p>
        </w:tc>
        <w:tc>
          <w:tcPr>
            <w:tcW w:w="1309" w:type="dxa"/>
            <w:gridSpan w:val="2"/>
          </w:tcPr>
          <w:p w14:paraId="240631C2" w14:textId="7E82BCC7" w:rsidR="008C303A" w:rsidRDefault="00F02D9D"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使用状态</w:t>
            </w:r>
          </w:p>
        </w:tc>
        <w:tc>
          <w:tcPr>
            <w:tcW w:w="3000" w:type="dxa"/>
          </w:tcPr>
          <w:p w14:paraId="1CAFAC35" w14:textId="59C6A482" w:rsidR="008C303A"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默认请选择（已使用、未使用）</w:t>
            </w:r>
          </w:p>
        </w:tc>
        <w:tc>
          <w:tcPr>
            <w:tcW w:w="3209" w:type="dxa"/>
          </w:tcPr>
          <w:p w14:paraId="1A6E20BB" w14:textId="321ACE6B" w:rsidR="008C303A" w:rsidRDefault="00410CC1" w:rsidP="00DE148A">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0DEA779C" w14:textId="7A9E1FD4" w:rsidR="008C303A" w:rsidRDefault="00410CC1"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同</w:t>
            </w:r>
            <w:ins w:id="1037" w:author="haha" w:date="2018-12-10T11:45:00Z">
              <w:r w:rsidR="00DF250D">
                <w:rPr>
                  <w:rFonts w:ascii="微软雅黑" w:eastAsia="微软雅黑" w:hAnsi="微软雅黑" w:cs="微软雅黑" w:hint="eastAsia"/>
                  <w:sz w:val="18"/>
                  <w:szCs w:val="18"/>
                </w:rPr>
                <w:t xml:space="preserve"> </w:t>
              </w:r>
              <w:r w:rsidR="00DF250D">
                <w:rPr>
                  <w:rFonts w:ascii="微软雅黑" w:eastAsia="微软雅黑" w:hAnsi="微软雅黑" w:cs="微软雅黑"/>
                  <w:sz w:val="18"/>
                  <w:szCs w:val="18"/>
                </w:rPr>
                <w:t xml:space="preserve">   </w:t>
              </w:r>
            </w:ins>
            <w:r>
              <w:rPr>
                <w:rFonts w:ascii="微软雅黑" w:eastAsia="微软雅黑" w:hAnsi="微软雅黑" w:cs="微软雅黑" w:hint="eastAsia"/>
                <w:sz w:val="18"/>
                <w:szCs w:val="18"/>
              </w:rPr>
              <w:t>上</w:t>
            </w:r>
          </w:p>
        </w:tc>
      </w:tr>
      <w:tr w:rsidR="00410CC1" w14:paraId="5A47A95F"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29F72CD" w14:textId="0A397642" w:rsidR="00410CC1" w:rsidRDefault="00410CC1"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6A0408F9" w14:textId="597A8629" w:rsidR="00410CC1"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分配时间</w:t>
            </w:r>
          </w:p>
        </w:tc>
        <w:tc>
          <w:tcPr>
            <w:tcW w:w="3000" w:type="dxa"/>
          </w:tcPr>
          <w:p w14:paraId="37D924E1" w14:textId="0F49B2EF" w:rsidR="00410CC1"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默认当天</w:t>
            </w:r>
          </w:p>
        </w:tc>
        <w:tc>
          <w:tcPr>
            <w:tcW w:w="3209" w:type="dxa"/>
          </w:tcPr>
          <w:p w14:paraId="20689F36" w14:textId="19622C6E" w:rsidR="00410CC1" w:rsidRDefault="00410CC1" w:rsidP="00DE148A">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68B09B6E" w14:textId="664F34E0" w:rsidR="00410CC1" w:rsidRDefault="00410CC1"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r>
      <w:tr w:rsidR="00D35996" w14:paraId="7693D553"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038" w:author="haha" w:date="2018-12-06T15:39:00Z"/>
        </w:trPr>
        <w:tc>
          <w:tcPr>
            <w:tcW w:w="802" w:type="dxa"/>
          </w:tcPr>
          <w:p w14:paraId="0C47AC46" w14:textId="206BC418" w:rsidR="00D35996" w:rsidRDefault="00D35996" w:rsidP="00DE148A">
            <w:pPr>
              <w:widowControl/>
              <w:jc w:val="center"/>
              <w:rPr>
                <w:ins w:id="1039" w:author="haha" w:date="2018-12-06T15:39:00Z"/>
                <w:rFonts w:ascii="微软雅黑" w:eastAsia="微软雅黑" w:hAnsi="微软雅黑" w:cs="微软雅黑"/>
                <w:sz w:val="18"/>
                <w:szCs w:val="18"/>
              </w:rPr>
            </w:pPr>
            <w:ins w:id="1040" w:author="haha" w:date="2018-12-06T15:39:00Z">
              <w:r>
                <w:rPr>
                  <w:rFonts w:ascii="微软雅黑" w:eastAsia="微软雅黑" w:hAnsi="微软雅黑" w:cs="微软雅黑" w:hint="eastAsia"/>
                  <w:sz w:val="18"/>
                  <w:szCs w:val="18"/>
                </w:rPr>
                <w:t>7</w:t>
              </w:r>
            </w:ins>
          </w:p>
        </w:tc>
        <w:tc>
          <w:tcPr>
            <w:tcW w:w="1309" w:type="dxa"/>
            <w:gridSpan w:val="2"/>
          </w:tcPr>
          <w:p w14:paraId="34A8C316" w14:textId="302F149C" w:rsidR="00D35996" w:rsidRDefault="00D35996" w:rsidP="00DE148A">
            <w:pPr>
              <w:widowControl/>
              <w:jc w:val="left"/>
              <w:rPr>
                <w:ins w:id="1041" w:author="haha" w:date="2018-12-06T15:39:00Z"/>
                <w:rFonts w:ascii="微软雅黑" w:eastAsia="微软雅黑" w:hAnsi="微软雅黑" w:cs="微软雅黑"/>
                <w:color w:val="000000"/>
                <w:sz w:val="18"/>
                <w:szCs w:val="18"/>
              </w:rPr>
            </w:pPr>
            <w:ins w:id="1042" w:author="haha" w:date="2018-12-06T15:39:00Z">
              <w:r>
                <w:rPr>
                  <w:rFonts w:ascii="微软雅黑" w:eastAsia="微软雅黑" w:hAnsi="微软雅黑" w:cs="微软雅黑" w:hint="eastAsia"/>
                  <w:color w:val="000000"/>
                  <w:sz w:val="18"/>
                  <w:szCs w:val="18"/>
                </w:rPr>
                <w:t>分机表</w:t>
              </w:r>
            </w:ins>
          </w:p>
        </w:tc>
        <w:tc>
          <w:tcPr>
            <w:tcW w:w="3000" w:type="dxa"/>
          </w:tcPr>
          <w:p w14:paraId="4950EBAC" w14:textId="6E322E06" w:rsidR="00D35996" w:rsidRDefault="00D35996" w:rsidP="00DE148A">
            <w:pPr>
              <w:widowControl/>
              <w:jc w:val="left"/>
              <w:rPr>
                <w:ins w:id="1043" w:author="haha" w:date="2018-12-06T15:39:00Z"/>
                <w:rFonts w:ascii="微软雅黑" w:eastAsia="微软雅黑" w:hAnsi="微软雅黑" w:cs="微软雅黑"/>
                <w:color w:val="000000"/>
                <w:sz w:val="18"/>
                <w:szCs w:val="18"/>
              </w:rPr>
            </w:pPr>
            <w:ins w:id="1044" w:author="haha" w:date="2018-12-06T15:39:00Z">
              <w:r>
                <w:rPr>
                  <w:rFonts w:ascii="微软雅黑" w:eastAsia="微软雅黑" w:hAnsi="微软雅黑" w:cs="微软雅黑" w:hint="eastAsia"/>
                  <w:color w:val="000000"/>
                  <w:sz w:val="18"/>
                  <w:szCs w:val="18"/>
                </w:rPr>
                <w:t>根据上传的</w:t>
              </w:r>
            </w:ins>
            <w:ins w:id="1045" w:author="haha" w:date="2018-12-06T15:40:00Z">
              <w:r>
                <w:rPr>
                  <w:rFonts w:ascii="微软雅黑" w:eastAsia="微软雅黑" w:hAnsi="微软雅黑" w:cs="微软雅黑" w:hint="eastAsia"/>
                  <w:color w:val="000000"/>
                  <w:sz w:val="18"/>
                  <w:szCs w:val="18"/>
                </w:rPr>
                <w:t>时间</w:t>
              </w:r>
              <w:r w:rsidR="0024190C">
                <w:rPr>
                  <w:rFonts w:ascii="微软雅黑" w:eastAsia="微软雅黑" w:hAnsi="微软雅黑" w:cs="微软雅黑" w:hint="eastAsia"/>
                  <w:color w:val="000000"/>
                  <w:sz w:val="18"/>
                  <w:szCs w:val="18"/>
                </w:rPr>
                <w:t>以及未使用放前面显示</w:t>
              </w:r>
            </w:ins>
          </w:p>
        </w:tc>
        <w:tc>
          <w:tcPr>
            <w:tcW w:w="3209" w:type="dxa"/>
          </w:tcPr>
          <w:p w14:paraId="406E06AB" w14:textId="77777777" w:rsidR="00D35996" w:rsidRDefault="00D35996" w:rsidP="00DE148A">
            <w:pPr>
              <w:pStyle w:val="Axure"/>
              <w:ind w:firstLine="360"/>
              <w:rPr>
                <w:ins w:id="1046" w:author="haha" w:date="2018-12-06T15:39:00Z"/>
                <w:rFonts w:ascii="微软雅黑" w:eastAsia="微软雅黑" w:hAnsi="微软雅黑" w:cs="微软雅黑"/>
                <w:sz w:val="18"/>
                <w:szCs w:val="18"/>
              </w:rPr>
            </w:pPr>
          </w:p>
        </w:tc>
        <w:tc>
          <w:tcPr>
            <w:tcW w:w="1712" w:type="dxa"/>
          </w:tcPr>
          <w:p w14:paraId="58029826" w14:textId="77777777" w:rsidR="00D35996" w:rsidRDefault="00D35996" w:rsidP="00DE148A">
            <w:pPr>
              <w:widowControl/>
              <w:jc w:val="left"/>
              <w:rPr>
                <w:ins w:id="1047" w:author="haha" w:date="2018-12-06T15:39:00Z"/>
                <w:rFonts w:ascii="微软雅黑" w:eastAsia="微软雅黑" w:hAnsi="微软雅黑" w:cs="微软雅黑"/>
                <w:sz w:val="18"/>
                <w:szCs w:val="18"/>
              </w:rPr>
            </w:pPr>
          </w:p>
        </w:tc>
      </w:tr>
    </w:tbl>
    <w:p w14:paraId="2206F741" w14:textId="77777777" w:rsidR="00F02E50" w:rsidRPr="00F02E50" w:rsidRDefault="00F02E50" w:rsidP="00F02E50"/>
    <w:p w14:paraId="0048445F" w14:textId="3D5C3414" w:rsidR="00F02E50" w:rsidRDefault="00410CC1" w:rsidP="00AD5670">
      <w:pPr>
        <w:pStyle w:val="1"/>
      </w:pPr>
      <w:bookmarkStart w:id="1048" w:name="_Toc532228786"/>
      <w:r>
        <w:rPr>
          <w:rFonts w:hint="eastAsia"/>
        </w:rPr>
        <w:lastRenderedPageBreak/>
        <w:t>分配分机弹框</w:t>
      </w:r>
      <w:bookmarkEnd w:id="1048"/>
    </w:p>
    <w:p w14:paraId="6F739620" w14:textId="193C5209" w:rsidR="00CC3FB4" w:rsidRPr="00CC3FB4" w:rsidRDefault="00EA56B9" w:rsidP="00F02E50">
      <w:pPr>
        <w:rPr>
          <w:sz w:val="30"/>
          <w:szCs w:val="30"/>
        </w:rPr>
      </w:pPr>
      <w:r>
        <w:rPr>
          <w:noProof/>
        </w:rPr>
        <w:drawing>
          <wp:inline distT="0" distB="0" distL="0" distR="0" wp14:anchorId="3A23D360" wp14:editId="1DD5E23F">
            <wp:extent cx="5274310" cy="24822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82215"/>
                    </a:xfrm>
                    <a:prstGeom prst="rect">
                      <a:avLst/>
                    </a:prstGeom>
                  </pic:spPr>
                </pic:pic>
              </a:graphicData>
            </a:graphic>
          </wp:inline>
        </w:drawing>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CC3FB4" w14:paraId="0118E913" w14:textId="77777777" w:rsidTr="00DE148A">
        <w:trPr>
          <w:trHeight w:val="90"/>
        </w:trPr>
        <w:tc>
          <w:tcPr>
            <w:tcW w:w="1245" w:type="dxa"/>
            <w:gridSpan w:val="2"/>
            <w:tcBorders>
              <w:top w:val="nil"/>
              <w:left w:val="single" w:sz="4" w:space="0" w:color="auto"/>
              <w:bottom w:val="single" w:sz="4" w:space="0" w:color="auto"/>
              <w:right w:val="single" w:sz="4" w:space="0" w:color="auto"/>
            </w:tcBorders>
          </w:tcPr>
          <w:p w14:paraId="40532A82" w14:textId="77777777" w:rsidR="00CC3FB4" w:rsidRDefault="00CC3FB4" w:rsidP="00DE148A">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5192A035" w14:textId="701F67A7" w:rsidR="00CC3FB4" w:rsidRDefault="00410CC1" w:rsidP="00DE148A">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分配分机弹框</w:t>
            </w:r>
          </w:p>
        </w:tc>
      </w:tr>
      <w:tr w:rsidR="00CC3FB4" w14:paraId="5F102918" w14:textId="77777777" w:rsidTr="00DE148A">
        <w:trPr>
          <w:trHeight w:val="408"/>
        </w:trPr>
        <w:tc>
          <w:tcPr>
            <w:tcW w:w="1245" w:type="dxa"/>
            <w:gridSpan w:val="2"/>
            <w:tcBorders>
              <w:top w:val="nil"/>
              <w:left w:val="single" w:sz="4" w:space="0" w:color="auto"/>
              <w:bottom w:val="single" w:sz="4" w:space="0" w:color="auto"/>
              <w:right w:val="single" w:sz="4" w:space="0" w:color="auto"/>
            </w:tcBorders>
          </w:tcPr>
          <w:p w14:paraId="33B22CE2"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5570AFAB" w14:textId="00E663F0" w:rsidR="00CC3FB4" w:rsidRDefault="00410CC1"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分配分机右上角按钮</w:t>
            </w:r>
          </w:p>
        </w:tc>
      </w:tr>
      <w:tr w:rsidR="00CC3FB4" w14:paraId="3FF2857D" w14:textId="77777777" w:rsidTr="00DE148A">
        <w:trPr>
          <w:trHeight w:val="423"/>
        </w:trPr>
        <w:tc>
          <w:tcPr>
            <w:tcW w:w="1245" w:type="dxa"/>
            <w:gridSpan w:val="2"/>
            <w:tcBorders>
              <w:top w:val="nil"/>
              <w:left w:val="single" w:sz="4" w:space="0" w:color="auto"/>
              <w:bottom w:val="single" w:sz="4" w:space="0" w:color="auto"/>
              <w:right w:val="single" w:sz="4" w:space="0" w:color="auto"/>
            </w:tcBorders>
          </w:tcPr>
          <w:p w14:paraId="0A056A85"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0CD419E8" w14:textId="4CC03887" w:rsidR="00CC3FB4" w:rsidRDefault="00CC3FB4"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左上角返回 页脚</w:t>
            </w:r>
            <w:r w:rsidR="00410CC1">
              <w:rPr>
                <w:rFonts w:ascii="微软雅黑" w:eastAsia="微软雅黑" w:hAnsi="微软雅黑" w:cs="宋体" w:hint="eastAsia"/>
                <w:kern w:val="0"/>
                <w:sz w:val="18"/>
                <w:szCs w:val="18"/>
              </w:rPr>
              <w:t>提交</w:t>
            </w:r>
            <w:r>
              <w:rPr>
                <w:rFonts w:ascii="微软雅黑" w:eastAsia="微软雅黑" w:hAnsi="微软雅黑" w:cs="宋体" w:hint="eastAsia"/>
                <w:kern w:val="0"/>
                <w:sz w:val="18"/>
                <w:szCs w:val="18"/>
              </w:rPr>
              <w:t>按钮</w:t>
            </w:r>
          </w:p>
        </w:tc>
      </w:tr>
      <w:tr w:rsidR="00CC3FB4" w14:paraId="23402BCD"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5F7ECB1"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CC3FB4" w14:paraId="05308874"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FDD27B8"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1249AC4B" w14:textId="77777777" w:rsidR="00CC3FB4" w:rsidRDefault="00CC3FB4"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2F6362D5" w14:textId="77777777" w:rsidR="00CC3FB4" w:rsidRDefault="00CC3FB4"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12D357F4"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50E1E58F"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CC3FB4" w14:paraId="4495D441"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1EF7407" w14:textId="77777777" w:rsidR="00CC3FB4" w:rsidRDefault="00CC3FB4" w:rsidP="00DE148A">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4A42F8A0" w14:textId="2D2A4E9C" w:rsidR="00CC3FB4" w:rsidRPr="00BB293F" w:rsidRDefault="00BB293F" w:rsidP="00DE148A">
            <w:pPr>
              <w:widowControl/>
              <w:jc w:val="left"/>
              <w:rPr>
                <w:rFonts w:ascii="微软雅黑" w:eastAsia="微软雅黑" w:hAnsi="微软雅黑" w:cs="微软雅黑"/>
                <w:color w:val="000000"/>
                <w:sz w:val="18"/>
                <w:szCs w:val="18"/>
                <w:highlight w:val="darkGray"/>
                <w:rPrChange w:id="1049" w:author="haha" w:date="2018-12-10T17:49:00Z">
                  <w:rPr>
                    <w:rFonts w:ascii="微软雅黑" w:eastAsia="微软雅黑" w:hAnsi="微软雅黑" w:cs="微软雅黑"/>
                    <w:color w:val="000000"/>
                    <w:sz w:val="18"/>
                    <w:szCs w:val="18"/>
                  </w:rPr>
                </w:rPrChange>
              </w:rPr>
            </w:pPr>
            <w:ins w:id="1050" w:author="haha" w:date="2018-12-10T17:49:00Z">
              <w:r w:rsidRPr="00BB293F">
                <w:rPr>
                  <w:rFonts w:ascii="微软雅黑" w:eastAsia="微软雅黑" w:hAnsi="微软雅黑" w:cs="微软雅黑" w:hint="eastAsia"/>
                  <w:color w:val="000000"/>
                  <w:sz w:val="18"/>
                  <w:szCs w:val="18"/>
                  <w:highlight w:val="darkGray"/>
                  <w:rPrChange w:id="1051" w:author="haha" w:date="2018-12-10T17:49:00Z">
                    <w:rPr>
                      <w:rFonts w:ascii="微软雅黑" w:eastAsia="微软雅黑" w:hAnsi="微软雅黑" w:cs="微软雅黑" w:hint="eastAsia"/>
                      <w:color w:val="000000"/>
                      <w:sz w:val="18"/>
                      <w:szCs w:val="18"/>
                    </w:rPr>
                  </w:rPrChange>
                </w:rPr>
                <w:t>发放</w:t>
              </w:r>
            </w:ins>
            <w:del w:id="1052" w:author="haha" w:date="2018-12-10T17:49:00Z">
              <w:r w:rsidR="00EA56B9" w:rsidRPr="00BB293F" w:rsidDel="00BB293F">
                <w:rPr>
                  <w:rFonts w:ascii="微软雅黑" w:eastAsia="微软雅黑" w:hAnsi="微软雅黑" w:cs="微软雅黑" w:hint="eastAsia"/>
                  <w:color w:val="000000"/>
                  <w:sz w:val="18"/>
                  <w:szCs w:val="18"/>
                  <w:highlight w:val="darkGray"/>
                  <w:rPrChange w:id="1053" w:author="haha" w:date="2018-12-10T17:49:00Z">
                    <w:rPr>
                      <w:rFonts w:ascii="微软雅黑" w:eastAsia="微软雅黑" w:hAnsi="微软雅黑" w:cs="微软雅黑" w:hint="eastAsia"/>
                      <w:color w:val="000000"/>
                      <w:sz w:val="18"/>
                      <w:szCs w:val="18"/>
                    </w:rPr>
                  </w:rPrChange>
                </w:rPr>
                <w:delText>分配</w:delText>
              </w:r>
            </w:del>
            <w:r w:rsidR="00410CC1" w:rsidRPr="00BB293F">
              <w:rPr>
                <w:rFonts w:ascii="微软雅黑" w:eastAsia="微软雅黑" w:hAnsi="微软雅黑" w:cs="微软雅黑" w:hint="eastAsia"/>
                <w:color w:val="000000"/>
                <w:sz w:val="18"/>
                <w:szCs w:val="18"/>
                <w:highlight w:val="darkGray"/>
                <w:rPrChange w:id="1054" w:author="haha" w:date="2018-12-10T17:49:00Z">
                  <w:rPr>
                    <w:rFonts w:ascii="微软雅黑" w:eastAsia="微软雅黑" w:hAnsi="微软雅黑" w:cs="微软雅黑" w:hint="eastAsia"/>
                    <w:color w:val="000000"/>
                    <w:sz w:val="18"/>
                    <w:szCs w:val="18"/>
                  </w:rPr>
                </w:rPrChange>
              </w:rPr>
              <w:t>机构</w:t>
            </w:r>
          </w:p>
        </w:tc>
        <w:tc>
          <w:tcPr>
            <w:tcW w:w="3000" w:type="dxa"/>
          </w:tcPr>
          <w:p w14:paraId="0648E1ED" w14:textId="4AD8C625" w:rsidR="00CC3FB4"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w:t>
            </w:r>
            <w:r w:rsidR="00B853E6">
              <w:rPr>
                <w:rFonts w:ascii="微软雅黑" w:eastAsia="微软雅黑" w:hAnsi="微软雅黑" w:cs="微软雅黑" w:hint="eastAsia"/>
                <w:color w:val="000000"/>
                <w:sz w:val="18"/>
                <w:szCs w:val="18"/>
              </w:rPr>
              <w:t>请选择</w:t>
            </w:r>
          </w:p>
        </w:tc>
        <w:tc>
          <w:tcPr>
            <w:tcW w:w="3209" w:type="dxa"/>
          </w:tcPr>
          <w:p w14:paraId="351005BC" w14:textId="77777777" w:rsidR="00CC3FB4" w:rsidRDefault="00CC3FB4" w:rsidP="008C303A">
            <w:pPr>
              <w:pStyle w:val="Axure"/>
              <w:rPr>
                <w:rFonts w:ascii="微软雅黑" w:eastAsia="微软雅黑" w:hAnsi="微软雅黑" w:cs="微软雅黑"/>
                <w:sz w:val="18"/>
                <w:szCs w:val="18"/>
              </w:rPr>
            </w:pPr>
          </w:p>
        </w:tc>
        <w:tc>
          <w:tcPr>
            <w:tcW w:w="1712" w:type="dxa"/>
          </w:tcPr>
          <w:p w14:paraId="42B8BF75" w14:textId="380EA308" w:rsidR="00BA0CCA" w:rsidRDefault="00BA0CCA" w:rsidP="00DE148A">
            <w:pPr>
              <w:widowControl/>
              <w:jc w:val="left"/>
              <w:rPr>
                <w:rFonts w:ascii="微软雅黑" w:eastAsia="微软雅黑" w:hAnsi="微软雅黑" w:cs="宋体"/>
                <w:bCs/>
                <w:kern w:val="0"/>
                <w:sz w:val="18"/>
                <w:szCs w:val="18"/>
              </w:rPr>
            </w:pPr>
          </w:p>
        </w:tc>
      </w:tr>
      <w:tr w:rsidR="00CC3FB4" w14:paraId="50EA9677"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2FC98E8" w14:textId="77777777" w:rsidR="00CC3FB4" w:rsidRDefault="00CC3FB4"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6F82C735" w14:textId="2AD3041C" w:rsidR="00CC3FB4"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分配数量</w:t>
            </w:r>
          </w:p>
        </w:tc>
        <w:tc>
          <w:tcPr>
            <w:tcW w:w="3000" w:type="dxa"/>
          </w:tcPr>
          <w:p w14:paraId="07212EAC" w14:textId="48EBFC6C" w:rsidR="00CC3FB4"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超级管理员手动输入系统自动选择号段 只能是数字</w:t>
            </w:r>
            <w:ins w:id="1055" w:author="haha" w:date="2018-12-06T15:40:00Z">
              <w:r w:rsidR="0024190C">
                <w:rPr>
                  <w:rFonts w:ascii="微软雅黑" w:eastAsia="微软雅黑" w:hAnsi="微软雅黑" w:cs="微软雅黑" w:hint="eastAsia"/>
                  <w:color w:val="000000"/>
                  <w:sz w:val="18"/>
                  <w:szCs w:val="18"/>
                </w:rPr>
                <w:t>，</w:t>
              </w:r>
            </w:ins>
            <w:ins w:id="1056" w:author="haha" w:date="2018-12-06T15:41:00Z">
              <w:r w:rsidR="0024190C" w:rsidRPr="0024190C">
                <w:rPr>
                  <w:rFonts w:ascii="微软雅黑" w:eastAsia="微软雅黑" w:hAnsi="微软雅黑" w:cs="微软雅黑" w:hint="eastAsia"/>
                  <w:color w:val="000000"/>
                  <w:sz w:val="18"/>
                  <w:szCs w:val="18"/>
                  <w:highlight w:val="darkCyan"/>
                  <w:rPrChange w:id="1057" w:author="haha" w:date="2018-12-06T15:41:00Z">
                    <w:rPr>
                      <w:rFonts w:ascii="微软雅黑" w:eastAsia="微软雅黑" w:hAnsi="微软雅黑" w:cs="微软雅黑" w:hint="eastAsia"/>
                      <w:color w:val="000000"/>
                      <w:sz w:val="18"/>
                      <w:szCs w:val="18"/>
                    </w:rPr>
                  </w:rPrChange>
                </w:rPr>
                <w:t>多选进行分配的时候系统自动生成数量不可更改</w:t>
              </w:r>
            </w:ins>
          </w:p>
        </w:tc>
        <w:tc>
          <w:tcPr>
            <w:tcW w:w="3209" w:type="dxa"/>
          </w:tcPr>
          <w:p w14:paraId="1F083E0D" w14:textId="77777777" w:rsidR="00CC3FB4" w:rsidRDefault="00CC3FB4" w:rsidP="00DE148A">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sz w:val="18"/>
                <w:szCs w:val="18"/>
              </w:rPr>
              <w:t xml:space="preserve">   </w:t>
            </w:r>
            <w:del w:id="1058" w:author="haha" w:date="2018-11-27T10:47:00Z">
              <w:r w:rsidDel="007841F5">
                <w:rPr>
                  <w:rFonts w:ascii="微软雅黑" w:eastAsia="微软雅黑" w:hAnsi="微软雅黑" w:cs="微软雅黑"/>
                  <w:sz w:val="18"/>
                  <w:szCs w:val="18"/>
                </w:rPr>
                <w:delText xml:space="preserve"> </w:delText>
              </w:r>
            </w:del>
          </w:p>
        </w:tc>
        <w:tc>
          <w:tcPr>
            <w:tcW w:w="1712" w:type="dxa"/>
          </w:tcPr>
          <w:p w14:paraId="1A4129BA" w14:textId="2EB6DE19" w:rsidR="00BA0CCA" w:rsidRDefault="00410CC1"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请输入分配数量</w:t>
            </w:r>
          </w:p>
        </w:tc>
      </w:tr>
      <w:tr w:rsidR="00CC3FB4" w14:paraId="35674021"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29B4186" w14:textId="77777777" w:rsidR="00CC3FB4" w:rsidRDefault="00CC3FB4"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292D99E8" w14:textId="0A0797C0" w:rsidR="00CC3FB4"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提交按钮</w:t>
            </w:r>
          </w:p>
        </w:tc>
        <w:tc>
          <w:tcPr>
            <w:tcW w:w="3000" w:type="dxa"/>
          </w:tcPr>
          <w:p w14:paraId="55762628" w14:textId="0F17D1B5" w:rsidR="00CC3FB4"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30A2B44F" w14:textId="77777777" w:rsidR="00CC3FB4" w:rsidRDefault="00CC3FB4" w:rsidP="00DE148A">
            <w:pPr>
              <w:pStyle w:val="Axure"/>
              <w:ind w:firstLine="360"/>
              <w:rPr>
                <w:rFonts w:ascii="微软雅黑" w:eastAsia="微软雅黑" w:hAnsi="微软雅黑" w:cs="微软雅黑"/>
                <w:sz w:val="18"/>
                <w:szCs w:val="18"/>
              </w:rPr>
            </w:pPr>
          </w:p>
        </w:tc>
        <w:tc>
          <w:tcPr>
            <w:tcW w:w="1712" w:type="dxa"/>
          </w:tcPr>
          <w:p w14:paraId="6CEC0420" w14:textId="641B21E2" w:rsidR="00BA0CCA" w:rsidRDefault="00410CC1"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是否确定分配</w:t>
            </w:r>
          </w:p>
        </w:tc>
      </w:tr>
      <w:tr w:rsidR="00BD6396" w14:paraId="6CC975D9"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C577F08" w14:textId="07BB0836" w:rsidR="00BD6396" w:rsidRDefault="00BD6396"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03B13867" w14:textId="74A2BB9F" w:rsidR="00BD6396" w:rsidRDefault="00BD6396"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可分配数量</w:t>
            </w:r>
          </w:p>
        </w:tc>
        <w:tc>
          <w:tcPr>
            <w:tcW w:w="3000" w:type="dxa"/>
          </w:tcPr>
          <w:p w14:paraId="40CD8529" w14:textId="07189B0E" w:rsidR="00BD6396" w:rsidRDefault="00BD6396"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不可点击，展示可分配的数量</w:t>
            </w:r>
          </w:p>
        </w:tc>
        <w:tc>
          <w:tcPr>
            <w:tcW w:w="3209" w:type="dxa"/>
          </w:tcPr>
          <w:p w14:paraId="277A4326" w14:textId="77777777" w:rsidR="00BD6396" w:rsidRDefault="00BD6396" w:rsidP="00DE148A">
            <w:pPr>
              <w:pStyle w:val="Axure"/>
              <w:ind w:firstLine="360"/>
              <w:rPr>
                <w:rFonts w:ascii="微软雅黑" w:eastAsia="微软雅黑" w:hAnsi="微软雅黑" w:cs="微软雅黑"/>
                <w:sz w:val="18"/>
                <w:szCs w:val="18"/>
              </w:rPr>
            </w:pPr>
          </w:p>
        </w:tc>
        <w:tc>
          <w:tcPr>
            <w:tcW w:w="1712" w:type="dxa"/>
          </w:tcPr>
          <w:p w14:paraId="186EC6B3" w14:textId="7BAC0EC0" w:rsidR="00BD6396" w:rsidRDefault="00BD6396"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分配数量只能小于可分配数量。大于可分配要有可分配数量不足的提示</w:t>
            </w:r>
          </w:p>
        </w:tc>
      </w:tr>
    </w:tbl>
    <w:p w14:paraId="2379CFA2" w14:textId="0D5545BA" w:rsidR="00F02E50" w:rsidRDefault="00496C19" w:rsidP="00496C19">
      <w:pPr>
        <w:pStyle w:val="10"/>
      </w:pPr>
      <w:bookmarkStart w:id="1059" w:name="_Toc532228787"/>
      <w:r>
        <w:rPr>
          <w:rFonts w:hint="eastAsia"/>
        </w:rPr>
        <w:t>十、客户管理模块下的黑名单</w:t>
      </w:r>
      <w:bookmarkEnd w:id="1059"/>
    </w:p>
    <w:p w14:paraId="131F47C8" w14:textId="77777777" w:rsidR="008C303A" w:rsidRDefault="008C303A" w:rsidP="00DC2622">
      <w:pPr>
        <w:pStyle w:val="a3"/>
        <w:numPr>
          <w:ilvl w:val="0"/>
          <w:numId w:val="4"/>
        </w:numPr>
        <w:ind w:firstLineChars="0"/>
      </w:pPr>
      <w:r>
        <w:rPr>
          <w:rFonts w:hint="eastAsia"/>
        </w:rPr>
        <w:t>管理者可在此页面查看权限内的黑名单详情</w:t>
      </w:r>
    </w:p>
    <w:p w14:paraId="32117389" w14:textId="77777777" w:rsidR="008C303A" w:rsidRDefault="008C303A" w:rsidP="00DC2622">
      <w:pPr>
        <w:pStyle w:val="a3"/>
        <w:numPr>
          <w:ilvl w:val="0"/>
          <w:numId w:val="4"/>
        </w:numPr>
        <w:ind w:firstLineChars="0"/>
      </w:pPr>
      <w:r>
        <w:rPr>
          <w:rFonts w:hint="eastAsia"/>
        </w:rPr>
        <w:t>可在此页面进行关键字、添加人及日期查询筛选</w:t>
      </w:r>
    </w:p>
    <w:p w14:paraId="628A2B3B" w14:textId="77777777" w:rsidR="00DC2622" w:rsidRDefault="00DC2622" w:rsidP="00DC2622">
      <w:pPr>
        <w:pStyle w:val="a3"/>
        <w:numPr>
          <w:ilvl w:val="0"/>
          <w:numId w:val="4"/>
        </w:numPr>
        <w:ind w:firstLineChars="0"/>
      </w:pPr>
      <w:r>
        <w:rPr>
          <w:rFonts w:hint="eastAsia"/>
        </w:rPr>
        <w:t>可在此页面进行编辑、删除、听录音相关操作</w:t>
      </w:r>
    </w:p>
    <w:p w14:paraId="69A955D1" w14:textId="77777777" w:rsidR="008C303A" w:rsidRDefault="00DC2622" w:rsidP="00DC2622">
      <w:pPr>
        <w:pStyle w:val="a3"/>
        <w:numPr>
          <w:ilvl w:val="0"/>
          <w:numId w:val="4"/>
        </w:numPr>
        <w:ind w:firstLineChars="0"/>
      </w:pPr>
      <w:r>
        <w:rPr>
          <w:rFonts w:hint="eastAsia"/>
        </w:rPr>
        <w:t>机构管理及以上的</w:t>
      </w:r>
      <w:r w:rsidR="008C303A">
        <w:rPr>
          <w:rFonts w:hint="eastAsia"/>
        </w:rPr>
        <w:t>可在此页面导出相关信息</w:t>
      </w:r>
      <w:r w:rsidRPr="008C303A">
        <w:rPr>
          <w:rFonts w:hint="eastAsia"/>
        </w:rPr>
        <w:t xml:space="preserve"> </w:t>
      </w:r>
    </w:p>
    <w:p w14:paraId="204E1589" w14:textId="440760DB" w:rsidR="00DC2622" w:rsidRPr="008C303A" w:rsidRDefault="00DC2622" w:rsidP="00DC2622">
      <w:pPr>
        <w:pStyle w:val="a3"/>
        <w:numPr>
          <w:ilvl w:val="0"/>
          <w:numId w:val="4"/>
        </w:numPr>
        <w:ind w:firstLineChars="0"/>
      </w:pPr>
      <w:r>
        <w:rPr>
          <w:rFonts w:hint="eastAsia"/>
        </w:rPr>
        <w:t>外呼主管可查看表格听录音，可编辑、删除</w:t>
      </w:r>
      <w:r w:rsidR="00410CC1">
        <w:rPr>
          <w:rFonts w:hint="eastAsia"/>
        </w:rPr>
        <w:t>、</w:t>
      </w:r>
      <w:r>
        <w:rPr>
          <w:rFonts w:hint="eastAsia"/>
        </w:rPr>
        <w:t>导出</w:t>
      </w:r>
    </w:p>
    <w:p w14:paraId="6E9CDDBE" w14:textId="77777777" w:rsidR="00F02E50" w:rsidRPr="00F02E50" w:rsidRDefault="00DC2622" w:rsidP="00DC2622">
      <w:pPr>
        <w:pStyle w:val="a3"/>
        <w:numPr>
          <w:ilvl w:val="0"/>
          <w:numId w:val="4"/>
        </w:numPr>
        <w:ind w:firstLineChars="0"/>
      </w:pPr>
      <w:r>
        <w:rPr>
          <w:rFonts w:hint="eastAsia"/>
        </w:rPr>
        <w:t>外呼专员不可以查看此页面</w:t>
      </w:r>
    </w:p>
    <w:p w14:paraId="12F3ABFA" w14:textId="77777777" w:rsidR="00F02E50" w:rsidRDefault="00DC2622" w:rsidP="00F02E50">
      <w:r>
        <w:rPr>
          <w:rFonts w:hint="eastAsia"/>
        </w:rPr>
        <w:t>原型图如下</w:t>
      </w:r>
    </w:p>
    <w:p w14:paraId="2919434E" w14:textId="77777777" w:rsidR="00DC2622" w:rsidRPr="00DC2622" w:rsidRDefault="00DC2622" w:rsidP="00F02E50">
      <w:commentRangeStart w:id="1060"/>
      <w:r>
        <w:rPr>
          <w:noProof/>
        </w:rPr>
        <w:lastRenderedPageBreak/>
        <w:drawing>
          <wp:inline distT="0" distB="0" distL="0" distR="0" wp14:anchorId="65279022" wp14:editId="28558D85">
            <wp:extent cx="5627077" cy="9271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7077" cy="927100"/>
                    </a:xfrm>
                    <a:prstGeom prst="rect">
                      <a:avLst/>
                    </a:prstGeom>
                  </pic:spPr>
                </pic:pic>
              </a:graphicData>
            </a:graphic>
          </wp:inline>
        </w:drawing>
      </w:r>
      <w:commentRangeEnd w:id="1060"/>
      <w:r w:rsidR="00E460A8">
        <w:rPr>
          <w:rStyle w:val="aa"/>
        </w:rPr>
        <w:commentReference w:id="1060"/>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C2622" w14:paraId="56B9F9DD" w14:textId="77777777" w:rsidTr="00DE148A">
        <w:trPr>
          <w:trHeight w:val="90"/>
        </w:trPr>
        <w:tc>
          <w:tcPr>
            <w:tcW w:w="1245" w:type="dxa"/>
            <w:gridSpan w:val="2"/>
            <w:tcBorders>
              <w:top w:val="nil"/>
              <w:left w:val="single" w:sz="4" w:space="0" w:color="auto"/>
              <w:bottom w:val="single" w:sz="4" w:space="0" w:color="auto"/>
              <w:right w:val="single" w:sz="4" w:space="0" w:color="auto"/>
            </w:tcBorders>
          </w:tcPr>
          <w:p w14:paraId="4937C4A1" w14:textId="77777777" w:rsidR="00DC2622" w:rsidRDefault="00DC2622" w:rsidP="00DE148A">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7B7F1E4A" w14:textId="77777777" w:rsidR="00DC2622" w:rsidRDefault="00DC2622" w:rsidP="00DE148A">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黑名单</w:t>
            </w:r>
          </w:p>
        </w:tc>
      </w:tr>
      <w:tr w:rsidR="00DC2622" w14:paraId="68D8E44F" w14:textId="77777777" w:rsidTr="00DE148A">
        <w:trPr>
          <w:trHeight w:val="408"/>
        </w:trPr>
        <w:tc>
          <w:tcPr>
            <w:tcW w:w="1245" w:type="dxa"/>
            <w:gridSpan w:val="2"/>
            <w:tcBorders>
              <w:top w:val="nil"/>
              <w:left w:val="single" w:sz="4" w:space="0" w:color="auto"/>
              <w:bottom w:val="single" w:sz="4" w:space="0" w:color="auto"/>
              <w:right w:val="single" w:sz="4" w:space="0" w:color="auto"/>
            </w:tcBorders>
          </w:tcPr>
          <w:p w14:paraId="37B36C3A" w14:textId="77777777" w:rsidR="00DC2622" w:rsidRDefault="00DC2622"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794BB7D8" w14:textId="77777777" w:rsidR="00DC2622" w:rsidRDefault="00DC2622"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DC2622" w14:paraId="07D6C2A6" w14:textId="77777777" w:rsidTr="00DE148A">
        <w:trPr>
          <w:trHeight w:val="423"/>
        </w:trPr>
        <w:tc>
          <w:tcPr>
            <w:tcW w:w="1245" w:type="dxa"/>
            <w:gridSpan w:val="2"/>
            <w:tcBorders>
              <w:top w:val="nil"/>
              <w:left w:val="single" w:sz="4" w:space="0" w:color="auto"/>
              <w:bottom w:val="single" w:sz="4" w:space="0" w:color="auto"/>
              <w:right w:val="single" w:sz="4" w:space="0" w:color="auto"/>
            </w:tcBorders>
          </w:tcPr>
          <w:p w14:paraId="63BB9ADD" w14:textId="77777777" w:rsidR="00DC2622" w:rsidRDefault="00DC2622"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2F310D44" w14:textId="77777777" w:rsidR="00DC2622" w:rsidRDefault="00DC2622"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点击其他页面跳转、右上角退出登录</w:t>
            </w:r>
          </w:p>
        </w:tc>
      </w:tr>
      <w:tr w:rsidR="00DC2622" w14:paraId="7C39BD52"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4F5FEB8" w14:textId="77777777" w:rsidR="00DC2622" w:rsidRDefault="00DC2622"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DC2622" w14:paraId="3D114145"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E20E2E2" w14:textId="77777777" w:rsidR="00DC2622" w:rsidRDefault="00DC2622"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5EACC7C0" w14:textId="77777777" w:rsidR="00DC2622" w:rsidRDefault="00DC2622"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2577EDD0" w14:textId="77777777" w:rsidR="00DC2622" w:rsidRDefault="00DC2622"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04EB0EF8" w14:textId="77777777" w:rsidR="00DC2622" w:rsidRDefault="00DC2622"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48AA01BB" w14:textId="77777777" w:rsidR="00DC2622" w:rsidRDefault="00DC2622"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DC2622" w14:paraId="579DE0D9"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A01C1D7" w14:textId="77777777" w:rsidR="00DC2622" w:rsidRDefault="00DC2622" w:rsidP="00DE148A">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107643C7"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2412E7A3" w14:textId="313ADA02"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 xml:space="preserve">姓名/电话 </w:t>
            </w:r>
            <w:ins w:id="1061" w:author="haha" w:date="2018-11-26T16:48:00Z">
              <w:r w:rsidR="00BA0CCA">
                <w:rPr>
                  <w:rFonts w:ascii="微软雅黑" w:eastAsia="微软雅黑" w:hAnsi="微软雅黑" w:cs="微软雅黑" w:hint="eastAsia"/>
                  <w:color w:val="000000"/>
                  <w:sz w:val="18"/>
                  <w:szCs w:val="18"/>
                </w:rPr>
                <w:t>中</w:t>
              </w:r>
            </w:ins>
            <w:ins w:id="1062" w:author="haha" w:date="2018-11-26T16:49:00Z">
              <w:r w:rsidR="00BA0CCA">
                <w:rPr>
                  <w:rFonts w:ascii="微软雅黑" w:eastAsia="微软雅黑" w:hAnsi="微软雅黑" w:cs="微软雅黑" w:hint="eastAsia"/>
                  <w:color w:val="000000"/>
                  <w:sz w:val="18"/>
                  <w:szCs w:val="18"/>
                </w:rPr>
                <w:t>英</w:t>
              </w:r>
            </w:ins>
            <w:ins w:id="1063" w:author="haha" w:date="2018-11-26T16:48:00Z">
              <w:r w:rsidR="00BA0CCA">
                <w:rPr>
                  <w:rFonts w:ascii="微软雅黑" w:eastAsia="微软雅黑" w:hAnsi="微软雅黑" w:cs="微软雅黑" w:hint="eastAsia"/>
                  <w:color w:val="000000"/>
                  <w:sz w:val="18"/>
                  <w:szCs w:val="18"/>
                </w:rPr>
                <w:t>文与数字</w:t>
              </w:r>
            </w:ins>
            <w:ins w:id="1064" w:author="haha" w:date="2018-12-06T15:41:00Z">
              <w:r w:rsidR="0024190C">
                <w:rPr>
                  <w:rFonts w:ascii="微软雅黑" w:eastAsia="微软雅黑" w:hAnsi="微软雅黑" w:cs="微软雅黑" w:hint="eastAsia"/>
                  <w:color w:val="000000"/>
                  <w:sz w:val="18"/>
                  <w:szCs w:val="18"/>
                </w:rPr>
                <w:t xml:space="preserve"> </w:t>
              </w:r>
              <w:r w:rsidR="0024190C">
                <w:rPr>
                  <w:rFonts w:ascii="微软雅黑" w:eastAsia="微软雅黑" w:hAnsi="微软雅黑" w:cs="微软雅黑"/>
                  <w:color w:val="000000"/>
                  <w:sz w:val="18"/>
                  <w:szCs w:val="18"/>
                </w:rPr>
                <w:t xml:space="preserve"> </w:t>
              </w:r>
              <w:r w:rsidR="0024190C" w:rsidRPr="0024190C">
                <w:rPr>
                  <w:rFonts w:ascii="微软雅黑" w:eastAsia="微软雅黑" w:hAnsi="微软雅黑" w:cs="微软雅黑" w:hint="eastAsia"/>
                  <w:color w:val="000000"/>
                  <w:sz w:val="18"/>
                  <w:szCs w:val="18"/>
                  <w:highlight w:val="darkCyan"/>
                  <w:rPrChange w:id="1065" w:author="haha" w:date="2018-12-06T15:41:00Z">
                    <w:rPr>
                      <w:rFonts w:ascii="微软雅黑" w:eastAsia="微软雅黑" w:hAnsi="微软雅黑" w:cs="微软雅黑" w:hint="eastAsia"/>
                      <w:color w:val="000000"/>
                      <w:sz w:val="18"/>
                      <w:szCs w:val="18"/>
                    </w:rPr>
                  </w:rPrChange>
                </w:rPr>
                <w:t>模糊查询</w:t>
              </w:r>
            </w:ins>
          </w:p>
        </w:tc>
        <w:tc>
          <w:tcPr>
            <w:tcW w:w="3209" w:type="dxa"/>
          </w:tcPr>
          <w:p w14:paraId="044D107D" w14:textId="77777777" w:rsidR="00DC2622" w:rsidRDefault="00DC2622" w:rsidP="00DC262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筛选出相关信息</w:t>
            </w:r>
          </w:p>
        </w:tc>
        <w:tc>
          <w:tcPr>
            <w:tcW w:w="1712" w:type="dxa"/>
          </w:tcPr>
          <w:p w14:paraId="1B7E4EB3" w14:textId="5C228B3E" w:rsidR="00DC2622" w:rsidRDefault="007841F5" w:rsidP="00DE148A">
            <w:pPr>
              <w:widowControl/>
              <w:jc w:val="left"/>
              <w:rPr>
                <w:rFonts w:ascii="微软雅黑" w:eastAsia="微软雅黑" w:hAnsi="微软雅黑" w:cs="宋体"/>
                <w:bCs/>
                <w:kern w:val="0"/>
                <w:sz w:val="18"/>
                <w:szCs w:val="18"/>
              </w:rPr>
            </w:pPr>
            <w:ins w:id="1066" w:author="haha" w:date="2018-11-27T10:49:00Z">
              <w:r>
                <w:rPr>
                  <w:rFonts w:ascii="微软雅黑" w:eastAsia="微软雅黑" w:hAnsi="微软雅黑" w:cs="宋体" w:hint="eastAsia"/>
                  <w:bCs/>
                  <w:kern w:val="0"/>
                  <w:sz w:val="18"/>
                  <w:szCs w:val="18"/>
                </w:rPr>
                <w:t>根据条件查询</w:t>
              </w:r>
            </w:ins>
          </w:p>
        </w:tc>
      </w:tr>
      <w:tr w:rsidR="00DC2622" w14:paraId="3B1EE9CD"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EC7CB08" w14:textId="77777777" w:rsidR="00DC2622" w:rsidRDefault="00DC2622"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31C4E8D2"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增加人</w:t>
            </w:r>
          </w:p>
        </w:tc>
        <w:tc>
          <w:tcPr>
            <w:tcW w:w="3000" w:type="dxa"/>
          </w:tcPr>
          <w:p w14:paraId="6A247DE1" w14:textId="07A548DF"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 xml:space="preserve">姓名 </w:t>
            </w:r>
            <w:r>
              <w:rPr>
                <w:rFonts w:ascii="微软雅黑" w:eastAsia="微软雅黑" w:hAnsi="微软雅黑" w:cs="微软雅黑"/>
                <w:color w:val="000000"/>
                <w:sz w:val="18"/>
                <w:szCs w:val="18"/>
              </w:rPr>
              <w:t xml:space="preserve"> </w:t>
            </w:r>
            <w:ins w:id="1067" w:author="haha" w:date="2018-11-26T16:49:00Z">
              <w:r w:rsidR="00BA0CCA">
                <w:rPr>
                  <w:rFonts w:ascii="微软雅黑" w:eastAsia="微软雅黑" w:hAnsi="微软雅黑" w:cs="微软雅黑" w:hint="eastAsia"/>
                  <w:color w:val="000000"/>
                  <w:sz w:val="18"/>
                  <w:szCs w:val="18"/>
                </w:rPr>
                <w:t>中英文</w:t>
              </w:r>
            </w:ins>
            <w:ins w:id="1068" w:author="haha" w:date="2018-12-06T15:41:00Z">
              <w:r w:rsidR="0024190C">
                <w:rPr>
                  <w:rFonts w:ascii="微软雅黑" w:eastAsia="微软雅黑" w:hAnsi="微软雅黑" w:cs="微软雅黑" w:hint="eastAsia"/>
                  <w:color w:val="000000"/>
                  <w:sz w:val="18"/>
                  <w:szCs w:val="18"/>
                </w:rPr>
                <w:t xml:space="preserve"> </w:t>
              </w:r>
              <w:r w:rsidR="0024190C">
                <w:rPr>
                  <w:rFonts w:ascii="微软雅黑" w:eastAsia="微软雅黑" w:hAnsi="微软雅黑" w:cs="微软雅黑"/>
                  <w:color w:val="000000"/>
                  <w:sz w:val="18"/>
                  <w:szCs w:val="18"/>
                </w:rPr>
                <w:t xml:space="preserve"> </w:t>
              </w:r>
            </w:ins>
          </w:p>
        </w:tc>
        <w:tc>
          <w:tcPr>
            <w:tcW w:w="3209" w:type="dxa"/>
          </w:tcPr>
          <w:p w14:paraId="14FE066B" w14:textId="77777777" w:rsidR="00DC2622" w:rsidRDefault="00DC2622" w:rsidP="00DE148A">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筛选出相关信息</w:t>
            </w:r>
          </w:p>
        </w:tc>
        <w:tc>
          <w:tcPr>
            <w:tcW w:w="1712" w:type="dxa"/>
          </w:tcPr>
          <w:p w14:paraId="7048FD00" w14:textId="6A07B18B" w:rsidR="00DC2622" w:rsidRDefault="007841F5" w:rsidP="00DE148A">
            <w:pPr>
              <w:widowControl/>
              <w:jc w:val="left"/>
              <w:rPr>
                <w:rFonts w:ascii="微软雅黑" w:eastAsia="微软雅黑" w:hAnsi="微软雅黑" w:cs="微软雅黑"/>
                <w:sz w:val="18"/>
                <w:szCs w:val="18"/>
              </w:rPr>
            </w:pPr>
            <w:ins w:id="1069" w:author="haha" w:date="2018-11-27T10:49:00Z">
              <w:r>
                <w:rPr>
                  <w:rFonts w:ascii="微软雅黑" w:eastAsia="微软雅黑" w:hAnsi="微软雅黑" w:cs="宋体" w:hint="eastAsia"/>
                  <w:bCs/>
                  <w:kern w:val="0"/>
                  <w:sz w:val="18"/>
                  <w:szCs w:val="18"/>
                </w:rPr>
                <w:t>根据条件查询</w:t>
              </w:r>
            </w:ins>
          </w:p>
        </w:tc>
      </w:tr>
      <w:tr w:rsidR="00DC2622" w14:paraId="48625277"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BFC409B" w14:textId="77777777" w:rsidR="00DC2622" w:rsidRDefault="00DC2622"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074739B4"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添加时间</w:t>
            </w:r>
          </w:p>
        </w:tc>
        <w:tc>
          <w:tcPr>
            <w:tcW w:w="3000" w:type="dxa"/>
          </w:tcPr>
          <w:p w14:paraId="527D5521"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默认当天</w:t>
            </w:r>
          </w:p>
        </w:tc>
        <w:tc>
          <w:tcPr>
            <w:tcW w:w="3209" w:type="dxa"/>
          </w:tcPr>
          <w:p w14:paraId="2D37A94F" w14:textId="77777777" w:rsidR="00DC2622" w:rsidRDefault="00DC2622" w:rsidP="00DE148A">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4B66F8C4" w14:textId="3B78B332" w:rsidR="00DC2622" w:rsidRDefault="007841F5" w:rsidP="00DE148A">
            <w:pPr>
              <w:widowControl/>
              <w:jc w:val="left"/>
              <w:rPr>
                <w:rFonts w:ascii="微软雅黑" w:eastAsia="微软雅黑" w:hAnsi="微软雅黑" w:cs="微软雅黑"/>
                <w:sz w:val="18"/>
                <w:szCs w:val="18"/>
              </w:rPr>
            </w:pPr>
            <w:ins w:id="1070" w:author="haha" w:date="2018-11-27T10:49:00Z">
              <w:r>
                <w:rPr>
                  <w:rFonts w:ascii="微软雅黑" w:eastAsia="微软雅黑" w:hAnsi="微软雅黑" w:cs="宋体" w:hint="eastAsia"/>
                  <w:bCs/>
                  <w:kern w:val="0"/>
                  <w:sz w:val="18"/>
                  <w:szCs w:val="18"/>
                </w:rPr>
                <w:t>根据条件查询</w:t>
              </w:r>
            </w:ins>
          </w:p>
        </w:tc>
      </w:tr>
      <w:tr w:rsidR="00DC2622" w14:paraId="20872555"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F028235" w14:textId="77777777" w:rsidR="00DC2622" w:rsidRDefault="00DC2622"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1E4A296F"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查询按钮</w:t>
            </w:r>
          </w:p>
        </w:tc>
        <w:tc>
          <w:tcPr>
            <w:tcW w:w="3000" w:type="dxa"/>
          </w:tcPr>
          <w:p w14:paraId="1E245CAC"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7403E1B0" w14:textId="77777777" w:rsidR="00DC2622" w:rsidRDefault="00DC2622" w:rsidP="00DC262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查询筛选内容</w:t>
            </w:r>
          </w:p>
        </w:tc>
        <w:tc>
          <w:tcPr>
            <w:tcW w:w="1712" w:type="dxa"/>
          </w:tcPr>
          <w:p w14:paraId="53F60769" w14:textId="77777777" w:rsidR="00DC2622" w:rsidRDefault="00DC2622" w:rsidP="00DE148A">
            <w:pPr>
              <w:widowControl/>
              <w:jc w:val="left"/>
              <w:rPr>
                <w:rFonts w:ascii="微软雅黑" w:eastAsia="微软雅黑" w:hAnsi="微软雅黑" w:cs="微软雅黑"/>
                <w:sz w:val="18"/>
                <w:szCs w:val="18"/>
              </w:rPr>
            </w:pPr>
          </w:p>
        </w:tc>
      </w:tr>
      <w:tr w:rsidR="00DC2622" w14:paraId="7CBDDA03"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BAFEDB7" w14:textId="77777777" w:rsidR="00DC2622" w:rsidRDefault="00DC2622" w:rsidP="00DE148A">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5</w:t>
            </w:r>
          </w:p>
        </w:tc>
        <w:tc>
          <w:tcPr>
            <w:tcW w:w="1309" w:type="dxa"/>
            <w:gridSpan w:val="2"/>
          </w:tcPr>
          <w:p w14:paraId="273F7C65"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删除按钮</w:t>
            </w:r>
          </w:p>
        </w:tc>
        <w:tc>
          <w:tcPr>
            <w:tcW w:w="3000" w:type="dxa"/>
          </w:tcPr>
          <w:p w14:paraId="4993EC5B" w14:textId="1D3DDBA9"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ins w:id="1071" w:author="haha" w:date="2018-12-06T15:42:00Z">
              <w:r w:rsidR="0024190C">
                <w:rPr>
                  <w:rFonts w:ascii="微软雅黑" w:eastAsia="微软雅黑" w:hAnsi="微软雅黑" w:cs="微软雅黑" w:hint="eastAsia"/>
                  <w:color w:val="000000"/>
                  <w:sz w:val="18"/>
                  <w:szCs w:val="18"/>
                </w:rPr>
                <w:t>，</w:t>
              </w:r>
            </w:ins>
          </w:p>
        </w:tc>
        <w:tc>
          <w:tcPr>
            <w:tcW w:w="3209" w:type="dxa"/>
          </w:tcPr>
          <w:p w14:paraId="4ADF4BB4" w14:textId="77777777" w:rsidR="00DC2622" w:rsidRDefault="00DC2622" w:rsidP="00DC262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可根据选择进行删除</w:t>
            </w:r>
          </w:p>
        </w:tc>
        <w:tc>
          <w:tcPr>
            <w:tcW w:w="1712" w:type="dxa"/>
          </w:tcPr>
          <w:p w14:paraId="736820C3" w14:textId="77777777" w:rsidR="00DC2622" w:rsidRDefault="00DC2622"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是否确定删除</w:t>
            </w:r>
          </w:p>
        </w:tc>
      </w:tr>
      <w:tr w:rsidR="00DC2622" w14:paraId="681BC3B2"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A61AAFD" w14:textId="77777777" w:rsidR="00DC2622" w:rsidRDefault="00DC2622"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2FE9762A"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导出按钮</w:t>
            </w:r>
          </w:p>
        </w:tc>
        <w:tc>
          <w:tcPr>
            <w:tcW w:w="3000" w:type="dxa"/>
          </w:tcPr>
          <w:p w14:paraId="2A670353"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4CF7475E" w14:textId="77777777" w:rsidR="00DC2622" w:rsidRDefault="00DC2622" w:rsidP="00DC2622">
            <w:pPr>
              <w:pStyle w:val="Axure"/>
              <w:rPr>
                <w:rFonts w:ascii="微软雅黑" w:eastAsia="微软雅黑" w:hAnsi="微软雅黑" w:cs="微软雅黑"/>
                <w:sz w:val="18"/>
                <w:szCs w:val="18"/>
              </w:rPr>
            </w:pPr>
          </w:p>
        </w:tc>
        <w:tc>
          <w:tcPr>
            <w:tcW w:w="1712" w:type="dxa"/>
          </w:tcPr>
          <w:p w14:paraId="4579AE2D" w14:textId="77777777" w:rsidR="00DC2622" w:rsidRDefault="00DC2622"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是否确定导出</w:t>
            </w:r>
          </w:p>
        </w:tc>
      </w:tr>
      <w:tr w:rsidR="00DC2622" w14:paraId="7DAAF52D"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C2F6B38" w14:textId="77777777" w:rsidR="00DC2622" w:rsidRDefault="00DC2622"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1230F7DF"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新增按钮</w:t>
            </w:r>
          </w:p>
        </w:tc>
        <w:tc>
          <w:tcPr>
            <w:tcW w:w="3000" w:type="dxa"/>
          </w:tcPr>
          <w:p w14:paraId="7BA1E626"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0D072C3B" w14:textId="77777777" w:rsidR="00DC2622" w:rsidRDefault="00DC2622" w:rsidP="00DC262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添加黑名单页面</w:t>
            </w:r>
          </w:p>
        </w:tc>
        <w:tc>
          <w:tcPr>
            <w:tcW w:w="1712" w:type="dxa"/>
          </w:tcPr>
          <w:p w14:paraId="6738809D" w14:textId="77777777" w:rsidR="00DC2622" w:rsidRDefault="00DC2622" w:rsidP="00DE148A">
            <w:pPr>
              <w:widowControl/>
              <w:jc w:val="left"/>
              <w:rPr>
                <w:rFonts w:ascii="微软雅黑" w:eastAsia="微软雅黑" w:hAnsi="微软雅黑" w:cs="微软雅黑"/>
                <w:sz w:val="18"/>
                <w:szCs w:val="18"/>
              </w:rPr>
            </w:pPr>
          </w:p>
        </w:tc>
      </w:tr>
      <w:tr w:rsidR="00DC2622" w14:paraId="6E313F7F"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28CC000" w14:textId="77777777" w:rsidR="00DC2622" w:rsidRDefault="00DC2622"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0CAE9532"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黑名单详情表</w:t>
            </w:r>
          </w:p>
        </w:tc>
        <w:tc>
          <w:tcPr>
            <w:tcW w:w="3000" w:type="dxa"/>
          </w:tcPr>
          <w:p w14:paraId="209E66CC"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默认全部按时间顺序排列</w:t>
            </w:r>
          </w:p>
        </w:tc>
        <w:tc>
          <w:tcPr>
            <w:tcW w:w="3209" w:type="dxa"/>
          </w:tcPr>
          <w:p w14:paraId="77DA6C75" w14:textId="77777777" w:rsidR="00DC2622" w:rsidRDefault="00DC2622" w:rsidP="00DC2622">
            <w:pPr>
              <w:pStyle w:val="Axure"/>
              <w:rPr>
                <w:rFonts w:ascii="微软雅黑" w:eastAsia="微软雅黑" w:hAnsi="微软雅黑" w:cs="微软雅黑"/>
                <w:sz w:val="18"/>
                <w:szCs w:val="18"/>
              </w:rPr>
            </w:pPr>
          </w:p>
        </w:tc>
        <w:tc>
          <w:tcPr>
            <w:tcW w:w="1712" w:type="dxa"/>
          </w:tcPr>
          <w:p w14:paraId="117FC83B" w14:textId="77777777" w:rsidR="00DC2622" w:rsidRDefault="00DC2622" w:rsidP="00DE148A">
            <w:pPr>
              <w:widowControl/>
              <w:jc w:val="left"/>
              <w:rPr>
                <w:rFonts w:ascii="微软雅黑" w:eastAsia="微软雅黑" w:hAnsi="微软雅黑" w:cs="微软雅黑"/>
                <w:sz w:val="18"/>
                <w:szCs w:val="18"/>
              </w:rPr>
            </w:pPr>
          </w:p>
        </w:tc>
      </w:tr>
      <w:tr w:rsidR="00410CC1" w14:paraId="683EA0F6"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355330A" w14:textId="45B1D901" w:rsidR="00410CC1" w:rsidRDefault="00410CC1"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1309" w:type="dxa"/>
            <w:gridSpan w:val="2"/>
          </w:tcPr>
          <w:p w14:paraId="3693CC78" w14:textId="69209126" w:rsidR="00410CC1"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w:t>
            </w:r>
            <w:ins w:id="1072" w:author="haha" w:date="2018-12-06T15:42:00Z">
              <w:r w:rsidR="0024190C" w:rsidRPr="0024190C">
                <w:rPr>
                  <w:rFonts w:ascii="微软雅黑" w:eastAsia="微软雅黑" w:hAnsi="微软雅黑" w:cs="微软雅黑" w:hint="eastAsia"/>
                  <w:color w:val="000000"/>
                  <w:sz w:val="18"/>
                  <w:szCs w:val="18"/>
                  <w:highlight w:val="darkCyan"/>
                  <w:rPrChange w:id="1073" w:author="haha" w:date="2018-12-06T15:42:00Z">
                    <w:rPr>
                      <w:rFonts w:ascii="微软雅黑" w:eastAsia="微软雅黑" w:hAnsi="微软雅黑" w:cs="微软雅黑" w:hint="eastAsia"/>
                      <w:color w:val="000000"/>
                      <w:sz w:val="18"/>
                      <w:szCs w:val="18"/>
                    </w:rPr>
                  </w:rPrChange>
                </w:rPr>
                <w:t>删除</w:t>
              </w:r>
            </w:ins>
            <w:del w:id="1074" w:author="haha" w:date="2018-12-06T15:42:00Z">
              <w:r w:rsidDel="0024190C">
                <w:rPr>
                  <w:rFonts w:ascii="微软雅黑" w:eastAsia="微软雅黑" w:hAnsi="微软雅黑" w:cs="微软雅黑" w:hint="eastAsia"/>
                  <w:color w:val="000000"/>
                  <w:sz w:val="18"/>
                  <w:szCs w:val="18"/>
                </w:rPr>
                <w:delText>编辑</w:delText>
              </w:r>
            </w:del>
          </w:p>
        </w:tc>
        <w:tc>
          <w:tcPr>
            <w:tcW w:w="3000" w:type="dxa"/>
          </w:tcPr>
          <w:p w14:paraId="5F17D628" w14:textId="4E9E5C80" w:rsidR="00410CC1"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307FB012" w14:textId="781CCCD9" w:rsidR="00410CC1" w:rsidRDefault="0024190C" w:rsidP="00DC2622">
            <w:pPr>
              <w:pStyle w:val="Axure"/>
              <w:rPr>
                <w:rFonts w:ascii="微软雅黑" w:eastAsia="微软雅黑" w:hAnsi="微软雅黑" w:cs="微软雅黑"/>
                <w:sz w:val="18"/>
                <w:szCs w:val="18"/>
              </w:rPr>
            </w:pPr>
            <w:ins w:id="1075" w:author="haha" w:date="2018-12-06T15:42:00Z">
              <w:r w:rsidRPr="0024190C">
                <w:rPr>
                  <w:rFonts w:ascii="微软雅黑" w:eastAsia="微软雅黑" w:hAnsi="微软雅黑" w:cs="微软雅黑" w:hint="eastAsia"/>
                  <w:sz w:val="18"/>
                  <w:szCs w:val="18"/>
                  <w:highlight w:val="darkCyan"/>
                  <w:rPrChange w:id="1076" w:author="haha" w:date="2018-12-06T15:42:00Z">
                    <w:rPr>
                      <w:rFonts w:ascii="微软雅黑" w:eastAsia="微软雅黑" w:hAnsi="微软雅黑" w:cs="微软雅黑" w:hint="eastAsia"/>
                      <w:sz w:val="18"/>
                      <w:szCs w:val="18"/>
                    </w:rPr>
                  </w:rPrChange>
                </w:rPr>
                <w:t>删除当前黑名单用户</w:t>
              </w:r>
            </w:ins>
            <w:del w:id="1077" w:author="haha" w:date="2018-12-06T15:42:00Z">
              <w:r w:rsidR="00410CC1" w:rsidDel="0024190C">
                <w:rPr>
                  <w:rFonts w:ascii="微软雅黑" w:eastAsia="微软雅黑" w:hAnsi="微软雅黑" w:cs="微软雅黑" w:hint="eastAsia"/>
                  <w:sz w:val="18"/>
                  <w:szCs w:val="18"/>
                </w:rPr>
                <w:delText>编辑当前黑名单页面</w:delText>
              </w:r>
            </w:del>
          </w:p>
        </w:tc>
        <w:tc>
          <w:tcPr>
            <w:tcW w:w="1712" w:type="dxa"/>
          </w:tcPr>
          <w:p w14:paraId="2D927FD4" w14:textId="18A17752" w:rsidR="00410CC1" w:rsidRDefault="0024190C" w:rsidP="00DE148A">
            <w:pPr>
              <w:widowControl/>
              <w:jc w:val="left"/>
              <w:rPr>
                <w:rFonts w:ascii="微软雅黑" w:eastAsia="微软雅黑" w:hAnsi="微软雅黑" w:cs="微软雅黑"/>
                <w:sz w:val="18"/>
                <w:szCs w:val="18"/>
              </w:rPr>
            </w:pPr>
            <w:ins w:id="1078" w:author="haha" w:date="2018-12-06T15:43:00Z">
              <w:r>
                <w:rPr>
                  <w:rFonts w:ascii="微软雅黑" w:eastAsia="微软雅黑" w:hAnsi="微软雅黑" w:cs="微软雅黑" w:hint="eastAsia"/>
                  <w:sz w:val="18"/>
                  <w:szCs w:val="18"/>
                </w:rPr>
                <w:t>是否确定删除当前用户，此操作不可撤销</w:t>
              </w:r>
            </w:ins>
          </w:p>
        </w:tc>
      </w:tr>
      <w:tr w:rsidR="00410CC1" w14:paraId="1250513E"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91C8DD1" w14:textId="53C577B6" w:rsidR="00410CC1" w:rsidRDefault="00410CC1"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57797878" w14:textId="46BCC9BC" w:rsidR="00410CC1"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操作下录音</w:t>
            </w:r>
          </w:p>
        </w:tc>
        <w:tc>
          <w:tcPr>
            <w:tcW w:w="3000" w:type="dxa"/>
          </w:tcPr>
          <w:p w14:paraId="6A0F8303" w14:textId="539407EA" w:rsidR="00410CC1"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7021E7BF" w14:textId="0B0DAE5D" w:rsidR="00410CC1" w:rsidRDefault="00410CC1" w:rsidP="00DC262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音频弹框</w:t>
            </w:r>
          </w:p>
        </w:tc>
        <w:tc>
          <w:tcPr>
            <w:tcW w:w="1712" w:type="dxa"/>
          </w:tcPr>
          <w:p w14:paraId="5FC48C89" w14:textId="147BD5D1" w:rsidR="00410CC1" w:rsidRDefault="0024190C" w:rsidP="00DE148A">
            <w:pPr>
              <w:widowControl/>
              <w:jc w:val="left"/>
              <w:rPr>
                <w:rFonts w:ascii="微软雅黑" w:eastAsia="微软雅黑" w:hAnsi="微软雅黑" w:cs="微软雅黑"/>
                <w:sz w:val="18"/>
                <w:szCs w:val="18"/>
              </w:rPr>
            </w:pPr>
            <w:ins w:id="1079" w:author="haha" w:date="2018-12-06T15:43:00Z">
              <w:r w:rsidRPr="0024190C">
                <w:rPr>
                  <w:rFonts w:ascii="微软雅黑" w:eastAsia="微软雅黑" w:hAnsi="微软雅黑" w:cs="微软雅黑" w:hint="eastAsia"/>
                  <w:sz w:val="18"/>
                  <w:szCs w:val="18"/>
                  <w:highlight w:val="darkCyan"/>
                  <w:rPrChange w:id="1080" w:author="haha" w:date="2018-12-06T15:44:00Z">
                    <w:rPr>
                      <w:rFonts w:ascii="微软雅黑" w:eastAsia="微软雅黑" w:hAnsi="微软雅黑" w:cs="微软雅黑" w:hint="eastAsia"/>
                      <w:sz w:val="18"/>
                      <w:szCs w:val="18"/>
                    </w:rPr>
                  </w:rPrChange>
                </w:rPr>
                <w:t>显示全部录音多条显示按时间</w:t>
              </w:r>
            </w:ins>
            <w:ins w:id="1081" w:author="haha" w:date="2018-12-06T15:44:00Z">
              <w:r w:rsidRPr="0024190C">
                <w:rPr>
                  <w:rFonts w:ascii="微软雅黑" w:eastAsia="微软雅黑" w:hAnsi="微软雅黑" w:cs="微软雅黑" w:hint="eastAsia"/>
                  <w:sz w:val="18"/>
                  <w:szCs w:val="18"/>
                  <w:highlight w:val="darkCyan"/>
                  <w:rPrChange w:id="1082" w:author="haha" w:date="2018-12-06T15:44:00Z">
                    <w:rPr>
                      <w:rFonts w:ascii="微软雅黑" w:eastAsia="微软雅黑" w:hAnsi="微软雅黑" w:cs="微软雅黑" w:hint="eastAsia"/>
                      <w:sz w:val="18"/>
                      <w:szCs w:val="18"/>
                    </w:rPr>
                  </w:rPrChange>
                </w:rPr>
                <w:t>排序最新的放最前面</w:t>
              </w:r>
            </w:ins>
          </w:p>
        </w:tc>
      </w:tr>
    </w:tbl>
    <w:p w14:paraId="725DD096" w14:textId="77777777" w:rsidR="00F02E50" w:rsidRPr="00F02E50" w:rsidRDefault="00F02E50" w:rsidP="00F02E50"/>
    <w:p w14:paraId="14180899" w14:textId="424385C0" w:rsidR="00F02E50" w:rsidRPr="00DC2622" w:rsidDel="0024190C" w:rsidRDefault="00410CC1" w:rsidP="00AD5670">
      <w:pPr>
        <w:pStyle w:val="1"/>
        <w:rPr>
          <w:del w:id="1083" w:author="haha" w:date="2018-12-06T15:44:00Z"/>
        </w:rPr>
      </w:pPr>
      <w:del w:id="1084" w:author="haha" w:date="2018-12-06T15:44:00Z">
        <w:r w:rsidDel="0024190C">
          <w:rPr>
            <w:rFonts w:hint="eastAsia"/>
          </w:rPr>
          <w:delText>编辑</w:delText>
        </w:r>
        <w:r w:rsidR="00DC2622" w:rsidRPr="00DC2622" w:rsidDel="0024190C">
          <w:rPr>
            <w:rFonts w:hint="eastAsia"/>
          </w:rPr>
          <w:delText>黑名单页面</w:delText>
        </w:r>
      </w:del>
    </w:p>
    <w:p w14:paraId="790EA407" w14:textId="336F0100" w:rsidR="00F02E50" w:rsidRPr="00F02E50" w:rsidRDefault="000F2A3E" w:rsidP="00F02E50">
      <w:del w:id="1085" w:author="haha" w:date="2018-12-06T15:44:00Z">
        <w:r w:rsidDel="0024190C">
          <w:rPr>
            <w:noProof/>
          </w:rPr>
          <w:drawing>
            <wp:inline distT="0" distB="0" distL="0" distR="0" wp14:anchorId="2F91192F" wp14:editId="44862634">
              <wp:extent cx="5274310" cy="39808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80815"/>
                      </a:xfrm>
                      <a:prstGeom prst="rect">
                        <a:avLst/>
                      </a:prstGeom>
                    </pic:spPr>
                  </pic:pic>
                </a:graphicData>
              </a:graphic>
            </wp:inline>
          </w:drawing>
        </w:r>
      </w:del>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C2622" w:rsidDel="0024190C" w14:paraId="5D3D29A1" w14:textId="150D7B02" w:rsidTr="00DE148A">
        <w:trPr>
          <w:trHeight w:val="90"/>
          <w:del w:id="1086" w:author="haha" w:date="2018-12-06T15:44:00Z"/>
        </w:trPr>
        <w:tc>
          <w:tcPr>
            <w:tcW w:w="1245" w:type="dxa"/>
            <w:gridSpan w:val="2"/>
            <w:tcBorders>
              <w:top w:val="nil"/>
              <w:left w:val="single" w:sz="4" w:space="0" w:color="auto"/>
              <w:bottom w:val="single" w:sz="4" w:space="0" w:color="auto"/>
              <w:right w:val="single" w:sz="4" w:space="0" w:color="auto"/>
            </w:tcBorders>
          </w:tcPr>
          <w:p w14:paraId="41B7A790" w14:textId="360B82F5" w:rsidR="00DC2622" w:rsidDel="0024190C" w:rsidRDefault="00DC2622" w:rsidP="00DE148A">
            <w:pPr>
              <w:widowControl/>
              <w:jc w:val="left"/>
              <w:rPr>
                <w:del w:id="1087" w:author="haha" w:date="2018-12-06T15:44:00Z"/>
                <w:rFonts w:ascii="微软雅黑" w:eastAsia="微软雅黑" w:hAnsi="微软雅黑" w:cs="宋体"/>
                <w:b/>
                <w:bCs/>
                <w:color w:val="000000"/>
                <w:kern w:val="0"/>
                <w:sz w:val="18"/>
                <w:szCs w:val="18"/>
              </w:rPr>
            </w:pPr>
            <w:del w:id="1088" w:author="haha" w:date="2018-12-06T15:44:00Z">
              <w:r w:rsidDel="0024190C">
                <w:rPr>
                  <w:rFonts w:ascii="微软雅黑" w:eastAsia="微软雅黑" w:hAnsi="微软雅黑" w:cs="宋体" w:hint="eastAsia"/>
                  <w:b/>
                  <w:bCs/>
                  <w:color w:val="000000"/>
                  <w:kern w:val="0"/>
                  <w:sz w:val="18"/>
                  <w:szCs w:val="18"/>
                </w:rPr>
                <w:delText>所属页面</w:delText>
              </w:r>
            </w:del>
          </w:p>
        </w:tc>
        <w:tc>
          <w:tcPr>
            <w:tcW w:w="8787" w:type="dxa"/>
            <w:gridSpan w:val="4"/>
            <w:tcBorders>
              <w:top w:val="single" w:sz="4" w:space="0" w:color="auto"/>
              <w:left w:val="nil"/>
              <w:bottom w:val="single" w:sz="4" w:space="0" w:color="auto"/>
              <w:right w:val="single" w:sz="4" w:space="0" w:color="auto"/>
            </w:tcBorders>
          </w:tcPr>
          <w:p w14:paraId="3DA42571" w14:textId="7F3450D2" w:rsidR="00DC2622" w:rsidDel="0024190C" w:rsidRDefault="00410CC1" w:rsidP="00DE148A">
            <w:pPr>
              <w:pStyle w:val="12"/>
              <w:widowControl/>
              <w:ind w:firstLineChars="0" w:firstLine="0"/>
              <w:jc w:val="left"/>
              <w:rPr>
                <w:del w:id="1089" w:author="haha" w:date="2018-12-06T15:44:00Z"/>
                <w:rFonts w:ascii="微软雅黑" w:eastAsia="微软雅黑" w:hAnsi="微软雅黑" w:cs="宋体"/>
                <w:color w:val="000000"/>
                <w:kern w:val="0"/>
                <w:sz w:val="18"/>
                <w:szCs w:val="18"/>
              </w:rPr>
            </w:pPr>
            <w:del w:id="1090" w:author="haha" w:date="2018-12-06T15:44:00Z">
              <w:r w:rsidDel="0024190C">
                <w:rPr>
                  <w:rFonts w:ascii="微软雅黑" w:eastAsia="微软雅黑" w:hAnsi="微软雅黑" w:cs="宋体" w:hint="eastAsia"/>
                  <w:color w:val="000000"/>
                  <w:kern w:val="0"/>
                  <w:sz w:val="18"/>
                  <w:szCs w:val="18"/>
                </w:rPr>
                <w:delText>编辑</w:delText>
              </w:r>
              <w:r w:rsidR="000F2A3E" w:rsidDel="0024190C">
                <w:rPr>
                  <w:rFonts w:ascii="微软雅黑" w:eastAsia="微软雅黑" w:hAnsi="微软雅黑" w:cs="宋体" w:hint="eastAsia"/>
                  <w:color w:val="000000"/>
                  <w:kern w:val="0"/>
                  <w:sz w:val="18"/>
                  <w:szCs w:val="18"/>
                </w:rPr>
                <w:delText>黑名单</w:delText>
              </w:r>
            </w:del>
          </w:p>
        </w:tc>
      </w:tr>
      <w:tr w:rsidR="00DC2622" w:rsidDel="0024190C" w14:paraId="18D5810E" w14:textId="4850E3A7" w:rsidTr="00DE148A">
        <w:trPr>
          <w:trHeight w:val="408"/>
          <w:del w:id="1091" w:author="haha" w:date="2018-12-06T15:44:00Z"/>
        </w:trPr>
        <w:tc>
          <w:tcPr>
            <w:tcW w:w="1245" w:type="dxa"/>
            <w:gridSpan w:val="2"/>
            <w:tcBorders>
              <w:top w:val="nil"/>
              <w:left w:val="single" w:sz="4" w:space="0" w:color="auto"/>
              <w:bottom w:val="single" w:sz="4" w:space="0" w:color="auto"/>
              <w:right w:val="single" w:sz="4" w:space="0" w:color="auto"/>
            </w:tcBorders>
          </w:tcPr>
          <w:p w14:paraId="0E72ED91" w14:textId="1DBC295B" w:rsidR="00DC2622" w:rsidDel="0024190C" w:rsidRDefault="00DC2622" w:rsidP="00DE148A">
            <w:pPr>
              <w:widowControl/>
              <w:jc w:val="left"/>
              <w:rPr>
                <w:del w:id="1092" w:author="haha" w:date="2018-12-06T15:44:00Z"/>
                <w:rFonts w:ascii="微软雅黑" w:eastAsia="微软雅黑" w:hAnsi="微软雅黑" w:cs="宋体"/>
                <w:b/>
                <w:bCs/>
                <w:kern w:val="0"/>
                <w:sz w:val="18"/>
                <w:szCs w:val="18"/>
              </w:rPr>
            </w:pPr>
            <w:del w:id="1093" w:author="haha" w:date="2018-12-06T15:44:00Z">
              <w:r w:rsidDel="0024190C">
                <w:rPr>
                  <w:rFonts w:ascii="微软雅黑" w:eastAsia="微软雅黑" w:hAnsi="微软雅黑" w:cs="宋体" w:hint="eastAsia"/>
                  <w:b/>
                  <w:bCs/>
                  <w:kern w:val="0"/>
                  <w:sz w:val="18"/>
                  <w:szCs w:val="18"/>
                </w:rPr>
                <w:delText>页面入口</w:delText>
              </w:r>
            </w:del>
          </w:p>
        </w:tc>
        <w:tc>
          <w:tcPr>
            <w:tcW w:w="8787" w:type="dxa"/>
            <w:gridSpan w:val="4"/>
            <w:tcBorders>
              <w:top w:val="single" w:sz="4" w:space="0" w:color="auto"/>
              <w:left w:val="nil"/>
              <w:bottom w:val="single" w:sz="4" w:space="0" w:color="auto"/>
              <w:right w:val="single" w:sz="4" w:space="0" w:color="auto"/>
            </w:tcBorders>
          </w:tcPr>
          <w:p w14:paraId="6A10929D" w14:textId="2D7DA5DD" w:rsidR="00DC2622" w:rsidDel="0024190C" w:rsidRDefault="000F2A3E" w:rsidP="00DE148A">
            <w:pPr>
              <w:widowControl/>
              <w:jc w:val="left"/>
              <w:rPr>
                <w:del w:id="1094" w:author="haha" w:date="2018-12-06T15:44:00Z"/>
                <w:rFonts w:ascii="微软雅黑" w:eastAsia="微软雅黑" w:hAnsi="微软雅黑" w:cs="宋体"/>
                <w:kern w:val="0"/>
                <w:sz w:val="18"/>
                <w:szCs w:val="18"/>
              </w:rPr>
            </w:pPr>
            <w:del w:id="1095" w:author="haha" w:date="2018-12-06T15:44:00Z">
              <w:r w:rsidDel="0024190C">
                <w:rPr>
                  <w:rFonts w:ascii="微软雅黑" w:eastAsia="微软雅黑" w:hAnsi="微软雅黑" w:cs="宋体" w:hint="eastAsia"/>
                  <w:kern w:val="0"/>
                  <w:sz w:val="18"/>
                  <w:szCs w:val="18"/>
                </w:rPr>
                <w:delText>黑名单</w:delText>
              </w:r>
              <w:r w:rsidR="00DC2622" w:rsidDel="0024190C">
                <w:rPr>
                  <w:rFonts w:ascii="微软雅黑" w:eastAsia="微软雅黑" w:hAnsi="微软雅黑" w:cs="宋体" w:hint="eastAsia"/>
                  <w:kern w:val="0"/>
                  <w:sz w:val="18"/>
                  <w:szCs w:val="18"/>
                </w:rPr>
                <w:delText>页面的新增按钮</w:delText>
              </w:r>
            </w:del>
          </w:p>
        </w:tc>
      </w:tr>
      <w:tr w:rsidR="00DC2622" w:rsidDel="0024190C" w14:paraId="74B40DFE" w14:textId="0C582DDA" w:rsidTr="00DE148A">
        <w:trPr>
          <w:trHeight w:val="423"/>
          <w:del w:id="1096" w:author="haha" w:date="2018-12-06T15:44:00Z"/>
        </w:trPr>
        <w:tc>
          <w:tcPr>
            <w:tcW w:w="1245" w:type="dxa"/>
            <w:gridSpan w:val="2"/>
            <w:tcBorders>
              <w:top w:val="nil"/>
              <w:left w:val="single" w:sz="4" w:space="0" w:color="auto"/>
              <w:bottom w:val="single" w:sz="4" w:space="0" w:color="auto"/>
              <w:right w:val="single" w:sz="4" w:space="0" w:color="auto"/>
            </w:tcBorders>
          </w:tcPr>
          <w:p w14:paraId="51C4BEC4" w14:textId="764404FA" w:rsidR="00DC2622" w:rsidDel="0024190C" w:rsidRDefault="00DC2622" w:rsidP="00DE148A">
            <w:pPr>
              <w:widowControl/>
              <w:jc w:val="left"/>
              <w:rPr>
                <w:del w:id="1097" w:author="haha" w:date="2018-12-06T15:44:00Z"/>
                <w:rFonts w:ascii="微软雅黑" w:eastAsia="微软雅黑" w:hAnsi="微软雅黑" w:cs="宋体"/>
                <w:b/>
                <w:bCs/>
                <w:kern w:val="0"/>
                <w:sz w:val="18"/>
                <w:szCs w:val="18"/>
              </w:rPr>
            </w:pPr>
            <w:del w:id="1098" w:author="haha" w:date="2018-12-06T15:44:00Z">
              <w:r w:rsidDel="0024190C">
                <w:rPr>
                  <w:rFonts w:ascii="微软雅黑" w:eastAsia="微软雅黑" w:hAnsi="微软雅黑" w:cs="宋体" w:hint="eastAsia"/>
                  <w:b/>
                  <w:bCs/>
                  <w:kern w:val="0"/>
                  <w:sz w:val="18"/>
                  <w:szCs w:val="18"/>
                </w:rPr>
                <w:delText>页面出口</w:delText>
              </w:r>
            </w:del>
          </w:p>
        </w:tc>
        <w:tc>
          <w:tcPr>
            <w:tcW w:w="8787" w:type="dxa"/>
            <w:gridSpan w:val="4"/>
            <w:tcBorders>
              <w:top w:val="single" w:sz="4" w:space="0" w:color="auto"/>
              <w:left w:val="nil"/>
              <w:bottom w:val="single" w:sz="4" w:space="0" w:color="auto"/>
              <w:right w:val="single" w:sz="4" w:space="0" w:color="auto"/>
            </w:tcBorders>
          </w:tcPr>
          <w:p w14:paraId="03D74664" w14:textId="6C1F6AFC" w:rsidR="00DC2622" w:rsidDel="0024190C" w:rsidRDefault="00DC2622" w:rsidP="00DE148A">
            <w:pPr>
              <w:widowControl/>
              <w:jc w:val="left"/>
              <w:rPr>
                <w:del w:id="1099" w:author="haha" w:date="2018-12-06T15:44:00Z"/>
                <w:rFonts w:ascii="微软雅黑" w:eastAsia="微软雅黑" w:hAnsi="微软雅黑" w:cs="宋体"/>
                <w:kern w:val="0"/>
                <w:sz w:val="18"/>
                <w:szCs w:val="18"/>
              </w:rPr>
            </w:pPr>
            <w:del w:id="1100" w:author="haha" w:date="2018-12-06T15:44:00Z">
              <w:r w:rsidDel="0024190C">
                <w:rPr>
                  <w:rFonts w:ascii="微软雅黑" w:eastAsia="微软雅黑" w:hAnsi="微软雅黑" w:cs="宋体" w:hint="eastAsia"/>
                  <w:kern w:val="0"/>
                  <w:sz w:val="18"/>
                  <w:szCs w:val="18"/>
                </w:rPr>
                <w:delText>左上角返回 页脚保存按钮</w:delText>
              </w:r>
            </w:del>
          </w:p>
        </w:tc>
      </w:tr>
      <w:tr w:rsidR="00DC2622" w:rsidDel="0024190C" w14:paraId="4FE9C2C3" w14:textId="6B8CA7AA"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1101" w:author="haha" w:date="2018-12-06T15:44:00Z"/>
        </w:trPr>
        <w:tc>
          <w:tcPr>
            <w:tcW w:w="10032" w:type="dxa"/>
            <w:gridSpan w:val="6"/>
          </w:tcPr>
          <w:p w14:paraId="3A89B4CC" w14:textId="13241D81" w:rsidR="00DC2622" w:rsidDel="0024190C" w:rsidRDefault="00DC2622" w:rsidP="00DE148A">
            <w:pPr>
              <w:widowControl/>
              <w:jc w:val="left"/>
              <w:rPr>
                <w:del w:id="1102" w:author="haha" w:date="2018-12-06T15:44:00Z"/>
                <w:rFonts w:ascii="微软雅黑" w:eastAsia="微软雅黑" w:hAnsi="微软雅黑" w:cs="宋体"/>
                <w:b/>
                <w:bCs/>
                <w:kern w:val="0"/>
                <w:sz w:val="18"/>
                <w:szCs w:val="18"/>
              </w:rPr>
            </w:pPr>
            <w:del w:id="1103" w:author="haha" w:date="2018-12-06T15:44:00Z">
              <w:r w:rsidDel="0024190C">
                <w:rPr>
                  <w:rFonts w:ascii="微软雅黑" w:eastAsia="微软雅黑" w:hAnsi="微软雅黑" w:cs="宋体" w:hint="eastAsia"/>
                  <w:b/>
                  <w:bCs/>
                  <w:kern w:val="0"/>
                  <w:sz w:val="18"/>
                  <w:szCs w:val="18"/>
                </w:rPr>
                <w:delText>操作说明</w:delText>
              </w:r>
            </w:del>
          </w:p>
        </w:tc>
      </w:tr>
      <w:tr w:rsidR="00DC2622" w:rsidDel="0024190C" w14:paraId="0198ABCC" w14:textId="6F907CB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1104" w:author="haha" w:date="2018-12-06T15:44:00Z"/>
        </w:trPr>
        <w:tc>
          <w:tcPr>
            <w:tcW w:w="802" w:type="dxa"/>
          </w:tcPr>
          <w:p w14:paraId="55E185B6" w14:textId="0F60289A" w:rsidR="00DC2622" w:rsidDel="0024190C" w:rsidRDefault="00DC2622" w:rsidP="00DE148A">
            <w:pPr>
              <w:widowControl/>
              <w:jc w:val="left"/>
              <w:rPr>
                <w:del w:id="1105" w:author="haha" w:date="2018-12-06T15:44:00Z"/>
                <w:rFonts w:ascii="微软雅黑" w:eastAsia="微软雅黑" w:hAnsi="微软雅黑" w:cs="宋体"/>
                <w:b/>
                <w:bCs/>
                <w:kern w:val="0"/>
                <w:sz w:val="18"/>
                <w:szCs w:val="18"/>
              </w:rPr>
            </w:pPr>
            <w:del w:id="1106" w:author="haha" w:date="2018-12-06T15:44:00Z">
              <w:r w:rsidDel="0024190C">
                <w:rPr>
                  <w:rFonts w:ascii="微软雅黑" w:eastAsia="微软雅黑" w:hAnsi="微软雅黑" w:cs="宋体" w:hint="eastAsia"/>
                  <w:b/>
                  <w:bCs/>
                  <w:kern w:val="0"/>
                  <w:sz w:val="18"/>
                  <w:szCs w:val="18"/>
                </w:rPr>
                <w:delText>序号</w:delText>
              </w:r>
            </w:del>
          </w:p>
        </w:tc>
        <w:tc>
          <w:tcPr>
            <w:tcW w:w="1309" w:type="dxa"/>
            <w:gridSpan w:val="2"/>
          </w:tcPr>
          <w:p w14:paraId="47D36CE9" w14:textId="322BABB0" w:rsidR="00DC2622" w:rsidDel="0024190C" w:rsidRDefault="00DC2622" w:rsidP="00DE148A">
            <w:pPr>
              <w:widowControl/>
              <w:jc w:val="left"/>
              <w:rPr>
                <w:del w:id="1107" w:author="haha" w:date="2018-12-06T15:44:00Z"/>
                <w:rFonts w:ascii="微软雅黑" w:eastAsia="微软雅黑" w:hAnsi="微软雅黑" w:cs="宋体"/>
                <w:kern w:val="0"/>
                <w:sz w:val="18"/>
                <w:szCs w:val="18"/>
              </w:rPr>
            </w:pPr>
            <w:del w:id="1108" w:author="haha" w:date="2018-12-06T15:44:00Z">
              <w:r w:rsidDel="0024190C">
                <w:rPr>
                  <w:rFonts w:ascii="微软雅黑" w:eastAsia="微软雅黑" w:hAnsi="微软雅黑" w:cs="宋体" w:hint="eastAsia"/>
                  <w:kern w:val="0"/>
                  <w:sz w:val="18"/>
                  <w:szCs w:val="18"/>
                </w:rPr>
                <w:delText>名称</w:delText>
              </w:r>
            </w:del>
          </w:p>
        </w:tc>
        <w:tc>
          <w:tcPr>
            <w:tcW w:w="3000" w:type="dxa"/>
          </w:tcPr>
          <w:p w14:paraId="1505FFAA" w14:textId="7F0177A3" w:rsidR="00DC2622" w:rsidDel="0024190C" w:rsidRDefault="00DC2622" w:rsidP="00DE148A">
            <w:pPr>
              <w:widowControl/>
              <w:jc w:val="left"/>
              <w:rPr>
                <w:del w:id="1109" w:author="haha" w:date="2018-12-06T15:44:00Z"/>
                <w:rFonts w:ascii="微软雅黑" w:eastAsia="微软雅黑" w:hAnsi="微软雅黑" w:cs="宋体"/>
                <w:kern w:val="0"/>
                <w:sz w:val="18"/>
                <w:szCs w:val="18"/>
              </w:rPr>
            </w:pPr>
            <w:del w:id="1110" w:author="haha" w:date="2018-12-06T15:44:00Z">
              <w:r w:rsidDel="0024190C">
                <w:rPr>
                  <w:rFonts w:ascii="微软雅黑" w:eastAsia="微软雅黑" w:hAnsi="微软雅黑" w:cs="宋体" w:hint="eastAsia"/>
                  <w:kern w:val="0"/>
                  <w:sz w:val="18"/>
                  <w:szCs w:val="18"/>
                </w:rPr>
                <w:delText>说明（默认值、规则、数据需求）</w:delText>
              </w:r>
            </w:del>
          </w:p>
        </w:tc>
        <w:tc>
          <w:tcPr>
            <w:tcW w:w="3209" w:type="dxa"/>
          </w:tcPr>
          <w:p w14:paraId="222DC825" w14:textId="1BC2642C" w:rsidR="00DC2622" w:rsidDel="0024190C" w:rsidRDefault="00DC2622" w:rsidP="00DE148A">
            <w:pPr>
              <w:widowControl/>
              <w:jc w:val="left"/>
              <w:rPr>
                <w:del w:id="1111" w:author="haha" w:date="2018-12-06T15:44:00Z"/>
                <w:rFonts w:ascii="微软雅黑" w:eastAsia="微软雅黑" w:hAnsi="微软雅黑" w:cs="宋体"/>
                <w:b/>
                <w:bCs/>
                <w:kern w:val="0"/>
                <w:sz w:val="18"/>
                <w:szCs w:val="18"/>
              </w:rPr>
            </w:pPr>
            <w:del w:id="1112" w:author="haha" w:date="2018-12-06T15:44:00Z">
              <w:r w:rsidDel="0024190C">
                <w:rPr>
                  <w:rFonts w:ascii="微软雅黑" w:eastAsia="微软雅黑" w:hAnsi="微软雅黑" w:cs="宋体" w:hint="eastAsia"/>
                  <w:b/>
                  <w:bCs/>
                  <w:kern w:val="0"/>
                  <w:sz w:val="18"/>
                  <w:szCs w:val="18"/>
                </w:rPr>
                <w:delText>交互（跳转页面等）</w:delText>
              </w:r>
            </w:del>
          </w:p>
        </w:tc>
        <w:tc>
          <w:tcPr>
            <w:tcW w:w="1712" w:type="dxa"/>
          </w:tcPr>
          <w:p w14:paraId="5163ED6F" w14:textId="3C5DA505" w:rsidR="00DC2622" w:rsidDel="0024190C" w:rsidRDefault="00DC2622" w:rsidP="00DE148A">
            <w:pPr>
              <w:widowControl/>
              <w:jc w:val="left"/>
              <w:rPr>
                <w:del w:id="1113" w:author="haha" w:date="2018-12-06T15:44:00Z"/>
                <w:rFonts w:ascii="微软雅黑" w:eastAsia="微软雅黑" w:hAnsi="微软雅黑" w:cs="宋体"/>
                <w:b/>
                <w:bCs/>
                <w:kern w:val="0"/>
                <w:sz w:val="18"/>
                <w:szCs w:val="18"/>
              </w:rPr>
            </w:pPr>
            <w:del w:id="1114" w:author="haha" w:date="2018-12-06T15:44:00Z">
              <w:r w:rsidDel="0024190C">
                <w:rPr>
                  <w:rFonts w:ascii="微软雅黑" w:eastAsia="微软雅黑" w:hAnsi="微软雅黑" w:cs="宋体" w:hint="eastAsia"/>
                  <w:b/>
                  <w:bCs/>
                  <w:kern w:val="0"/>
                  <w:sz w:val="18"/>
                  <w:szCs w:val="18"/>
                </w:rPr>
                <w:delText>异常逻辑</w:delText>
              </w:r>
            </w:del>
          </w:p>
        </w:tc>
      </w:tr>
      <w:tr w:rsidR="00DC2622" w:rsidDel="0024190C" w14:paraId="5D1AC0E8" w14:textId="376BE10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1115" w:author="haha" w:date="2018-12-06T15:44:00Z"/>
        </w:trPr>
        <w:tc>
          <w:tcPr>
            <w:tcW w:w="802" w:type="dxa"/>
          </w:tcPr>
          <w:p w14:paraId="590356DF" w14:textId="40DE831E" w:rsidR="00DC2622" w:rsidDel="0024190C" w:rsidRDefault="00DC2622" w:rsidP="00DE148A">
            <w:pPr>
              <w:widowControl/>
              <w:jc w:val="center"/>
              <w:rPr>
                <w:del w:id="1116" w:author="haha" w:date="2018-12-06T15:44:00Z"/>
                <w:rFonts w:ascii="微软雅黑" w:eastAsia="微软雅黑" w:hAnsi="微软雅黑" w:cs="宋体"/>
                <w:bCs/>
                <w:kern w:val="0"/>
                <w:sz w:val="18"/>
                <w:szCs w:val="18"/>
              </w:rPr>
            </w:pPr>
            <w:del w:id="1117" w:author="haha" w:date="2018-12-06T15:44:00Z">
              <w:r w:rsidDel="0024190C">
                <w:rPr>
                  <w:rFonts w:ascii="微软雅黑" w:eastAsia="微软雅黑" w:hAnsi="微软雅黑" w:cs="宋体" w:hint="eastAsia"/>
                  <w:bCs/>
                  <w:kern w:val="0"/>
                  <w:sz w:val="18"/>
                  <w:szCs w:val="18"/>
                </w:rPr>
                <w:delText>1</w:delText>
              </w:r>
            </w:del>
          </w:p>
        </w:tc>
        <w:tc>
          <w:tcPr>
            <w:tcW w:w="1309" w:type="dxa"/>
            <w:gridSpan w:val="2"/>
          </w:tcPr>
          <w:p w14:paraId="702897D4" w14:textId="75429F38" w:rsidR="00DC2622" w:rsidDel="0024190C" w:rsidRDefault="000F2A3E" w:rsidP="00DE148A">
            <w:pPr>
              <w:widowControl/>
              <w:jc w:val="left"/>
              <w:rPr>
                <w:del w:id="1118" w:author="haha" w:date="2018-12-06T15:44:00Z"/>
                <w:rFonts w:ascii="微软雅黑" w:eastAsia="微软雅黑" w:hAnsi="微软雅黑" w:cs="微软雅黑"/>
                <w:color w:val="000000"/>
                <w:sz w:val="18"/>
                <w:szCs w:val="18"/>
              </w:rPr>
            </w:pPr>
            <w:del w:id="1119" w:author="haha" w:date="2018-12-06T15:44:00Z">
              <w:r w:rsidDel="0024190C">
                <w:rPr>
                  <w:rFonts w:ascii="微软雅黑" w:eastAsia="微软雅黑" w:hAnsi="微软雅黑" w:cs="微软雅黑" w:hint="eastAsia"/>
                  <w:color w:val="000000"/>
                  <w:sz w:val="18"/>
                  <w:szCs w:val="18"/>
                </w:rPr>
                <w:delText>用户名</w:delText>
              </w:r>
            </w:del>
          </w:p>
        </w:tc>
        <w:tc>
          <w:tcPr>
            <w:tcW w:w="3000" w:type="dxa"/>
          </w:tcPr>
          <w:p w14:paraId="60559E1E" w14:textId="7DCD75EB" w:rsidR="00DC2622" w:rsidDel="0024190C" w:rsidRDefault="000F2A3E" w:rsidP="00DE148A">
            <w:pPr>
              <w:widowControl/>
              <w:jc w:val="left"/>
              <w:rPr>
                <w:del w:id="1120" w:author="haha" w:date="2018-12-06T15:44:00Z"/>
                <w:rFonts w:ascii="微软雅黑" w:eastAsia="微软雅黑" w:hAnsi="微软雅黑" w:cs="微软雅黑"/>
                <w:color w:val="000000"/>
                <w:sz w:val="18"/>
                <w:szCs w:val="18"/>
              </w:rPr>
            </w:pPr>
            <w:del w:id="1121" w:author="haha" w:date="2018-12-06T15:44:00Z">
              <w:r w:rsidDel="0024190C">
                <w:rPr>
                  <w:rFonts w:ascii="微软雅黑" w:eastAsia="微软雅黑" w:hAnsi="微软雅黑" w:cs="微软雅黑" w:hint="eastAsia"/>
                  <w:color w:val="000000"/>
                  <w:sz w:val="18"/>
                  <w:szCs w:val="18"/>
                </w:rPr>
                <w:delText>只能输入中英文</w:delText>
              </w:r>
            </w:del>
          </w:p>
        </w:tc>
        <w:tc>
          <w:tcPr>
            <w:tcW w:w="3209" w:type="dxa"/>
          </w:tcPr>
          <w:p w14:paraId="4F9FD9B6" w14:textId="4790F806" w:rsidR="00DC2622" w:rsidDel="0024190C" w:rsidRDefault="00DC2622" w:rsidP="00DE148A">
            <w:pPr>
              <w:pStyle w:val="Axure"/>
              <w:rPr>
                <w:del w:id="1122" w:author="haha" w:date="2018-12-06T15:44:00Z"/>
                <w:rFonts w:ascii="微软雅黑" w:eastAsia="微软雅黑" w:hAnsi="微软雅黑" w:cs="微软雅黑"/>
                <w:sz w:val="18"/>
                <w:szCs w:val="18"/>
              </w:rPr>
            </w:pPr>
          </w:p>
        </w:tc>
        <w:tc>
          <w:tcPr>
            <w:tcW w:w="1712" w:type="dxa"/>
          </w:tcPr>
          <w:p w14:paraId="426FFBC6" w14:textId="1F87CA62" w:rsidR="0040037D" w:rsidDel="0024190C" w:rsidRDefault="0040037D" w:rsidP="00DE148A">
            <w:pPr>
              <w:widowControl/>
              <w:jc w:val="left"/>
              <w:rPr>
                <w:del w:id="1123" w:author="haha" w:date="2018-12-06T15:44:00Z"/>
                <w:rFonts w:ascii="微软雅黑" w:eastAsia="微软雅黑" w:hAnsi="微软雅黑" w:cs="宋体"/>
                <w:bCs/>
                <w:kern w:val="0"/>
                <w:sz w:val="18"/>
                <w:szCs w:val="18"/>
              </w:rPr>
            </w:pPr>
          </w:p>
        </w:tc>
      </w:tr>
      <w:tr w:rsidR="00DC2622" w:rsidDel="0024190C" w14:paraId="3FC95882" w14:textId="12764509"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124" w:author="haha" w:date="2018-12-06T15:44:00Z"/>
        </w:trPr>
        <w:tc>
          <w:tcPr>
            <w:tcW w:w="802" w:type="dxa"/>
          </w:tcPr>
          <w:p w14:paraId="66676649" w14:textId="047656CC" w:rsidR="00DC2622" w:rsidDel="0024190C" w:rsidRDefault="00DC2622" w:rsidP="00DE148A">
            <w:pPr>
              <w:widowControl/>
              <w:jc w:val="center"/>
              <w:rPr>
                <w:del w:id="1125" w:author="haha" w:date="2018-12-06T15:44:00Z"/>
                <w:rFonts w:ascii="微软雅黑" w:eastAsia="微软雅黑" w:hAnsi="微软雅黑" w:cs="微软雅黑"/>
                <w:sz w:val="18"/>
                <w:szCs w:val="18"/>
              </w:rPr>
            </w:pPr>
            <w:del w:id="1126" w:author="haha" w:date="2018-12-06T15:44:00Z">
              <w:r w:rsidDel="0024190C">
                <w:rPr>
                  <w:rFonts w:ascii="微软雅黑" w:eastAsia="微软雅黑" w:hAnsi="微软雅黑" w:cs="微软雅黑" w:hint="eastAsia"/>
                  <w:sz w:val="18"/>
                  <w:szCs w:val="18"/>
                </w:rPr>
                <w:delText>2</w:delText>
              </w:r>
            </w:del>
          </w:p>
        </w:tc>
        <w:tc>
          <w:tcPr>
            <w:tcW w:w="1309" w:type="dxa"/>
            <w:gridSpan w:val="2"/>
          </w:tcPr>
          <w:p w14:paraId="27CBEED7" w14:textId="70750CA9" w:rsidR="00DC2622" w:rsidDel="0024190C" w:rsidRDefault="000F2A3E" w:rsidP="00DE148A">
            <w:pPr>
              <w:widowControl/>
              <w:jc w:val="left"/>
              <w:rPr>
                <w:del w:id="1127" w:author="haha" w:date="2018-12-06T15:44:00Z"/>
                <w:rFonts w:ascii="微软雅黑" w:eastAsia="微软雅黑" w:hAnsi="微软雅黑" w:cs="微软雅黑"/>
                <w:color w:val="000000"/>
                <w:sz w:val="18"/>
                <w:szCs w:val="18"/>
              </w:rPr>
            </w:pPr>
            <w:del w:id="1128" w:author="haha" w:date="2018-12-06T15:44:00Z">
              <w:r w:rsidDel="0024190C">
                <w:rPr>
                  <w:rFonts w:ascii="微软雅黑" w:eastAsia="微软雅黑" w:hAnsi="微软雅黑" w:cs="微软雅黑" w:hint="eastAsia"/>
                  <w:color w:val="000000"/>
                  <w:sz w:val="18"/>
                  <w:szCs w:val="18"/>
                </w:rPr>
                <w:delText>电话号码</w:delText>
              </w:r>
            </w:del>
          </w:p>
        </w:tc>
        <w:tc>
          <w:tcPr>
            <w:tcW w:w="3000" w:type="dxa"/>
          </w:tcPr>
          <w:p w14:paraId="55966C4C" w14:textId="4372583C" w:rsidR="00DC2622" w:rsidDel="0024190C" w:rsidRDefault="00DC2622" w:rsidP="00DE148A">
            <w:pPr>
              <w:widowControl/>
              <w:jc w:val="left"/>
              <w:rPr>
                <w:del w:id="1129" w:author="haha" w:date="2018-12-06T15:44:00Z"/>
                <w:rFonts w:ascii="微软雅黑" w:eastAsia="微软雅黑" w:hAnsi="微软雅黑" w:cs="微软雅黑"/>
                <w:color w:val="000000"/>
                <w:sz w:val="18"/>
                <w:szCs w:val="18"/>
              </w:rPr>
            </w:pPr>
            <w:del w:id="1130" w:author="haha" w:date="2018-12-06T15:44:00Z">
              <w:r w:rsidDel="0024190C">
                <w:rPr>
                  <w:rFonts w:ascii="微软雅黑" w:eastAsia="微软雅黑" w:hAnsi="微软雅黑" w:cs="微软雅黑" w:hint="eastAsia"/>
                  <w:color w:val="000000"/>
                  <w:sz w:val="18"/>
                  <w:szCs w:val="18"/>
                </w:rPr>
                <w:delText>只可以输入数字</w:delText>
              </w:r>
            </w:del>
          </w:p>
        </w:tc>
        <w:tc>
          <w:tcPr>
            <w:tcW w:w="3209" w:type="dxa"/>
          </w:tcPr>
          <w:p w14:paraId="06C57050" w14:textId="583AA2B3" w:rsidR="00DC2622" w:rsidDel="0024190C" w:rsidRDefault="00DC2622" w:rsidP="00DE148A">
            <w:pPr>
              <w:pStyle w:val="Axure"/>
              <w:rPr>
                <w:del w:id="1131" w:author="haha" w:date="2018-12-06T15:44:00Z"/>
                <w:rFonts w:ascii="微软雅黑" w:eastAsia="微软雅黑" w:hAnsi="微软雅黑" w:cs="微软雅黑"/>
                <w:sz w:val="18"/>
                <w:szCs w:val="18"/>
              </w:rPr>
            </w:pPr>
            <w:del w:id="1132" w:author="haha" w:date="2018-12-06T15:44:00Z">
              <w:r w:rsidDel="0024190C">
                <w:rPr>
                  <w:rFonts w:ascii="微软雅黑" w:eastAsia="微软雅黑" w:hAnsi="微软雅黑" w:cs="微软雅黑" w:hint="eastAsia"/>
                  <w:sz w:val="18"/>
                  <w:szCs w:val="18"/>
                </w:rPr>
                <w:delText xml:space="preserve"> </w:delText>
              </w:r>
              <w:r w:rsidDel="0024190C">
                <w:rPr>
                  <w:rFonts w:ascii="微软雅黑" w:eastAsia="微软雅黑" w:hAnsi="微软雅黑" w:cs="微软雅黑"/>
                  <w:sz w:val="18"/>
                  <w:szCs w:val="18"/>
                </w:rPr>
                <w:delText xml:space="preserve">   </w:delText>
              </w:r>
            </w:del>
            <w:del w:id="1133" w:author="haha" w:date="2018-11-26T15:57:00Z">
              <w:r w:rsidDel="00186094">
                <w:rPr>
                  <w:rFonts w:ascii="微软雅黑" w:eastAsia="微软雅黑" w:hAnsi="微软雅黑" w:cs="微软雅黑"/>
                  <w:sz w:val="18"/>
                  <w:szCs w:val="18"/>
                </w:rPr>
                <w:delText xml:space="preserve"> </w:delText>
              </w:r>
            </w:del>
          </w:p>
        </w:tc>
        <w:tc>
          <w:tcPr>
            <w:tcW w:w="1712" w:type="dxa"/>
          </w:tcPr>
          <w:p w14:paraId="5F72523A" w14:textId="6392D15A" w:rsidR="0040037D" w:rsidDel="0024190C" w:rsidRDefault="0040037D" w:rsidP="00DE148A">
            <w:pPr>
              <w:widowControl/>
              <w:jc w:val="left"/>
              <w:rPr>
                <w:del w:id="1134" w:author="haha" w:date="2018-12-06T15:44:00Z"/>
                <w:rFonts w:ascii="微软雅黑" w:eastAsia="微软雅黑" w:hAnsi="微软雅黑" w:cs="微软雅黑"/>
                <w:sz w:val="18"/>
                <w:szCs w:val="18"/>
              </w:rPr>
            </w:pPr>
          </w:p>
        </w:tc>
      </w:tr>
      <w:tr w:rsidR="00DC2622" w:rsidDel="0024190C" w14:paraId="586AAA6A" w14:textId="584F9BDA"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135" w:author="haha" w:date="2018-12-06T15:44:00Z"/>
        </w:trPr>
        <w:tc>
          <w:tcPr>
            <w:tcW w:w="802" w:type="dxa"/>
          </w:tcPr>
          <w:p w14:paraId="2A553A1C" w14:textId="5242FE41" w:rsidR="00DC2622" w:rsidDel="0024190C" w:rsidRDefault="00DC2622" w:rsidP="00DE148A">
            <w:pPr>
              <w:widowControl/>
              <w:jc w:val="center"/>
              <w:rPr>
                <w:del w:id="1136" w:author="haha" w:date="2018-12-06T15:44:00Z"/>
                <w:rFonts w:ascii="微软雅黑" w:eastAsia="微软雅黑" w:hAnsi="微软雅黑" w:cs="微软雅黑"/>
                <w:sz w:val="18"/>
                <w:szCs w:val="18"/>
              </w:rPr>
            </w:pPr>
            <w:del w:id="1137" w:author="haha" w:date="2018-12-06T15:44:00Z">
              <w:r w:rsidDel="0024190C">
                <w:rPr>
                  <w:rFonts w:ascii="微软雅黑" w:eastAsia="微软雅黑" w:hAnsi="微软雅黑" w:cs="微软雅黑" w:hint="eastAsia"/>
                  <w:sz w:val="18"/>
                  <w:szCs w:val="18"/>
                </w:rPr>
                <w:delText>3</w:delText>
              </w:r>
            </w:del>
          </w:p>
        </w:tc>
        <w:tc>
          <w:tcPr>
            <w:tcW w:w="1309" w:type="dxa"/>
            <w:gridSpan w:val="2"/>
          </w:tcPr>
          <w:p w14:paraId="22A31792" w14:textId="5A3E63ED" w:rsidR="00DC2622" w:rsidDel="0024190C" w:rsidRDefault="000F2A3E" w:rsidP="00DE148A">
            <w:pPr>
              <w:widowControl/>
              <w:jc w:val="left"/>
              <w:rPr>
                <w:del w:id="1138" w:author="haha" w:date="2018-12-06T15:44:00Z"/>
                <w:rFonts w:ascii="微软雅黑" w:eastAsia="微软雅黑" w:hAnsi="微软雅黑" w:cs="微软雅黑"/>
                <w:color w:val="000000"/>
                <w:sz w:val="18"/>
                <w:szCs w:val="18"/>
              </w:rPr>
            </w:pPr>
            <w:del w:id="1139" w:author="haha" w:date="2018-12-06T15:44:00Z">
              <w:r w:rsidDel="0024190C">
                <w:rPr>
                  <w:rFonts w:ascii="微软雅黑" w:eastAsia="微软雅黑" w:hAnsi="微软雅黑" w:cs="微软雅黑" w:hint="eastAsia"/>
                  <w:color w:val="000000"/>
                  <w:sz w:val="18"/>
                  <w:szCs w:val="18"/>
                </w:rPr>
                <w:delText>添加人</w:delText>
              </w:r>
            </w:del>
          </w:p>
        </w:tc>
        <w:tc>
          <w:tcPr>
            <w:tcW w:w="3000" w:type="dxa"/>
          </w:tcPr>
          <w:p w14:paraId="65CBF5E2" w14:textId="700DD395" w:rsidR="00DC2622" w:rsidDel="0024190C" w:rsidRDefault="000F2A3E" w:rsidP="00DE148A">
            <w:pPr>
              <w:widowControl/>
              <w:jc w:val="left"/>
              <w:rPr>
                <w:del w:id="1140" w:author="haha" w:date="2018-12-06T15:44:00Z"/>
                <w:rFonts w:ascii="微软雅黑" w:eastAsia="微软雅黑" w:hAnsi="微软雅黑" w:cs="微软雅黑"/>
                <w:color w:val="000000"/>
                <w:sz w:val="18"/>
                <w:szCs w:val="18"/>
              </w:rPr>
            </w:pPr>
            <w:del w:id="1141" w:author="haha" w:date="2018-12-06T15:44:00Z">
              <w:r w:rsidDel="0024190C">
                <w:rPr>
                  <w:rFonts w:ascii="微软雅黑" w:eastAsia="微软雅黑" w:hAnsi="微软雅黑" w:cs="微软雅黑" w:hint="eastAsia"/>
                  <w:color w:val="000000"/>
                  <w:sz w:val="18"/>
                  <w:szCs w:val="18"/>
                </w:rPr>
                <w:delText>只可以输入中英文</w:delText>
              </w:r>
            </w:del>
          </w:p>
        </w:tc>
        <w:tc>
          <w:tcPr>
            <w:tcW w:w="3209" w:type="dxa"/>
          </w:tcPr>
          <w:p w14:paraId="5CA4C1A1" w14:textId="5D7AEAFF" w:rsidR="00DC2622" w:rsidDel="0024190C" w:rsidRDefault="00DC2622" w:rsidP="00DE148A">
            <w:pPr>
              <w:pStyle w:val="Axure"/>
              <w:ind w:firstLine="360"/>
              <w:rPr>
                <w:del w:id="1142" w:author="haha" w:date="2018-12-06T15:44:00Z"/>
                <w:rFonts w:ascii="微软雅黑" w:eastAsia="微软雅黑" w:hAnsi="微软雅黑" w:cs="微软雅黑"/>
                <w:sz w:val="18"/>
                <w:szCs w:val="18"/>
              </w:rPr>
            </w:pPr>
          </w:p>
        </w:tc>
        <w:tc>
          <w:tcPr>
            <w:tcW w:w="1712" w:type="dxa"/>
          </w:tcPr>
          <w:p w14:paraId="37A53839" w14:textId="0047A9F4" w:rsidR="0040037D" w:rsidDel="0024190C" w:rsidRDefault="0040037D" w:rsidP="00DE148A">
            <w:pPr>
              <w:widowControl/>
              <w:jc w:val="left"/>
              <w:rPr>
                <w:del w:id="1143" w:author="haha" w:date="2018-12-06T15:44:00Z"/>
                <w:rFonts w:ascii="微软雅黑" w:eastAsia="微软雅黑" w:hAnsi="微软雅黑" w:cs="微软雅黑"/>
                <w:sz w:val="18"/>
                <w:szCs w:val="18"/>
              </w:rPr>
            </w:pPr>
          </w:p>
        </w:tc>
      </w:tr>
      <w:tr w:rsidR="00DC2622" w:rsidDel="0024190C" w14:paraId="328F8C8A" w14:textId="2332A34C"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144" w:author="haha" w:date="2018-12-06T15:44:00Z"/>
        </w:trPr>
        <w:tc>
          <w:tcPr>
            <w:tcW w:w="802" w:type="dxa"/>
          </w:tcPr>
          <w:p w14:paraId="0F1877D5" w14:textId="00EE532C" w:rsidR="00DC2622" w:rsidDel="0024190C" w:rsidRDefault="00DC2622" w:rsidP="00DE148A">
            <w:pPr>
              <w:widowControl/>
              <w:jc w:val="center"/>
              <w:rPr>
                <w:del w:id="1145" w:author="haha" w:date="2018-12-06T15:44:00Z"/>
                <w:rFonts w:ascii="微软雅黑" w:eastAsia="微软雅黑" w:hAnsi="微软雅黑" w:cs="微软雅黑"/>
                <w:sz w:val="18"/>
                <w:szCs w:val="18"/>
              </w:rPr>
            </w:pPr>
            <w:del w:id="1146" w:author="haha" w:date="2018-12-06T15:44:00Z">
              <w:r w:rsidDel="0024190C">
                <w:rPr>
                  <w:rFonts w:ascii="微软雅黑" w:eastAsia="微软雅黑" w:hAnsi="微软雅黑" w:cs="微软雅黑" w:hint="eastAsia"/>
                  <w:sz w:val="18"/>
                  <w:szCs w:val="18"/>
                </w:rPr>
                <w:delText>4</w:delText>
              </w:r>
            </w:del>
          </w:p>
        </w:tc>
        <w:tc>
          <w:tcPr>
            <w:tcW w:w="1309" w:type="dxa"/>
            <w:gridSpan w:val="2"/>
          </w:tcPr>
          <w:p w14:paraId="38B9D942" w14:textId="68C30062" w:rsidR="00DC2622" w:rsidDel="0024190C" w:rsidRDefault="000F2A3E" w:rsidP="00DE148A">
            <w:pPr>
              <w:widowControl/>
              <w:jc w:val="left"/>
              <w:rPr>
                <w:del w:id="1147" w:author="haha" w:date="2018-12-06T15:44:00Z"/>
                <w:rFonts w:ascii="微软雅黑" w:eastAsia="微软雅黑" w:hAnsi="微软雅黑" w:cs="微软雅黑"/>
                <w:color w:val="000000"/>
                <w:sz w:val="18"/>
                <w:szCs w:val="18"/>
              </w:rPr>
            </w:pPr>
            <w:del w:id="1148" w:author="haha" w:date="2018-11-26T17:15:00Z">
              <w:r w:rsidDel="0040037D">
                <w:rPr>
                  <w:rFonts w:ascii="微软雅黑" w:eastAsia="微软雅黑" w:hAnsi="微软雅黑" w:cs="微软雅黑" w:hint="eastAsia"/>
                  <w:color w:val="000000"/>
                  <w:sz w:val="18"/>
                  <w:szCs w:val="18"/>
                </w:rPr>
                <w:delText>部门</w:delText>
              </w:r>
            </w:del>
          </w:p>
        </w:tc>
        <w:tc>
          <w:tcPr>
            <w:tcW w:w="3000" w:type="dxa"/>
          </w:tcPr>
          <w:p w14:paraId="4CD07944" w14:textId="44A90D8A" w:rsidR="00DC2622" w:rsidDel="0024190C" w:rsidRDefault="00DC2622" w:rsidP="00DE148A">
            <w:pPr>
              <w:widowControl/>
              <w:jc w:val="left"/>
              <w:rPr>
                <w:del w:id="1149" w:author="haha" w:date="2018-12-06T15:44:00Z"/>
                <w:rFonts w:ascii="微软雅黑" w:eastAsia="微软雅黑" w:hAnsi="微软雅黑" w:cs="微软雅黑"/>
                <w:color w:val="000000"/>
                <w:sz w:val="18"/>
                <w:szCs w:val="18"/>
              </w:rPr>
            </w:pPr>
            <w:del w:id="1150" w:author="haha" w:date="2018-12-06T15:44:00Z">
              <w:r w:rsidDel="0024190C">
                <w:rPr>
                  <w:rFonts w:ascii="微软雅黑" w:eastAsia="微软雅黑" w:hAnsi="微软雅黑" w:cs="微软雅黑" w:hint="eastAsia"/>
                  <w:color w:val="000000"/>
                  <w:sz w:val="18"/>
                  <w:szCs w:val="18"/>
                </w:rPr>
                <w:delText>默认请选择</w:delText>
              </w:r>
            </w:del>
          </w:p>
        </w:tc>
        <w:tc>
          <w:tcPr>
            <w:tcW w:w="3209" w:type="dxa"/>
          </w:tcPr>
          <w:p w14:paraId="74C8F9B2" w14:textId="24793D27" w:rsidR="00DC2622" w:rsidDel="0024190C" w:rsidRDefault="00DC2622" w:rsidP="00DE148A">
            <w:pPr>
              <w:pStyle w:val="Axure"/>
              <w:ind w:firstLine="360"/>
              <w:rPr>
                <w:del w:id="1151" w:author="haha" w:date="2018-12-06T15:44:00Z"/>
                <w:rFonts w:ascii="微软雅黑" w:eastAsia="微软雅黑" w:hAnsi="微软雅黑" w:cs="微软雅黑"/>
                <w:sz w:val="18"/>
                <w:szCs w:val="18"/>
              </w:rPr>
            </w:pPr>
          </w:p>
        </w:tc>
        <w:tc>
          <w:tcPr>
            <w:tcW w:w="1712" w:type="dxa"/>
          </w:tcPr>
          <w:p w14:paraId="5D201341" w14:textId="520BA12A" w:rsidR="00DC2622" w:rsidDel="0024190C" w:rsidRDefault="00DC2622" w:rsidP="00DE148A">
            <w:pPr>
              <w:widowControl/>
              <w:jc w:val="left"/>
              <w:rPr>
                <w:del w:id="1152" w:author="haha" w:date="2018-12-06T15:44:00Z"/>
                <w:rFonts w:ascii="微软雅黑" w:eastAsia="微软雅黑" w:hAnsi="微软雅黑" w:cs="微软雅黑"/>
                <w:sz w:val="18"/>
                <w:szCs w:val="18"/>
              </w:rPr>
            </w:pPr>
          </w:p>
        </w:tc>
      </w:tr>
      <w:tr w:rsidR="00DC2622" w:rsidDel="0024190C" w14:paraId="3815BE9D" w14:textId="1FED246E"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153" w:author="haha" w:date="2018-12-06T15:44:00Z"/>
        </w:trPr>
        <w:tc>
          <w:tcPr>
            <w:tcW w:w="802" w:type="dxa"/>
          </w:tcPr>
          <w:p w14:paraId="480F6180" w14:textId="2C4FE5C1" w:rsidR="00DC2622" w:rsidDel="0024190C" w:rsidRDefault="00DC2622" w:rsidP="00DE148A">
            <w:pPr>
              <w:widowControl/>
              <w:jc w:val="center"/>
              <w:rPr>
                <w:del w:id="1154" w:author="haha" w:date="2018-12-06T15:44:00Z"/>
                <w:rFonts w:ascii="微软雅黑" w:eastAsia="微软雅黑" w:hAnsi="微软雅黑" w:cs="微软雅黑"/>
                <w:sz w:val="18"/>
                <w:szCs w:val="18"/>
              </w:rPr>
            </w:pPr>
            <w:del w:id="1155" w:author="haha" w:date="2018-12-06T15:44:00Z">
              <w:r w:rsidDel="0024190C">
                <w:rPr>
                  <w:rFonts w:ascii="微软雅黑" w:eastAsia="微软雅黑" w:hAnsi="微软雅黑" w:cs="微软雅黑" w:hint="eastAsia"/>
                  <w:sz w:val="18"/>
                  <w:szCs w:val="18"/>
                </w:rPr>
                <w:delText>5</w:delText>
              </w:r>
            </w:del>
          </w:p>
        </w:tc>
        <w:tc>
          <w:tcPr>
            <w:tcW w:w="1309" w:type="dxa"/>
            <w:gridSpan w:val="2"/>
          </w:tcPr>
          <w:p w14:paraId="111C3D66" w14:textId="4D902A03" w:rsidR="00DC2622" w:rsidDel="0024190C" w:rsidRDefault="000F2A3E" w:rsidP="00DE148A">
            <w:pPr>
              <w:widowControl/>
              <w:jc w:val="left"/>
              <w:rPr>
                <w:del w:id="1156" w:author="haha" w:date="2018-12-06T15:44:00Z"/>
                <w:rFonts w:ascii="微软雅黑" w:eastAsia="微软雅黑" w:hAnsi="微软雅黑" w:cs="微软雅黑"/>
                <w:color w:val="000000"/>
                <w:sz w:val="18"/>
                <w:szCs w:val="18"/>
              </w:rPr>
            </w:pPr>
            <w:del w:id="1157" w:author="haha" w:date="2018-12-06T15:44:00Z">
              <w:r w:rsidDel="0024190C">
                <w:rPr>
                  <w:rFonts w:ascii="微软雅黑" w:eastAsia="微软雅黑" w:hAnsi="微软雅黑" w:cs="微软雅黑" w:hint="eastAsia"/>
                  <w:color w:val="000000"/>
                  <w:sz w:val="18"/>
                  <w:szCs w:val="18"/>
                </w:rPr>
                <w:delText>备注</w:delText>
              </w:r>
            </w:del>
          </w:p>
        </w:tc>
        <w:tc>
          <w:tcPr>
            <w:tcW w:w="3000" w:type="dxa"/>
          </w:tcPr>
          <w:p w14:paraId="036C39FD" w14:textId="46A61A7D" w:rsidR="00DC2622" w:rsidDel="0024190C" w:rsidRDefault="000F2A3E" w:rsidP="00DE148A">
            <w:pPr>
              <w:widowControl/>
              <w:jc w:val="left"/>
              <w:rPr>
                <w:del w:id="1158" w:author="haha" w:date="2018-12-06T15:44:00Z"/>
                <w:rFonts w:ascii="微软雅黑" w:eastAsia="微软雅黑" w:hAnsi="微软雅黑" w:cs="微软雅黑"/>
                <w:color w:val="000000"/>
                <w:sz w:val="18"/>
                <w:szCs w:val="18"/>
              </w:rPr>
            </w:pPr>
            <w:del w:id="1159" w:author="haha" w:date="2018-12-06T15:44:00Z">
              <w:r w:rsidDel="0024190C">
                <w:rPr>
                  <w:rFonts w:ascii="微软雅黑" w:eastAsia="微软雅黑" w:hAnsi="微软雅黑" w:cs="微软雅黑" w:hint="eastAsia"/>
                  <w:color w:val="000000"/>
                  <w:sz w:val="18"/>
                  <w:szCs w:val="18"/>
                </w:rPr>
                <w:delText>还可以输入1</w:delText>
              </w:r>
              <w:r w:rsidDel="0024190C">
                <w:rPr>
                  <w:rFonts w:ascii="微软雅黑" w:eastAsia="微软雅黑" w:hAnsi="微软雅黑" w:cs="微软雅黑"/>
                  <w:color w:val="000000"/>
                  <w:sz w:val="18"/>
                  <w:szCs w:val="18"/>
                </w:rPr>
                <w:delText>00</w:delText>
              </w:r>
              <w:r w:rsidDel="0024190C">
                <w:rPr>
                  <w:rFonts w:ascii="微软雅黑" w:eastAsia="微软雅黑" w:hAnsi="微软雅黑" w:cs="微软雅黑" w:hint="eastAsia"/>
                  <w:color w:val="000000"/>
                  <w:sz w:val="18"/>
                  <w:szCs w:val="18"/>
                </w:rPr>
                <w:delText>字</w:delText>
              </w:r>
            </w:del>
          </w:p>
        </w:tc>
        <w:tc>
          <w:tcPr>
            <w:tcW w:w="3209" w:type="dxa"/>
          </w:tcPr>
          <w:p w14:paraId="69F960C5" w14:textId="6D531230" w:rsidR="00DC2622" w:rsidDel="0024190C" w:rsidRDefault="00DC2622" w:rsidP="00DE148A">
            <w:pPr>
              <w:pStyle w:val="Axure"/>
              <w:ind w:firstLine="360"/>
              <w:rPr>
                <w:del w:id="1160" w:author="haha" w:date="2018-12-06T15:44:00Z"/>
                <w:rFonts w:ascii="微软雅黑" w:eastAsia="微软雅黑" w:hAnsi="微软雅黑" w:cs="微软雅黑"/>
                <w:sz w:val="18"/>
                <w:szCs w:val="18"/>
              </w:rPr>
            </w:pPr>
          </w:p>
        </w:tc>
        <w:tc>
          <w:tcPr>
            <w:tcW w:w="1712" w:type="dxa"/>
          </w:tcPr>
          <w:p w14:paraId="1F0258CF" w14:textId="44E8540C" w:rsidR="00DC2622" w:rsidDel="0024190C" w:rsidRDefault="00DC2622" w:rsidP="00DE148A">
            <w:pPr>
              <w:widowControl/>
              <w:jc w:val="left"/>
              <w:rPr>
                <w:del w:id="1161" w:author="haha" w:date="2018-12-06T15:44:00Z"/>
                <w:rFonts w:ascii="微软雅黑" w:eastAsia="微软雅黑" w:hAnsi="微软雅黑" w:cs="微软雅黑"/>
                <w:sz w:val="18"/>
                <w:szCs w:val="18"/>
              </w:rPr>
            </w:pPr>
          </w:p>
        </w:tc>
      </w:tr>
      <w:tr w:rsidR="000F2A3E" w:rsidDel="0024190C" w14:paraId="5872815F" w14:textId="227CFF5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162" w:author="haha" w:date="2018-12-06T15:44:00Z"/>
        </w:trPr>
        <w:tc>
          <w:tcPr>
            <w:tcW w:w="802" w:type="dxa"/>
          </w:tcPr>
          <w:p w14:paraId="353E5677" w14:textId="4F117C56" w:rsidR="000F2A3E" w:rsidDel="0024190C" w:rsidRDefault="000F2A3E" w:rsidP="00DE148A">
            <w:pPr>
              <w:widowControl/>
              <w:jc w:val="center"/>
              <w:rPr>
                <w:del w:id="1163" w:author="haha" w:date="2018-12-06T15:44:00Z"/>
                <w:rFonts w:ascii="微软雅黑" w:eastAsia="微软雅黑" w:hAnsi="微软雅黑" w:cs="微软雅黑"/>
                <w:sz w:val="18"/>
                <w:szCs w:val="18"/>
              </w:rPr>
            </w:pPr>
            <w:del w:id="1164" w:author="haha" w:date="2018-12-06T15:44:00Z">
              <w:r w:rsidDel="0024190C">
                <w:rPr>
                  <w:rFonts w:ascii="微软雅黑" w:eastAsia="微软雅黑" w:hAnsi="微软雅黑" w:cs="微软雅黑" w:hint="eastAsia"/>
                  <w:sz w:val="18"/>
                  <w:szCs w:val="18"/>
                </w:rPr>
                <w:delText>6</w:delText>
              </w:r>
            </w:del>
          </w:p>
        </w:tc>
        <w:tc>
          <w:tcPr>
            <w:tcW w:w="1309" w:type="dxa"/>
            <w:gridSpan w:val="2"/>
          </w:tcPr>
          <w:p w14:paraId="3387ED5F" w14:textId="466D7FEC" w:rsidR="000F2A3E" w:rsidDel="0024190C" w:rsidRDefault="000F2A3E" w:rsidP="00DE148A">
            <w:pPr>
              <w:widowControl/>
              <w:jc w:val="left"/>
              <w:rPr>
                <w:del w:id="1165" w:author="haha" w:date="2018-12-06T15:44:00Z"/>
                <w:rFonts w:ascii="微软雅黑" w:eastAsia="微软雅黑" w:hAnsi="微软雅黑" w:cs="微软雅黑"/>
                <w:color w:val="000000"/>
                <w:sz w:val="18"/>
                <w:szCs w:val="18"/>
              </w:rPr>
            </w:pPr>
            <w:del w:id="1166" w:author="haha" w:date="2018-12-06T15:44:00Z">
              <w:r w:rsidDel="0024190C">
                <w:rPr>
                  <w:rFonts w:ascii="微软雅黑" w:eastAsia="微软雅黑" w:hAnsi="微软雅黑" w:cs="微软雅黑" w:hint="eastAsia"/>
                  <w:color w:val="000000"/>
                  <w:sz w:val="18"/>
                  <w:szCs w:val="18"/>
                </w:rPr>
                <w:delText>保存按钮</w:delText>
              </w:r>
            </w:del>
          </w:p>
        </w:tc>
        <w:tc>
          <w:tcPr>
            <w:tcW w:w="3000" w:type="dxa"/>
          </w:tcPr>
          <w:p w14:paraId="00AA1CB3" w14:textId="078C8B14" w:rsidR="000F2A3E" w:rsidDel="0024190C" w:rsidRDefault="0093322F" w:rsidP="00DE148A">
            <w:pPr>
              <w:widowControl/>
              <w:jc w:val="left"/>
              <w:rPr>
                <w:del w:id="1167" w:author="haha" w:date="2018-12-06T15:44:00Z"/>
                <w:rFonts w:ascii="微软雅黑" w:eastAsia="微软雅黑" w:hAnsi="微软雅黑" w:cs="微软雅黑"/>
                <w:color w:val="000000"/>
                <w:sz w:val="18"/>
                <w:szCs w:val="18"/>
              </w:rPr>
            </w:pPr>
            <w:del w:id="1168" w:author="haha" w:date="2018-12-06T15:44:00Z">
              <w:r w:rsidDel="0024190C">
                <w:rPr>
                  <w:rFonts w:ascii="微软雅黑" w:eastAsia="微软雅黑" w:hAnsi="微软雅黑" w:cs="微软雅黑" w:hint="eastAsia"/>
                  <w:color w:val="000000"/>
                  <w:sz w:val="18"/>
                  <w:szCs w:val="18"/>
                </w:rPr>
                <w:delText>可点击</w:delText>
              </w:r>
            </w:del>
          </w:p>
        </w:tc>
        <w:tc>
          <w:tcPr>
            <w:tcW w:w="3209" w:type="dxa"/>
          </w:tcPr>
          <w:p w14:paraId="191BA192" w14:textId="29359837" w:rsidR="000F2A3E" w:rsidDel="0024190C" w:rsidRDefault="0093322F" w:rsidP="00DE148A">
            <w:pPr>
              <w:pStyle w:val="Axure"/>
              <w:ind w:firstLine="360"/>
              <w:rPr>
                <w:del w:id="1169" w:author="haha" w:date="2018-12-06T15:44:00Z"/>
                <w:rFonts w:ascii="微软雅黑" w:eastAsia="微软雅黑" w:hAnsi="微软雅黑" w:cs="微软雅黑"/>
                <w:sz w:val="18"/>
                <w:szCs w:val="18"/>
              </w:rPr>
            </w:pPr>
            <w:del w:id="1170" w:author="haha" w:date="2018-12-06T15:44:00Z">
              <w:r w:rsidDel="0024190C">
                <w:rPr>
                  <w:rFonts w:ascii="微软雅黑" w:eastAsia="微软雅黑" w:hAnsi="微软雅黑" w:cs="微软雅黑" w:hint="eastAsia"/>
                  <w:sz w:val="18"/>
                  <w:szCs w:val="18"/>
                </w:rPr>
                <w:delText>黑名单页面</w:delText>
              </w:r>
            </w:del>
          </w:p>
        </w:tc>
        <w:tc>
          <w:tcPr>
            <w:tcW w:w="1712" w:type="dxa"/>
          </w:tcPr>
          <w:p w14:paraId="54122DC3" w14:textId="64336380" w:rsidR="000F2A3E" w:rsidDel="0024190C" w:rsidRDefault="000F2A3E" w:rsidP="00DE148A">
            <w:pPr>
              <w:widowControl/>
              <w:jc w:val="left"/>
              <w:rPr>
                <w:del w:id="1171" w:author="haha" w:date="2018-12-06T15:44:00Z"/>
                <w:rFonts w:ascii="微软雅黑" w:eastAsia="微软雅黑" w:hAnsi="微软雅黑" w:cs="微软雅黑"/>
                <w:sz w:val="18"/>
                <w:szCs w:val="18"/>
              </w:rPr>
            </w:pPr>
            <w:del w:id="1172" w:author="haha" w:date="2018-12-06T15:44:00Z">
              <w:r w:rsidDel="0024190C">
                <w:rPr>
                  <w:rFonts w:ascii="微软雅黑" w:eastAsia="微软雅黑" w:hAnsi="微软雅黑" w:cs="微软雅黑" w:hint="eastAsia"/>
                  <w:sz w:val="18"/>
                  <w:szCs w:val="18"/>
                </w:rPr>
                <w:delText>是否确定保存</w:delText>
              </w:r>
            </w:del>
          </w:p>
        </w:tc>
      </w:tr>
      <w:tr w:rsidR="00DC2622" w:rsidDel="0024190C" w14:paraId="340D5A68" w14:textId="6F5AB83E"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173" w:author="haha" w:date="2018-12-06T15:44:00Z"/>
        </w:trPr>
        <w:tc>
          <w:tcPr>
            <w:tcW w:w="802" w:type="dxa"/>
          </w:tcPr>
          <w:p w14:paraId="3BD9EE7B" w14:textId="6765432E" w:rsidR="00DC2622" w:rsidDel="0024190C" w:rsidRDefault="00FD0E10" w:rsidP="00DE148A">
            <w:pPr>
              <w:widowControl/>
              <w:jc w:val="center"/>
              <w:rPr>
                <w:del w:id="1174" w:author="haha" w:date="2018-12-06T15:44:00Z"/>
                <w:rFonts w:ascii="微软雅黑" w:eastAsia="微软雅黑" w:hAnsi="微软雅黑" w:cs="微软雅黑"/>
                <w:sz w:val="18"/>
                <w:szCs w:val="18"/>
              </w:rPr>
            </w:pPr>
            <w:del w:id="1175" w:author="haha" w:date="2018-12-06T15:44:00Z">
              <w:r w:rsidDel="0024190C">
                <w:rPr>
                  <w:rFonts w:ascii="微软雅黑" w:eastAsia="微软雅黑" w:hAnsi="微软雅黑" w:cs="微软雅黑"/>
                  <w:sz w:val="18"/>
                  <w:szCs w:val="18"/>
                </w:rPr>
                <w:delText>7</w:delText>
              </w:r>
            </w:del>
          </w:p>
        </w:tc>
        <w:tc>
          <w:tcPr>
            <w:tcW w:w="1309" w:type="dxa"/>
            <w:gridSpan w:val="2"/>
          </w:tcPr>
          <w:p w14:paraId="329EBDC6" w14:textId="517CC5B9" w:rsidR="00DC2622" w:rsidDel="0024190C" w:rsidRDefault="00DC2622" w:rsidP="00DE148A">
            <w:pPr>
              <w:widowControl/>
              <w:jc w:val="left"/>
              <w:rPr>
                <w:del w:id="1176" w:author="haha" w:date="2018-12-06T15:44:00Z"/>
                <w:rFonts w:ascii="微软雅黑" w:eastAsia="微软雅黑" w:hAnsi="微软雅黑" w:cs="微软雅黑"/>
                <w:color w:val="000000"/>
                <w:sz w:val="18"/>
                <w:szCs w:val="18"/>
              </w:rPr>
            </w:pPr>
            <w:del w:id="1177" w:author="haha" w:date="2018-12-06T15:44:00Z">
              <w:r w:rsidDel="0024190C">
                <w:rPr>
                  <w:rFonts w:ascii="微软雅黑" w:eastAsia="微软雅黑" w:hAnsi="微软雅黑" w:cs="微软雅黑" w:hint="eastAsia"/>
                  <w:color w:val="000000"/>
                  <w:sz w:val="18"/>
                  <w:szCs w:val="18"/>
                </w:rPr>
                <w:delText>重置按钮</w:delText>
              </w:r>
            </w:del>
          </w:p>
        </w:tc>
        <w:tc>
          <w:tcPr>
            <w:tcW w:w="3000" w:type="dxa"/>
          </w:tcPr>
          <w:p w14:paraId="0EE32DA6" w14:textId="5B7CF88B" w:rsidR="00DC2622" w:rsidDel="0024190C" w:rsidRDefault="0093322F" w:rsidP="00DE148A">
            <w:pPr>
              <w:widowControl/>
              <w:jc w:val="left"/>
              <w:rPr>
                <w:del w:id="1178" w:author="haha" w:date="2018-12-06T15:44:00Z"/>
                <w:rFonts w:ascii="微软雅黑" w:eastAsia="微软雅黑" w:hAnsi="微软雅黑" w:cs="微软雅黑"/>
                <w:color w:val="000000"/>
                <w:sz w:val="18"/>
                <w:szCs w:val="18"/>
              </w:rPr>
            </w:pPr>
            <w:del w:id="1179" w:author="haha" w:date="2018-12-06T15:44:00Z">
              <w:r w:rsidDel="0024190C">
                <w:rPr>
                  <w:rFonts w:ascii="微软雅黑" w:eastAsia="微软雅黑" w:hAnsi="微软雅黑" w:cs="微软雅黑" w:hint="eastAsia"/>
                  <w:color w:val="000000"/>
                  <w:sz w:val="18"/>
                  <w:szCs w:val="18"/>
                </w:rPr>
                <w:delText>可</w:delText>
              </w:r>
              <w:r w:rsidR="00DC2622" w:rsidDel="0024190C">
                <w:rPr>
                  <w:rFonts w:ascii="微软雅黑" w:eastAsia="微软雅黑" w:hAnsi="微软雅黑" w:cs="微软雅黑" w:hint="eastAsia"/>
                  <w:color w:val="000000"/>
                  <w:sz w:val="18"/>
                  <w:szCs w:val="18"/>
                </w:rPr>
                <w:delText>点击</w:delText>
              </w:r>
            </w:del>
          </w:p>
        </w:tc>
        <w:tc>
          <w:tcPr>
            <w:tcW w:w="3209" w:type="dxa"/>
          </w:tcPr>
          <w:p w14:paraId="3C5AEF2E" w14:textId="15BFAA29" w:rsidR="00DC2622" w:rsidDel="0024190C" w:rsidRDefault="0093322F" w:rsidP="00DE148A">
            <w:pPr>
              <w:pStyle w:val="Axure"/>
              <w:ind w:firstLine="360"/>
              <w:rPr>
                <w:del w:id="1180" w:author="haha" w:date="2018-12-06T15:44:00Z"/>
                <w:rFonts w:ascii="微软雅黑" w:eastAsia="微软雅黑" w:hAnsi="微软雅黑" w:cs="微软雅黑"/>
                <w:sz w:val="18"/>
                <w:szCs w:val="18"/>
              </w:rPr>
            </w:pPr>
            <w:del w:id="1181" w:author="haha" w:date="2018-12-06T15:44:00Z">
              <w:r w:rsidDel="0024190C">
                <w:rPr>
                  <w:rFonts w:ascii="微软雅黑" w:eastAsia="微软雅黑" w:hAnsi="微软雅黑" w:cs="微软雅黑" w:hint="eastAsia"/>
                  <w:color w:val="000000"/>
                  <w:sz w:val="18"/>
                  <w:szCs w:val="18"/>
                </w:rPr>
                <w:delText>清空所有已输入内容</w:delText>
              </w:r>
            </w:del>
          </w:p>
        </w:tc>
        <w:tc>
          <w:tcPr>
            <w:tcW w:w="1712" w:type="dxa"/>
          </w:tcPr>
          <w:p w14:paraId="07968232" w14:textId="2707BFED" w:rsidR="00DC2622" w:rsidDel="0024190C" w:rsidRDefault="00DC2622" w:rsidP="00DE148A">
            <w:pPr>
              <w:widowControl/>
              <w:jc w:val="left"/>
              <w:rPr>
                <w:del w:id="1182" w:author="haha" w:date="2018-12-06T15:44:00Z"/>
                <w:rFonts w:ascii="微软雅黑" w:eastAsia="微软雅黑" w:hAnsi="微软雅黑" w:cs="微软雅黑"/>
                <w:sz w:val="18"/>
                <w:szCs w:val="18"/>
              </w:rPr>
            </w:pPr>
            <w:del w:id="1183" w:author="haha" w:date="2018-12-06T15:44:00Z">
              <w:r w:rsidDel="0024190C">
                <w:rPr>
                  <w:rFonts w:ascii="微软雅黑" w:eastAsia="微软雅黑" w:hAnsi="微软雅黑" w:cs="微软雅黑" w:hint="eastAsia"/>
                  <w:sz w:val="18"/>
                  <w:szCs w:val="18"/>
                </w:rPr>
                <w:delText>是否确定重置</w:delText>
              </w:r>
            </w:del>
          </w:p>
        </w:tc>
      </w:tr>
    </w:tbl>
    <w:p w14:paraId="7F5221FE" w14:textId="77777777" w:rsidR="00F02E50" w:rsidRPr="00F02E50" w:rsidRDefault="00F02E50" w:rsidP="00F02E50"/>
    <w:p w14:paraId="0CEF01CA" w14:textId="5B4E7B8E" w:rsidR="00F02E50" w:rsidRPr="00F02E50" w:rsidRDefault="00496C19" w:rsidP="00496C19">
      <w:pPr>
        <w:pStyle w:val="10"/>
      </w:pPr>
      <w:bookmarkStart w:id="1184" w:name="_Toc532228788"/>
      <w:r>
        <w:rPr>
          <w:rFonts w:hint="eastAsia"/>
        </w:rPr>
        <w:t>十一、</w:t>
      </w:r>
      <w:r w:rsidR="000F2A3E">
        <w:rPr>
          <w:rFonts w:hint="eastAsia"/>
        </w:rPr>
        <w:t>客户管理模块下的客户列表</w:t>
      </w:r>
      <w:bookmarkEnd w:id="1184"/>
    </w:p>
    <w:p w14:paraId="4824673E" w14:textId="44593953" w:rsidR="00F02E50" w:rsidRDefault="000F2A3E" w:rsidP="003F69A1">
      <w:pPr>
        <w:pStyle w:val="a3"/>
        <w:numPr>
          <w:ilvl w:val="0"/>
          <w:numId w:val="4"/>
        </w:numPr>
        <w:ind w:firstLineChars="0"/>
      </w:pPr>
      <w:r>
        <w:rPr>
          <w:rFonts w:hint="eastAsia"/>
        </w:rPr>
        <w:t>管理者可在此页面查看权限内的所有客户</w:t>
      </w:r>
      <w:r w:rsidR="003F69A1">
        <w:rPr>
          <w:rFonts w:hint="eastAsia"/>
        </w:rPr>
        <w:t>拨打状态</w:t>
      </w:r>
      <w:r w:rsidR="00410CC1">
        <w:rPr>
          <w:rFonts w:hint="eastAsia"/>
        </w:rPr>
        <w:t>放款状态</w:t>
      </w:r>
    </w:p>
    <w:p w14:paraId="337377F1" w14:textId="0444DD2C" w:rsidR="003F69A1" w:rsidRDefault="000F2A3E" w:rsidP="00410CC1">
      <w:pPr>
        <w:pStyle w:val="a3"/>
        <w:numPr>
          <w:ilvl w:val="0"/>
          <w:numId w:val="4"/>
        </w:numPr>
        <w:ind w:firstLineChars="0"/>
      </w:pPr>
      <w:r>
        <w:rPr>
          <w:rFonts w:hint="eastAsia"/>
        </w:rPr>
        <w:t>可删除、导出</w:t>
      </w:r>
      <w:r w:rsidR="003F69A1">
        <w:rPr>
          <w:rFonts w:hint="eastAsia"/>
        </w:rPr>
        <w:t>及</w:t>
      </w:r>
      <w:r>
        <w:rPr>
          <w:rFonts w:hint="eastAsia"/>
        </w:rPr>
        <w:t>筛选</w:t>
      </w:r>
      <w:r w:rsidR="003F69A1">
        <w:rPr>
          <w:rFonts w:hint="eastAsia"/>
        </w:rPr>
        <w:t>操作</w:t>
      </w:r>
    </w:p>
    <w:p w14:paraId="29513102" w14:textId="7BAFC647" w:rsidR="00410CC1" w:rsidRPr="00F02E50" w:rsidRDefault="00410CC1" w:rsidP="00410CC1">
      <w:pPr>
        <w:pStyle w:val="a3"/>
        <w:numPr>
          <w:ilvl w:val="0"/>
          <w:numId w:val="4"/>
        </w:numPr>
        <w:ind w:firstLineChars="0"/>
      </w:pPr>
      <w:r>
        <w:rPr>
          <w:rFonts w:hint="eastAsia"/>
        </w:rPr>
        <w:t>可根据呼叫时间、</w:t>
      </w:r>
      <w:del w:id="1185" w:author="haha" w:date="2018-12-05T10:09:00Z">
        <w:r w:rsidDel="00B26A34">
          <w:rPr>
            <w:rFonts w:hint="eastAsia"/>
          </w:rPr>
          <w:delText>名单批次</w:delText>
        </w:r>
      </w:del>
      <w:ins w:id="1186" w:author="haha" w:date="2018-12-05T10:09:00Z">
        <w:r w:rsidR="00B26A34">
          <w:rPr>
            <w:rFonts w:hint="eastAsia"/>
          </w:rPr>
          <w:t>任务</w:t>
        </w:r>
      </w:ins>
      <w:ins w:id="1187" w:author="haha" w:date="2018-12-05T10:10:00Z">
        <w:r w:rsidR="00B26A34">
          <w:rPr>
            <w:rFonts w:hint="eastAsia"/>
          </w:rPr>
          <w:t>名称</w:t>
        </w:r>
      </w:ins>
      <w:r>
        <w:rPr>
          <w:rFonts w:hint="eastAsia"/>
        </w:rPr>
        <w:t>、拨打状态、</w:t>
      </w:r>
      <w:r w:rsidR="000E7610">
        <w:rPr>
          <w:rFonts w:hint="eastAsia"/>
        </w:rPr>
        <w:t>关键字、下款状态及下款产品进行筛选</w:t>
      </w:r>
    </w:p>
    <w:p w14:paraId="6FCD18E9" w14:textId="77777777" w:rsidR="00F02E50" w:rsidRDefault="003F69A1" w:rsidP="00F02E50">
      <w:r>
        <w:rPr>
          <w:rFonts w:hint="eastAsia"/>
        </w:rPr>
        <w:t>原型图如下</w:t>
      </w:r>
    </w:p>
    <w:p w14:paraId="2A41A3F9" w14:textId="42B0D8C3" w:rsidR="003F69A1" w:rsidRPr="00F02E50" w:rsidRDefault="0064107B" w:rsidP="00F02E50">
      <w:commentRangeStart w:id="1188"/>
      <w:ins w:id="1189" w:author="haha" w:date="2018-12-10T18:22:00Z">
        <w:r>
          <w:rPr>
            <w:noProof/>
          </w:rPr>
          <w:lastRenderedPageBreak/>
          <w:drawing>
            <wp:inline distT="0" distB="0" distL="0" distR="0" wp14:anchorId="15787BB2" wp14:editId="0DE3517C">
              <wp:extent cx="5274310" cy="1348105"/>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48105"/>
                      </a:xfrm>
                      <a:prstGeom prst="rect">
                        <a:avLst/>
                      </a:prstGeom>
                    </pic:spPr>
                  </pic:pic>
                </a:graphicData>
              </a:graphic>
            </wp:inline>
          </w:drawing>
        </w:r>
        <w:commentRangeEnd w:id="1188"/>
        <w:r>
          <w:rPr>
            <w:rStyle w:val="aa"/>
          </w:rPr>
          <w:commentReference w:id="1188"/>
        </w:r>
      </w:ins>
      <w:commentRangeStart w:id="1190"/>
      <w:del w:id="1191" w:author="haha" w:date="2018-12-10T17:50:00Z">
        <w:r w:rsidR="00410CC1" w:rsidDel="00BB293F">
          <w:rPr>
            <w:noProof/>
          </w:rPr>
          <w:drawing>
            <wp:inline distT="0" distB="0" distL="0" distR="0" wp14:anchorId="276D086C" wp14:editId="7721C6E9">
              <wp:extent cx="5274310" cy="12547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54760"/>
                      </a:xfrm>
                      <a:prstGeom prst="rect">
                        <a:avLst/>
                      </a:prstGeom>
                    </pic:spPr>
                  </pic:pic>
                </a:graphicData>
              </a:graphic>
            </wp:inline>
          </w:drawing>
        </w:r>
      </w:del>
      <w:commentRangeEnd w:id="1190"/>
      <w:r w:rsidR="008B4219">
        <w:rPr>
          <w:rStyle w:val="aa"/>
        </w:rPr>
        <w:commentReference w:id="1190"/>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3F69A1" w14:paraId="638F78A9" w14:textId="77777777" w:rsidTr="00DE148A">
        <w:trPr>
          <w:trHeight w:val="90"/>
        </w:trPr>
        <w:tc>
          <w:tcPr>
            <w:tcW w:w="1245" w:type="dxa"/>
            <w:gridSpan w:val="2"/>
            <w:tcBorders>
              <w:top w:val="nil"/>
              <w:left w:val="single" w:sz="4" w:space="0" w:color="auto"/>
              <w:bottom w:val="single" w:sz="4" w:space="0" w:color="auto"/>
              <w:right w:val="single" w:sz="4" w:space="0" w:color="auto"/>
            </w:tcBorders>
          </w:tcPr>
          <w:p w14:paraId="333C4EB7" w14:textId="77777777" w:rsidR="003F69A1" w:rsidRDefault="003F69A1" w:rsidP="00DE148A">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2BA4925B" w14:textId="77777777" w:rsidR="003F69A1" w:rsidRDefault="003F69A1" w:rsidP="00DE148A">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客户列表</w:t>
            </w:r>
          </w:p>
        </w:tc>
      </w:tr>
      <w:tr w:rsidR="003F69A1" w14:paraId="6E4D0790" w14:textId="77777777" w:rsidTr="00DE148A">
        <w:trPr>
          <w:trHeight w:val="408"/>
        </w:trPr>
        <w:tc>
          <w:tcPr>
            <w:tcW w:w="1245" w:type="dxa"/>
            <w:gridSpan w:val="2"/>
            <w:tcBorders>
              <w:top w:val="nil"/>
              <w:left w:val="single" w:sz="4" w:space="0" w:color="auto"/>
              <w:bottom w:val="single" w:sz="4" w:space="0" w:color="auto"/>
              <w:right w:val="single" w:sz="4" w:space="0" w:color="auto"/>
            </w:tcBorders>
          </w:tcPr>
          <w:p w14:paraId="1214CFCD" w14:textId="77777777" w:rsidR="003F69A1" w:rsidRDefault="003F69A1"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4374AE3C" w14:textId="77777777" w:rsidR="003F69A1" w:rsidRDefault="003F69A1"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3F69A1" w14:paraId="068C573C" w14:textId="77777777" w:rsidTr="00DE148A">
        <w:trPr>
          <w:trHeight w:val="423"/>
        </w:trPr>
        <w:tc>
          <w:tcPr>
            <w:tcW w:w="1245" w:type="dxa"/>
            <w:gridSpan w:val="2"/>
            <w:tcBorders>
              <w:top w:val="nil"/>
              <w:left w:val="single" w:sz="4" w:space="0" w:color="auto"/>
              <w:bottom w:val="single" w:sz="4" w:space="0" w:color="auto"/>
              <w:right w:val="single" w:sz="4" w:space="0" w:color="auto"/>
            </w:tcBorders>
          </w:tcPr>
          <w:p w14:paraId="1C28225D" w14:textId="77777777" w:rsidR="003F69A1" w:rsidRDefault="003F69A1"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4ABB17C9" w14:textId="77777777" w:rsidR="003F69A1" w:rsidRDefault="003F69A1"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点击其他页面跳转、右上角退出登录</w:t>
            </w:r>
          </w:p>
        </w:tc>
      </w:tr>
      <w:tr w:rsidR="003F69A1" w14:paraId="53706DB0"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0FB4AC6" w14:textId="77777777" w:rsidR="003F69A1" w:rsidRDefault="003F69A1"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3F69A1" w14:paraId="06DD86B1"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B2CD806" w14:textId="77777777" w:rsidR="003F69A1" w:rsidRDefault="003F69A1"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226824EA" w14:textId="77777777" w:rsidR="003F69A1" w:rsidRDefault="003F69A1"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105CEA78" w14:textId="77777777" w:rsidR="003F69A1" w:rsidRDefault="003F69A1"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579BBFAE" w14:textId="77777777" w:rsidR="003F69A1" w:rsidRDefault="003F69A1"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0D1557FF" w14:textId="77777777" w:rsidR="003F69A1" w:rsidRDefault="003F69A1"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3F69A1" w14:paraId="36F9FBBA"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B84D87D" w14:textId="77777777" w:rsidR="003F69A1" w:rsidRDefault="003F69A1" w:rsidP="00DE148A">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32722959" w14:textId="1AAE0811" w:rsidR="003F69A1" w:rsidRDefault="000E7610"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呼叫时间</w:t>
            </w:r>
          </w:p>
        </w:tc>
        <w:tc>
          <w:tcPr>
            <w:tcW w:w="3000" w:type="dxa"/>
          </w:tcPr>
          <w:p w14:paraId="60A91193" w14:textId="77777777" w:rsidR="003F69A1" w:rsidRDefault="003F69A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默认当天</w:t>
            </w:r>
          </w:p>
        </w:tc>
        <w:tc>
          <w:tcPr>
            <w:tcW w:w="3209" w:type="dxa"/>
          </w:tcPr>
          <w:p w14:paraId="511410DD" w14:textId="77777777" w:rsidR="003F69A1" w:rsidRDefault="003F69A1" w:rsidP="00DE148A">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筛选出相关信息</w:t>
            </w:r>
          </w:p>
        </w:tc>
        <w:tc>
          <w:tcPr>
            <w:tcW w:w="1712" w:type="dxa"/>
          </w:tcPr>
          <w:p w14:paraId="09D7CDAC" w14:textId="08484172" w:rsidR="003F69A1" w:rsidRDefault="004C06B1" w:rsidP="00DE148A">
            <w:pPr>
              <w:widowControl/>
              <w:jc w:val="left"/>
              <w:rPr>
                <w:rFonts w:ascii="微软雅黑" w:eastAsia="微软雅黑" w:hAnsi="微软雅黑" w:cs="宋体"/>
                <w:bCs/>
                <w:kern w:val="0"/>
                <w:sz w:val="18"/>
                <w:szCs w:val="18"/>
              </w:rPr>
            </w:pPr>
            <w:ins w:id="1192" w:author="haha" w:date="2018-11-27T10:51:00Z">
              <w:r>
                <w:rPr>
                  <w:rFonts w:ascii="微软雅黑" w:eastAsia="微软雅黑" w:hAnsi="微软雅黑" w:cs="宋体" w:hint="eastAsia"/>
                  <w:bCs/>
                  <w:kern w:val="0"/>
                  <w:sz w:val="18"/>
                  <w:szCs w:val="18"/>
                </w:rPr>
                <w:t>根据条件查询</w:t>
              </w:r>
            </w:ins>
          </w:p>
        </w:tc>
      </w:tr>
      <w:tr w:rsidR="003F69A1" w:rsidDel="00BD1952" w14:paraId="2562CC83" w14:textId="1D374004"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193" w:author="haha" w:date="2018-12-05T10:04:00Z"/>
        </w:trPr>
        <w:tc>
          <w:tcPr>
            <w:tcW w:w="802" w:type="dxa"/>
          </w:tcPr>
          <w:p w14:paraId="2F3AE9E9" w14:textId="38CF5A40" w:rsidR="003F69A1" w:rsidDel="00BD1952" w:rsidRDefault="003F69A1" w:rsidP="00DE148A">
            <w:pPr>
              <w:widowControl/>
              <w:jc w:val="center"/>
              <w:rPr>
                <w:del w:id="1194" w:author="haha" w:date="2018-12-05T10:04:00Z"/>
                <w:rFonts w:ascii="微软雅黑" w:eastAsia="微软雅黑" w:hAnsi="微软雅黑" w:cs="微软雅黑"/>
                <w:sz w:val="18"/>
                <w:szCs w:val="18"/>
              </w:rPr>
            </w:pPr>
            <w:del w:id="1195" w:author="haha" w:date="2018-12-05T10:04:00Z">
              <w:r w:rsidDel="00BD1952">
                <w:rPr>
                  <w:rFonts w:ascii="微软雅黑" w:eastAsia="微软雅黑" w:hAnsi="微软雅黑" w:cs="微软雅黑" w:hint="eastAsia"/>
                  <w:sz w:val="18"/>
                  <w:szCs w:val="18"/>
                </w:rPr>
                <w:delText>2</w:delText>
              </w:r>
            </w:del>
          </w:p>
        </w:tc>
        <w:tc>
          <w:tcPr>
            <w:tcW w:w="1309" w:type="dxa"/>
            <w:gridSpan w:val="2"/>
          </w:tcPr>
          <w:p w14:paraId="022C533C" w14:textId="1A575C65" w:rsidR="003F69A1" w:rsidDel="00BD1952" w:rsidRDefault="003F69A1" w:rsidP="00DE148A">
            <w:pPr>
              <w:widowControl/>
              <w:jc w:val="left"/>
              <w:rPr>
                <w:del w:id="1196" w:author="haha" w:date="2018-12-05T10:04:00Z"/>
                <w:rFonts w:ascii="微软雅黑" w:eastAsia="微软雅黑" w:hAnsi="微软雅黑" w:cs="微软雅黑"/>
                <w:color w:val="000000"/>
                <w:sz w:val="18"/>
                <w:szCs w:val="18"/>
              </w:rPr>
            </w:pPr>
            <w:del w:id="1197" w:author="haha" w:date="2018-12-05T10:04:00Z">
              <w:r w:rsidDel="00BD1952">
                <w:rPr>
                  <w:rFonts w:ascii="微软雅黑" w:eastAsia="微软雅黑" w:hAnsi="微软雅黑" w:cs="微软雅黑" w:hint="eastAsia"/>
                  <w:color w:val="000000"/>
                  <w:sz w:val="18"/>
                  <w:szCs w:val="18"/>
                </w:rPr>
                <w:delText>名单批次</w:delText>
              </w:r>
            </w:del>
          </w:p>
        </w:tc>
        <w:tc>
          <w:tcPr>
            <w:tcW w:w="3000" w:type="dxa"/>
          </w:tcPr>
          <w:p w14:paraId="7981D220" w14:textId="6B820EBC" w:rsidR="003F69A1" w:rsidDel="00BD1952" w:rsidRDefault="003F69A1" w:rsidP="00DE148A">
            <w:pPr>
              <w:widowControl/>
              <w:jc w:val="left"/>
              <w:rPr>
                <w:del w:id="1198" w:author="haha" w:date="2018-12-05T10:04:00Z"/>
                <w:rFonts w:ascii="微软雅黑" w:eastAsia="微软雅黑" w:hAnsi="微软雅黑" w:cs="微软雅黑"/>
                <w:color w:val="000000"/>
                <w:sz w:val="18"/>
                <w:szCs w:val="18"/>
              </w:rPr>
            </w:pPr>
            <w:del w:id="1199" w:author="haha" w:date="2018-12-05T10:04:00Z">
              <w:r w:rsidDel="00BD1952">
                <w:rPr>
                  <w:rFonts w:ascii="微软雅黑" w:eastAsia="微软雅黑" w:hAnsi="微软雅黑" w:cs="微软雅黑" w:hint="eastAsia"/>
                  <w:color w:val="000000"/>
                  <w:sz w:val="18"/>
                  <w:szCs w:val="18"/>
                </w:rPr>
                <w:delText>默认请选择</w:delText>
              </w:r>
            </w:del>
          </w:p>
        </w:tc>
        <w:tc>
          <w:tcPr>
            <w:tcW w:w="3209" w:type="dxa"/>
          </w:tcPr>
          <w:p w14:paraId="046711B6" w14:textId="7121E782" w:rsidR="003F69A1" w:rsidDel="00BD1952" w:rsidRDefault="003F69A1" w:rsidP="00DE148A">
            <w:pPr>
              <w:pStyle w:val="Axure"/>
              <w:rPr>
                <w:del w:id="1200" w:author="haha" w:date="2018-12-05T10:04:00Z"/>
                <w:rFonts w:ascii="微软雅黑" w:eastAsia="微软雅黑" w:hAnsi="微软雅黑" w:cs="微软雅黑"/>
                <w:sz w:val="18"/>
                <w:szCs w:val="18"/>
              </w:rPr>
            </w:pPr>
            <w:del w:id="1201" w:author="haha" w:date="2018-12-05T10:04:00Z">
              <w:r w:rsidDel="00BD1952">
                <w:rPr>
                  <w:rFonts w:ascii="微软雅黑" w:eastAsia="微软雅黑" w:hAnsi="微软雅黑" w:cs="微软雅黑" w:hint="eastAsia"/>
                  <w:sz w:val="18"/>
                  <w:szCs w:val="18"/>
                </w:rPr>
                <w:delText>筛选出相关</w:delText>
              </w:r>
              <w:commentRangeStart w:id="1202"/>
              <w:r w:rsidDel="00BD1952">
                <w:rPr>
                  <w:rFonts w:ascii="微软雅黑" w:eastAsia="微软雅黑" w:hAnsi="微软雅黑" w:cs="微软雅黑" w:hint="eastAsia"/>
                  <w:sz w:val="18"/>
                  <w:szCs w:val="18"/>
                </w:rPr>
                <w:delText>信息</w:delText>
              </w:r>
            </w:del>
            <w:commentRangeEnd w:id="1202"/>
            <w:r w:rsidR="00BD1952">
              <w:rPr>
                <w:rStyle w:val="aa"/>
                <w:rFonts w:asciiTheme="minorHAnsi" w:eastAsiaTheme="minorEastAsia" w:hAnsiTheme="minorHAnsi" w:cstheme="minorBidi"/>
              </w:rPr>
              <w:commentReference w:id="1202"/>
            </w:r>
          </w:p>
        </w:tc>
        <w:tc>
          <w:tcPr>
            <w:tcW w:w="1712" w:type="dxa"/>
          </w:tcPr>
          <w:p w14:paraId="011F35E2" w14:textId="7B022AF7" w:rsidR="003F69A1" w:rsidDel="00BD1952" w:rsidRDefault="003F69A1" w:rsidP="00DE148A">
            <w:pPr>
              <w:widowControl/>
              <w:jc w:val="left"/>
              <w:rPr>
                <w:del w:id="1203" w:author="haha" w:date="2018-12-05T10:04:00Z"/>
                <w:rFonts w:ascii="微软雅黑" w:eastAsia="微软雅黑" w:hAnsi="微软雅黑" w:cs="微软雅黑"/>
                <w:sz w:val="18"/>
                <w:szCs w:val="18"/>
              </w:rPr>
            </w:pPr>
          </w:p>
        </w:tc>
      </w:tr>
      <w:tr w:rsidR="003F69A1" w14:paraId="3AB0073A"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A4C73EA" w14:textId="77777777" w:rsidR="003F69A1" w:rsidRDefault="003F69A1"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4207B16F" w14:textId="7A011C7B" w:rsidR="003F69A1" w:rsidRDefault="00BB293F" w:rsidP="00DE148A">
            <w:pPr>
              <w:widowControl/>
              <w:jc w:val="left"/>
              <w:rPr>
                <w:rFonts w:ascii="微软雅黑" w:eastAsia="微软雅黑" w:hAnsi="微软雅黑" w:cs="微软雅黑"/>
                <w:color w:val="000000"/>
                <w:sz w:val="18"/>
                <w:szCs w:val="18"/>
              </w:rPr>
            </w:pPr>
            <w:ins w:id="1204" w:author="haha" w:date="2018-12-10T17:51:00Z">
              <w:r w:rsidRPr="00BB293F">
                <w:rPr>
                  <w:rFonts w:ascii="微软雅黑" w:eastAsia="微软雅黑" w:hAnsi="微软雅黑" w:cs="微软雅黑" w:hint="eastAsia"/>
                  <w:color w:val="000000"/>
                  <w:sz w:val="18"/>
                  <w:szCs w:val="18"/>
                  <w:highlight w:val="darkGray"/>
                  <w:rPrChange w:id="1205" w:author="haha" w:date="2018-12-10T17:51:00Z">
                    <w:rPr>
                      <w:rFonts w:ascii="微软雅黑" w:eastAsia="微软雅黑" w:hAnsi="微软雅黑" w:cs="微软雅黑" w:hint="eastAsia"/>
                      <w:color w:val="000000"/>
                      <w:sz w:val="18"/>
                      <w:szCs w:val="18"/>
                    </w:rPr>
                  </w:rPrChange>
                </w:rPr>
                <w:t>通话</w:t>
              </w:r>
            </w:ins>
            <w:r w:rsidR="003F69A1">
              <w:rPr>
                <w:rFonts w:ascii="微软雅黑" w:eastAsia="微软雅黑" w:hAnsi="微软雅黑" w:cs="微软雅黑" w:hint="eastAsia"/>
                <w:color w:val="000000"/>
                <w:sz w:val="18"/>
                <w:szCs w:val="18"/>
              </w:rPr>
              <w:t>状态</w:t>
            </w:r>
          </w:p>
        </w:tc>
        <w:tc>
          <w:tcPr>
            <w:tcW w:w="3000" w:type="dxa"/>
          </w:tcPr>
          <w:p w14:paraId="3C2ED42E" w14:textId="7D59260C" w:rsidR="003F69A1" w:rsidRDefault="003F69A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w:t>
            </w:r>
            <w:ins w:id="1206" w:author="haha" w:date="2018-11-26T17:17:00Z">
              <w:r w:rsidR="0040037D">
                <w:rPr>
                  <w:rFonts w:ascii="微软雅黑" w:eastAsia="微软雅黑" w:hAnsi="微软雅黑" w:cs="微软雅黑" w:hint="eastAsia"/>
                  <w:color w:val="000000"/>
                  <w:sz w:val="18"/>
                  <w:szCs w:val="18"/>
                </w:rPr>
                <w:t>（</w:t>
              </w:r>
            </w:ins>
            <w:commentRangeStart w:id="1207"/>
            <w:ins w:id="1208" w:author="haha" w:date="2018-12-05T10:04:00Z">
              <w:r w:rsidR="00BD1952">
                <w:rPr>
                  <w:rFonts w:ascii="微软雅黑" w:eastAsia="微软雅黑" w:hAnsi="微软雅黑" w:cs="微软雅黑" w:hint="eastAsia"/>
                  <w:color w:val="000000"/>
                  <w:sz w:val="18"/>
                  <w:szCs w:val="18"/>
                </w:rPr>
                <w:t>未拨打、空号、关机、停机、占线、挂断、有意向、无意向</w:t>
              </w:r>
            </w:ins>
            <w:commentRangeEnd w:id="1207"/>
            <w:ins w:id="1209" w:author="haha" w:date="2018-12-05T10:05:00Z">
              <w:r w:rsidR="00BD1952">
                <w:rPr>
                  <w:rStyle w:val="aa"/>
                </w:rPr>
                <w:commentReference w:id="1207"/>
              </w:r>
            </w:ins>
            <w:ins w:id="1210" w:author="haha" w:date="2018-11-26T17:17:00Z">
              <w:r w:rsidR="0040037D">
                <w:rPr>
                  <w:rFonts w:ascii="微软雅黑" w:eastAsia="微软雅黑" w:hAnsi="微软雅黑" w:cs="微软雅黑" w:hint="eastAsia"/>
                  <w:color w:val="000000"/>
                  <w:sz w:val="18"/>
                  <w:szCs w:val="18"/>
                </w:rPr>
                <w:t>）</w:t>
              </w:r>
            </w:ins>
          </w:p>
        </w:tc>
        <w:tc>
          <w:tcPr>
            <w:tcW w:w="3209" w:type="dxa"/>
          </w:tcPr>
          <w:p w14:paraId="6B8EAEEB" w14:textId="77777777" w:rsidR="003F69A1" w:rsidRDefault="003F69A1" w:rsidP="00DE148A">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5BD94EC7" w14:textId="720F19E6" w:rsidR="003F69A1" w:rsidRDefault="004C06B1" w:rsidP="00DE148A">
            <w:pPr>
              <w:widowControl/>
              <w:jc w:val="left"/>
              <w:rPr>
                <w:rFonts w:ascii="微软雅黑" w:eastAsia="微软雅黑" w:hAnsi="微软雅黑" w:cs="微软雅黑"/>
                <w:sz w:val="18"/>
                <w:szCs w:val="18"/>
              </w:rPr>
            </w:pPr>
            <w:ins w:id="1211" w:author="haha" w:date="2018-11-27T10:51:00Z">
              <w:r>
                <w:rPr>
                  <w:rFonts w:ascii="微软雅黑" w:eastAsia="微软雅黑" w:hAnsi="微软雅黑" w:cs="宋体" w:hint="eastAsia"/>
                  <w:bCs/>
                  <w:kern w:val="0"/>
                  <w:sz w:val="18"/>
                  <w:szCs w:val="18"/>
                </w:rPr>
                <w:t>根据条件查询</w:t>
              </w:r>
            </w:ins>
          </w:p>
        </w:tc>
      </w:tr>
      <w:tr w:rsidR="003F69A1" w14:paraId="4DEBE812"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E121B3C" w14:textId="77777777" w:rsidR="003F69A1" w:rsidRDefault="003F69A1"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67AB7422" w14:textId="77777777" w:rsidR="003F69A1" w:rsidRDefault="003F69A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3793240E" w14:textId="7EB79FC2" w:rsidR="003F69A1" w:rsidRDefault="003F69A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姓名/电话</w:t>
            </w:r>
            <w:ins w:id="1212" w:author="haha" w:date="2018-12-06T15:45:00Z">
              <w:r w:rsidR="0024190C">
                <w:rPr>
                  <w:rFonts w:ascii="微软雅黑" w:eastAsia="微软雅黑" w:hAnsi="微软雅黑" w:cs="微软雅黑" w:hint="eastAsia"/>
                  <w:color w:val="000000"/>
                  <w:sz w:val="18"/>
                  <w:szCs w:val="18"/>
                </w:rPr>
                <w:t xml:space="preserve"> </w:t>
              </w:r>
              <w:r w:rsidR="0024190C">
                <w:rPr>
                  <w:rFonts w:ascii="微软雅黑" w:eastAsia="微软雅黑" w:hAnsi="微软雅黑" w:cs="微软雅黑"/>
                  <w:color w:val="000000"/>
                  <w:sz w:val="18"/>
                  <w:szCs w:val="18"/>
                </w:rPr>
                <w:t xml:space="preserve"> </w:t>
              </w:r>
              <w:r w:rsidR="0024190C" w:rsidRPr="0024190C">
                <w:rPr>
                  <w:rFonts w:ascii="微软雅黑" w:eastAsia="微软雅黑" w:hAnsi="微软雅黑" w:cs="微软雅黑" w:hint="eastAsia"/>
                  <w:color w:val="000000"/>
                  <w:sz w:val="18"/>
                  <w:szCs w:val="18"/>
                  <w:highlight w:val="darkCyan"/>
                  <w:rPrChange w:id="1213" w:author="haha" w:date="2018-12-06T15:45:00Z">
                    <w:rPr>
                      <w:rFonts w:ascii="微软雅黑" w:eastAsia="微软雅黑" w:hAnsi="微软雅黑" w:cs="微软雅黑" w:hint="eastAsia"/>
                      <w:color w:val="000000"/>
                      <w:sz w:val="18"/>
                      <w:szCs w:val="18"/>
                    </w:rPr>
                  </w:rPrChange>
                </w:rPr>
                <w:t>模糊查询</w:t>
              </w:r>
            </w:ins>
          </w:p>
        </w:tc>
        <w:tc>
          <w:tcPr>
            <w:tcW w:w="3209" w:type="dxa"/>
          </w:tcPr>
          <w:p w14:paraId="22DAEF8D" w14:textId="77777777" w:rsidR="003F69A1" w:rsidRDefault="003F69A1" w:rsidP="00DE148A">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查询筛选内容</w:t>
            </w:r>
          </w:p>
        </w:tc>
        <w:tc>
          <w:tcPr>
            <w:tcW w:w="1712" w:type="dxa"/>
          </w:tcPr>
          <w:p w14:paraId="4424AC1F" w14:textId="486183C4" w:rsidR="003F69A1" w:rsidRDefault="004C06B1" w:rsidP="00DE148A">
            <w:pPr>
              <w:widowControl/>
              <w:jc w:val="left"/>
              <w:rPr>
                <w:rFonts w:ascii="微软雅黑" w:eastAsia="微软雅黑" w:hAnsi="微软雅黑" w:cs="微软雅黑"/>
                <w:sz w:val="18"/>
                <w:szCs w:val="18"/>
              </w:rPr>
            </w:pPr>
            <w:ins w:id="1214" w:author="haha" w:date="2018-11-27T10:51:00Z">
              <w:r>
                <w:rPr>
                  <w:rFonts w:ascii="微软雅黑" w:eastAsia="微软雅黑" w:hAnsi="微软雅黑" w:cs="宋体" w:hint="eastAsia"/>
                  <w:bCs/>
                  <w:kern w:val="0"/>
                  <w:sz w:val="18"/>
                  <w:szCs w:val="18"/>
                </w:rPr>
                <w:t>根据条件查询</w:t>
              </w:r>
            </w:ins>
          </w:p>
        </w:tc>
      </w:tr>
      <w:tr w:rsidR="003F69A1" w14:paraId="151B56D5"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E32C6F7" w14:textId="72A4974A" w:rsidR="003F69A1" w:rsidRDefault="00FD0E10" w:rsidP="00DE148A">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5</w:t>
            </w:r>
          </w:p>
        </w:tc>
        <w:tc>
          <w:tcPr>
            <w:tcW w:w="1309" w:type="dxa"/>
            <w:gridSpan w:val="2"/>
          </w:tcPr>
          <w:p w14:paraId="2D07D610" w14:textId="17AE9DF6" w:rsidR="003F69A1" w:rsidRDefault="00BB293F" w:rsidP="00DE148A">
            <w:pPr>
              <w:widowControl/>
              <w:jc w:val="left"/>
              <w:rPr>
                <w:rFonts w:ascii="微软雅黑" w:eastAsia="微软雅黑" w:hAnsi="微软雅黑" w:cs="微软雅黑"/>
                <w:color w:val="000000"/>
                <w:sz w:val="18"/>
                <w:szCs w:val="18"/>
              </w:rPr>
            </w:pPr>
            <w:ins w:id="1215" w:author="haha" w:date="2018-12-10T17:51:00Z">
              <w:r w:rsidRPr="00BB293F">
                <w:rPr>
                  <w:rFonts w:ascii="微软雅黑" w:eastAsia="微软雅黑" w:hAnsi="微软雅黑" w:cs="微软雅黑" w:hint="eastAsia"/>
                  <w:color w:val="000000"/>
                  <w:sz w:val="18"/>
                  <w:szCs w:val="18"/>
                  <w:highlight w:val="darkGray"/>
                  <w:rPrChange w:id="1216" w:author="haha" w:date="2018-12-10T17:51:00Z">
                    <w:rPr>
                      <w:rFonts w:ascii="微软雅黑" w:eastAsia="微软雅黑" w:hAnsi="微软雅黑" w:cs="微软雅黑" w:hint="eastAsia"/>
                      <w:color w:val="000000"/>
                      <w:sz w:val="18"/>
                      <w:szCs w:val="18"/>
                    </w:rPr>
                  </w:rPrChange>
                </w:rPr>
                <w:t>放</w:t>
              </w:r>
            </w:ins>
            <w:del w:id="1217" w:author="haha" w:date="2018-12-10T17:51:00Z">
              <w:r w:rsidR="000E7610" w:rsidDel="00BB293F">
                <w:rPr>
                  <w:rFonts w:ascii="微软雅黑" w:eastAsia="微软雅黑" w:hAnsi="微软雅黑" w:cs="微软雅黑" w:hint="eastAsia"/>
                  <w:color w:val="000000"/>
                  <w:sz w:val="18"/>
                  <w:szCs w:val="18"/>
                </w:rPr>
                <w:delText>下</w:delText>
              </w:r>
            </w:del>
            <w:r w:rsidR="000E7610">
              <w:rPr>
                <w:rFonts w:ascii="微软雅黑" w:eastAsia="微软雅黑" w:hAnsi="微软雅黑" w:cs="微软雅黑" w:hint="eastAsia"/>
                <w:color w:val="000000"/>
                <w:sz w:val="18"/>
                <w:szCs w:val="18"/>
              </w:rPr>
              <w:t>款状态</w:t>
            </w:r>
          </w:p>
        </w:tc>
        <w:tc>
          <w:tcPr>
            <w:tcW w:w="3000" w:type="dxa"/>
          </w:tcPr>
          <w:p w14:paraId="20ABDFAF" w14:textId="559B321B" w:rsidR="003F69A1" w:rsidRDefault="003F69A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w:t>
            </w:r>
            <w:ins w:id="1218" w:author="haha" w:date="2018-11-26T17:18:00Z">
              <w:r w:rsidR="0040037D">
                <w:rPr>
                  <w:rFonts w:ascii="微软雅黑" w:eastAsia="微软雅黑" w:hAnsi="微软雅黑" w:cs="微软雅黑" w:hint="eastAsia"/>
                  <w:color w:val="000000"/>
                  <w:sz w:val="18"/>
                  <w:szCs w:val="18"/>
                </w:rPr>
                <w:t>（</w:t>
              </w:r>
            </w:ins>
            <w:r w:rsidR="000E7610">
              <w:rPr>
                <w:rFonts w:ascii="微软雅黑" w:eastAsia="微软雅黑" w:hAnsi="微软雅黑" w:cs="微软雅黑" w:hint="eastAsia"/>
                <w:color w:val="000000"/>
                <w:sz w:val="18"/>
                <w:szCs w:val="18"/>
              </w:rPr>
              <w:t>已放款、未放款、未知</w:t>
            </w:r>
            <w:ins w:id="1219" w:author="haha" w:date="2018-11-26T17:18:00Z">
              <w:r w:rsidR="0040037D">
                <w:rPr>
                  <w:rFonts w:ascii="微软雅黑" w:eastAsia="微软雅黑" w:hAnsi="微软雅黑" w:cs="微软雅黑" w:hint="eastAsia"/>
                  <w:color w:val="000000"/>
                  <w:sz w:val="18"/>
                  <w:szCs w:val="18"/>
                </w:rPr>
                <w:t>）</w:t>
              </w:r>
            </w:ins>
          </w:p>
        </w:tc>
        <w:tc>
          <w:tcPr>
            <w:tcW w:w="3209" w:type="dxa"/>
          </w:tcPr>
          <w:p w14:paraId="7CB0F511" w14:textId="77777777" w:rsidR="003F69A1" w:rsidRDefault="003F69A1" w:rsidP="00DE148A">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2BB68BBB" w14:textId="4F2D9790" w:rsidR="003F69A1" w:rsidRDefault="004C06B1" w:rsidP="00DE148A">
            <w:pPr>
              <w:widowControl/>
              <w:jc w:val="left"/>
              <w:rPr>
                <w:rFonts w:ascii="微软雅黑" w:eastAsia="微软雅黑" w:hAnsi="微软雅黑" w:cs="微软雅黑"/>
                <w:sz w:val="18"/>
                <w:szCs w:val="18"/>
              </w:rPr>
            </w:pPr>
            <w:ins w:id="1220" w:author="haha" w:date="2018-11-27T10:51:00Z">
              <w:r>
                <w:rPr>
                  <w:rFonts w:ascii="微软雅黑" w:eastAsia="微软雅黑" w:hAnsi="微软雅黑" w:cs="宋体" w:hint="eastAsia"/>
                  <w:bCs/>
                  <w:kern w:val="0"/>
                  <w:sz w:val="18"/>
                  <w:szCs w:val="18"/>
                </w:rPr>
                <w:t>根据条件查询</w:t>
              </w:r>
            </w:ins>
          </w:p>
        </w:tc>
      </w:tr>
      <w:tr w:rsidR="003F69A1" w14:paraId="06C69936"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4DEF14F" w14:textId="36FB5BA3" w:rsidR="003F69A1" w:rsidRDefault="00FD0E10" w:rsidP="00DE148A">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6</w:t>
            </w:r>
          </w:p>
        </w:tc>
        <w:tc>
          <w:tcPr>
            <w:tcW w:w="1309" w:type="dxa"/>
            <w:gridSpan w:val="2"/>
          </w:tcPr>
          <w:p w14:paraId="07DC4BEE" w14:textId="20EEA2D6" w:rsidR="003F69A1" w:rsidRDefault="00BB293F" w:rsidP="00DE148A">
            <w:pPr>
              <w:widowControl/>
              <w:jc w:val="left"/>
              <w:rPr>
                <w:rFonts w:ascii="微软雅黑" w:eastAsia="微软雅黑" w:hAnsi="微软雅黑" w:cs="微软雅黑"/>
                <w:color w:val="000000"/>
                <w:sz w:val="18"/>
                <w:szCs w:val="18"/>
              </w:rPr>
            </w:pPr>
            <w:ins w:id="1221" w:author="haha" w:date="2018-12-10T17:51:00Z">
              <w:r w:rsidRPr="00BB293F">
                <w:rPr>
                  <w:rFonts w:ascii="微软雅黑" w:eastAsia="微软雅黑" w:hAnsi="微软雅黑" w:cs="微软雅黑" w:hint="eastAsia"/>
                  <w:color w:val="000000"/>
                  <w:sz w:val="18"/>
                  <w:szCs w:val="18"/>
                  <w:highlight w:val="darkGray"/>
                  <w:rPrChange w:id="1222" w:author="haha" w:date="2018-12-10T17:51:00Z">
                    <w:rPr>
                      <w:rFonts w:ascii="微软雅黑" w:eastAsia="微软雅黑" w:hAnsi="微软雅黑" w:cs="微软雅黑" w:hint="eastAsia"/>
                      <w:color w:val="000000"/>
                      <w:sz w:val="18"/>
                      <w:szCs w:val="18"/>
                    </w:rPr>
                  </w:rPrChange>
                </w:rPr>
                <w:t>放</w:t>
              </w:r>
            </w:ins>
            <w:del w:id="1223" w:author="haha" w:date="2018-12-10T17:51:00Z">
              <w:r w:rsidR="000E7610" w:rsidDel="00BB293F">
                <w:rPr>
                  <w:rFonts w:ascii="微软雅黑" w:eastAsia="微软雅黑" w:hAnsi="微软雅黑" w:cs="微软雅黑" w:hint="eastAsia"/>
                  <w:color w:val="000000"/>
                  <w:sz w:val="18"/>
                  <w:szCs w:val="18"/>
                </w:rPr>
                <w:delText>下</w:delText>
              </w:r>
            </w:del>
            <w:r w:rsidR="000E7610">
              <w:rPr>
                <w:rFonts w:ascii="微软雅黑" w:eastAsia="微软雅黑" w:hAnsi="微软雅黑" w:cs="微软雅黑" w:hint="eastAsia"/>
                <w:color w:val="000000"/>
                <w:sz w:val="18"/>
                <w:szCs w:val="18"/>
              </w:rPr>
              <w:t>款产品</w:t>
            </w:r>
          </w:p>
        </w:tc>
        <w:tc>
          <w:tcPr>
            <w:tcW w:w="3000" w:type="dxa"/>
          </w:tcPr>
          <w:p w14:paraId="29598FFA" w14:textId="2E34BC2E" w:rsidR="003F69A1" w:rsidRDefault="000E7610"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默认请选择（根据现有产品进行选择）</w:t>
            </w:r>
          </w:p>
        </w:tc>
        <w:tc>
          <w:tcPr>
            <w:tcW w:w="3209" w:type="dxa"/>
          </w:tcPr>
          <w:p w14:paraId="6BF52B3B" w14:textId="106A91BE" w:rsidR="003F69A1" w:rsidRDefault="000E7610" w:rsidP="00DE148A">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3788663A" w14:textId="331822C3" w:rsidR="003F69A1" w:rsidRDefault="000E7610"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r>
      <w:tr w:rsidR="0024190C" w14:paraId="3784C89E"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224" w:author="haha" w:date="2018-12-06T15:45:00Z"/>
        </w:trPr>
        <w:tc>
          <w:tcPr>
            <w:tcW w:w="802" w:type="dxa"/>
          </w:tcPr>
          <w:p w14:paraId="3D63C314" w14:textId="1AC0D2A5" w:rsidR="0024190C" w:rsidRDefault="0024190C">
            <w:pPr>
              <w:widowControl/>
              <w:rPr>
                <w:ins w:id="1225" w:author="haha" w:date="2018-12-06T15:45:00Z"/>
                <w:rFonts w:ascii="微软雅黑" w:eastAsia="微软雅黑" w:hAnsi="微软雅黑" w:cs="微软雅黑"/>
                <w:sz w:val="18"/>
                <w:szCs w:val="18"/>
              </w:rPr>
              <w:pPrChange w:id="1226" w:author="haha" w:date="2018-12-06T15:45:00Z">
                <w:pPr>
                  <w:framePr w:hSpace="180" w:wrap="around" w:vAnchor="text" w:hAnchor="margin" w:xAlign="center" w:y="405"/>
                  <w:widowControl/>
                  <w:suppressOverlap/>
                  <w:jc w:val="center"/>
                </w:pPr>
              </w:pPrChange>
            </w:pPr>
            <w:ins w:id="1227" w:author="haha" w:date="2018-12-06T15:45:00Z">
              <w:r>
                <w:rPr>
                  <w:rFonts w:ascii="微软雅黑" w:eastAsia="微软雅黑" w:hAnsi="微软雅黑" w:cs="微软雅黑" w:hint="eastAsia"/>
                  <w:sz w:val="18"/>
                  <w:szCs w:val="18"/>
                </w:rPr>
                <w:t>7</w:t>
              </w:r>
            </w:ins>
          </w:p>
        </w:tc>
        <w:tc>
          <w:tcPr>
            <w:tcW w:w="1309" w:type="dxa"/>
            <w:gridSpan w:val="2"/>
          </w:tcPr>
          <w:p w14:paraId="373FA6BD" w14:textId="116EE8BE" w:rsidR="0024190C" w:rsidRDefault="0024190C" w:rsidP="00DE148A">
            <w:pPr>
              <w:widowControl/>
              <w:jc w:val="left"/>
              <w:rPr>
                <w:ins w:id="1228" w:author="haha" w:date="2018-12-06T15:45:00Z"/>
                <w:rFonts w:ascii="微软雅黑" w:eastAsia="微软雅黑" w:hAnsi="微软雅黑" w:cs="微软雅黑"/>
                <w:color w:val="000000"/>
                <w:sz w:val="18"/>
                <w:szCs w:val="18"/>
              </w:rPr>
            </w:pPr>
            <w:ins w:id="1229" w:author="haha" w:date="2018-12-06T15:45:00Z">
              <w:r>
                <w:rPr>
                  <w:rFonts w:ascii="微软雅黑" w:eastAsia="微软雅黑" w:hAnsi="微软雅黑" w:cs="微软雅黑" w:hint="eastAsia"/>
                  <w:color w:val="000000"/>
                  <w:sz w:val="18"/>
                  <w:szCs w:val="18"/>
                </w:rPr>
                <w:t>任务名称</w:t>
              </w:r>
            </w:ins>
          </w:p>
        </w:tc>
        <w:tc>
          <w:tcPr>
            <w:tcW w:w="3000" w:type="dxa"/>
          </w:tcPr>
          <w:p w14:paraId="1FEC7DA6" w14:textId="4F30607A" w:rsidR="0024190C" w:rsidRDefault="0024190C" w:rsidP="00DE148A">
            <w:pPr>
              <w:widowControl/>
              <w:jc w:val="left"/>
              <w:rPr>
                <w:ins w:id="1230" w:author="haha" w:date="2018-12-06T15:45:00Z"/>
                <w:rFonts w:ascii="微软雅黑" w:eastAsia="微软雅黑" w:hAnsi="微软雅黑" w:cs="微软雅黑"/>
                <w:color w:val="000000"/>
                <w:sz w:val="18"/>
                <w:szCs w:val="18"/>
              </w:rPr>
            </w:pPr>
            <w:ins w:id="1231" w:author="haha" w:date="2018-12-06T15:46:00Z">
              <w:r w:rsidRPr="0024190C">
                <w:rPr>
                  <w:rFonts w:ascii="微软雅黑" w:eastAsia="微软雅黑" w:hAnsi="微软雅黑" w:cs="微软雅黑" w:hint="eastAsia"/>
                  <w:color w:val="000000"/>
                  <w:sz w:val="18"/>
                  <w:szCs w:val="18"/>
                  <w:highlight w:val="darkCyan"/>
                  <w:rPrChange w:id="1232" w:author="haha" w:date="2018-12-06T15:46:00Z">
                    <w:rPr>
                      <w:rFonts w:ascii="微软雅黑" w:eastAsia="微软雅黑" w:hAnsi="微软雅黑" w:cs="微软雅黑" w:hint="eastAsia"/>
                      <w:color w:val="000000"/>
                      <w:sz w:val="18"/>
                      <w:szCs w:val="18"/>
                    </w:rPr>
                  </w:rPrChange>
                </w:rPr>
                <w:t>只能输入中文数字，模糊查询</w:t>
              </w:r>
            </w:ins>
          </w:p>
        </w:tc>
        <w:tc>
          <w:tcPr>
            <w:tcW w:w="3209" w:type="dxa"/>
          </w:tcPr>
          <w:p w14:paraId="4E9D0CBD" w14:textId="77777777" w:rsidR="0024190C" w:rsidRDefault="0024190C" w:rsidP="00DE148A">
            <w:pPr>
              <w:pStyle w:val="Axure"/>
              <w:rPr>
                <w:ins w:id="1233" w:author="haha" w:date="2018-12-06T15:45:00Z"/>
                <w:rFonts w:ascii="微软雅黑" w:eastAsia="微软雅黑" w:hAnsi="微软雅黑" w:cs="微软雅黑"/>
                <w:sz w:val="18"/>
                <w:szCs w:val="18"/>
              </w:rPr>
            </w:pPr>
          </w:p>
        </w:tc>
        <w:tc>
          <w:tcPr>
            <w:tcW w:w="1712" w:type="dxa"/>
          </w:tcPr>
          <w:p w14:paraId="79FE9AC7" w14:textId="77777777" w:rsidR="0024190C" w:rsidRDefault="0024190C" w:rsidP="00DE148A">
            <w:pPr>
              <w:widowControl/>
              <w:jc w:val="left"/>
              <w:rPr>
                <w:ins w:id="1234" w:author="haha" w:date="2018-12-06T15:45:00Z"/>
                <w:rFonts w:ascii="微软雅黑" w:eastAsia="微软雅黑" w:hAnsi="微软雅黑" w:cs="微软雅黑"/>
                <w:sz w:val="18"/>
                <w:szCs w:val="18"/>
              </w:rPr>
            </w:pPr>
          </w:p>
        </w:tc>
      </w:tr>
      <w:tr w:rsidR="0024190C" w14:paraId="5C07CB1F"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235" w:author="haha" w:date="2018-12-06T15:46:00Z"/>
        </w:trPr>
        <w:tc>
          <w:tcPr>
            <w:tcW w:w="802" w:type="dxa"/>
          </w:tcPr>
          <w:p w14:paraId="0F3D7999" w14:textId="320853FB" w:rsidR="0024190C" w:rsidRDefault="0024190C" w:rsidP="0024190C">
            <w:pPr>
              <w:widowControl/>
              <w:rPr>
                <w:ins w:id="1236" w:author="haha" w:date="2018-12-06T15:46:00Z"/>
                <w:rFonts w:ascii="微软雅黑" w:eastAsia="微软雅黑" w:hAnsi="微软雅黑" w:cs="微软雅黑"/>
                <w:sz w:val="18"/>
                <w:szCs w:val="18"/>
              </w:rPr>
            </w:pPr>
            <w:ins w:id="1237" w:author="haha" w:date="2018-12-06T15:46:00Z">
              <w:r>
                <w:rPr>
                  <w:rFonts w:ascii="微软雅黑" w:eastAsia="微软雅黑" w:hAnsi="微软雅黑" w:cs="微软雅黑" w:hint="eastAsia"/>
                  <w:sz w:val="18"/>
                  <w:szCs w:val="18"/>
                </w:rPr>
                <w:t>8</w:t>
              </w:r>
            </w:ins>
          </w:p>
        </w:tc>
        <w:tc>
          <w:tcPr>
            <w:tcW w:w="1309" w:type="dxa"/>
            <w:gridSpan w:val="2"/>
          </w:tcPr>
          <w:p w14:paraId="446E93D0" w14:textId="19C11FAC" w:rsidR="0024190C" w:rsidRDefault="0024190C" w:rsidP="00DE148A">
            <w:pPr>
              <w:widowControl/>
              <w:jc w:val="left"/>
              <w:rPr>
                <w:ins w:id="1238" w:author="haha" w:date="2018-12-06T15:46:00Z"/>
                <w:rFonts w:ascii="微软雅黑" w:eastAsia="微软雅黑" w:hAnsi="微软雅黑" w:cs="微软雅黑"/>
                <w:color w:val="000000"/>
                <w:sz w:val="18"/>
                <w:szCs w:val="18"/>
              </w:rPr>
            </w:pPr>
            <w:ins w:id="1239" w:author="haha" w:date="2018-12-06T15:46:00Z">
              <w:r>
                <w:rPr>
                  <w:rFonts w:ascii="微软雅黑" w:eastAsia="微软雅黑" w:hAnsi="微软雅黑" w:cs="微软雅黑" w:hint="eastAsia"/>
                  <w:color w:val="000000"/>
                  <w:sz w:val="18"/>
                  <w:szCs w:val="18"/>
                </w:rPr>
                <w:t>客户列表</w:t>
              </w:r>
            </w:ins>
          </w:p>
        </w:tc>
        <w:tc>
          <w:tcPr>
            <w:tcW w:w="3000" w:type="dxa"/>
          </w:tcPr>
          <w:p w14:paraId="61296A01" w14:textId="5562FE0E" w:rsidR="0024190C" w:rsidRPr="0024190C" w:rsidRDefault="0024190C" w:rsidP="00DE148A">
            <w:pPr>
              <w:widowControl/>
              <w:jc w:val="left"/>
              <w:rPr>
                <w:ins w:id="1240" w:author="haha" w:date="2018-12-06T15:46:00Z"/>
                <w:rFonts w:ascii="微软雅黑" w:eastAsia="微软雅黑" w:hAnsi="微软雅黑" w:cs="微软雅黑"/>
                <w:color w:val="000000"/>
                <w:sz w:val="18"/>
                <w:szCs w:val="18"/>
                <w:highlight w:val="darkCyan"/>
              </w:rPr>
            </w:pPr>
            <w:ins w:id="1241" w:author="haha" w:date="2018-12-06T15:46:00Z">
              <w:r>
                <w:rPr>
                  <w:rFonts w:ascii="微软雅黑" w:eastAsia="微软雅黑" w:hAnsi="微软雅黑" w:cs="微软雅黑" w:hint="eastAsia"/>
                  <w:color w:val="000000"/>
                  <w:sz w:val="18"/>
                  <w:szCs w:val="18"/>
                  <w:highlight w:val="darkCyan"/>
                </w:rPr>
                <w:t>显示全部上传名单的客户信息，</w:t>
              </w:r>
            </w:ins>
            <w:ins w:id="1242" w:author="haha" w:date="2018-12-06T15:51:00Z">
              <w:r w:rsidR="00BD1F56">
                <w:rPr>
                  <w:rFonts w:ascii="微软雅黑" w:eastAsia="微软雅黑" w:hAnsi="微软雅黑" w:cs="微软雅黑" w:hint="eastAsia"/>
                  <w:color w:val="000000"/>
                  <w:sz w:val="18"/>
                  <w:szCs w:val="18"/>
                  <w:highlight w:val="darkCyan"/>
                </w:rPr>
                <w:t>以</w:t>
              </w:r>
            </w:ins>
            <w:ins w:id="1243" w:author="haha" w:date="2018-12-06T15:50:00Z">
              <w:r w:rsidR="00BD1F56">
                <w:rPr>
                  <w:rFonts w:ascii="微软雅黑" w:eastAsia="微软雅黑" w:hAnsi="微软雅黑" w:cs="微软雅黑" w:hint="eastAsia"/>
                  <w:color w:val="000000"/>
                  <w:sz w:val="18"/>
                  <w:szCs w:val="18"/>
                  <w:highlight w:val="darkCyan"/>
                </w:rPr>
                <w:t>呼叫时间排序</w:t>
              </w:r>
            </w:ins>
            <w:ins w:id="1244" w:author="haha" w:date="2018-12-06T15:51:00Z">
              <w:r w:rsidR="00BD1F56">
                <w:rPr>
                  <w:rFonts w:ascii="微软雅黑" w:eastAsia="微软雅黑" w:hAnsi="微软雅黑" w:cs="微软雅黑" w:hint="eastAsia"/>
                  <w:color w:val="000000"/>
                  <w:sz w:val="18"/>
                  <w:szCs w:val="18"/>
                  <w:highlight w:val="darkCyan"/>
                </w:rPr>
                <w:t>，未进行拨打的用户放在后面。</w:t>
              </w:r>
            </w:ins>
            <w:ins w:id="1245" w:author="haha" w:date="2018-12-10T18:39:00Z">
              <w:r w:rsidR="00E21D2B">
                <w:rPr>
                  <w:rFonts w:ascii="微软雅黑" w:eastAsia="微软雅黑" w:hAnsi="微软雅黑" w:cs="微软雅黑" w:hint="eastAsia"/>
                  <w:color w:val="000000"/>
                  <w:sz w:val="18"/>
                  <w:szCs w:val="18"/>
                  <w:highlight w:val="darkCyan"/>
                </w:rPr>
                <w:t xml:space="preserve"> </w:t>
              </w:r>
              <w:r w:rsidR="00E21D2B" w:rsidRPr="00E21D2B">
                <w:rPr>
                  <w:rFonts w:ascii="微软雅黑" w:eastAsia="微软雅黑" w:hAnsi="微软雅黑" w:cs="微软雅黑" w:hint="eastAsia"/>
                  <w:color w:val="000000"/>
                  <w:sz w:val="18"/>
                  <w:szCs w:val="18"/>
                  <w:highlight w:val="lightGray"/>
                  <w:rPrChange w:id="1246" w:author="haha" w:date="2018-12-10T18:39:00Z">
                    <w:rPr>
                      <w:rFonts w:ascii="微软雅黑" w:eastAsia="微软雅黑" w:hAnsi="微软雅黑" w:cs="微软雅黑" w:hint="eastAsia"/>
                      <w:color w:val="000000"/>
                      <w:sz w:val="18"/>
                      <w:szCs w:val="18"/>
                      <w:highlight w:val="darkCyan"/>
                    </w:rPr>
                  </w:rPrChange>
                </w:rPr>
                <w:t>手机号脱敏</w:t>
              </w:r>
            </w:ins>
          </w:p>
        </w:tc>
        <w:tc>
          <w:tcPr>
            <w:tcW w:w="3209" w:type="dxa"/>
          </w:tcPr>
          <w:p w14:paraId="0CD4813B" w14:textId="77777777" w:rsidR="0024190C" w:rsidRDefault="0024190C" w:rsidP="00DE148A">
            <w:pPr>
              <w:pStyle w:val="Axure"/>
              <w:rPr>
                <w:ins w:id="1247" w:author="haha" w:date="2018-12-06T15:46:00Z"/>
                <w:rFonts w:ascii="微软雅黑" w:eastAsia="微软雅黑" w:hAnsi="微软雅黑" w:cs="微软雅黑"/>
                <w:sz w:val="18"/>
                <w:szCs w:val="18"/>
              </w:rPr>
            </w:pPr>
          </w:p>
        </w:tc>
        <w:tc>
          <w:tcPr>
            <w:tcW w:w="1712" w:type="dxa"/>
          </w:tcPr>
          <w:p w14:paraId="4F6E783E" w14:textId="77777777" w:rsidR="0024190C" w:rsidRDefault="0024190C" w:rsidP="00DE148A">
            <w:pPr>
              <w:widowControl/>
              <w:jc w:val="left"/>
              <w:rPr>
                <w:ins w:id="1248" w:author="haha" w:date="2018-12-06T15:46:00Z"/>
                <w:rFonts w:ascii="微软雅黑" w:eastAsia="微软雅黑" w:hAnsi="微软雅黑" w:cs="微软雅黑"/>
                <w:sz w:val="18"/>
                <w:szCs w:val="18"/>
              </w:rPr>
            </w:pPr>
          </w:p>
        </w:tc>
      </w:tr>
    </w:tbl>
    <w:p w14:paraId="7FD33D28" w14:textId="58369A57" w:rsidR="0052333A" w:rsidRDefault="0052333A" w:rsidP="0052333A">
      <w:pPr>
        <w:rPr>
          <w:noProof/>
        </w:rPr>
      </w:pPr>
      <w:del w:id="1249" w:author="haha" w:date="2018-11-26T17:22:00Z">
        <w:r w:rsidDel="0040037D">
          <w:rPr>
            <w:noProof/>
          </w:rPr>
          <w:drawing>
            <wp:inline distT="0" distB="0" distL="0" distR="0" wp14:anchorId="015FAC4E" wp14:editId="4E61D03A">
              <wp:extent cx="5274310" cy="10902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90295"/>
                      </a:xfrm>
                      <a:prstGeom prst="rect">
                        <a:avLst/>
                      </a:prstGeom>
                    </pic:spPr>
                  </pic:pic>
                </a:graphicData>
              </a:graphic>
            </wp:inline>
          </w:drawing>
        </w:r>
      </w:del>
    </w:p>
    <w:p w14:paraId="42F7B15C" w14:textId="4CD0ED1F" w:rsidR="0052333A" w:rsidDel="00E460A8" w:rsidRDefault="00496C19" w:rsidP="00496C19">
      <w:pPr>
        <w:pStyle w:val="10"/>
        <w:rPr>
          <w:del w:id="1250" w:author="haha" w:date="2018-12-05T09:52:00Z"/>
        </w:rPr>
      </w:pPr>
      <w:bookmarkStart w:id="1251" w:name="_Toc531767729"/>
      <w:del w:id="1252" w:author="haha" w:date="2018-12-05T09:52:00Z">
        <w:r w:rsidDel="00E460A8">
          <w:rPr>
            <w:rFonts w:hint="eastAsia"/>
          </w:rPr>
          <w:delText>十二、</w:delText>
        </w:r>
        <w:r w:rsidR="0063470C" w:rsidDel="00E460A8">
          <w:rPr>
            <w:rFonts w:hint="eastAsia"/>
          </w:rPr>
          <w:delText>权限管理模块下</w:delText>
        </w:r>
        <w:commentRangeStart w:id="1253"/>
        <w:r w:rsidR="0063470C" w:rsidDel="00E460A8">
          <w:rPr>
            <w:rFonts w:hint="eastAsia"/>
          </w:rPr>
          <w:delText>的</w:delText>
        </w:r>
      </w:del>
      <w:bookmarkStart w:id="1254" w:name="_Toc531797997"/>
      <w:bookmarkStart w:id="1255" w:name="_Toc532228789"/>
      <w:commentRangeEnd w:id="1253"/>
      <w:r w:rsidR="00E460A8">
        <w:rPr>
          <w:rStyle w:val="aa"/>
          <w:b w:val="0"/>
          <w:bCs w:val="0"/>
          <w:kern w:val="2"/>
        </w:rPr>
        <w:commentReference w:id="1253"/>
      </w:r>
      <w:bookmarkEnd w:id="1254"/>
      <w:bookmarkEnd w:id="1255"/>
      <w:del w:id="1256" w:author="haha" w:date="2018-12-05T09:52:00Z">
        <w:r w:rsidR="0063470C" w:rsidDel="00E460A8">
          <w:rPr>
            <w:rFonts w:hint="eastAsia"/>
          </w:rPr>
          <w:delText>角色管理</w:delText>
        </w:r>
        <w:bookmarkEnd w:id="1251"/>
      </w:del>
    </w:p>
    <w:p w14:paraId="335BE6C0" w14:textId="6B62CDF3" w:rsidR="0063470C" w:rsidDel="00E460A8" w:rsidRDefault="0063470C" w:rsidP="0063470C">
      <w:pPr>
        <w:pStyle w:val="a3"/>
        <w:numPr>
          <w:ilvl w:val="0"/>
          <w:numId w:val="4"/>
        </w:numPr>
        <w:ind w:firstLineChars="0"/>
        <w:rPr>
          <w:del w:id="1257" w:author="haha" w:date="2018-12-05T09:52:00Z"/>
        </w:rPr>
      </w:pPr>
      <w:del w:id="1258" w:author="haha" w:date="2018-12-05T09:52:00Z">
        <w:r w:rsidDel="00E460A8">
          <w:rPr>
            <w:rFonts w:hint="eastAsia"/>
          </w:rPr>
          <w:delText>管理者可在此页面查看所有角色权限</w:delText>
        </w:r>
      </w:del>
    </w:p>
    <w:p w14:paraId="67B01370" w14:textId="06DA5616" w:rsidR="0063470C" w:rsidDel="00E460A8" w:rsidRDefault="0063470C" w:rsidP="0063470C">
      <w:pPr>
        <w:pStyle w:val="a3"/>
        <w:numPr>
          <w:ilvl w:val="0"/>
          <w:numId w:val="4"/>
        </w:numPr>
        <w:ind w:firstLineChars="0"/>
        <w:rPr>
          <w:del w:id="1259" w:author="haha" w:date="2018-12-05T09:52:00Z"/>
        </w:rPr>
      </w:pPr>
      <w:del w:id="1260" w:author="haha" w:date="2018-12-05T09:52:00Z">
        <w:r w:rsidDel="00E460A8">
          <w:rPr>
            <w:rFonts w:hint="eastAsia"/>
          </w:rPr>
          <w:delText>可新增角色、可编辑、删除现有角色</w:delText>
        </w:r>
      </w:del>
    </w:p>
    <w:p w14:paraId="68E698A9" w14:textId="0DAE0B05" w:rsidR="002212F5" w:rsidDel="00E460A8" w:rsidRDefault="002212F5" w:rsidP="0063470C">
      <w:pPr>
        <w:pStyle w:val="a3"/>
        <w:numPr>
          <w:ilvl w:val="0"/>
          <w:numId w:val="4"/>
        </w:numPr>
        <w:ind w:firstLineChars="0"/>
        <w:rPr>
          <w:del w:id="1261" w:author="haha" w:date="2018-12-05T09:52:00Z"/>
        </w:rPr>
      </w:pPr>
      <w:del w:id="1262" w:author="haha" w:date="2018-12-05T09:52:00Z">
        <w:r w:rsidDel="00E460A8">
          <w:rPr>
            <w:rFonts w:hint="eastAsia"/>
          </w:rPr>
          <w:delText>外呼主管及外呼专员没有此页面</w:delText>
        </w:r>
      </w:del>
    </w:p>
    <w:p w14:paraId="56FFC83D" w14:textId="4E070FBB" w:rsidR="00835CBA" w:rsidDel="00E460A8" w:rsidRDefault="0063470C" w:rsidP="0063470C">
      <w:pPr>
        <w:rPr>
          <w:del w:id="1263" w:author="haha" w:date="2018-12-05T09:52:00Z"/>
        </w:rPr>
      </w:pPr>
      <w:del w:id="1264" w:author="haha" w:date="2018-12-05T09:52:00Z">
        <w:r w:rsidDel="00E460A8">
          <w:rPr>
            <w:rFonts w:hint="eastAsia"/>
          </w:rPr>
          <w:delText>原型图如下</w:delText>
        </w:r>
      </w:del>
    </w:p>
    <w:p w14:paraId="28A7C0C9" w14:textId="7FF363B4" w:rsidR="0063470C" w:rsidRPr="0063470C" w:rsidDel="00E460A8" w:rsidRDefault="0063470C" w:rsidP="0063470C">
      <w:pPr>
        <w:rPr>
          <w:del w:id="1265" w:author="haha" w:date="2018-12-05T09:52:00Z"/>
          <w:noProof/>
        </w:rPr>
      </w:pPr>
      <w:del w:id="1266" w:author="haha" w:date="2018-11-26T17:25:00Z">
        <w:r w:rsidDel="00835CBA">
          <w:rPr>
            <w:noProof/>
          </w:rPr>
          <w:drawing>
            <wp:inline distT="0" distB="0" distL="0" distR="0" wp14:anchorId="197E1B23" wp14:editId="15E3D965">
              <wp:extent cx="5274310" cy="12344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34440"/>
                      </a:xfrm>
                      <a:prstGeom prst="rect">
                        <a:avLst/>
                      </a:prstGeom>
                    </pic:spPr>
                  </pic:pic>
                </a:graphicData>
              </a:graphic>
            </wp:inline>
          </w:drawing>
        </w:r>
      </w:del>
    </w:p>
    <w:tbl>
      <w:tblPr>
        <w:tblpPr w:leftFromText="180" w:rightFromText="180" w:vertAnchor="text" w:horzAnchor="margin" w:tblpXSpec="center" w:tblpY="-179"/>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63470C" w:rsidDel="00E460A8" w14:paraId="17819FFB" w14:textId="75440F29" w:rsidTr="00DE148A">
        <w:trPr>
          <w:trHeight w:val="90"/>
          <w:del w:id="1267" w:author="haha" w:date="2018-12-05T09:52:00Z"/>
        </w:trPr>
        <w:tc>
          <w:tcPr>
            <w:tcW w:w="1245" w:type="dxa"/>
            <w:gridSpan w:val="2"/>
            <w:tcBorders>
              <w:top w:val="nil"/>
              <w:left w:val="single" w:sz="4" w:space="0" w:color="auto"/>
              <w:bottom w:val="single" w:sz="4" w:space="0" w:color="auto"/>
              <w:right w:val="single" w:sz="4" w:space="0" w:color="auto"/>
            </w:tcBorders>
          </w:tcPr>
          <w:p w14:paraId="469BAC45" w14:textId="69E0339F" w:rsidR="0063470C" w:rsidDel="00E460A8" w:rsidRDefault="0063470C" w:rsidP="00DE148A">
            <w:pPr>
              <w:widowControl/>
              <w:jc w:val="left"/>
              <w:rPr>
                <w:del w:id="1268" w:author="haha" w:date="2018-12-05T09:52:00Z"/>
                <w:rFonts w:ascii="微软雅黑" w:eastAsia="微软雅黑" w:hAnsi="微软雅黑" w:cs="宋体"/>
                <w:b/>
                <w:bCs/>
                <w:color w:val="000000"/>
                <w:kern w:val="0"/>
                <w:sz w:val="18"/>
                <w:szCs w:val="18"/>
              </w:rPr>
            </w:pPr>
            <w:del w:id="1269" w:author="haha" w:date="2018-12-05T09:52:00Z">
              <w:r w:rsidDel="00E460A8">
                <w:rPr>
                  <w:rFonts w:ascii="微软雅黑" w:eastAsia="微软雅黑" w:hAnsi="微软雅黑" w:cs="宋体" w:hint="eastAsia"/>
                  <w:b/>
                  <w:bCs/>
                  <w:color w:val="000000"/>
                  <w:kern w:val="0"/>
                  <w:sz w:val="18"/>
                  <w:szCs w:val="18"/>
                </w:rPr>
                <w:delText>所属页面</w:delText>
              </w:r>
            </w:del>
          </w:p>
        </w:tc>
        <w:tc>
          <w:tcPr>
            <w:tcW w:w="8787" w:type="dxa"/>
            <w:gridSpan w:val="4"/>
            <w:tcBorders>
              <w:top w:val="single" w:sz="4" w:space="0" w:color="auto"/>
              <w:left w:val="nil"/>
              <w:bottom w:val="single" w:sz="4" w:space="0" w:color="auto"/>
              <w:right w:val="single" w:sz="4" w:space="0" w:color="auto"/>
            </w:tcBorders>
          </w:tcPr>
          <w:p w14:paraId="5D2CB752" w14:textId="2206ADBE" w:rsidR="0063470C" w:rsidDel="00E460A8" w:rsidRDefault="0063470C" w:rsidP="00DE148A">
            <w:pPr>
              <w:pStyle w:val="12"/>
              <w:widowControl/>
              <w:ind w:firstLineChars="0" w:firstLine="0"/>
              <w:jc w:val="left"/>
              <w:rPr>
                <w:del w:id="1270" w:author="haha" w:date="2018-12-05T09:52:00Z"/>
                <w:rFonts w:ascii="微软雅黑" w:eastAsia="微软雅黑" w:hAnsi="微软雅黑" w:cs="宋体"/>
                <w:color w:val="000000"/>
                <w:kern w:val="0"/>
                <w:sz w:val="18"/>
                <w:szCs w:val="18"/>
              </w:rPr>
            </w:pPr>
            <w:del w:id="1271" w:author="haha" w:date="2018-12-05T09:52:00Z">
              <w:r w:rsidDel="00E460A8">
                <w:rPr>
                  <w:rFonts w:ascii="微软雅黑" w:eastAsia="微软雅黑" w:hAnsi="微软雅黑" w:cs="宋体" w:hint="eastAsia"/>
                  <w:color w:val="000000"/>
                  <w:kern w:val="0"/>
                  <w:sz w:val="18"/>
                  <w:szCs w:val="18"/>
                </w:rPr>
                <w:delText>角色管理</w:delText>
              </w:r>
            </w:del>
          </w:p>
        </w:tc>
      </w:tr>
      <w:tr w:rsidR="0063470C" w:rsidDel="00E460A8" w14:paraId="15B3C066" w14:textId="1D3313B7" w:rsidTr="00DE148A">
        <w:trPr>
          <w:trHeight w:val="408"/>
          <w:del w:id="1272" w:author="haha" w:date="2018-12-05T09:52:00Z"/>
        </w:trPr>
        <w:tc>
          <w:tcPr>
            <w:tcW w:w="1245" w:type="dxa"/>
            <w:gridSpan w:val="2"/>
            <w:tcBorders>
              <w:top w:val="nil"/>
              <w:left w:val="single" w:sz="4" w:space="0" w:color="auto"/>
              <w:bottom w:val="single" w:sz="4" w:space="0" w:color="auto"/>
              <w:right w:val="single" w:sz="4" w:space="0" w:color="auto"/>
            </w:tcBorders>
          </w:tcPr>
          <w:p w14:paraId="62E315D5" w14:textId="4C47BA58" w:rsidR="0063470C" w:rsidDel="00E460A8" w:rsidRDefault="0063470C" w:rsidP="00DE148A">
            <w:pPr>
              <w:widowControl/>
              <w:jc w:val="left"/>
              <w:rPr>
                <w:del w:id="1273" w:author="haha" w:date="2018-12-05T09:52:00Z"/>
                <w:rFonts w:ascii="微软雅黑" w:eastAsia="微软雅黑" w:hAnsi="微软雅黑" w:cs="宋体"/>
                <w:b/>
                <w:bCs/>
                <w:kern w:val="0"/>
                <w:sz w:val="18"/>
                <w:szCs w:val="18"/>
              </w:rPr>
            </w:pPr>
            <w:del w:id="1274" w:author="haha" w:date="2018-12-05T09:52:00Z">
              <w:r w:rsidDel="00E460A8">
                <w:rPr>
                  <w:rFonts w:ascii="微软雅黑" w:eastAsia="微软雅黑" w:hAnsi="微软雅黑" w:cs="宋体" w:hint="eastAsia"/>
                  <w:b/>
                  <w:bCs/>
                  <w:kern w:val="0"/>
                  <w:sz w:val="18"/>
                  <w:szCs w:val="18"/>
                </w:rPr>
                <w:delText>页面入口</w:delText>
              </w:r>
            </w:del>
          </w:p>
        </w:tc>
        <w:tc>
          <w:tcPr>
            <w:tcW w:w="8787" w:type="dxa"/>
            <w:gridSpan w:val="4"/>
            <w:tcBorders>
              <w:top w:val="single" w:sz="4" w:space="0" w:color="auto"/>
              <w:left w:val="nil"/>
              <w:bottom w:val="single" w:sz="4" w:space="0" w:color="auto"/>
              <w:right w:val="single" w:sz="4" w:space="0" w:color="auto"/>
            </w:tcBorders>
          </w:tcPr>
          <w:p w14:paraId="3CC96851" w14:textId="70663CB0" w:rsidR="0063470C" w:rsidDel="00E460A8" w:rsidRDefault="0063470C" w:rsidP="00DE148A">
            <w:pPr>
              <w:widowControl/>
              <w:jc w:val="left"/>
              <w:rPr>
                <w:del w:id="1275" w:author="haha" w:date="2018-12-05T09:52:00Z"/>
                <w:rFonts w:ascii="微软雅黑" w:eastAsia="微软雅黑" w:hAnsi="微软雅黑" w:cs="宋体"/>
                <w:kern w:val="0"/>
                <w:sz w:val="18"/>
                <w:szCs w:val="18"/>
              </w:rPr>
            </w:pPr>
            <w:del w:id="1276" w:author="haha" w:date="2018-12-05T09:52:00Z">
              <w:r w:rsidDel="00E460A8">
                <w:rPr>
                  <w:rFonts w:ascii="微软雅黑" w:eastAsia="微软雅黑" w:hAnsi="微软雅黑" w:cs="宋体" w:hint="eastAsia"/>
                  <w:kern w:val="0"/>
                  <w:sz w:val="18"/>
                  <w:szCs w:val="18"/>
                </w:rPr>
                <w:delText>左侧导航栏</w:delText>
              </w:r>
            </w:del>
          </w:p>
        </w:tc>
      </w:tr>
      <w:tr w:rsidR="0063470C" w:rsidDel="00E460A8" w14:paraId="2578D8C0" w14:textId="7305E633" w:rsidTr="00DE148A">
        <w:trPr>
          <w:trHeight w:val="423"/>
          <w:del w:id="1277" w:author="haha" w:date="2018-12-05T09:52:00Z"/>
        </w:trPr>
        <w:tc>
          <w:tcPr>
            <w:tcW w:w="1245" w:type="dxa"/>
            <w:gridSpan w:val="2"/>
            <w:tcBorders>
              <w:top w:val="nil"/>
              <w:left w:val="single" w:sz="4" w:space="0" w:color="auto"/>
              <w:bottom w:val="single" w:sz="4" w:space="0" w:color="auto"/>
              <w:right w:val="single" w:sz="4" w:space="0" w:color="auto"/>
            </w:tcBorders>
          </w:tcPr>
          <w:p w14:paraId="2BE8BBC8" w14:textId="3FCCD0A7" w:rsidR="0063470C" w:rsidDel="00E460A8" w:rsidRDefault="0063470C" w:rsidP="00DE148A">
            <w:pPr>
              <w:widowControl/>
              <w:jc w:val="left"/>
              <w:rPr>
                <w:del w:id="1278" w:author="haha" w:date="2018-12-05T09:52:00Z"/>
                <w:rFonts w:ascii="微软雅黑" w:eastAsia="微软雅黑" w:hAnsi="微软雅黑" w:cs="宋体"/>
                <w:b/>
                <w:bCs/>
                <w:kern w:val="0"/>
                <w:sz w:val="18"/>
                <w:szCs w:val="18"/>
              </w:rPr>
            </w:pPr>
            <w:del w:id="1279" w:author="haha" w:date="2018-12-05T09:52:00Z">
              <w:r w:rsidDel="00E460A8">
                <w:rPr>
                  <w:rFonts w:ascii="微软雅黑" w:eastAsia="微软雅黑" w:hAnsi="微软雅黑" w:cs="宋体" w:hint="eastAsia"/>
                  <w:b/>
                  <w:bCs/>
                  <w:kern w:val="0"/>
                  <w:sz w:val="18"/>
                  <w:szCs w:val="18"/>
                </w:rPr>
                <w:delText>页面出口</w:delText>
              </w:r>
            </w:del>
          </w:p>
        </w:tc>
        <w:tc>
          <w:tcPr>
            <w:tcW w:w="8787" w:type="dxa"/>
            <w:gridSpan w:val="4"/>
            <w:tcBorders>
              <w:top w:val="single" w:sz="4" w:space="0" w:color="auto"/>
              <w:left w:val="nil"/>
              <w:bottom w:val="single" w:sz="4" w:space="0" w:color="auto"/>
              <w:right w:val="single" w:sz="4" w:space="0" w:color="auto"/>
            </w:tcBorders>
          </w:tcPr>
          <w:p w14:paraId="1A78C060" w14:textId="16D7E200" w:rsidR="0063470C" w:rsidDel="00E460A8" w:rsidRDefault="0063470C" w:rsidP="00DE148A">
            <w:pPr>
              <w:widowControl/>
              <w:jc w:val="left"/>
              <w:rPr>
                <w:del w:id="1280" w:author="haha" w:date="2018-12-05T09:52:00Z"/>
                <w:rFonts w:ascii="微软雅黑" w:eastAsia="微软雅黑" w:hAnsi="微软雅黑" w:cs="宋体"/>
                <w:kern w:val="0"/>
                <w:sz w:val="18"/>
                <w:szCs w:val="18"/>
              </w:rPr>
            </w:pPr>
            <w:del w:id="1281" w:author="haha" w:date="2018-12-05T09:52:00Z">
              <w:r w:rsidDel="00E460A8">
                <w:rPr>
                  <w:rFonts w:ascii="微软雅黑" w:eastAsia="微软雅黑" w:hAnsi="微软雅黑" w:cs="宋体" w:hint="eastAsia"/>
                  <w:kern w:val="0"/>
                  <w:sz w:val="18"/>
                  <w:szCs w:val="18"/>
                </w:rPr>
                <w:delText>其他页面跳转、右上角退出登录</w:delText>
              </w:r>
            </w:del>
          </w:p>
        </w:tc>
      </w:tr>
      <w:tr w:rsidR="0063470C" w:rsidDel="00E460A8" w14:paraId="6FE88809" w14:textId="71BEF1E5"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1282" w:author="haha" w:date="2018-12-05T09:52:00Z"/>
        </w:trPr>
        <w:tc>
          <w:tcPr>
            <w:tcW w:w="10032" w:type="dxa"/>
            <w:gridSpan w:val="6"/>
          </w:tcPr>
          <w:p w14:paraId="2820083B" w14:textId="44E07395" w:rsidR="0063470C" w:rsidDel="00E460A8" w:rsidRDefault="0063470C" w:rsidP="00DE148A">
            <w:pPr>
              <w:widowControl/>
              <w:jc w:val="left"/>
              <w:rPr>
                <w:del w:id="1283" w:author="haha" w:date="2018-12-05T09:52:00Z"/>
                <w:rFonts w:ascii="微软雅黑" w:eastAsia="微软雅黑" w:hAnsi="微软雅黑" w:cs="宋体"/>
                <w:b/>
                <w:bCs/>
                <w:kern w:val="0"/>
                <w:sz w:val="18"/>
                <w:szCs w:val="18"/>
              </w:rPr>
            </w:pPr>
            <w:del w:id="1284" w:author="haha" w:date="2018-12-05T09:52:00Z">
              <w:r w:rsidDel="00E460A8">
                <w:rPr>
                  <w:rFonts w:ascii="微软雅黑" w:eastAsia="微软雅黑" w:hAnsi="微软雅黑" w:cs="宋体" w:hint="eastAsia"/>
                  <w:b/>
                  <w:bCs/>
                  <w:kern w:val="0"/>
                  <w:sz w:val="18"/>
                  <w:szCs w:val="18"/>
                </w:rPr>
                <w:delText>操作说明</w:delText>
              </w:r>
            </w:del>
          </w:p>
        </w:tc>
      </w:tr>
      <w:tr w:rsidR="0063470C" w:rsidDel="00E460A8" w14:paraId="6ACC3C8E" w14:textId="67F3A2B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1285" w:author="haha" w:date="2018-12-05T09:52:00Z"/>
        </w:trPr>
        <w:tc>
          <w:tcPr>
            <w:tcW w:w="802" w:type="dxa"/>
          </w:tcPr>
          <w:p w14:paraId="46B7C1D9" w14:textId="3F7BCC00" w:rsidR="0063470C" w:rsidDel="00E460A8" w:rsidRDefault="0063470C" w:rsidP="00DE148A">
            <w:pPr>
              <w:widowControl/>
              <w:jc w:val="left"/>
              <w:rPr>
                <w:del w:id="1286" w:author="haha" w:date="2018-12-05T09:52:00Z"/>
                <w:rFonts w:ascii="微软雅黑" w:eastAsia="微软雅黑" w:hAnsi="微软雅黑" w:cs="宋体"/>
                <w:b/>
                <w:bCs/>
                <w:kern w:val="0"/>
                <w:sz w:val="18"/>
                <w:szCs w:val="18"/>
              </w:rPr>
            </w:pPr>
            <w:del w:id="1287" w:author="haha" w:date="2018-12-05T09:52:00Z">
              <w:r w:rsidDel="00E460A8">
                <w:rPr>
                  <w:rFonts w:ascii="微软雅黑" w:eastAsia="微软雅黑" w:hAnsi="微软雅黑" w:cs="宋体" w:hint="eastAsia"/>
                  <w:b/>
                  <w:bCs/>
                  <w:kern w:val="0"/>
                  <w:sz w:val="18"/>
                  <w:szCs w:val="18"/>
                </w:rPr>
                <w:delText>序号</w:delText>
              </w:r>
            </w:del>
          </w:p>
        </w:tc>
        <w:tc>
          <w:tcPr>
            <w:tcW w:w="1309" w:type="dxa"/>
            <w:gridSpan w:val="2"/>
          </w:tcPr>
          <w:p w14:paraId="12946FFC" w14:textId="4A8677A3" w:rsidR="0063470C" w:rsidDel="00E460A8" w:rsidRDefault="0063470C" w:rsidP="00DE148A">
            <w:pPr>
              <w:widowControl/>
              <w:jc w:val="left"/>
              <w:rPr>
                <w:del w:id="1288" w:author="haha" w:date="2018-12-05T09:52:00Z"/>
                <w:rFonts w:ascii="微软雅黑" w:eastAsia="微软雅黑" w:hAnsi="微软雅黑" w:cs="宋体"/>
                <w:kern w:val="0"/>
                <w:sz w:val="18"/>
                <w:szCs w:val="18"/>
              </w:rPr>
            </w:pPr>
            <w:del w:id="1289" w:author="haha" w:date="2018-12-05T09:52:00Z">
              <w:r w:rsidDel="00E460A8">
                <w:rPr>
                  <w:rFonts w:ascii="微软雅黑" w:eastAsia="微软雅黑" w:hAnsi="微软雅黑" w:cs="宋体" w:hint="eastAsia"/>
                  <w:kern w:val="0"/>
                  <w:sz w:val="18"/>
                  <w:szCs w:val="18"/>
                </w:rPr>
                <w:delText>名称</w:delText>
              </w:r>
            </w:del>
          </w:p>
        </w:tc>
        <w:tc>
          <w:tcPr>
            <w:tcW w:w="3000" w:type="dxa"/>
          </w:tcPr>
          <w:p w14:paraId="6398DB54" w14:textId="13165ED0" w:rsidR="0063470C" w:rsidDel="00E460A8" w:rsidRDefault="0063470C" w:rsidP="00DE148A">
            <w:pPr>
              <w:widowControl/>
              <w:jc w:val="left"/>
              <w:rPr>
                <w:del w:id="1290" w:author="haha" w:date="2018-12-05T09:52:00Z"/>
                <w:rFonts w:ascii="微软雅黑" w:eastAsia="微软雅黑" w:hAnsi="微软雅黑" w:cs="宋体"/>
                <w:kern w:val="0"/>
                <w:sz w:val="18"/>
                <w:szCs w:val="18"/>
              </w:rPr>
            </w:pPr>
            <w:del w:id="1291" w:author="haha" w:date="2018-12-05T09:52:00Z">
              <w:r w:rsidDel="00E460A8">
                <w:rPr>
                  <w:rFonts w:ascii="微软雅黑" w:eastAsia="微软雅黑" w:hAnsi="微软雅黑" w:cs="宋体" w:hint="eastAsia"/>
                  <w:kern w:val="0"/>
                  <w:sz w:val="18"/>
                  <w:szCs w:val="18"/>
                </w:rPr>
                <w:delText>说明（默认值、规则、数据需求）</w:delText>
              </w:r>
            </w:del>
          </w:p>
        </w:tc>
        <w:tc>
          <w:tcPr>
            <w:tcW w:w="3209" w:type="dxa"/>
          </w:tcPr>
          <w:p w14:paraId="7A231BF9" w14:textId="1F531F34" w:rsidR="0063470C" w:rsidDel="00E460A8" w:rsidRDefault="0063470C" w:rsidP="00DE148A">
            <w:pPr>
              <w:widowControl/>
              <w:jc w:val="left"/>
              <w:rPr>
                <w:del w:id="1292" w:author="haha" w:date="2018-12-05T09:52:00Z"/>
                <w:rFonts w:ascii="微软雅黑" w:eastAsia="微软雅黑" w:hAnsi="微软雅黑" w:cs="宋体"/>
                <w:b/>
                <w:bCs/>
                <w:kern w:val="0"/>
                <w:sz w:val="18"/>
                <w:szCs w:val="18"/>
              </w:rPr>
            </w:pPr>
            <w:del w:id="1293" w:author="haha" w:date="2018-12-05T09:52:00Z">
              <w:r w:rsidDel="00E460A8">
                <w:rPr>
                  <w:rFonts w:ascii="微软雅黑" w:eastAsia="微软雅黑" w:hAnsi="微软雅黑" w:cs="宋体" w:hint="eastAsia"/>
                  <w:b/>
                  <w:bCs/>
                  <w:kern w:val="0"/>
                  <w:sz w:val="18"/>
                  <w:szCs w:val="18"/>
                </w:rPr>
                <w:delText>交互（跳转页面等）</w:delText>
              </w:r>
            </w:del>
          </w:p>
        </w:tc>
        <w:tc>
          <w:tcPr>
            <w:tcW w:w="1712" w:type="dxa"/>
          </w:tcPr>
          <w:p w14:paraId="2FF52654" w14:textId="15C2A9AA" w:rsidR="0063470C" w:rsidDel="00E460A8" w:rsidRDefault="0063470C" w:rsidP="00DE148A">
            <w:pPr>
              <w:widowControl/>
              <w:jc w:val="left"/>
              <w:rPr>
                <w:del w:id="1294" w:author="haha" w:date="2018-12-05T09:52:00Z"/>
                <w:rFonts w:ascii="微软雅黑" w:eastAsia="微软雅黑" w:hAnsi="微软雅黑" w:cs="宋体"/>
                <w:b/>
                <w:bCs/>
                <w:kern w:val="0"/>
                <w:sz w:val="18"/>
                <w:szCs w:val="18"/>
              </w:rPr>
            </w:pPr>
            <w:del w:id="1295" w:author="haha" w:date="2018-12-05T09:52:00Z">
              <w:r w:rsidDel="00E460A8">
                <w:rPr>
                  <w:rFonts w:ascii="微软雅黑" w:eastAsia="微软雅黑" w:hAnsi="微软雅黑" w:cs="宋体" w:hint="eastAsia"/>
                  <w:b/>
                  <w:bCs/>
                  <w:kern w:val="0"/>
                  <w:sz w:val="18"/>
                  <w:szCs w:val="18"/>
                </w:rPr>
                <w:delText>异常逻辑</w:delText>
              </w:r>
            </w:del>
          </w:p>
        </w:tc>
      </w:tr>
      <w:tr w:rsidR="0063470C" w:rsidDel="00E460A8" w14:paraId="55928DF2" w14:textId="1B19B6CD"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1296" w:author="haha" w:date="2018-12-05T09:52:00Z"/>
        </w:trPr>
        <w:tc>
          <w:tcPr>
            <w:tcW w:w="802" w:type="dxa"/>
          </w:tcPr>
          <w:p w14:paraId="383BFDD6" w14:textId="524FA9EE" w:rsidR="0063470C" w:rsidDel="00E460A8" w:rsidRDefault="0063470C" w:rsidP="00DE148A">
            <w:pPr>
              <w:widowControl/>
              <w:jc w:val="center"/>
              <w:rPr>
                <w:del w:id="1297" w:author="haha" w:date="2018-12-05T09:52:00Z"/>
                <w:rFonts w:ascii="微软雅黑" w:eastAsia="微软雅黑" w:hAnsi="微软雅黑" w:cs="宋体"/>
                <w:bCs/>
                <w:kern w:val="0"/>
                <w:sz w:val="18"/>
                <w:szCs w:val="18"/>
              </w:rPr>
            </w:pPr>
            <w:del w:id="1298" w:author="haha" w:date="2018-12-05T09:52:00Z">
              <w:r w:rsidDel="00E460A8">
                <w:rPr>
                  <w:rFonts w:ascii="微软雅黑" w:eastAsia="微软雅黑" w:hAnsi="微软雅黑" w:cs="宋体" w:hint="eastAsia"/>
                  <w:bCs/>
                  <w:kern w:val="0"/>
                  <w:sz w:val="18"/>
                  <w:szCs w:val="18"/>
                </w:rPr>
                <w:delText>1</w:delText>
              </w:r>
            </w:del>
          </w:p>
        </w:tc>
        <w:tc>
          <w:tcPr>
            <w:tcW w:w="1309" w:type="dxa"/>
            <w:gridSpan w:val="2"/>
          </w:tcPr>
          <w:p w14:paraId="7085C418" w14:textId="35BDEADD" w:rsidR="0063470C" w:rsidDel="00E460A8" w:rsidRDefault="0063470C" w:rsidP="00DE148A">
            <w:pPr>
              <w:widowControl/>
              <w:jc w:val="left"/>
              <w:rPr>
                <w:del w:id="1299" w:author="haha" w:date="2018-12-05T09:52:00Z"/>
                <w:rFonts w:ascii="微软雅黑" w:eastAsia="微软雅黑" w:hAnsi="微软雅黑" w:cs="微软雅黑"/>
                <w:color w:val="000000"/>
                <w:sz w:val="18"/>
                <w:szCs w:val="18"/>
              </w:rPr>
            </w:pPr>
            <w:del w:id="1300" w:author="haha" w:date="2018-12-05T09:52:00Z">
              <w:r w:rsidDel="00E460A8">
                <w:rPr>
                  <w:rFonts w:ascii="微软雅黑" w:eastAsia="微软雅黑" w:hAnsi="微软雅黑" w:cs="微软雅黑" w:hint="eastAsia"/>
                  <w:color w:val="000000"/>
                  <w:sz w:val="18"/>
                  <w:szCs w:val="18"/>
                </w:rPr>
                <w:delText>新增按钮</w:delText>
              </w:r>
            </w:del>
          </w:p>
        </w:tc>
        <w:tc>
          <w:tcPr>
            <w:tcW w:w="3000" w:type="dxa"/>
          </w:tcPr>
          <w:p w14:paraId="56C0C640" w14:textId="486E3216" w:rsidR="0063470C" w:rsidDel="00E460A8" w:rsidRDefault="0063470C" w:rsidP="00DE148A">
            <w:pPr>
              <w:widowControl/>
              <w:jc w:val="left"/>
              <w:rPr>
                <w:del w:id="1301" w:author="haha" w:date="2018-12-05T09:52:00Z"/>
                <w:rFonts w:ascii="微软雅黑" w:eastAsia="微软雅黑" w:hAnsi="微软雅黑" w:cs="微软雅黑"/>
                <w:color w:val="000000"/>
                <w:sz w:val="18"/>
                <w:szCs w:val="18"/>
              </w:rPr>
            </w:pPr>
            <w:del w:id="1302" w:author="haha" w:date="2018-12-05T09:52:00Z">
              <w:r w:rsidDel="00E460A8">
                <w:rPr>
                  <w:rFonts w:ascii="微软雅黑" w:eastAsia="微软雅黑" w:hAnsi="微软雅黑" w:cs="微软雅黑" w:hint="eastAsia"/>
                  <w:color w:val="000000"/>
                  <w:sz w:val="18"/>
                  <w:szCs w:val="18"/>
                </w:rPr>
                <w:delText>点击</w:delText>
              </w:r>
            </w:del>
          </w:p>
        </w:tc>
        <w:tc>
          <w:tcPr>
            <w:tcW w:w="3209" w:type="dxa"/>
          </w:tcPr>
          <w:p w14:paraId="3C827711" w14:textId="5C4DD7AE" w:rsidR="0063470C" w:rsidDel="00E460A8" w:rsidRDefault="0063470C" w:rsidP="00DE148A">
            <w:pPr>
              <w:pStyle w:val="Axure"/>
              <w:rPr>
                <w:del w:id="1303" w:author="haha" w:date="2018-12-05T09:52:00Z"/>
                <w:rFonts w:ascii="微软雅黑" w:eastAsia="微软雅黑" w:hAnsi="微软雅黑" w:cs="微软雅黑"/>
                <w:sz w:val="18"/>
                <w:szCs w:val="18"/>
              </w:rPr>
            </w:pPr>
            <w:del w:id="1304" w:author="haha" w:date="2018-12-05T09:52:00Z">
              <w:r w:rsidDel="00E460A8">
                <w:rPr>
                  <w:rFonts w:ascii="微软雅黑" w:eastAsia="微软雅黑" w:hAnsi="微软雅黑" w:cs="微软雅黑" w:hint="eastAsia"/>
                  <w:sz w:val="18"/>
                  <w:szCs w:val="18"/>
                </w:rPr>
                <w:delText>新增角色</w:delText>
              </w:r>
            </w:del>
          </w:p>
        </w:tc>
        <w:tc>
          <w:tcPr>
            <w:tcW w:w="1712" w:type="dxa"/>
          </w:tcPr>
          <w:p w14:paraId="741E9DA4" w14:textId="31581490" w:rsidR="0063470C" w:rsidDel="00E460A8" w:rsidRDefault="0063470C" w:rsidP="00DE148A">
            <w:pPr>
              <w:widowControl/>
              <w:jc w:val="left"/>
              <w:rPr>
                <w:del w:id="1305" w:author="haha" w:date="2018-12-05T09:52:00Z"/>
                <w:rFonts w:ascii="微软雅黑" w:eastAsia="微软雅黑" w:hAnsi="微软雅黑" w:cs="宋体"/>
                <w:bCs/>
                <w:kern w:val="0"/>
                <w:sz w:val="18"/>
                <w:szCs w:val="18"/>
              </w:rPr>
            </w:pPr>
          </w:p>
        </w:tc>
      </w:tr>
      <w:tr w:rsidR="0063470C" w:rsidDel="00E460A8" w14:paraId="10C87C1B" w14:textId="342E9381"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306" w:author="haha" w:date="2018-12-05T09:52:00Z"/>
        </w:trPr>
        <w:tc>
          <w:tcPr>
            <w:tcW w:w="802" w:type="dxa"/>
          </w:tcPr>
          <w:p w14:paraId="725C5002" w14:textId="78AEDDB7" w:rsidR="0063470C" w:rsidDel="00E460A8" w:rsidRDefault="0063470C" w:rsidP="00DE148A">
            <w:pPr>
              <w:widowControl/>
              <w:jc w:val="center"/>
              <w:rPr>
                <w:del w:id="1307" w:author="haha" w:date="2018-12-05T09:52:00Z"/>
                <w:rFonts w:ascii="微软雅黑" w:eastAsia="微软雅黑" w:hAnsi="微软雅黑" w:cs="微软雅黑"/>
                <w:sz w:val="18"/>
                <w:szCs w:val="18"/>
              </w:rPr>
            </w:pPr>
            <w:del w:id="1308" w:author="haha" w:date="2018-12-05T09:52:00Z">
              <w:r w:rsidDel="00E460A8">
                <w:rPr>
                  <w:rFonts w:ascii="微软雅黑" w:eastAsia="微软雅黑" w:hAnsi="微软雅黑" w:cs="微软雅黑" w:hint="eastAsia"/>
                  <w:sz w:val="18"/>
                  <w:szCs w:val="18"/>
                </w:rPr>
                <w:delText>2</w:delText>
              </w:r>
            </w:del>
          </w:p>
        </w:tc>
        <w:tc>
          <w:tcPr>
            <w:tcW w:w="1309" w:type="dxa"/>
            <w:gridSpan w:val="2"/>
          </w:tcPr>
          <w:p w14:paraId="5A76476C" w14:textId="32509A91" w:rsidR="0063470C" w:rsidDel="00E460A8" w:rsidRDefault="0063470C" w:rsidP="00DE148A">
            <w:pPr>
              <w:widowControl/>
              <w:jc w:val="left"/>
              <w:rPr>
                <w:del w:id="1309" w:author="haha" w:date="2018-12-05T09:52:00Z"/>
                <w:rFonts w:ascii="微软雅黑" w:eastAsia="微软雅黑" w:hAnsi="微软雅黑" w:cs="微软雅黑"/>
                <w:color w:val="000000"/>
                <w:sz w:val="18"/>
                <w:szCs w:val="18"/>
              </w:rPr>
            </w:pPr>
            <w:del w:id="1310" w:author="haha" w:date="2018-12-05T09:52:00Z">
              <w:r w:rsidDel="00E460A8">
                <w:rPr>
                  <w:rFonts w:ascii="微软雅黑" w:eastAsia="微软雅黑" w:hAnsi="微软雅黑" w:cs="微软雅黑" w:hint="eastAsia"/>
                  <w:color w:val="000000"/>
                  <w:sz w:val="18"/>
                  <w:szCs w:val="18"/>
                </w:rPr>
                <w:delText>删除按钮</w:delText>
              </w:r>
            </w:del>
          </w:p>
        </w:tc>
        <w:tc>
          <w:tcPr>
            <w:tcW w:w="3000" w:type="dxa"/>
          </w:tcPr>
          <w:p w14:paraId="069EED41" w14:textId="7FEB7B69" w:rsidR="0063470C" w:rsidDel="00E460A8" w:rsidRDefault="0063470C" w:rsidP="00DE148A">
            <w:pPr>
              <w:widowControl/>
              <w:jc w:val="left"/>
              <w:rPr>
                <w:del w:id="1311" w:author="haha" w:date="2018-12-05T09:52:00Z"/>
                <w:rFonts w:ascii="微软雅黑" w:eastAsia="微软雅黑" w:hAnsi="微软雅黑" w:cs="微软雅黑"/>
                <w:color w:val="000000"/>
                <w:sz w:val="18"/>
                <w:szCs w:val="18"/>
              </w:rPr>
            </w:pPr>
            <w:del w:id="1312" w:author="haha" w:date="2018-12-05T09:52:00Z">
              <w:r w:rsidDel="00E460A8">
                <w:rPr>
                  <w:rFonts w:ascii="微软雅黑" w:eastAsia="微软雅黑" w:hAnsi="微软雅黑" w:cs="微软雅黑" w:hint="eastAsia"/>
                  <w:color w:val="000000"/>
                  <w:sz w:val="18"/>
                  <w:szCs w:val="18"/>
                </w:rPr>
                <w:delText>点击</w:delText>
              </w:r>
            </w:del>
          </w:p>
        </w:tc>
        <w:tc>
          <w:tcPr>
            <w:tcW w:w="3209" w:type="dxa"/>
          </w:tcPr>
          <w:p w14:paraId="1A008320" w14:textId="5F668501" w:rsidR="0063470C" w:rsidDel="00E460A8" w:rsidRDefault="0063470C" w:rsidP="00DE148A">
            <w:pPr>
              <w:pStyle w:val="Axure"/>
              <w:rPr>
                <w:del w:id="1313" w:author="haha" w:date="2018-12-05T09:52:00Z"/>
                <w:rFonts w:ascii="微软雅黑" w:eastAsia="微软雅黑" w:hAnsi="微软雅黑" w:cs="微软雅黑"/>
                <w:sz w:val="18"/>
                <w:szCs w:val="18"/>
              </w:rPr>
            </w:pPr>
            <w:del w:id="1314" w:author="haha" w:date="2018-12-05T09:52:00Z">
              <w:r w:rsidDel="00E460A8">
                <w:rPr>
                  <w:rFonts w:ascii="微软雅黑" w:eastAsia="微软雅黑" w:hAnsi="微软雅黑" w:cs="微软雅黑" w:hint="eastAsia"/>
                  <w:sz w:val="18"/>
                  <w:szCs w:val="18"/>
                </w:rPr>
                <w:delText xml:space="preserve"> 删除选择角色</w:delText>
              </w:r>
            </w:del>
          </w:p>
        </w:tc>
        <w:tc>
          <w:tcPr>
            <w:tcW w:w="1712" w:type="dxa"/>
          </w:tcPr>
          <w:p w14:paraId="20B3120F" w14:textId="7B097085" w:rsidR="0063470C" w:rsidDel="00E460A8" w:rsidRDefault="0063470C" w:rsidP="00DE148A">
            <w:pPr>
              <w:widowControl/>
              <w:jc w:val="left"/>
              <w:rPr>
                <w:del w:id="1315" w:author="haha" w:date="2018-12-05T09:52:00Z"/>
                <w:rFonts w:ascii="微软雅黑" w:eastAsia="微软雅黑" w:hAnsi="微软雅黑" w:cs="微软雅黑"/>
                <w:sz w:val="18"/>
                <w:szCs w:val="18"/>
              </w:rPr>
            </w:pPr>
          </w:p>
        </w:tc>
      </w:tr>
      <w:tr w:rsidR="0063470C" w:rsidDel="00E460A8" w14:paraId="34BD2A19" w14:textId="49D5CC55"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316" w:author="haha" w:date="2018-12-05T09:52:00Z"/>
        </w:trPr>
        <w:tc>
          <w:tcPr>
            <w:tcW w:w="802" w:type="dxa"/>
          </w:tcPr>
          <w:p w14:paraId="764DC330" w14:textId="4543665F" w:rsidR="0063470C" w:rsidDel="00E460A8" w:rsidRDefault="0063470C" w:rsidP="00DE148A">
            <w:pPr>
              <w:widowControl/>
              <w:jc w:val="center"/>
              <w:rPr>
                <w:del w:id="1317" w:author="haha" w:date="2018-12-05T09:52:00Z"/>
                <w:rFonts w:ascii="微软雅黑" w:eastAsia="微软雅黑" w:hAnsi="微软雅黑" w:cs="微软雅黑"/>
                <w:sz w:val="18"/>
                <w:szCs w:val="18"/>
              </w:rPr>
            </w:pPr>
            <w:del w:id="1318" w:author="haha" w:date="2018-12-05T09:52:00Z">
              <w:r w:rsidDel="00E460A8">
                <w:rPr>
                  <w:rFonts w:ascii="微软雅黑" w:eastAsia="微软雅黑" w:hAnsi="微软雅黑" w:cs="微软雅黑" w:hint="eastAsia"/>
                  <w:sz w:val="18"/>
                  <w:szCs w:val="18"/>
                </w:rPr>
                <w:delText>3</w:delText>
              </w:r>
            </w:del>
          </w:p>
        </w:tc>
        <w:tc>
          <w:tcPr>
            <w:tcW w:w="1309" w:type="dxa"/>
            <w:gridSpan w:val="2"/>
          </w:tcPr>
          <w:p w14:paraId="20460F29" w14:textId="38F550C8" w:rsidR="0063470C" w:rsidDel="00E460A8" w:rsidRDefault="0063470C" w:rsidP="00DE148A">
            <w:pPr>
              <w:widowControl/>
              <w:jc w:val="left"/>
              <w:rPr>
                <w:del w:id="1319" w:author="haha" w:date="2018-12-05T09:52:00Z"/>
                <w:rFonts w:ascii="微软雅黑" w:eastAsia="微软雅黑" w:hAnsi="微软雅黑" w:cs="微软雅黑"/>
                <w:color w:val="000000"/>
                <w:sz w:val="18"/>
                <w:szCs w:val="18"/>
              </w:rPr>
            </w:pPr>
            <w:del w:id="1320" w:author="haha" w:date="2018-12-05T09:52:00Z">
              <w:r w:rsidDel="00E460A8">
                <w:rPr>
                  <w:rFonts w:ascii="微软雅黑" w:eastAsia="微软雅黑" w:hAnsi="微软雅黑" w:cs="微软雅黑" w:hint="eastAsia"/>
                  <w:color w:val="000000"/>
                  <w:sz w:val="18"/>
                  <w:szCs w:val="18"/>
                </w:rPr>
                <w:delText>角色详情表</w:delText>
              </w:r>
            </w:del>
          </w:p>
        </w:tc>
        <w:tc>
          <w:tcPr>
            <w:tcW w:w="3000" w:type="dxa"/>
          </w:tcPr>
          <w:p w14:paraId="3AC06226" w14:textId="076F9C5D" w:rsidR="0063470C" w:rsidDel="00E460A8" w:rsidRDefault="0063470C" w:rsidP="00DE148A">
            <w:pPr>
              <w:widowControl/>
              <w:jc w:val="left"/>
              <w:rPr>
                <w:del w:id="1321" w:author="haha" w:date="2018-12-05T09:52:00Z"/>
                <w:rFonts w:ascii="微软雅黑" w:eastAsia="微软雅黑" w:hAnsi="微软雅黑" w:cs="微软雅黑"/>
                <w:color w:val="000000"/>
                <w:sz w:val="18"/>
                <w:szCs w:val="18"/>
              </w:rPr>
            </w:pPr>
            <w:del w:id="1322" w:author="haha" w:date="2018-12-05T09:52:00Z">
              <w:r w:rsidDel="00E460A8">
                <w:rPr>
                  <w:rFonts w:ascii="微软雅黑" w:eastAsia="微软雅黑" w:hAnsi="微软雅黑" w:cs="微软雅黑" w:hint="eastAsia"/>
                  <w:color w:val="000000"/>
                  <w:sz w:val="18"/>
                  <w:szCs w:val="18"/>
                </w:rPr>
                <w:delText>全部展示</w:delText>
              </w:r>
            </w:del>
          </w:p>
        </w:tc>
        <w:tc>
          <w:tcPr>
            <w:tcW w:w="3209" w:type="dxa"/>
          </w:tcPr>
          <w:p w14:paraId="018225DF" w14:textId="5FCE3F99" w:rsidR="0063470C" w:rsidDel="00E460A8" w:rsidRDefault="0063470C" w:rsidP="0063470C">
            <w:pPr>
              <w:pStyle w:val="Axure"/>
              <w:rPr>
                <w:del w:id="1323" w:author="haha" w:date="2018-12-05T09:52:00Z"/>
                <w:rFonts w:ascii="微软雅黑" w:eastAsia="微软雅黑" w:hAnsi="微软雅黑" w:cs="微软雅黑"/>
                <w:sz w:val="18"/>
                <w:szCs w:val="18"/>
              </w:rPr>
            </w:pPr>
          </w:p>
        </w:tc>
        <w:tc>
          <w:tcPr>
            <w:tcW w:w="1712" w:type="dxa"/>
          </w:tcPr>
          <w:p w14:paraId="78F39C39" w14:textId="066ACA0B" w:rsidR="0063470C" w:rsidDel="00E460A8" w:rsidRDefault="0063470C" w:rsidP="00DE148A">
            <w:pPr>
              <w:widowControl/>
              <w:jc w:val="left"/>
              <w:rPr>
                <w:del w:id="1324" w:author="haha" w:date="2018-12-05T09:52:00Z"/>
                <w:rFonts w:ascii="微软雅黑" w:eastAsia="微软雅黑" w:hAnsi="微软雅黑" w:cs="微软雅黑"/>
                <w:sz w:val="18"/>
                <w:szCs w:val="18"/>
              </w:rPr>
            </w:pPr>
          </w:p>
        </w:tc>
      </w:tr>
      <w:tr w:rsidR="0063470C" w:rsidDel="00E460A8" w14:paraId="189FA5AF" w14:textId="7AB07836"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325" w:author="haha" w:date="2018-12-05T09:52:00Z"/>
        </w:trPr>
        <w:tc>
          <w:tcPr>
            <w:tcW w:w="802" w:type="dxa"/>
          </w:tcPr>
          <w:p w14:paraId="5804DBF8" w14:textId="42372547" w:rsidR="0063470C" w:rsidDel="00E460A8" w:rsidRDefault="0063470C" w:rsidP="00DE148A">
            <w:pPr>
              <w:widowControl/>
              <w:jc w:val="center"/>
              <w:rPr>
                <w:del w:id="1326" w:author="haha" w:date="2018-12-05T09:52:00Z"/>
                <w:rFonts w:ascii="微软雅黑" w:eastAsia="微软雅黑" w:hAnsi="微软雅黑" w:cs="微软雅黑"/>
                <w:sz w:val="18"/>
                <w:szCs w:val="18"/>
              </w:rPr>
            </w:pPr>
            <w:del w:id="1327" w:author="haha" w:date="2018-12-05T09:52:00Z">
              <w:r w:rsidDel="00E460A8">
                <w:rPr>
                  <w:rFonts w:ascii="微软雅黑" w:eastAsia="微软雅黑" w:hAnsi="微软雅黑" w:cs="微软雅黑" w:hint="eastAsia"/>
                  <w:sz w:val="18"/>
                  <w:szCs w:val="18"/>
                </w:rPr>
                <w:delText>4</w:delText>
              </w:r>
            </w:del>
          </w:p>
        </w:tc>
        <w:tc>
          <w:tcPr>
            <w:tcW w:w="1309" w:type="dxa"/>
            <w:gridSpan w:val="2"/>
          </w:tcPr>
          <w:p w14:paraId="4D779F98" w14:textId="3D3D5582" w:rsidR="0063470C" w:rsidDel="00E460A8" w:rsidRDefault="0063470C" w:rsidP="00DE148A">
            <w:pPr>
              <w:widowControl/>
              <w:jc w:val="left"/>
              <w:rPr>
                <w:del w:id="1328" w:author="haha" w:date="2018-12-05T09:52:00Z"/>
                <w:rFonts w:ascii="微软雅黑" w:eastAsia="微软雅黑" w:hAnsi="微软雅黑" w:cs="微软雅黑"/>
                <w:color w:val="000000"/>
                <w:sz w:val="18"/>
                <w:szCs w:val="18"/>
              </w:rPr>
            </w:pPr>
            <w:del w:id="1329" w:author="haha" w:date="2018-12-05T09:52:00Z">
              <w:r w:rsidDel="00E460A8">
                <w:rPr>
                  <w:rFonts w:ascii="微软雅黑" w:eastAsia="微软雅黑" w:hAnsi="微软雅黑" w:cs="微软雅黑" w:hint="eastAsia"/>
                  <w:color w:val="000000"/>
                  <w:sz w:val="18"/>
                  <w:szCs w:val="18"/>
                </w:rPr>
                <w:delText>操作下编辑</w:delText>
              </w:r>
            </w:del>
          </w:p>
        </w:tc>
        <w:tc>
          <w:tcPr>
            <w:tcW w:w="3000" w:type="dxa"/>
          </w:tcPr>
          <w:p w14:paraId="013276A5" w14:textId="7399E12D" w:rsidR="0063470C" w:rsidDel="00E460A8" w:rsidRDefault="002212F5" w:rsidP="00DE148A">
            <w:pPr>
              <w:widowControl/>
              <w:jc w:val="left"/>
              <w:rPr>
                <w:del w:id="1330" w:author="haha" w:date="2018-12-05T09:52:00Z"/>
                <w:rFonts w:ascii="微软雅黑" w:eastAsia="微软雅黑" w:hAnsi="微软雅黑" w:cs="微软雅黑"/>
                <w:color w:val="000000"/>
                <w:sz w:val="18"/>
                <w:szCs w:val="18"/>
              </w:rPr>
            </w:pPr>
            <w:del w:id="1331" w:author="haha" w:date="2018-12-05T09:52:00Z">
              <w:r w:rsidDel="00E460A8">
                <w:rPr>
                  <w:rFonts w:ascii="微软雅黑" w:eastAsia="微软雅黑" w:hAnsi="微软雅黑" w:cs="微软雅黑" w:hint="eastAsia"/>
                  <w:color w:val="000000"/>
                  <w:sz w:val="18"/>
                  <w:szCs w:val="18"/>
                </w:rPr>
                <w:delText>i</w:delText>
              </w:r>
              <w:r w:rsidDel="00E460A8">
                <w:rPr>
                  <w:rFonts w:ascii="微软雅黑" w:eastAsia="微软雅黑" w:hAnsi="微软雅黑" w:cs="微软雅黑"/>
                  <w:color w:val="000000"/>
                  <w:sz w:val="18"/>
                  <w:szCs w:val="18"/>
                </w:rPr>
                <w:delText>con</w:delText>
              </w:r>
            </w:del>
          </w:p>
        </w:tc>
        <w:tc>
          <w:tcPr>
            <w:tcW w:w="3209" w:type="dxa"/>
          </w:tcPr>
          <w:p w14:paraId="07FE450D" w14:textId="4FD8A512" w:rsidR="0063470C" w:rsidDel="00E460A8" w:rsidRDefault="0063470C" w:rsidP="0063470C">
            <w:pPr>
              <w:pStyle w:val="Axure"/>
              <w:rPr>
                <w:del w:id="1332" w:author="haha" w:date="2018-12-05T09:52:00Z"/>
                <w:rFonts w:ascii="微软雅黑" w:eastAsia="微软雅黑" w:hAnsi="微软雅黑" w:cs="微软雅黑"/>
                <w:sz w:val="18"/>
                <w:szCs w:val="18"/>
              </w:rPr>
            </w:pPr>
            <w:del w:id="1333" w:author="haha" w:date="2018-12-05T09:52:00Z">
              <w:r w:rsidDel="00E460A8">
                <w:rPr>
                  <w:rFonts w:ascii="微软雅黑" w:eastAsia="微软雅黑" w:hAnsi="微软雅黑" w:cs="微软雅黑" w:hint="eastAsia"/>
                  <w:sz w:val="18"/>
                  <w:szCs w:val="18"/>
                </w:rPr>
                <w:delText>可以当前角色进行</w:delText>
              </w:r>
              <w:r w:rsidR="002212F5" w:rsidDel="00E460A8">
                <w:rPr>
                  <w:rFonts w:ascii="微软雅黑" w:eastAsia="微软雅黑" w:hAnsi="微软雅黑" w:cs="微软雅黑" w:hint="eastAsia"/>
                  <w:sz w:val="18"/>
                  <w:szCs w:val="18"/>
                </w:rPr>
                <w:delText>权限编辑</w:delText>
              </w:r>
            </w:del>
          </w:p>
        </w:tc>
        <w:tc>
          <w:tcPr>
            <w:tcW w:w="1712" w:type="dxa"/>
          </w:tcPr>
          <w:p w14:paraId="40ABC489" w14:textId="4541719D" w:rsidR="0063470C" w:rsidDel="00E460A8" w:rsidRDefault="0063470C" w:rsidP="00DE148A">
            <w:pPr>
              <w:widowControl/>
              <w:jc w:val="left"/>
              <w:rPr>
                <w:del w:id="1334" w:author="haha" w:date="2018-12-05T09:52:00Z"/>
                <w:rFonts w:ascii="微软雅黑" w:eastAsia="微软雅黑" w:hAnsi="微软雅黑" w:cs="微软雅黑"/>
                <w:sz w:val="18"/>
                <w:szCs w:val="18"/>
              </w:rPr>
            </w:pPr>
          </w:p>
        </w:tc>
      </w:tr>
      <w:tr w:rsidR="0063470C" w:rsidDel="00E460A8" w14:paraId="43B34428" w14:textId="00FFCEA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335" w:author="haha" w:date="2018-12-05T09:52:00Z"/>
        </w:trPr>
        <w:tc>
          <w:tcPr>
            <w:tcW w:w="802" w:type="dxa"/>
          </w:tcPr>
          <w:p w14:paraId="3FA3E791" w14:textId="378E46A9" w:rsidR="0063470C" w:rsidDel="00E460A8" w:rsidRDefault="0063470C" w:rsidP="00DE148A">
            <w:pPr>
              <w:widowControl/>
              <w:jc w:val="center"/>
              <w:rPr>
                <w:del w:id="1336" w:author="haha" w:date="2018-12-05T09:52:00Z"/>
                <w:rFonts w:ascii="微软雅黑" w:eastAsia="微软雅黑" w:hAnsi="微软雅黑" w:cs="微软雅黑"/>
                <w:sz w:val="18"/>
                <w:szCs w:val="18"/>
              </w:rPr>
            </w:pPr>
            <w:del w:id="1337" w:author="haha" w:date="2018-12-05T09:52:00Z">
              <w:r w:rsidDel="00E460A8">
                <w:rPr>
                  <w:rFonts w:ascii="微软雅黑" w:eastAsia="微软雅黑" w:hAnsi="微软雅黑" w:cs="微软雅黑" w:hint="eastAsia"/>
                  <w:sz w:val="18"/>
                  <w:szCs w:val="18"/>
                </w:rPr>
                <w:delText>5</w:delText>
              </w:r>
            </w:del>
          </w:p>
        </w:tc>
        <w:tc>
          <w:tcPr>
            <w:tcW w:w="1309" w:type="dxa"/>
            <w:gridSpan w:val="2"/>
          </w:tcPr>
          <w:p w14:paraId="0DF779F9" w14:textId="05473B80" w:rsidR="0063470C" w:rsidDel="00E460A8" w:rsidRDefault="002212F5" w:rsidP="00DE148A">
            <w:pPr>
              <w:widowControl/>
              <w:jc w:val="left"/>
              <w:rPr>
                <w:del w:id="1338" w:author="haha" w:date="2018-12-05T09:52:00Z"/>
                <w:rFonts w:ascii="微软雅黑" w:eastAsia="微软雅黑" w:hAnsi="微软雅黑" w:cs="微软雅黑"/>
                <w:color w:val="000000"/>
                <w:sz w:val="18"/>
                <w:szCs w:val="18"/>
              </w:rPr>
            </w:pPr>
            <w:del w:id="1339" w:author="haha" w:date="2018-12-05T09:52:00Z">
              <w:r w:rsidDel="00E460A8">
                <w:rPr>
                  <w:rFonts w:ascii="微软雅黑" w:eastAsia="微软雅黑" w:hAnsi="微软雅黑" w:cs="微软雅黑" w:hint="eastAsia"/>
                  <w:color w:val="000000"/>
                  <w:sz w:val="18"/>
                  <w:szCs w:val="18"/>
                </w:rPr>
                <w:delText>操作下停用</w:delText>
              </w:r>
            </w:del>
          </w:p>
        </w:tc>
        <w:tc>
          <w:tcPr>
            <w:tcW w:w="3000" w:type="dxa"/>
          </w:tcPr>
          <w:p w14:paraId="6A0F0631" w14:textId="22C4882C" w:rsidR="0063470C" w:rsidDel="00E460A8" w:rsidRDefault="002212F5" w:rsidP="00DE148A">
            <w:pPr>
              <w:widowControl/>
              <w:jc w:val="left"/>
              <w:rPr>
                <w:del w:id="1340" w:author="haha" w:date="2018-12-05T09:52:00Z"/>
                <w:rFonts w:ascii="微软雅黑" w:eastAsia="微软雅黑" w:hAnsi="微软雅黑" w:cs="微软雅黑"/>
                <w:color w:val="000000"/>
                <w:sz w:val="18"/>
                <w:szCs w:val="18"/>
              </w:rPr>
            </w:pPr>
            <w:del w:id="1341" w:author="haha" w:date="2018-12-05T09:52:00Z">
              <w:r w:rsidDel="00E460A8">
                <w:rPr>
                  <w:rFonts w:ascii="微软雅黑" w:eastAsia="微软雅黑" w:hAnsi="微软雅黑" w:cs="微软雅黑" w:hint="eastAsia"/>
                  <w:color w:val="000000"/>
                  <w:sz w:val="18"/>
                  <w:szCs w:val="18"/>
                </w:rPr>
                <w:delText>i</w:delText>
              </w:r>
              <w:r w:rsidDel="00E460A8">
                <w:rPr>
                  <w:rFonts w:ascii="微软雅黑" w:eastAsia="微软雅黑" w:hAnsi="微软雅黑" w:cs="微软雅黑"/>
                  <w:color w:val="000000"/>
                  <w:sz w:val="18"/>
                  <w:szCs w:val="18"/>
                </w:rPr>
                <w:delText>con</w:delText>
              </w:r>
            </w:del>
          </w:p>
        </w:tc>
        <w:tc>
          <w:tcPr>
            <w:tcW w:w="3209" w:type="dxa"/>
          </w:tcPr>
          <w:p w14:paraId="5D6D839B" w14:textId="2CA2F466" w:rsidR="0063470C" w:rsidDel="00E460A8" w:rsidRDefault="002212F5" w:rsidP="002212F5">
            <w:pPr>
              <w:pStyle w:val="Axure"/>
              <w:rPr>
                <w:del w:id="1342" w:author="haha" w:date="2018-12-05T09:52:00Z"/>
                <w:rFonts w:ascii="微软雅黑" w:eastAsia="微软雅黑" w:hAnsi="微软雅黑" w:cs="微软雅黑"/>
                <w:sz w:val="18"/>
                <w:szCs w:val="18"/>
              </w:rPr>
            </w:pPr>
            <w:del w:id="1343" w:author="haha" w:date="2018-12-05T09:52:00Z">
              <w:r w:rsidDel="00E460A8">
                <w:rPr>
                  <w:rFonts w:ascii="微软雅黑" w:eastAsia="微软雅黑" w:hAnsi="微软雅黑" w:cs="微软雅黑" w:hint="eastAsia"/>
                  <w:color w:val="000000"/>
                  <w:sz w:val="18"/>
                  <w:szCs w:val="18"/>
                </w:rPr>
                <w:delText>可以对当前角色进行停用</w:delText>
              </w:r>
            </w:del>
          </w:p>
        </w:tc>
        <w:tc>
          <w:tcPr>
            <w:tcW w:w="1712" w:type="dxa"/>
          </w:tcPr>
          <w:p w14:paraId="4D5EAA2C" w14:textId="080D4AEB" w:rsidR="0063470C" w:rsidDel="00E460A8" w:rsidRDefault="0063470C" w:rsidP="00DE148A">
            <w:pPr>
              <w:widowControl/>
              <w:jc w:val="left"/>
              <w:rPr>
                <w:del w:id="1344" w:author="haha" w:date="2018-12-05T09:52:00Z"/>
                <w:rFonts w:ascii="微软雅黑" w:eastAsia="微软雅黑" w:hAnsi="微软雅黑" w:cs="微软雅黑"/>
                <w:sz w:val="18"/>
                <w:szCs w:val="18"/>
              </w:rPr>
            </w:pPr>
          </w:p>
        </w:tc>
      </w:tr>
    </w:tbl>
    <w:p w14:paraId="4F4A9B21" w14:textId="75779418" w:rsidR="0063470C" w:rsidRDefault="00496C19" w:rsidP="00496C19">
      <w:pPr>
        <w:pStyle w:val="10"/>
      </w:pPr>
      <w:bookmarkStart w:id="1345" w:name="_Toc532228790"/>
      <w:r>
        <w:rPr>
          <w:rFonts w:hint="eastAsia"/>
        </w:rPr>
        <w:t>十三、权限管理模块下的用户管理</w:t>
      </w:r>
      <w:bookmarkEnd w:id="1345"/>
    </w:p>
    <w:p w14:paraId="7C2E30B4" w14:textId="77777777" w:rsidR="002212F5" w:rsidRDefault="002212F5" w:rsidP="002212F5">
      <w:pPr>
        <w:pStyle w:val="a3"/>
        <w:numPr>
          <w:ilvl w:val="0"/>
          <w:numId w:val="4"/>
        </w:numPr>
        <w:ind w:firstLineChars="0"/>
      </w:pPr>
      <w:r>
        <w:rPr>
          <w:rFonts w:hint="eastAsia"/>
        </w:rPr>
        <w:t>管理者可在此页面查看权限内的所有用户权限详情</w:t>
      </w:r>
    </w:p>
    <w:p w14:paraId="130F62ED" w14:textId="77777777" w:rsidR="002212F5" w:rsidRDefault="002212F5" w:rsidP="002212F5">
      <w:pPr>
        <w:pStyle w:val="a3"/>
        <w:numPr>
          <w:ilvl w:val="0"/>
          <w:numId w:val="4"/>
        </w:numPr>
        <w:ind w:firstLineChars="0"/>
      </w:pPr>
      <w:r>
        <w:rPr>
          <w:rFonts w:hint="eastAsia"/>
        </w:rPr>
        <w:t>可进行新增、删除、筛选、转移、冻结及编辑操作</w:t>
      </w:r>
    </w:p>
    <w:p w14:paraId="5052E98D" w14:textId="57140A37" w:rsidR="002212F5" w:rsidRDefault="002212F5" w:rsidP="002212F5">
      <w:pPr>
        <w:pStyle w:val="a3"/>
        <w:numPr>
          <w:ilvl w:val="0"/>
          <w:numId w:val="4"/>
        </w:numPr>
        <w:ind w:firstLineChars="0"/>
      </w:pPr>
      <w:r>
        <w:rPr>
          <w:rFonts w:hint="eastAsia"/>
        </w:rPr>
        <w:t>外呼主管与外呼专员没有此页面显示</w:t>
      </w:r>
    </w:p>
    <w:p w14:paraId="36D8D0F9" w14:textId="677709B1" w:rsidR="00FA48C8" w:rsidRDefault="00FA48C8" w:rsidP="002212F5">
      <w:pPr>
        <w:pStyle w:val="a3"/>
        <w:numPr>
          <w:ilvl w:val="0"/>
          <w:numId w:val="4"/>
        </w:numPr>
        <w:ind w:firstLineChars="0"/>
      </w:pPr>
      <w:r>
        <w:rPr>
          <w:rFonts w:hint="eastAsia"/>
        </w:rPr>
        <w:t>机构管理员在进行新建用户的时候机构内没有话机余量不可新建外呼专员需提示</w:t>
      </w:r>
      <w:r w:rsidRPr="00FA48C8">
        <w:rPr>
          <w:rFonts w:hint="eastAsia"/>
        </w:rPr>
        <w:t>分机号已用完无法创建外呼专员</w:t>
      </w:r>
    </w:p>
    <w:p w14:paraId="17D69CB1" w14:textId="77777777" w:rsidR="002212F5" w:rsidRDefault="002212F5" w:rsidP="002212F5">
      <w:r>
        <w:rPr>
          <w:rFonts w:hint="eastAsia"/>
        </w:rPr>
        <w:t>原型图如下</w:t>
      </w:r>
    </w:p>
    <w:p w14:paraId="1F45FD4E" w14:textId="77777777" w:rsidR="002212F5" w:rsidRDefault="002212F5" w:rsidP="002212F5">
      <w:commentRangeStart w:id="1346"/>
      <w:commentRangeStart w:id="1347"/>
      <w:commentRangeStart w:id="1348"/>
      <w:r>
        <w:rPr>
          <w:noProof/>
        </w:rPr>
        <w:lastRenderedPageBreak/>
        <w:drawing>
          <wp:inline distT="0" distB="0" distL="0" distR="0" wp14:anchorId="6117BCB3" wp14:editId="66AF0407">
            <wp:extent cx="5274310" cy="10464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46480"/>
                    </a:xfrm>
                    <a:prstGeom prst="rect">
                      <a:avLst/>
                    </a:prstGeom>
                  </pic:spPr>
                </pic:pic>
              </a:graphicData>
            </a:graphic>
          </wp:inline>
        </w:drawing>
      </w:r>
      <w:commentRangeEnd w:id="1346"/>
      <w:commentRangeEnd w:id="1347"/>
      <w:commentRangeEnd w:id="1348"/>
      <w:r w:rsidR="00A02020">
        <w:rPr>
          <w:rStyle w:val="aa"/>
        </w:rPr>
        <w:commentReference w:id="1346"/>
      </w:r>
      <w:r w:rsidR="00756C91">
        <w:rPr>
          <w:rStyle w:val="aa"/>
        </w:rPr>
        <w:commentReference w:id="1347"/>
      </w:r>
      <w:r w:rsidR="00E460A8">
        <w:rPr>
          <w:rStyle w:val="aa"/>
        </w:rPr>
        <w:commentReference w:id="1348"/>
      </w:r>
    </w:p>
    <w:tbl>
      <w:tblPr>
        <w:tblpPr w:leftFromText="180" w:rightFromText="180" w:vertAnchor="text" w:horzAnchor="margin" w:tblpXSpec="center" w:tblpY="224"/>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2212F5" w14:paraId="50AD9028" w14:textId="77777777" w:rsidTr="002212F5">
        <w:trPr>
          <w:trHeight w:val="90"/>
        </w:trPr>
        <w:tc>
          <w:tcPr>
            <w:tcW w:w="1245" w:type="dxa"/>
            <w:gridSpan w:val="2"/>
            <w:tcBorders>
              <w:top w:val="nil"/>
              <w:left w:val="single" w:sz="4" w:space="0" w:color="auto"/>
              <w:bottom w:val="single" w:sz="4" w:space="0" w:color="auto"/>
              <w:right w:val="single" w:sz="4" w:space="0" w:color="auto"/>
            </w:tcBorders>
          </w:tcPr>
          <w:p w14:paraId="5B136C5B" w14:textId="77777777" w:rsidR="002212F5" w:rsidRDefault="002212F5" w:rsidP="002212F5">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1330C2CB" w14:textId="77777777" w:rsidR="002212F5" w:rsidRDefault="00DE148A" w:rsidP="002212F5">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用户管理</w:t>
            </w:r>
          </w:p>
        </w:tc>
      </w:tr>
      <w:tr w:rsidR="002212F5" w14:paraId="702ED92D" w14:textId="77777777" w:rsidTr="002212F5">
        <w:trPr>
          <w:trHeight w:val="408"/>
        </w:trPr>
        <w:tc>
          <w:tcPr>
            <w:tcW w:w="1245" w:type="dxa"/>
            <w:gridSpan w:val="2"/>
            <w:tcBorders>
              <w:top w:val="nil"/>
              <w:left w:val="single" w:sz="4" w:space="0" w:color="auto"/>
              <w:bottom w:val="single" w:sz="4" w:space="0" w:color="auto"/>
              <w:right w:val="single" w:sz="4" w:space="0" w:color="auto"/>
            </w:tcBorders>
          </w:tcPr>
          <w:p w14:paraId="2D802107" w14:textId="77777777" w:rsidR="002212F5" w:rsidRDefault="002212F5" w:rsidP="002212F5">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277FE2DC" w14:textId="77777777" w:rsidR="002212F5" w:rsidRDefault="002212F5" w:rsidP="002212F5">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2212F5" w14:paraId="73193BDC" w14:textId="77777777" w:rsidTr="002212F5">
        <w:trPr>
          <w:trHeight w:val="423"/>
        </w:trPr>
        <w:tc>
          <w:tcPr>
            <w:tcW w:w="1245" w:type="dxa"/>
            <w:gridSpan w:val="2"/>
            <w:tcBorders>
              <w:top w:val="nil"/>
              <w:left w:val="single" w:sz="4" w:space="0" w:color="auto"/>
              <w:bottom w:val="single" w:sz="4" w:space="0" w:color="auto"/>
              <w:right w:val="single" w:sz="4" w:space="0" w:color="auto"/>
            </w:tcBorders>
          </w:tcPr>
          <w:p w14:paraId="504E8995" w14:textId="77777777" w:rsidR="002212F5" w:rsidRDefault="002212F5" w:rsidP="002212F5">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70010B3E" w14:textId="77777777" w:rsidR="002212F5" w:rsidRDefault="002212F5" w:rsidP="002212F5">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2212F5" w14:paraId="5306FBF5"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2A1A6E52" w14:textId="77777777" w:rsidR="002212F5" w:rsidRDefault="002212F5" w:rsidP="002212F5">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2212F5" w14:paraId="44E31BCE"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DFCBA5F" w14:textId="77777777" w:rsidR="002212F5" w:rsidRDefault="002212F5" w:rsidP="002212F5">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7386BC94" w14:textId="77777777" w:rsidR="002212F5" w:rsidRDefault="002212F5" w:rsidP="002212F5">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12FD7374" w14:textId="77777777" w:rsidR="002212F5" w:rsidRDefault="002212F5" w:rsidP="002212F5">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2042DC05" w14:textId="77777777" w:rsidR="002212F5" w:rsidRDefault="002212F5" w:rsidP="002212F5">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3FFF6C1B" w14:textId="77777777" w:rsidR="002212F5" w:rsidRDefault="002212F5" w:rsidP="002212F5">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2212F5" w14:paraId="3443A569"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7AE7910" w14:textId="77777777" w:rsidR="002212F5" w:rsidRDefault="002212F5" w:rsidP="002212F5">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5B6742BD" w14:textId="7C2DCA27"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w:t>
            </w:r>
            <w:ins w:id="1349" w:author="haha" w:date="2018-12-06T15:58:00Z">
              <w:r w:rsidR="00BD1F56" w:rsidRPr="00BD1F56">
                <w:rPr>
                  <w:rFonts w:ascii="微软雅黑" w:eastAsia="微软雅黑" w:hAnsi="微软雅黑" w:cs="微软雅黑" w:hint="eastAsia"/>
                  <w:color w:val="000000"/>
                  <w:sz w:val="18"/>
                  <w:szCs w:val="18"/>
                  <w:highlight w:val="yellow"/>
                  <w:rPrChange w:id="1350" w:author="haha" w:date="2018-12-06T15:58:00Z">
                    <w:rPr>
                      <w:rFonts w:ascii="微软雅黑" w:eastAsia="微软雅黑" w:hAnsi="微软雅黑" w:cs="微软雅黑" w:hint="eastAsia"/>
                      <w:color w:val="000000"/>
                      <w:sz w:val="18"/>
                      <w:szCs w:val="18"/>
                    </w:rPr>
                  </w:rPrChange>
                </w:rPr>
                <w:t>角色</w:t>
              </w:r>
            </w:ins>
            <w:del w:id="1351" w:author="haha" w:date="2018-12-06T15:58:00Z">
              <w:r w:rsidDel="00BD1F56">
                <w:rPr>
                  <w:rFonts w:ascii="微软雅黑" w:eastAsia="微软雅黑" w:hAnsi="微软雅黑" w:cs="微软雅黑" w:hint="eastAsia"/>
                  <w:color w:val="000000"/>
                  <w:sz w:val="18"/>
                  <w:szCs w:val="18"/>
                </w:rPr>
                <w:delText>坐席</w:delText>
              </w:r>
            </w:del>
          </w:p>
        </w:tc>
        <w:tc>
          <w:tcPr>
            <w:tcW w:w="3000" w:type="dxa"/>
          </w:tcPr>
          <w:p w14:paraId="23782407" w14:textId="68B32D7B"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352" w:author="haha" w:date="2018-11-26T17:26:00Z">
              <w:r w:rsidR="00835CBA">
                <w:rPr>
                  <w:rFonts w:ascii="微软雅黑" w:eastAsia="微软雅黑" w:hAnsi="微软雅黑" w:cs="微软雅黑" w:hint="eastAsia"/>
                  <w:color w:val="000000"/>
                  <w:sz w:val="18"/>
                  <w:szCs w:val="18"/>
                </w:rPr>
                <w:t>(</w:t>
              </w:r>
            </w:ins>
            <w:ins w:id="1353" w:author="haha" w:date="2018-11-26T17:27:00Z">
              <w:r w:rsidR="00835CBA">
                <w:rPr>
                  <w:rFonts w:ascii="微软雅黑" w:eastAsia="微软雅黑" w:hAnsi="微软雅黑" w:cs="微软雅黑" w:hint="eastAsia"/>
                  <w:color w:val="000000"/>
                  <w:sz w:val="18"/>
                  <w:szCs w:val="18"/>
                </w:rPr>
                <w:t>聚信达 现有机构选择</w:t>
              </w:r>
            </w:ins>
            <w:ins w:id="1354" w:author="haha" w:date="2018-11-26T17:26:00Z">
              <w:r w:rsidR="00835CBA">
                <w:rPr>
                  <w:rFonts w:ascii="微软雅黑" w:eastAsia="微软雅黑" w:hAnsi="微软雅黑" w:cs="微软雅黑"/>
                  <w:color w:val="000000"/>
                  <w:sz w:val="18"/>
                  <w:szCs w:val="18"/>
                </w:rPr>
                <w:t>)</w:t>
              </w:r>
            </w:ins>
          </w:p>
        </w:tc>
        <w:tc>
          <w:tcPr>
            <w:tcW w:w="3209" w:type="dxa"/>
          </w:tcPr>
          <w:p w14:paraId="530AF270" w14:textId="77777777" w:rsidR="002212F5" w:rsidRDefault="00DE148A" w:rsidP="002212F5">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筛选查询</w:t>
            </w:r>
          </w:p>
        </w:tc>
        <w:tc>
          <w:tcPr>
            <w:tcW w:w="1712" w:type="dxa"/>
          </w:tcPr>
          <w:p w14:paraId="6603A0FB" w14:textId="01A13ACD" w:rsidR="002212F5" w:rsidRDefault="004C06B1" w:rsidP="002212F5">
            <w:pPr>
              <w:widowControl/>
              <w:jc w:val="left"/>
              <w:rPr>
                <w:rFonts w:ascii="微软雅黑" w:eastAsia="微软雅黑" w:hAnsi="微软雅黑" w:cs="宋体"/>
                <w:bCs/>
                <w:kern w:val="0"/>
                <w:sz w:val="18"/>
                <w:szCs w:val="18"/>
              </w:rPr>
            </w:pPr>
            <w:ins w:id="1355" w:author="haha" w:date="2018-11-27T10:53:00Z">
              <w:r>
                <w:rPr>
                  <w:rFonts w:ascii="微软雅黑" w:eastAsia="微软雅黑" w:hAnsi="微软雅黑" w:cs="宋体" w:hint="eastAsia"/>
                  <w:bCs/>
                  <w:kern w:val="0"/>
                  <w:sz w:val="18"/>
                  <w:szCs w:val="18"/>
                </w:rPr>
                <w:t>根据条件查询</w:t>
              </w:r>
            </w:ins>
          </w:p>
        </w:tc>
      </w:tr>
      <w:tr w:rsidR="002212F5" w14:paraId="3ECFC57D"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22D7A06" w14:textId="77777777" w:rsidR="002212F5" w:rsidRDefault="002212F5"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45AEF998" w14:textId="77777777"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64AA05A6" w14:textId="620A28AA"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姓名</w:t>
            </w:r>
            <w:ins w:id="1356" w:author="haha" w:date="2018-11-26T17:27:00Z">
              <w:r w:rsidR="00835CBA">
                <w:rPr>
                  <w:rFonts w:ascii="微软雅黑" w:eastAsia="微软雅黑" w:hAnsi="微软雅黑" w:cs="微软雅黑" w:hint="eastAsia"/>
                  <w:color w:val="000000"/>
                  <w:sz w:val="18"/>
                  <w:szCs w:val="18"/>
                </w:rPr>
                <w:t xml:space="preserve"> 中英文</w:t>
              </w:r>
            </w:ins>
            <w:ins w:id="1357" w:author="haha" w:date="2018-12-06T15:58:00Z">
              <w:r w:rsidR="00BD1F56">
                <w:rPr>
                  <w:rFonts w:ascii="微软雅黑" w:eastAsia="微软雅黑" w:hAnsi="微软雅黑" w:cs="微软雅黑" w:hint="eastAsia"/>
                  <w:color w:val="000000"/>
                  <w:sz w:val="18"/>
                  <w:szCs w:val="18"/>
                </w:rPr>
                <w:t xml:space="preserve"> </w:t>
              </w:r>
              <w:r w:rsidR="00BD1F56">
                <w:rPr>
                  <w:rFonts w:ascii="微软雅黑" w:eastAsia="微软雅黑" w:hAnsi="微软雅黑" w:cs="微软雅黑"/>
                  <w:color w:val="000000"/>
                  <w:sz w:val="18"/>
                  <w:szCs w:val="18"/>
                </w:rPr>
                <w:t xml:space="preserve"> </w:t>
              </w:r>
              <w:r w:rsidR="00BD1F56" w:rsidRPr="00BD1F56">
                <w:rPr>
                  <w:rFonts w:ascii="微软雅黑" w:eastAsia="微软雅黑" w:hAnsi="微软雅黑" w:cs="微软雅黑" w:hint="eastAsia"/>
                  <w:color w:val="000000"/>
                  <w:sz w:val="18"/>
                  <w:szCs w:val="18"/>
                  <w:highlight w:val="darkCyan"/>
                  <w:rPrChange w:id="1358" w:author="haha" w:date="2018-12-06T15:58:00Z">
                    <w:rPr>
                      <w:rFonts w:ascii="微软雅黑" w:eastAsia="微软雅黑" w:hAnsi="微软雅黑" w:cs="微软雅黑" w:hint="eastAsia"/>
                      <w:color w:val="000000"/>
                      <w:sz w:val="18"/>
                      <w:szCs w:val="18"/>
                    </w:rPr>
                  </w:rPrChange>
                </w:rPr>
                <w:t>模糊查询</w:t>
              </w:r>
            </w:ins>
          </w:p>
        </w:tc>
        <w:tc>
          <w:tcPr>
            <w:tcW w:w="3209" w:type="dxa"/>
          </w:tcPr>
          <w:p w14:paraId="69A78B71" w14:textId="77777777" w:rsidR="002212F5" w:rsidRDefault="00DE148A" w:rsidP="002212F5">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筛选信息</w:t>
            </w:r>
          </w:p>
        </w:tc>
        <w:tc>
          <w:tcPr>
            <w:tcW w:w="1712" w:type="dxa"/>
          </w:tcPr>
          <w:p w14:paraId="5B9D5B98" w14:textId="21597329" w:rsidR="002212F5" w:rsidRDefault="004C06B1" w:rsidP="002212F5">
            <w:pPr>
              <w:widowControl/>
              <w:jc w:val="left"/>
              <w:rPr>
                <w:rFonts w:ascii="微软雅黑" w:eastAsia="微软雅黑" w:hAnsi="微软雅黑" w:cs="微软雅黑"/>
                <w:sz w:val="18"/>
                <w:szCs w:val="18"/>
              </w:rPr>
            </w:pPr>
            <w:ins w:id="1359" w:author="haha" w:date="2018-11-27T10:53:00Z">
              <w:r>
                <w:rPr>
                  <w:rFonts w:ascii="微软雅黑" w:eastAsia="微软雅黑" w:hAnsi="微软雅黑" w:cs="宋体" w:hint="eastAsia"/>
                  <w:bCs/>
                  <w:kern w:val="0"/>
                  <w:sz w:val="18"/>
                  <w:szCs w:val="18"/>
                </w:rPr>
                <w:t>根据条件查询</w:t>
              </w:r>
            </w:ins>
          </w:p>
        </w:tc>
      </w:tr>
      <w:tr w:rsidR="002212F5" w14:paraId="7A2115E2"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3D81C22" w14:textId="77777777" w:rsidR="002212F5" w:rsidRDefault="002212F5"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54BC2861" w14:textId="77777777"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用户</w:t>
            </w:r>
            <w:r w:rsidR="002212F5">
              <w:rPr>
                <w:rFonts w:ascii="微软雅黑" w:eastAsia="微软雅黑" w:hAnsi="微软雅黑" w:cs="微软雅黑" w:hint="eastAsia"/>
                <w:color w:val="000000"/>
                <w:sz w:val="18"/>
                <w:szCs w:val="18"/>
              </w:rPr>
              <w:t>详情表</w:t>
            </w:r>
          </w:p>
        </w:tc>
        <w:tc>
          <w:tcPr>
            <w:tcW w:w="3000" w:type="dxa"/>
          </w:tcPr>
          <w:p w14:paraId="5165FDE2" w14:textId="77777777" w:rsidR="002212F5" w:rsidRDefault="002212F5"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全部展示</w:t>
            </w:r>
            <w:r w:rsidR="00DE148A">
              <w:rPr>
                <w:rFonts w:ascii="微软雅黑" w:eastAsia="微软雅黑" w:hAnsi="微软雅黑" w:cs="微软雅黑" w:hint="eastAsia"/>
                <w:color w:val="000000"/>
                <w:sz w:val="18"/>
                <w:szCs w:val="18"/>
              </w:rPr>
              <w:t>时间顺序</w:t>
            </w:r>
          </w:p>
        </w:tc>
        <w:tc>
          <w:tcPr>
            <w:tcW w:w="3209" w:type="dxa"/>
          </w:tcPr>
          <w:p w14:paraId="50C9AF7A" w14:textId="77777777" w:rsidR="002212F5" w:rsidRDefault="002212F5" w:rsidP="002212F5">
            <w:pPr>
              <w:pStyle w:val="Axure"/>
              <w:rPr>
                <w:rFonts w:ascii="微软雅黑" w:eastAsia="微软雅黑" w:hAnsi="微软雅黑" w:cs="微软雅黑"/>
                <w:sz w:val="18"/>
                <w:szCs w:val="18"/>
              </w:rPr>
            </w:pPr>
          </w:p>
        </w:tc>
        <w:tc>
          <w:tcPr>
            <w:tcW w:w="1712" w:type="dxa"/>
          </w:tcPr>
          <w:p w14:paraId="645DB622" w14:textId="77777777" w:rsidR="002212F5" w:rsidRDefault="002212F5" w:rsidP="002212F5">
            <w:pPr>
              <w:widowControl/>
              <w:jc w:val="left"/>
              <w:rPr>
                <w:rFonts w:ascii="微软雅黑" w:eastAsia="微软雅黑" w:hAnsi="微软雅黑" w:cs="微软雅黑"/>
                <w:sz w:val="18"/>
                <w:szCs w:val="18"/>
              </w:rPr>
            </w:pPr>
          </w:p>
        </w:tc>
      </w:tr>
      <w:tr w:rsidR="002212F5" w14:paraId="03152783"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2516FA4" w14:textId="77777777" w:rsidR="002212F5" w:rsidRDefault="002212F5"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6934E02F" w14:textId="77777777"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查询按钮</w:t>
            </w:r>
          </w:p>
        </w:tc>
        <w:tc>
          <w:tcPr>
            <w:tcW w:w="3000" w:type="dxa"/>
          </w:tcPr>
          <w:p w14:paraId="2C8963B6" w14:textId="77777777"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2DC30187" w14:textId="77777777" w:rsidR="002212F5" w:rsidRDefault="00DE148A" w:rsidP="002212F5">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筛选查询</w:t>
            </w:r>
          </w:p>
        </w:tc>
        <w:tc>
          <w:tcPr>
            <w:tcW w:w="1712" w:type="dxa"/>
          </w:tcPr>
          <w:p w14:paraId="2D1E6BAA" w14:textId="77777777" w:rsidR="002212F5" w:rsidRDefault="002212F5" w:rsidP="002212F5">
            <w:pPr>
              <w:widowControl/>
              <w:jc w:val="left"/>
              <w:rPr>
                <w:rFonts w:ascii="微软雅黑" w:eastAsia="微软雅黑" w:hAnsi="微软雅黑" w:cs="微软雅黑"/>
                <w:sz w:val="18"/>
                <w:szCs w:val="18"/>
              </w:rPr>
            </w:pPr>
          </w:p>
        </w:tc>
      </w:tr>
      <w:tr w:rsidR="002212F5" w14:paraId="34092052"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D997C65" w14:textId="77777777" w:rsidR="002212F5" w:rsidRDefault="002212F5"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6446042F" w14:textId="77777777"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删除按钮</w:t>
            </w:r>
          </w:p>
        </w:tc>
        <w:tc>
          <w:tcPr>
            <w:tcW w:w="3000" w:type="dxa"/>
          </w:tcPr>
          <w:p w14:paraId="6D1B7994" w14:textId="77777777"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5214224B" w14:textId="77777777" w:rsidR="002212F5" w:rsidRDefault="00DE148A" w:rsidP="002212F5">
            <w:pPr>
              <w:pStyle w:val="Axure"/>
              <w:rPr>
                <w:rFonts w:ascii="微软雅黑" w:eastAsia="微软雅黑" w:hAnsi="微软雅黑" w:cs="微软雅黑"/>
                <w:sz w:val="18"/>
                <w:szCs w:val="18"/>
              </w:rPr>
            </w:pPr>
            <w:r>
              <w:rPr>
                <w:rFonts w:ascii="微软雅黑" w:eastAsia="微软雅黑" w:hAnsi="微软雅黑" w:cs="微软雅黑" w:hint="eastAsia"/>
                <w:color w:val="000000"/>
                <w:sz w:val="18"/>
                <w:szCs w:val="18"/>
              </w:rPr>
              <w:t>可选择删除用户</w:t>
            </w:r>
          </w:p>
        </w:tc>
        <w:tc>
          <w:tcPr>
            <w:tcW w:w="1712" w:type="dxa"/>
          </w:tcPr>
          <w:p w14:paraId="69747714" w14:textId="77777777" w:rsidR="002212F5" w:rsidRDefault="00DE148A" w:rsidP="002212F5">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是否确定删除已选用户</w:t>
            </w:r>
          </w:p>
        </w:tc>
      </w:tr>
      <w:tr w:rsidR="00DE148A" w14:paraId="7549480E"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D29AC66" w14:textId="77777777" w:rsidR="00DE148A" w:rsidRDefault="00DE148A"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22C7B141" w14:textId="77777777" w:rsidR="00DE148A"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新增按钮</w:t>
            </w:r>
          </w:p>
        </w:tc>
        <w:tc>
          <w:tcPr>
            <w:tcW w:w="3000" w:type="dxa"/>
          </w:tcPr>
          <w:p w14:paraId="61E7C92D" w14:textId="77777777" w:rsidR="00DE148A"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141DB6E4" w14:textId="77777777" w:rsidR="00DE148A" w:rsidRDefault="00DE148A" w:rsidP="002212F5">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添加用户</w:t>
            </w:r>
          </w:p>
        </w:tc>
        <w:tc>
          <w:tcPr>
            <w:tcW w:w="1712" w:type="dxa"/>
          </w:tcPr>
          <w:p w14:paraId="52FDFFC0" w14:textId="77777777" w:rsidR="00DE148A" w:rsidRDefault="00DE148A" w:rsidP="002212F5">
            <w:pPr>
              <w:widowControl/>
              <w:jc w:val="left"/>
              <w:rPr>
                <w:rFonts w:ascii="微软雅黑" w:eastAsia="微软雅黑" w:hAnsi="微软雅黑" w:cs="微软雅黑"/>
                <w:sz w:val="18"/>
                <w:szCs w:val="18"/>
              </w:rPr>
            </w:pPr>
          </w:p>
        </w:tc>
      </w:tr>
      <w:tr w:rsidR="00DE148A" w14:paraId="3213DBA3"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75E4317" w14:textId="77777777" w:rsidR="00DE148A" w:rsidRDefault="00DE148A"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16408287" w14:textId="77777777" w:rsidR="00DE148A"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转移按钮</w:t>
            </w:r>
          </w:p>
        </w:tc>
        <w:tc>
          <w:tcPr>
            <w:tcW w:w="3000" w:type="dxa"/>
          </w:tcPr>
          <w:p w14:paraId="43DC3F39" w14:textId="77777777" w:rsidR="00DE148A"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737240CD" w14:textId="77777777" w:rsidR="00DE148A" w:rsidRDefault="00DE148A" w:rsidP="002212F5">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转移</w:t>
            </w:r>
            <w:commentRangeStart w:id="1360"/>
            <w:r>
              <w:rPr>
                <w:rFonts w:ascii="微软雅黑" w:eastAsia="微软雅黑" w:hAnsi="微软雅黑" w:cs="微软雅黑" w:hint="eastAsia"/>
                <w:color w:val="000000"/>
                <w:sz w:val="18"/>
                <w:szCs w:val="18"/>
              </w:rPr>
              <w:t>用户</w:t>
            </w:r>
            <w:commentRangeEnd w:id="1360"/>
            <w:r w:rsidR="00BD1F56">
              <w:rPr>
                <w:rStyle w:val="aa"/>
                <w:rFonts w:asciiTheme="minorHAnsi" w:eastAsiaTheme="minorEastAsia" w:hAnsiTheme="minorHAnsi" w:cstheme="minorBidi"/>
              </w:rPr>
              <w:commentReference w:id="1360"/>
            </w:r>
          </w:p>
        </w:tc>
        <w:tc>
          <w:tcPr>
            <w:tcW w:w="1712" w:type="dxa"/>
          </w:tcPr>
          <w:p w14:paraId="012CE32D" w14:textId="77777777" w:rsidR="00DE148A" w:rsidRDefault="00DE148A" w:rsidP="002212F5">
            <w:pPr>
              <w:widowControl/>
              <w:jc w:val="left"/>
              <w:rPr>
                <w:rFonts w:ascii="微软雅黑" w:eastAsia="微软雅黑" w:hAnsi="微软雅黑" w:cs="微软雅黑"/>
                <w:sz w:val="18"/>
                <w:szCs w:val="18"/>
              </w:rPr>
            </w:pPr>
          </w:p>
        </w:tc>
      </w:tr>
      <w:tr w:rsidR="00DE148A" w14:paraId="736264E8"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EDDCF16" w14:textId="77777777" w:rsidR="00DE148A" w:rsidRDefault="00DE148A"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5E5E6049" w14:textId="77777777" w:rsidR="00DE148A"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操作下编辑</w:t>
            </w:r>
          </w:p>
        </w:tc>
        <w:tc>
          <w:tcPr>
            <w:tcW w:w="3000" w:type="dxa"/>
          </w:tcPr>
          <w:p w14:paraId="65A0B838" w14:textId="77777777" w:rsidR="00DE148A"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icon</w:t>
            </w:r>
          </w:p>
        </w:tc>
        <w:tc>
          <w:tcPr>
            <w:tcW w:w="3209" w:type="dxa"/>
          </w:tcPr>
          <w:p w14:paraId="61C8252B" w14:textId="77777777" w:rsidR="00DE148A" w:rsidRDefault="00DE148A" w:rsidP="002212F5">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当前用户详情页</w:t>
            </w:r>
          </w:p>
        </w:tc>
        <w:tc>
          <w:tcPr>
            <w:tcW w:w="1712" w:type="dxa"/>
          </w:tcPr>
          <w:p w14:paraId="5646C0E1" w14:textId="77777777" w:rsidR="00DE148A" w:rsidRDefault="00DE148A" w:rsidP="002212F5">
            <w:pPr>
              <w:widowControl/>
              <w:jc w:val="left"/>
              <w:rPr>
                <w:rFonts w:ascii="微软雅黑" w:eastAsia="微软雅黑" w:hAnsi="微软雅黑" w:cs="微软雅黑"/>
                <w:sz w:val="18"/>
                <w:szCs w:val="18"/>
              </w:rPr>
            </w:pPr>
          </w:p>
        </w:tc>
      </w:tr>
      <w:tr w:rsidR="00DE148A" w14:paraId="2F82E78D"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0C60B13" w14:textId="77777777" w:rsidR="00DE148A" w:rsidRDefault="00DE148A"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1309" w:type="dxa"/>
            <w:gridSpan w:val="2"/>
          </w:tcPr>
          <w:p w14:paraId="68A395DE" w14:textId="77777777" w:rsidR="00DE148A" w:rsidRDefault="00DE148A" w:rsidP="002212F5">
            <w:pPr>
              <w:widowControl/>
              <w:jc w:val="left"/>
              <w:rPr>
                <w:rFonts w:ascii="微软雅黑" w:eastAsia="微软雅黑" w:hAnsi="微软雅黑" w:cs="微软雅黑"/>
                <w:color w:val="000000"/>
                <w:sz w:val="18"/>
                <w:szCs w:val="18"/>
              </w:rPr>
            </w:pPr>
            <w:commentRangeStart w:id="1361"/>
            <w:r>
              <w:rPr>
                <w:rFonts w:ascii="微软雅黑" w:eastAsia="微软雅黑" w:hAnsi="微软雅黑" w:cs="微软雅黑" w:hint="eastAsia"/>
                <w:color w:val="000000"/>
                <w:sz w:val="18"/>
                <w:szCs w:val="18"/>
              </w:rPr>
              <w:t>操作下冻结</w:t>
            </w:r>
            <w:commentRangeEnd w:id="1361"/>
            <w:r w:rsidR="0046046D">
              <w:rPr>
                <w:rStyle w:val="aa"/>
              </w:rPr>
              <w:commentReference w:id="1361"/>
            </w:r>
          </w:p>
        </w:tc>
        <w:tc>
          <w:tcPr>
            <w:tcW w:w="3000" w:type="dxa"/>
          </w:tcPr>
          <w:p w14:paraId="66B947CD" w14:textId="77777777" w:rsidR="00DE148A"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I</w:t>
            </w:r>
            <w:r>
              <w:rPr>
                <w:rFonts w:ascii="微软雅黑" w:eastAsia="微软雅黑" w:hAnsi="微软雅黑" w:cs="微软雅黑" w:hint="eastAsia"/>
                <w:color w:val="000000"/>
                <w:sz w:val="18"/>
                <w:szCs w:val="18"/>
              </w:rPr>
              <w:t>con</w:t>
            </w:r>
          </w:p>
        </w:tc>
        <w:tc>
          <w:tcPr>
            <w:tcW w:w="3209" w:type="dxa"/>
          </w:tcPr>
          <w:p w14:paraId="6D0481B9" w14:textId="0D340CE8" w:rsidR="00DE148A" w:rsidRDefault="00DE148A" w:rsidP="002212F5">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对当前用户权限冻结</w:t>
            </w:r>
            <w:ins w:id="1362" w:author="haha" w:date="2018-12-05T17:55:00Z">
              <w:r w:rsidR="0046046D">
                <w:rPr>
                  <w:rFonts w:ascii="微软雅黑" w:eastAsia="微软雅黑" w:hAnsi="微软雅黑" w:cs="微软雅黑" w:hint="eastAsia"/>
                  <w:color w:val="000000"/>
                  <w:sz w:val="18"/>
                  <w:szCs w:val="18"/>
                </w:rPr>
                <w:t>无法在登陆账号使用</w:t>
              </w:r>
            </w:ins>
          </w:p>
        </w:tc>
        <w:tc>
          <w:tcPr>
            <w:tcW w:w="1712" w:type="dxa"/>
          </w:tcPr>
          <w:p w14:paraId="60F198E1" w14:textId="77777777" w:rsidR="00DE148A" w:rsidRDefault="00DE148A" w:rsidP="002212F5">
            <w:pPr>
              <w:widowControl/>
              <w:jc w:val="left"/>
              <w:rPr>
                <w:rFonts w:ascii="微软雅黑" w:eastAsia="微软雅黑" w:hAnsi="微软雅黑" w:cs="微软雅黑"/>
                <w:sz w:val="18"/>
                <w:szCs w:val="18"/>
              </w:rPr>
            </w:pPr>
          </w:p>
        </w:tc>
      </w:tr>
      <w:tr w:rsidR="00E460A8" w14:paraId="2B910586"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363" w:author="haha" w:date="2018-12-05T09:54:00Z"/>
        </w:trPr>
        <w:tc>
          <w:tcPr>
            <w:tcW w:w="802" w:type="dxa"/>
          </w:tcPr>
          <w:p w14:paraId="523B6FC2" w14:textId="58EAEF25" w:rsidR="00E460A8" w:rsidRDefault="00E460A8" w:rsidP="002212F5">
            <w:pPr>
              <w:widowControl/>
              <w:jc w:val="center"/>
              <w:rPr>
                <w:ins w:id="1364" w:author="haha" w:date="2018-12-05T09:54:00Z"/>
                <w:rFonts w:ascii="微软雅黑" w:eastAsia="微软雅黑" w:hAnsi="微软雅黑" w:cs="微软雅黑"/>
                <w:sz w:val="18"/>
                <w:szCs w:val="18"/>
              </w:rPr>
            </w:pPr>
            <w:ins w:id="1365" w:author="haha" w:date="2018-12-05T09:54:00Z">
              <w:r>
                <w:rPr>
                  <w:rFonts w:ascii="微软雅黑" w:eastAsia="微软雅黑" w:hAnsi="微软雅黑" w:cs="微软雅黑" w:hint="eastAsia"/>
                  <w:sz w:val="18"/>
                  <w:szCs w:val="18"/>
                </w:rPr>
                <w:t>1</w:t>
              </w:r>
              <w:r>
                <w:rPr>
                  <w:rFonts w:ascii="微软雅黑" w:eastAsia="微软雅黑" w:hAnsi="微软雅黑" w:cs="微软雅黑"/>
                  <w:sz w:val="18"/>
                  <w:szCs w:val="18"/>
                </w:rPr>
                <w:t>0</w:t>
              </w:r>
            </w:ins>
          </w:p>
        </w:tc>
        <w:tc>
          <w:tcPr>
            <w:tcW w:w="1309" w:type="dxa"/>
            <w:gridSpan w:val="2"/>
          </w:tcPr>
          <w:p w14:paraId="4D3B4ADB" w14:textId="402B6E23" w:rsidR="00E460A8" w:rsidRDefault="00E460A8" w:rsidP="002212F5">
            <w:pPr>
              <w:widowControl/>
              <w:jc w:val="left"/>
              <w:rPr>
                <w:ins w:id="1366" w:author="haha" w:date="2018-12-05T09:54:00Z"/>
                <w:rFonts w:ascii="微软雅黑" w:eastAsia="微软雅黑" w:hAnsi="微软雅黑" w:cs="微软雅黑"/>
                <w:color w:val="000000"/>
                <w:sz w:val="18"/>
                <w:szCs w:val="18"/>
              </w:rPr>
            </w:pPr>
            <w:ins w:id="1367" w:author="haha" w:date="2018-12-05T09:54:00Z">
              <w:r>
                <w:rPr>
                  <w:rFonts w:ascii="微软雅黑" w:eastAsia="微软雅黑" w:hAnsi="微软雅黑" w:cs="微软雅黑" w:hint="eastAsia"/>
                  <w:color w:val="000000"/>
                  <w:sz w:val="18"/>
                  <w:szCs w:val="18"/>
                </w:rPr>
                <w:t>操作下随机发送密码</w:t>
              </w:r>
            </w:ins>
          </w:p>
        </w:tc>
        <w:tc>
          <w:tcPr>
            <w:tcW w:w="3000" w:type="dxa"/>
          </w:tcPr>
          <w:p w14:paraId="76B3842E" w14:textId="26155DEE" w:rsidR="00E460A8" w:rsidRDefault="00E460A8" w:rsidP="002212F5">
            <w:pPr>
              <w:widowControl/>
              <w:jc w:val="left"/>
              <w:rPr>
                <w:ins w:id="1368" w:author="haha" w:date="2018-12-05T09:54:00Z"/>
                <w:rFonts w:ascii="微软雅黑" w:eastAsia="微软雅黑" w:hAnsi="微软雅黑" w:cs="微软雅黑"/>
                <w:color w:val="000000"/>
                <w:sz w:val="18"/>
                <w:szCs w:val="18"/>
              </w:rPr>
            </w:pPr>
            <w:ins w:id="1369" w:author="haha" w:date="2018-12-05T09:54:00Z">
              <w:r>
                <w:rPr>
                  <w:rFonts w:ascii="微软雅黑" w:eastAsia="微软雅黑" w:hAnsi="微软雅黑" w:cs="微软雅黑" w:hint="eastAsia"/>
                  <w:color w:val="000000"/>
                  <w:sz w:val="18"/>
                  <w:szCs w:val="18"/>
                </w:rPr>
                <w:t>可点击</w:t>
              </w:r>
            </w:ins>
          </w:p>
        </w:tc>
        <w:tc>
          <w:tcPr>
            <w:tcW w:w="3209" w:type="dxa"/>
          </w:tcPr>
          <w:p w14:paraId="5FE2C3A2" w14:textId="3554B4C0" w:rsidR="00E460A8" w:rsidRDefault="00E460A8" w:rsidP="002212F5">
            <w:pPr>
              <w:pStyle w:val="Axure"/>
              <w:rPr>
                <w:ins w:id="1370" w:author="haha" w:date="2018-12-05T09:54:00Z"/>
                <w:rFonts w:ascii="微软雅黑" w:eastAsia="微软雅黑" w:hAnsi="微软雅黑" w:cs="微软雅黑"/>
                <w:color w:val="000000"/>
                <w:sz w:val="18"/>
                <w:szCs w:val="18"/>
              </w:rPr>
            </w:pPr>
            <w:ins w:id="1371" w:author="haha" w:date="2018-12-05T09:54:00Z">
              <w:r>
                <w:rPr>
                  <w:rFonts w:ascii="微软雅黑" w:eastAsia="微软雅黑" w:hAnsi="微软雅黑" w:cs="微软雅黑" w:hint="eastAsia"/>
                  <w:color w:val="000000"/>
                  <w:sz w:val="18"/>
                  <w:szCs w:val="18"/>
                </w:rPr>
                <w:t>随机发送密码至当前用户邮箱</w:t>
              </w:r>
            </w:ins>
          </w:p>
        </w:tc>
        <w:tc>
          <w:tcPr>
            <w:tcW w:w="1712" w:type="dxa"/>
          </w:tcPr>
          <w:p w14:paraId="1977FF7C" w14:textId="77777777" w:rsidR="00E460A8" w:rsidRDefault="00E460A8" w:rsidP="002212F5">
            <w:pPr>
              <w:widowControl/>
              <w:jc w:val="left"/>
              <w:rPr>
                <w:ins w:id="1372" w:author="haha" w:date="2018-12-05T09:54:00Z"/>
                <w:rFonts w:ascii="微软雅黑" w:eastAsia="微软雅黑" w:hAnsi="微软雅黑" w:cs="微软雅黑"/>
                <w:sz w:val="18"/>
                <w:szCs w:val="18"/>
              </w:rPr>
            </w:pPr>
          </w:p>
        </w:tc>
      </w:tr>
    </w:tbl>
    <w:p w14:paraId="4BF9D0B5" w14:textId="77777777" w:rsidR="002212F5" w:rsidRPr="00496C19" w:rsidRDefault="00DE148A" w:rsidP="00AD5670">
      <w:pPr>
        <w:pStyle w:val="1"/>
      </w:pPr>
      <w:bookmarkStart w:id="1373" w:name="_Toc532228791"/>
      <w:r w:rsidRPr="00496C19">
        <w:rPr>
          <w:rFonts w:hint="eastAsia"/>
        </w:rPr>
        <w:lastRenderedPageBreak/>
        <w:t>添加用户页面</w:t>
      </w:r>
      <w:bookmarkEnd w:id="1373"/>
    </w:p>
    <w:p w14:paraId="49C88A58" w14:textId="158B965F" w:rsidR="00DE148A" w:rsidRDefault="00FA48C8" w:rsidP="002212F5">
      <w:pPr>
        <w:tabs>
          <w:tab w:val="left" w:pos="2580"/>
        </w:tabs>
        <w:rPr>
          <w:noProof/>
        </w:rPr>
      </w:pPr>
      <w:commentRangeStart w:id="1374"/>
      <w:commentRangeStart w:id="1375"/>
      <w:r>
        <w:rPr>
          <w:noProof/>
        </w:rPr>
        <w:drawing>
          <wp:inline distT="0" distB="0" distL="0" distR="0" wp14:anchorId="27148A50" wp14:editId="3E3B5694">
            <wp:extent cx="5274310" cy="28721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72105"/>
                    </a:xfrm>
                    <a:prstGeom prst="rect">
                      <a:avLst/>
                    </a:prstGeom>
                  </pic:spPr>
                </pic:pic>
              </a:graphicData>
            </a:graphic>
          </wp:inline>
        </w:drawing>
      </w:r>
      <w:commentRangeEnd w:id="1374"/>
      <w:commentRangeEnd w:id="1375"/>
      <w:r w:rsidR="00785C4C">
        <w:rPr>
          <w:rStyle w:val="aa"/>
        </w:rPr>
        <w:commentReference w:id="1374"/>
      </w:r>
      <w:r w:rsidR="0046046D">
        <w:rPr>
          <w:rStyle w:val="aa"/>
        </w:rPr>
        <w:commentReference w:id="1375"/>
      </w:r>
    </w:p>
    <w:p w14:paraId="2D701C99" w14:textId="77777777" w:rsidR="00DE148A" w:rsidRPr="00DE148A" w:rsidRDefault="00DE148A" w:rsidP="00DE148A">
      <w:pPr>
        <w:rPr>
          <w:sz w:val="30"/>
          <w:szCs w:val="30"/>
        </w:rPr>
      </w:pPr>
    </w:p>
    <w:tbl>
      <w:tblPr>
        <w:tblpPr w:leftFromText="180" w:rightFromText="180" w:vertAnchor="text" w:horzAnchor="margin" w:tblpXSpec="center" w:tblpY="32"/>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E148A" w14:paraId="0DB1357C" w14:textId="77777777" w:rsidTr="00DE148A">
        <w:trPr>
          <w:trHeight w:val="90"/>
        </w:trPr>
        <w:tc>
          <w:tcPr>
            <w:tcW w:w="1245" w:type="dxa"/>
            <w:gridSpan w:val="2"/>
            <w:tcBorders>
              <w:top w:val="nil"/>
              <w:left w:val="single" w:sz="4" w:space="0" w:color="auto"/>
              <w:bottom w:val="single" w:sz="4" w:space="0" w:color="auto"/>
              <w:right w:val="single" w:sz="4" w:space="0" w:color="auto"/>
            </w:tcBorders>
          </w:tcPr>
          <w:p w14:paraId="4105F020" w14:textId="77777777" w:rsidR="00DE148A" w:rsidRDefault="00DE148A" w:rsidP="00DE148A">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1BD9CD99" w14:textId="5C1596F3" w:rsidR="00DE148A" w:rsidRDefault="00DE148A" w:rsidP="00DE148A">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添加用户</w:t>
            </w:r>
            <w:ins w:id="1376" w:author="haha" w:date="2018-11-27T11:10:00Z">
              <w:r w:rsidR="005F1F3A">
                <w:rPr>
                  <w:rFonts w:ascii="微软雅黑" w:eastAsia="微软雅黑" w:hAnsi="微软雅黑" w:cs="宋体" w:hint="eastAsia"/>
                  <w:color w:val="000000"/>
                  <w:kern w:val="0"/>
                  <w:sz w:val="18"/>
                  <w:szCs w:val="18"/>
                </w:rPr>
                <w:t>（二级页面）</w:t>
              </w:r>
            </w:ins>
          </w:p>
        </w:tc>
      </w:tr>
      <w:tr w:rsidR="00DE148A" w14:paraId="5C76201B" w14:textId="77777777" w:rsidTr="00DE148A">
        <w:trPr>
          <w:trHeight w:val="408"/>
        </w:trPr>
        <w:tc>
          <w:tcPr>
            <w:tcW w:w="1245" w:type="dxa"/>
            <w:gridSpan w:val="2"/>
            <w:tcBorders>
              <w:top w:val="nil"/>
              <w:left w:val="single" w:sz="4" w:space="0" w:color="auto"/>
              <w:bottom w:val="single" w:sz="4" w:space="0" w:color="auto"/>
              <w:right w:val="single" w:sz="4" w:space="0" w:color="auto"/>
            </w:tcBorders>
          </w:tcPr>
          <w:p w14:paraId="625D93C9" w14:textId="77777777" w:rsidR="00DE148A" w:rsidRDefault="00DE148A"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3AFB79A2" w14:textId="77777777" w:rsidR="00DE148A" w:rsidRDefault="00DE148A"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用户管理新增按钮</w:t>
            </w:r>
          </w:p>
        </w:tc>
      </w:tr>
      <w:tr w:rsidR="00DE148A" w14:paraId="5CC07C3E" w14:textId="77777777" w:rsidTr="00DE148A">
        <w:trPr>
          <w:trHeight w:val="423"/>
        </w:trPr>
        <w:tc>
          <w:tcPr>
            <w:tcW w:w="1245" w:type="dxa"/>
            <w:gridSpan w:val="2"/>
            <w:tcBorders>
              <w:top w:val="nil"/>
              <w:left w:val="single" w:sz="4" w:space="0" w:color="auto"/>
              <w:bottom w:val="single" w:sz="4" w:space="0" w:color="auto"/>
              <w:right w:val="single" w:sz="4" w:space="0" w:color="auto"/>
            </w:tcBorders>
          </w:tcPr>
          <w:p w14:paraId="3ABA86FF" w14:textId="77777777" w:rsidR="00DE148A" w:rsidRDefault="00DE148A"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20D9C0A7" w14:textId="77777777" w:rsidR="00DE148A" w:rsidRDefault="00DE148A"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左上角返回列表、页脚保存按钮</w:t>
            </w:r>
          </w:p>
        </w:tc>
      </w:tr>
      <w:tr w:rsidR="00DE148A" w14:paraId="2D7059DD"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F6B2B7E" w14:textId="77777777" w:rsidR="00DE148A" w:rsidRDefault="00DE148A"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DE148A" w14:paraId="462CF008"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A344C00" w14:textId="77777777" w:rsidR="00DE148A" w:rsidRDefault="00DE148A"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5354783C" w14:textId="77777777" w:rsidR="00DE148A" w:rsidRDefault="00DE148A"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6A9586A3" w14:textId="77777777" w:rsidR="00DE148A" w:rsidRDefault="00DE148A"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055B0A30" w14:textId="77777777" w:rsidR="00DE148A" w:rsidRDefault="00DE148A"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10A2874B" w14:textId="77777777" w:rsidR="00DE148A" w:rsidRDefault="00DE148A"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DE148A" w14:paraId="4538B516"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5014E0E" w14:textId="77777777" w:rsidR="00DE148A" w:rsidRDefault="00DE148A" w:rsidP="00DE148A">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5E1C3F2F" w14:textId="77777777" w:rsidR="00DE148A" w:rsidRDefault="00DE148A"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用户名</w:t>
            </w:r>
          </w:p>
        </w:tc>
        <w:tc>
          <w:tcPr>
            <w:tcW w:w="3000" w:type="dxa"/>
          </w:tcPr>
          <w:p w14:paraId="7CB0CE94" w14:textId="79DAAC7A" w:rsidR="00DE148A" w:rsidRDefault="001B4887" w:rsidP="00DE148A">
            <w:pPr>
              <w:widowControl/>
              <w:jc w:val="left"/>
              <w:rPr>
                <w:rFonts w:ascii="微软雅黑" w:eastAsia="微软雅黑" w:hAnsi="微软雅黑" w:cs="微软雅黑"/>
                <w:color w:val="000000"/>
                <w:sz w:val="18"/>
                <w:szCs w:val="18"/>
              </w:rPr>
            </w:pPr>
            <w:ins w:id="1377" w:author="haha" w:date="2018-12-07T10:48:00Z">
              <w:r w:rsidRPr="006C50DE">
                <w:rPr>
                  <w:rFonts w:ascii="微软雅黑" w:eastAsia="微软雅黑" w:hAnsi="微软雅黑" w:cs="微软雅黑" w:hint="eastAsia"/>
                  <w:color w:val="000000"/>
                  <w:sz w:val="18"/>
                  <w:szCs w:val="18"/>
                  <w:highlight w:val="darkCyan"/>
                </w:rPr>
                <w:t>英文小写字母开头，后缀是英文加数字组合，长度</w:t>
              </w:r>
            </w:ins>
            <w:ins w:id="1378" w:author="haha" w:date="2018-12-11T14:54:00Z">
              <w:r w:rsidR="00D35702">
                <w:rPr>
                  <w:rFonts w:ascii="微软雅黑" w:eastAsia="微软雅黑" w:hAnsi="微软雅黑" w:cs="微软雅黑" w:hint="eastAsia"/>
                  <w:color w:val="000000"/>
                  <w:sz w:val="18"/>
                  <w:szCs w:val="18"/>
                  <w:highlight w:val="darkCyan"/>
                </w:rPr>
                <w:t>小于等于</w:t>
              </w:r>
            </w:ins>
            <w:ins w:id="1379" w:author="haha" w:date="2018-12-07T10:48:00Z">
              <w:r w:rsidRPr="006C50DE">
                <w:rPr>
                  <w:rFonts w:ascii="微软雅黑" w:eastAsia="微软雅黑" w:hAnsi="微软雅黑" w:cs="微软雅黑"/>
                  <w:color w:val="000000"/>
                  <w:sz w:val="18"/>
                  <w:szCs w:val="18"/>
                  <w:highlight w:val="darkCyan"/>
                </w:rPr>
                <w:t>10</w:t>
              </w:r>
            </w:ins>
            <w:ins w:id="1380" w:author="haha" w:date="2018-12-11T18:32:00Z">
              <w:r w:rsidR="005D30E1">
                <w:rPr>
                  <w:rFonts w:ascii="微软雅黑" w:eastAsia="微软雅黑" w:hAnsi="微软雅黑" w:cs="微软雅黑"/>
                  <w:color w:val="000000"/>
                  <w:sz w:val="18"/>
                  <w:szCs w:val="18"/>
                  <w:highlight w:val="darkCyan"/>
                </w:rPr>
                <w:t xml:space="preserve">  </w:t>
              </w:r>
              <w:r w:rsidR="005D30E1" w:rsidRPr="007F5A19">
                <w:rPr>
                  <w:rFonts w:ascii="微软雅黑" w:eastAsia="微软雅黑" w:hAnsi="微软雅黑" w:cs="微软雅黑" w:hint="eastAsia"/>
                  <w:color w:val="000000"/>
                  <w:sz w:val="18"/>
                  <w:szCs w:val="18"/>
                  <w:highlight w:val="darkGray"/>
                </w:rPr>
                <w:t>不可重复</w:t>
              </w:r>
            </w:ins>
            <w:del w:id="1381" w:author="haha" w:date="2018-12-07T10:48:00Z">
              <w:r w:rsidR="00DE148A" w:rsidRPr="00DE148A" w:rsidDel="001B4887">
                <w:rPr>
                  <w:rFonts w:ascii="微软雅黑" w:eastAsia="微软雅黑" w:hAnsi="微软雅黑" w:cs="微软雅黑" w:hint="eastAsia"/>
                  <w:color w:val="000000"/>
                  <w:sz w:val="18"/>
                  <w:szCs w:val="18"/>
                </w:rPr>
                <w:delText>只能填写英文、数字、首字母只能为小写</w:delText>
              </w:r>
            </w:del>
          </w:p>
        </w:tc>
        <w:tc>
          <w:tcPr>
            <w:tcW w:w="3209" w:type="dxa"/>
          </w:tcPr>
          <w:p w14:paraId="25F2022C" w14:textId="77777777" w:rsidR="00DE148A" w:rsidRDefault="00DE148A" w:rsidP="00DE148A">
            <w:pPr>
              <w:pStyle w:val="Axure"/>
              <w:rPr>
                <w:rFonts w:ascii="微软雅黑" w:eastAsia="微软雅黑" w:hAnsi="微软雅黑" w:cs="微软雅黑"/>
                <w:sz w:val="18"/>
                <w:szCs w:val="18"/>
              </w:rPr>
            </w:pPr>
          </w:p>
        </w:tc>
        <w:tc>
          <w:tcPr>
            <w:tcW w:w="1712" w:type="dxa"/>
          </w:tcPr>
          <w:p w14:paraId="18E49F24" w14:textId="77777777" w:rsidR="00DE148A" w:rsidRDefault="00835CBA" w:rsidP="00DE148A">
            <w:pPr>
              <w:widowControl/>
              <w:jc w:val="left"/>
              <w:rPr>
                <w:ins w:id="1382" w:author="haha" w:date="2018-11-26T17:29:00Z"/>
                <w:rFonts w:ascii="微软雅黑" w:eastAsia="微软雅黑" w:hAnsi="微软雅黑" w:cs="宋体"/>
                <w:bCs/>
                <w:kern w:val="0"/>
                <w:sz w:val="18"/>
                <w:szCs w:val="18"/>
              </w:rPr>
            </w:pPr>
            <w:ins w:id="1383" w:author="haha" w:date="2018-11-26T17:29:00Z">
              <w:r>
                <w:rPr>
                  <w:rFonts w:ascii="微软雅黑" w:eastAsia="微软雅黑" w:hAnsi="微软雅黑" w:cs="宋体" w:hint="eastAsia"/>
                  <w:bCs/>
                  <w:kern w:val="0"/>
                  <w:sz w:val="18"/>
                  <w:szCs w:val="18"/>
                </w:rPr>
                <w:t>未填写用户名</w:t>
              </w:r>
            </w:ins>
            <w:del w:id="1384" w:author="haha" w:date="2018-11-26T17:29:00Z">
              <w:r w:rsidR="00E9635F" w:rsidDel="00835CBA">
                <w:rPr>
                  <w:rFonts w:ascii="微软雅黑" w:eastAsia="微软雅黑" w:hAnsi="微软雅黑" w:cs="宋体" w:hint="eastAsia"/>
                  <w:bCs/>
                  <w:kern w:val="0"/>
                  <w:sz w:val="18"/>
                  <w:szCs w:val="18"/>
                </w:rPr>
                <w:delText>必填</w:delText>
              </w:r>
            </w:del>
          </w:p>
          <w:p w14:paraId="504A15F2" w14:textId="1902C769" w:rsidR="00835CBA" w:rsidRDefault="00835CBA" w:rsidP="00DE148A">
            <w:pPr>
              <w:widowControl/>
              <w:jc w:val="left"/>
              <w:rPr>
                <w:rFonts w:ascii="微软雅黑" w:eastAsia="微软雅黑" w:hAnsi="微软雅黑" w:cs="宋体"/>
                <w:bCs/>
                <w:kern w:val="0"/>
                <w:sz w:val="18"/>
                <w:szCs w:val="18"/>
              </w:rPr>
            </w:pPr>
            <w:ins w:id="1385" w:author="haha" w:date="2018-11-26T17:29:00Z">
              <w:r>
                <w:rPr>
                  <w:rFonts w:ascii="微软雅黑" w:eastAsia="微软雅黑" w:hAnsi="微软雅黑" w:cs="宋体" w:hint="eastAsia"/>
                  <w:bCs/>
                  <w:kern w:val="0"/>
                  <w:sz w:val="18"/>
                  <w:szCs w:val="18"/>
                </w:rPr>
                <w:t>用户名有误</w:t>
              </w:r>
            </w:ins>
          </w:p>
        </w:tc>
      </w:tr>
      <w:tr w:rsidR="00DE148A" w14:paraId="6A2AA53E"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B87F478"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19BA7384" w14:textId="77777777" w:rsidR="00DE148A" w:rsidRDefault="00DE148A"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真实姓名</w:t>
            </w:r>
          </w:p>
        </w:tc>
        <w:tc>
          <w:tcPr>
            <w:tcW w:w="3000" w:type="dxa"/>
          </w:tcPr>
          <w:p w14:paraId="20EE5337" w14:textId="1AB23DB0" w:rsidR="00DE148A" w:rsidRDefault="00DE148A" w:rsidP="00DE148A">
            <w:pPr>
              <w:widowControl/>
              <w:jc w:val="left"/>
              <w:rPr>
                <w:rFonts w:ascii="微软雅黑" w:eastAsia="微软雅黑" w:hAnsi="微软雅黑" w:cs="微软雅黑"/>
                <w:color w:val="000000"/>
                <w:sz w:val="18"/>
                <w:szCs w:val="18"/>
              </w:rPr>
            </w:pPr>
            <w:r w:rsidRPr="00DE148A">
              <w:rPr>
                <w:rFonts w:ascii="微软雅黑" w:eastAsia="微软雅黑" w:hAnsi="微软雅黑" w:cs="微软雅黑"/>
                <w:color w:val="000000"/>
                <w:sz w:val="18"/>
                <w:szCs w:val="18"/>
              </w:rPr>
              <w:t>只能填写中英文字符</w:t>
            </w:r>
            <w:ins w:id="1386" w:author="haha" w:date="2018-12-07T10:49:00Z">
              <w:r w:rsidR="001B4887">
                <w:rPr>
                  <w:rFonts w:ascii="微软雅黑" w:eastAsia="微软雅黑" w:hAnsi="微软雅黑" w:cs="微软雅黑" w:hint="eastAsia"/>
                  <w:color w:val="000000"/>
                  <w:sz w:val="18"/>
                  <w:szCs w:val="18"/>
                </w:rPr>
                <w:t>，</w:t>
              </w:r>
              <w:r w:rsidR="001B4887" w:rsidRPr="001B4887">
                <w:rPr>
                  <w:rFonts w:ascii="微软雅黑" w:eastAsia="微软雅黑" w:hAnsi="微软雅黑" w:cs="微软雅黑" w:hint="eastAsia"/>
                  <w:color w:val="000000"/>
                  <w:sz w:val="18"/>
                  <w:szCs w:val="18"/>
                  <w:highlight w:val="darkCyan"/>
                  <w:rPrChange w:id="1387" w:author="haha" w:date="2018-12-07T10:49:00Z">
                    <w:rPr>
                      <w:rFonts w:ascii="微软雅黑" w:eastAsia="微软雅黑" w:hAnsi="微软雅黑" w:cs="微软雅黑" w:hint="eastAsia"/>
                      <w:color w:val="000000"/>
                      <w:sz w:val="18"/>
                      <w:szCs w:val="18"/>
                    </w:rPr>
                  </w:rPrChange>
                </w:rPr>
                <w:t>长度</w:t>
              </w:r>
            </w:ins>
            <w:ins w:id="1388" w:author="haha" w:date="2018-12-11T14:54:00Z">
              <w:r w:rsidR="00D35702">
                <w:rPr>
                  <w:rFonts w:ascii="微软雅黑" w:eastAsia="微软雅黑" w:hAnsi="微软雅黑" w:cs="微软雅黑" w:hint="eastAsia"/>
                  <w:color w:val="000000"/>
                  <w:sz w:val="18"/>
                  <w:szCs w:val="18"/>
                  <w:highlight w:val="darkCyan"/>
                </w:rPr>
                <w:t>小于等于1</w:t>
              </w:r>
              <w:r w:rsidR="00D35702">
                <w:rPr>
                  <w:rFonts w:ascii="微软雅黑" w:eastAsia="微软雅黑" w:hAnsi="微软雅黑" w:cs="微软雅黑"/>
                  <w:color w:val="000000"/>
                  <w:sz w:val="18"/>
                  <w:szCs w:val="18"/>
                  <w:highlight w:val="darkCyan"/>
                </w:rPr>
                <w:t>0</w:t>
              </w:r>
            </w:ins>
          </w:p>
        </w:tc>
        <w:tc>
          <w:tcPr>
            <w:tcW w:w="3209" w:type="dxa"/>
          </w:tcPr>
          <w:p w14:paraId="71FB2AA9" w14:textId="77777777" w:rsidR="00DE148A" w:rsidRDefault="00DE148A" w:rsidP="00DE148A">
            <w:pPr>
              <w:pStyle w:val="Axure"/>
              <w:rPr>
                <w:rFonts w:ascii="微软雅黑" w:eastAsia="微软雅黑" w:hAnsi="微软雅黑" w:cs="微软雅黑"/>
                <w:sz w:val="18"/>
                <w:szCs w:val="18"/>
              </w:rPr>
            </w:pPr>
          </w:p>
        </w:tc>
        <w:tc>
          <w:tcPr>
            <w:tcW w:w="1712" w:type="dxa"/>
          </w:tcPr>
          <w:p w14:paraId="24B98059" w14:textId="30C65C46" w:rsidR="00DE148A" w:rsidRDefault="00A20206" w:rsidP="00DE148A">
            <w:pPr>
              <w:widowControl/>
              <w:jc w:val="left"/>
              <w:rPr>
                <w:ins w:id="1389" w:author="haha" w:date="2018-11-26T17:30:00Z"/>
                <w:rFonts w:ascii="微软雅黑" w:eastAsia="微软雅黑" w:hAnsi="微软雅黑" w:cs="微软雅黑"/>
                <w:sz w:val="18"/>
                <w:szCs w:val="18"/>
              </w:rPr>
            </w:pPr>
            <w:r>
              <w:rPr>
                <w:rFonts w:ascii="微软雅黑" w:eastAsia="微软雅黑" w:hAnsi="微软雅黑" w:cs="微软雅黑" w:hint="eastAsia"/>
                <w:sz w:val="18"/>
                <w:szCs w:val="18"/>
              </w:rPr>
              <w:t>未</w:t>
            </w:r>
            <w:ins w:id="1390" w:author="haha" w:date="2018-11-26T17:30:00Z">
              <w:r w:rsidR="00835CBA">
                <w:rPr>
                  <w:rFonts w:ascii="微软雅黑" w:eastAsia="微软雅黑" w:hAnsi="微软雅黑" w:cs="微软雅黑" w:hint="eastAsia"/>
                  <w:sz w:val="18"/>
                  <w:szCs w:val="18"/>
                </w:rPr>
                <w:t>填写真实姓名</w:t>
              </w:r>
            </w:ins>
            <w:del w:id="1391" w:author="haha" w:date="2018-11-26T17:29:00Z">
              <w:r w:rsidR="00E9635F" w:rsidDel="00835CBA">
                <w:rPr>
                  <w:rFonts w:ascii="微软雅黑" w:eastAsia="微软雅黑" w:hAnsi="微软雅黑" w:cs="微软雅黑" w:hint="eastAsia"/>
                  <w:sz w:val="18"/>
                  <w:szCs w:val="18"/>
                </w:rPr>
                <w:delText>必填</w:delText>
              </w:r>
            </w:del>
          </w:p>
          <w:p w14:paraId="4BA092C0" w14:textId="748B5182" w:rsidR="00835CBA" w:rsidRDefault="00835CBA" w:rsidP="00DE148A">
            <w:pPr>
              <w:widowControl/>
              <w:jc w:val="left"/>
              <w:rPr>
                <w:rFonts w:ascii="微软雅黑" w:eastAsia="微软雅黑" w:hAnsi="微软雅黑" w:cs="微软雅黑"/>
                <w:sz w:val="18"/>
                <w:szCs w:val="18"/>
              </w:rPr>
            </w:pPr>
            <w:ins w:id="1392" w:author="haha" w:date="2018-11-26T17:30:00Z">
              <w:r>
                <w:rPr>
                  <w:rFonts w:ascii="微软雅黑" w:eastAsia="微软雅黑" w:hAnsi="微软雅黑" w:cs="微软雅黑" w:hint="eastAsia"/>
                  <w:sz w:val="18"/>
                  <w:szCs w:val="18"/>
                </w:rPr>
                <w:t>真实姓名填写有误</w:t>
              </w:r>
            </w:ins>
          </w:p>
        </w:tc>
      </w:tr>
      <w:tr w:rsidR="00DE148A" w14:paraId="5FC1AD2F"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1121F08"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2F3D31C6" w14:textId="77777777"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邮箱</w:t>
            </w:r>
          </w:p>
        </w:tc>
        <w:tc>
          <w:tcPr>
            <w:tcW w:w="3000" w:type="dxa"/>
          </w:tcPr>
          <w:p w14:paraId="59AB57CA" w14:textId="409365D5" w:rsidR="00DE148A" w:rsidRDefault="00D35702" w:rsidP="00DE148A">
            <w:pPr>
              <w:widowControl/>
              <w:jc w:val="left"/>
              <w:rPr>
                <w:rFonts w:ascii="微软雅黑" w:eastAsia="微软雅黑" w:hAnsi="微软雅黑" w:cs="微软雅黑"/>
                <w:color w:val="000000"/>
                <w:sz w:val="18"/>
                <w:szCs w:val="18"/>
              </w:rPr>
            </w:pPr>
            <w:ins w:id="1393" w:author="haha" w:date="2018-12-11T14:54:00Z">
              <w:r>
                <w:rPr>
                  <w:rFonts w:ascii="微软雅黑" w:eastAsia="微软雅黑" w:hAnsi="微软雅黑" w:cs="微软雅黑"/>
                  <w:color w:val="000000"/>
                  <w:sz w:val="18"/>
                  <w:szCs w:val="18"/>
                  <w:highlight w:val="darkCyan"/>
                </w:rPr>
                <w:t>8</w:t>
              </w:r>
            </w:ins>
            <w:ins w:id="1394" w:author="haha" w:date="2018-12-07T10:48:00Z">
              <w:r w:rsidR="001B4887" w:rsidRPr="006C50DE">
                <w:rPr>
                  <w:rFonts w:ascii="微软雅黑" w:eastAsia="微软雅黑" w:hAnsi="微软雅黑" w:cs="微软雅黑"/>
                  <w:color w:val="000000"/>
                  <w:sz w:val="18"/>
                  <w:szCs w:val="18"/>
                  <w:highlight w:val="darkCyan"/>
                </w:rPr>
                <w:t>位英文加数字</w:t>
              </w:r>
              <w:r w:rsidR="001B4887" w:rsidRPr="006C50DE">
                <w:rPr>
                  <w:rFonts w:ascii="微软雅黑" w:eastAsia="微软雅黑" w:hAnsi="微软雅黑" w:cs="微软雅黑" w:hint="eastAsia"/>
                  <w:color w:val="000000"/>
                  <w:sz w:val="18"/>
                  <w:szCs w:val="18"/>
                  <w:highlight w:val="darkCyan"/>
                </w:rPr>
                <w:t>区分大小写</w:t>
              </w:r>
            </w:ins>
            <w:del w:id="1395" w:author="haha" w:date="2018-12-07T10:48:00Z">
              <w:r w:rsidR="00E9635F" w:rsidDel="001B4887">
                <w:rPr>
                  <w:rFonts w:ascii="微软雅黑" w:eastAsia="微软雅黑" w:hAnsi="微软雅黑" w:cs="微软雅黑" w:hint="eastAsia"/>
                  <w:color w:val="000000"/>
                  <w:sz w:val="18"/>
                  <w:szCs w:val="18"/>
                </w:rPr>
                <w:delText>填写英文字符，数字</w:delText>
              </w:r>
            </w:del>
          </w:p>
        </w:tc>
        <w:tc>
          <w:tcPr>
            <w:tcW w:w="3209" w:type="dxa"/>
          </w:tcPr>
          <w:p w14:paraId="1D53C414" w14:textId="4847485C" w:rsidR="00DE148A" w:rsidRDefault="00201177" w:rsidP="00DE148A">
            <w:pPr>
              <w:pStyle w:val="Axure"/>
              <w:rPr>
                <w:rFonts w:ascii="微软雅黑" w:eastAsia="微软雅黑" w:hAnsi="微软雅黑" w:cs="微软雅黑"/>
                <w:sz w:val="18"/>
                <w:szCs w:val="18"/>
              </w:rPr>
            </w:pPr>
            <w:ins w:id="1396" w:author="haha" w:date="2018-11-27T15:43:00Z">
              <w:r>
                <w:rPr>
                  <w:rFonts w:ascii="微软雅黑" w:eastAsia="微软雅黑" w:hAnsi="微软雅黑" w:cs="微软雅黑" w:hint="eastAsia"/>
                  <w:sz w:val="18"/>
                  <w:szCs w:val="18"/>
                </w:rPr>
                <w:t xml:space="preserve">发送账号和密码 </w:t>
              </w:r>
              <w:r>
                <w:rPr>
                  <w:rFonts w:ascii="微软雅黑" w:eastAsia="微软雅黑" w:hAnsi="微软雅黑" w:cs="微软雅黑"/>
                  <w:sz w:val="18"/>
                  <w:szCs w:val="18"/>
                </w:rPr>
                <w:t xml:space="preserve"> </w:t>
              </w:r>
              <w:r>
                <w:rPr>
                  <w:rFonts w:ascii="微软雅黑" w:eastAsia="微软雅黑" w:hAnsi="微软雅黑" w:cs="微软雅黑" w:hint="eastAsia"/>
                  <w:sz w:val="18"/>
                  <w:szCs w:val="18"/>
                </w:rPr>
                <w:t>随机</w:t>
              </w:r>
            </w:ins>
            <w:ins w:id="1397" w:author="haha" w:date="2018-11-27T15:44:00Z">
              <w:r>
                <w:rPr>
                  <w:rFonts w:ascii="微软雅黑" w:eastAsia="微软雅黑" w:hAnsi="微软雅黑" w:cs="微软雅黑" w:hint="eastAsia"/>
                  <w:sz w:val="18"/>
                  <w:szCs w:val="18"/>
                </w:rPr>
                <w:t>发送就可以</w:t>
              </w:r>
            </w:ins>
          </w:p>
        </w:tc>
        <w:tc>
          <w:tcPr>
            <w:tcW w:w="1712" w:type="dxa"/>
          </w:tcPr>
          <w:p w14:paraId="6BB1A12F" w14:textId="77777777" w:rsidR="00DE148A" w:rsidRDefault="00835CBA" w:rsidP="00DE148A">
            <w:pPr>
              <w:widowControl/>
              <w:jc w:val="left"/>
              <w:rPr>
                <w:ins w:id="1398" w:author="haha" w:date="2018-11-26T17:30:00Z"/>
                <w:rFonts w:ascii="微软雅黑" w:eastAsia="微软雅黑" w:hAnsi="微软雅黑" w:cs="微软雅黑"/>
                <w:sz w:val="18"/>
                <w:szCs w:val="18"/>
              </w:rPr>
            </w:pPr>
            <w:ins w:id="1399" w:author="haha" w:date="2018-11-26T17:30:00Z">
              <w:r>
                <w:rPr>
                  <w:rFonts w:ascii="微软雅黑" w:eastAsia="微软雅黑" w:hAnsi="微软雅黑" w:cs="微软雅黑" w:hint="eastAsia"/>
                  <w:sz w:val="18"/>
                  <w:szCs w:val="18"/>
                </w:rPr>
                <w:t>未填写邮箱</w:t>
              </w:r>
            </w:ins>
            <w:del w:id="1400" w:author="haha" w:date="2018-11-26T17:30:00Z">
              <w:r w:rsidR="00E9635F" w:rsidDel="00835CBA">
                <w:rPr>
                  <w:rFonts w:ascii="微软雅黑" w:eastAsia="微软雅黑" w:hAnsi="微软雅黑" w:cs="微软雅黑" w:hint="eastAsia"/>
                  <w:sz w:val="18"/>
                  <w:szCs w:val="18"/>
                </w:rPr>
                <w:delText>必填</w:delText>
              </w:r>
            </w:del>
          </w:p>
          <w:p w14:paraId="3195ED69" w14:textId="1881850F" w:rsidR="00835CBA" w:rsidRDefault="00835CBA" w:rsidP="00DE148A">
            <w:pPr>
              <w:widowControl/>
              <w:jc w:val="left"/>
              <w:rPr>
                <w:rFonts w:ascii="微软雅黑" w:eastAsia="微软雅黑" w:hAnsi="微软雅黑" w:cs="微软雅黑"/>
                <w:sz w:val="18"/>
                <w:szCs w:val="18"/>
              </w:rPr>
            </w:pPr>
            <w:ins w:id="1401" w:author="haha" w:date="2018-11-26T17:30:00Z">
              <w:r>
                <w:rPr>
                  <w:rFonts w:ascii="微软雅黑" w:eastAsia="微软雅黑" w:hAnsi="微软雅黑" w:cs="微软雅黑" w:hint="eastAsia"/>
                  <w:sz w:val="18"/>
                  <w:szCs w:val="18"/>
                </w:rPr>
                <w:t>有误</w:t>
              </w:r>
            </w:ins>
          </w:p>
        </w:tc>
      </w:tr>
      <w:tr w:rsidR="00DE148A" w14:paraId="12E3DB27"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41DCE53"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26810F5C" w14:textId="77777777"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角色</w:t>
            </w:r>
          </w:p>
        </w:tc>
        <w:tc>
          <w:tcPr>
            <w:tcW w:w="3000" w:type="dxa"/>
          </w:tcPr>
          <w:p w14:paraId="403701A8" w14:textId="351B80C0"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402" w:author="haha" w:date="2018-11-27T09:59:00Z">
              <w:r w:rsidR="00AB68ED">
                <w:rPr>
                  <w:rFonts w:ascii="微软雅黑" w:eastAsia="微软雅黑" w:hAnsi="微软雅黑" w:cs="微软雅黑" w:hint="eastAsia"/>
                  <w:color w:val="000000"/>
                  <w:sz w:val="18"/>
                  <w:szCs w:val="18"/>
                </w:rPr>
                <w:t>（超级管理员 机构管理员</w:t>
              </w:r>
              <w:r w:rsidR="00456D54">
                <w:rPr>
                  <w:rFonts w:ascii="微软雅黑" w:eastAsia="微软雅黑" w:hAnsi="微软雅黑" w:cs="微软雅黑" w:hint="eastAsia"/>
                  <w:color w:val="000000"/>
                  <w:sz w:val="18"/>
                  <w:szCs w:val="18"/>
                </w:rPr>
                <w:t xml:space="preserve"> 外呼主管 外呼专员</w:t>
              </w:r>
              <w:r w:rsidR="00AB68ED">
                <w:rPr>
                  <w:rFonts w:ascii="微软雅黑" w:eastAsia="微软雅黑" w:hAnsi="微软雅黑" w:cs="微软雅黑" w:hint="eastAsia"/>
                  <w:color w:val="000000"/>
                  <w:sz w:val="18"/>
                  <w:szCs w:val="18"/>
                </w:rPr>
                <w:t>）</w:t>
              </w:r>
            </w:ins>
          </w:p>
        </w:tc>
        <w:tc>
          <w:tcPr>
            <w:tcW w:w="3209" w:type="dxa"/>
          </w:tcPr>
          <w:p w14:paraId="19475D94" w14:textId="77777777" w:rsidR="00DE148A" w:rsidRDefault="00DE148A" w:rsidP="00DE148A">
            <w:pPr>
              <w:pStyle w:val="Axure"/>
              <w:rPr>
                <w:rFonts w:ascii="微软雅黑" w:eastAsia="微软雅黑" w:hAnsi="微软雅黑" w:cs="微软雅黑"/>
                <w:sz w:val="18"/>
                <w:szCs w:val="18"/>
              </w:rPr>
            </w:pPr>
          </w:p>
        </w:tc>
        <w:tc>
          <w:tcPr>
            <w:tcW w:w="1712" w:type="dxa"/>
          </w:tcPr>
          <w:p w14:paraId="61DDBE8C" w14:textId="0954B2E0" w:rsidR="00DE148A" w:rsidRDefault="00456D54" w:rsidP="00DE148A">
            <w:pPr>
              <w:widowControl/>
              <w:jc w:val="left"/>
              <w:rPr>
                <w:rFonts w:ascii="微软雅黑" w:eastAsia="微软雅黑" w:hAnsi="微软雅黑" w:cs="微软雅黑"/>
                <w:sz w:val="18"/>
                <w:szCs w:val="18"/>
              </w:rPr>
            </w:pPr>
            <w:ins w:id="1403" w:author="haha" w:date="2018-11-27T10:00:00Z">
              <w:r>
                <w:rPr>
                  <w:rFonts w:ascii="微软雅黑" w:eastAsia="微软雅黑" w:hAnsi="微软雅黑" w:cs="微软雅黑" w:hint="eastAsia"/>
                  <w:sz w:val="18"/>
                  <w:szCs w:val="18"/>
                </w:rPr>
                <w:t>请选择用户角色</w:t>
              </w:r>
            </w:ins>
            <w:del w:id="1404" w:author="haha" w:date="2018-11-26T17:30:00Z">
              <w:r w:rsidR="00E9635F" w:rsidDel="00835CBA">
                <w:rPr>
                  <w:rFonts w:ascii="微软雅黑" w:eastAsia="微软雅黑" w:hAnsi="微软雅黑" w:cs="微软雅黑" w:hint="eastAsia"/>
                  <w:sz w:val="18"/>
                  <w:szCs w:val="18"/>
                </w:rPr>
                <w:delText>必填</w:delText>
              </w:r>
            </w:del>
          </w:p>
        </w:tc>
      </w:tr>
      <w:tr w:rsidR="00DE148A" w14:paraId="4B433486"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A5B15EC"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2364E5C3" w14:textId="49B72184" w:rsidR="00DE148A" w:rsidRDefault="00E9635F" w:rsidP="00DE148A">
            <w:pPr>
              <w:widowControl/>
              <w:jc w:val="left"/>
              <w:rPr>
                <w:rFonts w:ascii="微软雅黑" w:eastAsia="微软雅黑" w:hAnsi="微软雅黑" w:cs="微软雅黑"/>
                <w:color w:val="000000"/>
                <w:sz w:val="18"/>
                <w:szCs w:val="18"/>
              </w:rPr>
            </w:pPr>
            <w:del w:id="1405" w:author="haha" w:date="2018-12-06T16:01:00Z">
              <w:r w:rsidRPr="008514AB" w:rsidDel="008514AB">
                <w:rPr>
                  <w:rFonts w:ascii="微软雅黑" w:eastAsia="微软雅黑" w:hAnsi="微软雅黑" w:cs="微软雅黑" w:hint="eastAsia"/>
                  <w:color w:val="000000"/>
                  <w:sz w:val="18"/>
                  <w:szCs w:val="18"/>
                  <w:highlight w:val="darkCyan"/>
                  <w:rPrChange w:id="1406" w:author="haha" w:date="2018-12-06T16:04:00Z">
                    <w:rPr>
                      <w:rFonts w:ascii="微软雅黑" w:eastAsia="微软雅黑" w:hAnsi="微软雅黑" w:cs="微软雅黑" w:hint="eastAsia"/>
                      <w:color w:val="000000"/>
                      <w:sz w:val="18"/>
                      <w:szCs w:val="18"/>
                    </w:rPr>
                  </w:rPrChange>
                </w:rPr>
                <w:delText>外呼主管</w:delText>
              </w:r>
            </w:del>
            <w:ins w:id="1407" w:author="haha" w:date="2018-12-06T16:01:00Z">
              <w:r w:rsidR="008514AB" w:rsidRPr="008514AB">
                <w:rPr>
                  <w:rFonts w:ascii="微软雅黑" w:eastAsia="微软雅黑" w:hAnsi="微软雅黑" w:cs="微软雅黑" w:hint="eastAsia"/>
                  <w:color w:val="000000"/>
                  <w:sz w:val="18"/>
                  <w:szCs w:val="18"/>
                  <w:highlight w:val="darkCyan"/>
                  <w:rPrChange w:id="1408" w:author="haha" w:date="2018-12-06T16:04:00Z">
                    <w:rPr>
                      <w:rFonts w:ascii="微软雅黑" w:eastAsia="微软雅黑" w:hAnsi="微软雅黑" w:cs="微软雅黑" w:hint="eastAsia"/>
                      <w:color w:val="000000"/>
                      <w:sz w:val="18"/>
                      <w:szCs w:val="18"/>
                    </w:rPr>
                  </w:rPrChange>
                </w:rPr>
                <w:t>所属机构</w:t>
              </w:r>
            </w:ins>
          </w:p>
        </w:tc>
        <w:tc>
          <w:tcPr>
            <w:tcW w:w="3000" w:type="dxa"/>
          </w:tcPr>
          <w:p w14:paraId="70CF3A4F" w14:textId="2FB44D8B" w:rsidR="00DE148A" w:rsidRDefault="008514AB" w:rsidP="00DE148A">
            <w:pPr>
              <w:widowControl/>
              <w:jc w:val="left"/>
              <w:rPr>
                <w:rFonts w:ascii="微软雅黑" w:eastAsia="微软雅黑" w:hAnsi="微软雅黑" w:cs="微软雅黑"/>
                <w:color w:val="000000"/>
                <w:sz w:val="18"/>
                <w:szCs w:val="18"/>
              </w:rPr>
            </w:pPr>
            <w:ins w:id="1409" w:author="haha" w:date="2018-12-06T16:02:00Z">
              <w:r w:rsidRPr="008514AB">
                <w:rPr>
                  <w:rFonts w:ascii="微软雅黑" w:eastAsia="微软雅黑" w:hAnsi="微软雅黑" w:cs="微软雅黑" w:hint="eastAsia"/>
                  <w:color w:val="000000"/>
                  <w:sz w:val="18"/>
                  <w:szCs w:val="18"/>
                  <w:highlight w:val="darkCyan"/>
                  <w:rPrChange w:id="1410" w:author="haha" w:date="2018-12-06T16:04:00Z">
                    <w:rPr>
                      <w:rFonts w:ascii="微软雅黑" w:eastAsia="微软雅黑" w:hAnsi="微软雅黑" w:cs="微软雅黑" w:hint="eastAsia"/>
                      <w:color w:val="000000"/>
                      <w:sz w:val="18"/>
                      <w:szCs w:val="18"/>
                    </w:rPr>
                  </w:rPrChange>
                </w:rPr>
                <w:t>超级管理员是</w:t>
              </w:r>
            </w:ins>
            <w:r w:rsidR="00E9635F" w:rsidRPr="008514AB">
              <w:rPr>
                <w:rFonts w:ascii="微软雅黑" w:eastAsia="微软雅黑" w:hAnsi="微软雅黑" w:cs="微软雅黑" w:hint="eastAsia"/>
                <w:color w:val="000000"/>
                <w:sz w:val="18"/>
                <w:szCs w:val="18"/>
                <w:highlight w:val="darkCyan"/>
                <w:rPrChange w:id="1411" w:author="haha" w:date="2018-12-06T16:04:00Z">
                  <w:rPr>
                    <w:rFonts w:ascii="微软雅黑" w:eastAsia="微软雅黑" w:hAnsi="微软雅黑" w:cs="微软雅黑" w:hint="eastAsia"/>
                    <w:color w:val="000000"/>
                    <w:sz w:val="18"/>
                    <w:szCs w:val="18"/>
                  </w:rPr>
                </w:rPrChange>
              </w:rPr>
              <w:t>请选择</w:t>
            </w:r>
            <w:ins w:id="1412" w:author="haha" w:date="2018-11-27T09:59:00Z">
              <w:r w:rsidR="00456D54" w:rsidRPr="008514AB">
                <w:rPr>
                  <w:rFonts w:ascii="微软雅黑" w:eastAsia="微软雅黑" w:hAnsi="微软雅黑" w:cs="微软雅黑" w:hint="eastAsia"/>
                  <w:color w:val="000000"/>
                  <w:sz w:val="18"/>
                  <w:szCs w:val="18"/>
                  <w:highlight w:val="darkCyan"/>
                  <w:rPrChange w:id="1413" w:author="haha" w:date="2018-12-06T16:04:00Z">
                    <w:rPr>
                      <w:rFonts w:ascii="微软雅黑" w:eastAsia="微软雅黑" w:hAnsi="微软雅黑" w:cs="微软雅黑" w:hint="eastAsia"/>
                      <w:color w:val="000000"/>
                      <w:sz w:val="18"/>
                      <w:szCs w:val="18"/>
                    </w:rPr>
                  </w:rPrChange>
                </w:rPr>
                <w:t>（根据现有的</w:t>
              </w:r>
            </w:ins>
            <w:ins w:id="1414" w:author="haha" w:date="2018-12-06T16:01:00Z">
              <w:r w:rsidRPr="008514AB">
                <w:rPr>
                  <w:rFonts w:ascii="微软雅黑" w:eastAsia="微软雅黑" w:hAnsi="微软雅黑" w:cs="微软雅黑" w:hint="eastAsia"/>
                  <w:color w:val="000000"/>
                  <w:sz w:val="18"/>
                  <w:szCs w:val="18"/>
                  <w:highlight w:val="darkCyan"/>
                  <w:rPrChange w:id="1415" w:author="haha" w:date="2018-12-06T16:04:00Z">
                    <w:rPr>
                      <w:rFonts w:ascii="微软雅黑" w:eastAsia="微软雅黑" w:hAnsi="微软雅黑" w:cs="微软雅黑" w:hint="eastAsia"/>
                      <w:color w:val="000000"/>
                      <w:sz w:val="18"/>
                      <w:szCs w:val="18"/>
                    </w:rPr>
                  </w:rPrChange>
                </w:rPr>
                <w:t>机构</w:t>
              </w:r>
            </w:ins>
            <w:ins w:id="1416" w:author="haha" w:date="2018-11-27T09:59:00Z">
              <w:r w:rsidR="00456D54" w:rsidRPr="008514AB">
                <w:rPr>
                  <w:rFonts w:ascii="微软雅黑" w:eastAsia="微软雅黑" w:hAnsi="微软雅黑" w:cs="微软雅黑" w:hint="eastAsia"/>
                  <w:color w:val="000000"/>
                  <w:sz w:val="18"/>
                  <w:szCs w:val="18"/>
                  <w:highlight w:val="darkCyan"/>
                  <w:rPrChange w:id="1417" w:author="haha" w:date="2018-12-06T16:04:00Z">
                    <w:rPr>
                      <w:rFonts w:ascii="微软雅黑" w:eastAsia="微软雅黑" w:hAnsi="微软雅黑" w:cs="微软雅黑" w:hint="eastAsia"/>
                      <w:color w:val="000000"/>
                      <w:sz w:val="18"/>
                      <w:szCs w:val="18"/>
                    </w:rPr>
                  </w:rPrChange>
                </w:rPr>
                <w:t>进行选择）</w:t>
              </w:r>
            </w:ins>
            <w:ins w:id="1418" w:author="haha" w:date="2018-12-06T16:02:00Z">
              <w:r w:rsidRPr="008514AB">
                <w:rPr>
                  <w:rFonts w:ascii="微软雅黑" w:eastAsia="微软雅黑" w:hAnsi="微软雅黑" w:cs="微软雅黑" w:hint="eastAsia"/>
                  <w:color w:val="000000"/>
                  <w:sz w:val="18"/>
                  <w:szCs w:val="18"/>
                  <w:highlight w:val="darkCyan"/>
                  <w:rPrChange w:id="1419" w:author="haha" w:date="2018-12-06T16:04:00Z">
                    <w:rPr>
                      <w:rFonts w:ascii="微软雅黑" w:eastAsia="微软雅黑" w:hAnsi="微软雅黑" w:cs="微软雅黑" w:hint="eastAsia"/>
                      <w:color w:val="000000"/>
                      <w:sz w:val="18"/>
                      <w:szCs w:val="18"/>
                    </w:rPr>
                  </w:rPrChange>
                </w:rPr>
                <w:t>，机构管理员建用户时显示所在机构，</w:t>
              </w:r>
            </w:ins>
            <w:ins w:id="1420" w:author="haha" w:date="2018-12-06T16:03:00Z">
              <w:r w:rsidRPr="008514AB">
                <w:rPr>
                  <w:rFonts w:ascii="微软雅黑" w:eastAsia="微软雅黑" w:hAnsi="微软雅黑" w:cs="微软雅黑" w:hint="eastAsia"/>
                  <w:color w:val="000000"/>
                  <w:sz w:val="18"/>
                  <w:szCs w:val="18"/>
                  <w:highlight w:val="darkCyan"/>
                  <w:rPrChange w:id="1421" w:author="haha" w:date="2018-12-06T16:04:00Z">
                    <w:rPr>
                      <w:rFonts w:ascii="微软雅黑" w:eastAsia="微软雅黑" w:hAnsi="微软雅黑" w:cs="微软雅黑" w:hint="eastAsia"/>
                      <w:color w:val="000000"/>
                      <w:sz w:val="18"/>
                      <w:szCs w:val="18"/>
                    </w:rPr>
                  </w:rPrChange>
                </w:rPr>
                <w:t>并且不可更改</w:t>
              </w:r>
            </w:ins>
          </w:p>
        </w:tc>
        <w:tc>
          <w:tcPr>
            <w:tcW w:w="3209" w:type="dxa"/>
          </w:tcPr>
          <w:p w14:paraId="58FCEC0C" w14:textId="77777777" w:rsidR="00DE148A" w:rsidRDefault="00DE148A" w:rsidP="00DE148A">
            <w:pPr>
              <w:pStyle w:val="Axure"/>
              <w:rPr>
                <w:rFonts w:ascii="微软雅黑" w:eastAsia="微软雅黑" w:hAnsi="微软雅黑" w:cs="微软雅黑"/>
                <w:sz w:val="18"/>
                <w:szCs w:val="18"/>
              </w:rPr>
            </w:pPr>
          </w:p>
        </w:tc>
        <w:tc>
          <w:tcPr>
            <w:tcW w:w="1712" w:type="dxa"/>
          </w:tcPr>
          <w:p w14:paraId="79F8723B" w14:textId="225E131B" w:rsidR="00DE148A" w:rsidRDefault="00456D54" w:rsidP="00DE148A">
            <w:pPr>
              <w:widowControl/>
              <w:jc w:val="left"/>
              <w:rPr>
                <w:rFonts w:ascii="微软雅黑" w:eastAsia="微软雅黑" w:hAnsi="微软雅黑" w:cs="微软雅黑"/>
                <w:sz w:val="18"/>
                <w:szCs w:val="18"/>
              </w:rPr>
            </w:pPr>
            <w:ins w:id="1422" w:author="haha" w:date="2018-11-27T10:00:00Z">
              <w:r>
                <w:rPr>
                  <w:rFonts w:ascii="微软雅黑" w:eastAsia="微软雅黑" w:hAnsi="微软雅黑" w:cs="微软雅黑" w:hint="eastAsia"/>
                  <w:sz w:val="18"/>
                  <w:szCs w:val="18"/>
                </w:rPr>
                <w:t>请选择</w:t>
              </w:r>
            </w:ins>
            <w:ins w:id="1423" w:author="haha" w:date="2018-12-06T16:02:00Z">
              <w:r w:rsidR="008514AB">
                <w:rPr>
                  <w:rFonts w:ascii="微软雅黑" w:eastAsia="微软雅黑" w:hAnsi="微软雅黑" w:cs="微软雅黑" w:hint="eastAsia"/>
                  <w:sz w:val="18"/>
                  <w:szCs w:val="18"/>
                </w:rPr>
                <w:t>所属机构</w:t>
              </w:r>
            </w:ins>
            <w:del w:id="1424" w:author="haha" w:date="2018-11-26T17:30:00Z">
              <w:r w:rsidR="00E9635F" w:rsidDel="00835CBA">
                <w:rPr>
                  <w:rFonts w:ascii="微软雅黑" w:eastAsia="微软雅黑" w:hAnsi="微软雅黑" w:cs="微软雅黑" w:hint="eastAsia"/>
                  <w:sz w:val="18"/>
                  <w:szCs w:val="18"/>
                </w:rPr>
                <w:delText>必填</w:delText>
              </w:r>
            </w:del>
          </w:p>
        </w:tc>
      </w:tr>
      <w:tr w:rsidR="00DE148A" w14:paraId="0BD1268B"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C42D284"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5A9309FD" w14:textId="78E15370" w:rsidR="00DE148A" w:rsidRDefault="00E9635F" w:rsidP="00DE148A">
            <w:pPr>
              <w:widowControl/>
              <w:jc w:val="left"/>
              <w:rPr>
                <w:rFonts w:ascii="微软雅黑" w:eastAsia="微软雅黑" w:hAnsi="微软雅黑" w:cs="微软雅黑"/>
                <w:color w:val="000000"/>
                <w:sz w:val="18"/>
                <w:szCs w:val="18"/>
              </w:rPr>
            </w:pPr>
            <w:del w:id="1425" w:author="haha" w:date="2018-12-06T16:03:00Z">
              <w:r w:rsidDel="008514AB">
                <w:rPr>
                  <w:rFonts w:ascii="微软雅黑" w:eastAsia="微软雅黑" w:hAnsi="微软雅黑" w:cs="微软雅黑" w:hint="eastAsia"/>
                  <w:color w:val="000000"/>
                  <w:sz w:val="18"/>
                  <w:szCs w:val="18"/>
                </w:rPr>
                <w:delText>绑定分机</w:delText>
              </w:r>
            </w:del>
            <w:ins w:id="1426" w:author="haha" w:date="2018-12-06T16:03:00Z">
              <w:r w:rsidR="008514AB">
                <w:rPr>
                  <w:rFonts w:ascii="微软雅黑" w:eastAsia="微软雅黑" w:hAnsi="微软雅黑" w:cs="微软雅黑" w:hint="eastAsia"/>
                  <w:color w:val="000000"/>
                  <w:sz w:val="18"/>
                  <w:szCs w:val="18"/>
                </w:rPr>
                <w:t>上级</w:t>
              </w:r>
            </w:ins>
          </w:p>
        </w:tc>
        <w:tc>
          <w:tcPr>
            <w:tcW w:w="3000" w:type="dxa"/>
          </w:tcPr>
          <w:p w14:paraId="55F30873" w14:textId="597ACB51" w:rsidR="00DE148A" w:rsidRDefault="008514AB" w:rsidP="00DE148A">
            <w:pPr>
              <w:widowControl/>
              <w:jc w:val="left"/>
              <w:rPr>
                <w:rFonts w:ascii="微软雅黑" w:eastAsia="微软雅黑" w:hAnsi="微软雅黑" w:cs="微软雅黑"/>
                <w:color w:val="000000"/>
                <w:sz w:val="18"/>
                <w:szCs w:val="18"/>
              </w:rPr>
            </w:pPr>
            <w:ins w:id="1427" w:author="haha" w:date="2018-12-06T16:03:00Z">
              <w:r w:rsidRPr="008514AB">
                <w:rPr>
                  <w:rFonts w:ascii="微软雅黑" w:eastAsia="微软雅黑" w:hAnsi="微软雅黑" w:cs="微软雅黑" w:hint="eastAsia"/>
                  <w:color w:val="000000"/>
                  <w:sz w:val="18"/>
                  <w:szCs w:val="18"/>
                  <w:highlight w:val="darkCyan"/>
                  <w:rPrChange w:id="1428" w:author="haha" w:date="2018-12-06T16:04:00Z">
                    <w:rPr>
                      <w:rFonts w:ascii="微软雅黑" w:eastAsia="微软雅黑" w:hAnsi="微软雅黑" w:cs="微软雅黑" w:hint="eastAsia"/>
                      <w:color w:val="000000"/>
                      <w:sz w:val="18"/>
                      <w:szCs w:val="18"/>
                    </w:rPr>
                  </w:rPrChange>
                </w:rPr>
                <w:t>默认请选择，</w:t>
              </w:r>
            </w:ins>
            <w:del w:id="1429" w:author="haha" w:date="2018-11-27T11:20:00Z">
              <w:r w:rsidR="00E9635F" w:rsidRPr="008514AB" w:rsidDel="007D324C">
                <w:rPr>
                  <w:rFonts w:ascii="微软雅黑" w:eastAsia="微软雅黑" w:hAnsi="微软雅黑" w:cs="微软雅黑" w:hint="eastAsia"/>
                  <w:color w:val="000000"/>
                  <w:sz w:val="18"/>
                  <w:szCs w:val="18"/>
                  <w:highlight w:val="darkCyan"/>
                  <w:rPrChange w:id="1430" w:author="haha" w:date="2018-12-06T16:04:00Z">
                    <w:rPr>
                      <w:rFonts w:ascii="微软雅黑" w:eastAsia="微软雅黑" w:hAnsi="微软雅黑" w:cs="微软雅黑" w:hint="eastAsia"/>
                      <w:color w:val="000000"/>
                      <w:sz w:val="18"/>
                      <w:szCs w:val="18"/>
                    </w:rPr>
                  </w:rPrChange>
                </w:rPr>
                <w:delText>请选择</w:delText>
              </w:r>
            </w:del>
            <w:ins w:id="1431" w:author="haha" w:date="2018-12-06T16:03:00Z">
              <w:r w:rsidRPr="008514AB">
                <w:rPr>
                  <w:rFonts w:ascii="微软雅黑" w:eastAsia="微软雅黑" w:hAnsi="微软雅黑" w:cs="微软雅黑" w:hint="eastAsia"/>
                  <w:color w:val="000000"/>
                  <w:sz w:val="18"/>
                  <w:szCs w:val="18"/>
                  <w:highlight w:val="darkCyan"/>
                  <w:rPrChange w:id="1432" w:author="haha" w:date="2018-12-06T16:04:00Z">
                    <w:rPr>
                      <w:rFonts w:ascii="微软雅黑" w:eastAsia="微软雅黑" w:hAnsi="微软雅黑" w:cs="微软雅黑" w:hint="eastAsia"/>
                      <w:color w:val="000000"/>
                      <w:sz w:val="18"/>
                      <w:szCs w:val="18"/>
                    </w:rPr>
                  </w:rPrChange>
                </w:rPr>
                <w:t>根据角色选择后出现上级角色用户</w:t>
              </w:r>
            </w:ins>
          </w:p>
        </w:tc>
        <w:tc>
          <w:tcPr>
            <w:tcW w:w="3209" w:type="dxa"/>
          </w:tcPr>
          <w:p w14:paraId="6797FFF0" w14:textId="77777777" w:rsidR="00DE148A" w:rsidRDefault="00DE148A" w:rsidP="00DE148A">
            <w:pPr>
              <w:pStyle w:val="Axure"/>
              <w:rPr>
                <w:rFonts w:ascii="微软雅黑" w:eastAsia="微软雅黑" w:hAnsi="微软雅黑" w:cs="微软雅黑"/>
                <w:color w:val="000000"/>
                <w:sz w:val="18"/>
                <w:szCs w:val="18"/>
              </w:rPr>
            </w:pPr>
          </w:p>
        </w:tc>
        <w:tc>
          <w:tcPr>
            <w:tcW w:w="1712" w:type="dxa"/>
          </w:tcPr>
          <w:p w14:paraId="4D428410" w14:textId="129F5D52" w:rsidR="00DE148A" w:rsidRDefault="00E9635F" w:rsidP="00DE148A">
            <w:pPr>
              <w:widowControl/>
              <w:jc w:val="left"/>
              <w:rPr>
                <w:rFonts w:ascii="微软雅黑" w:eastAsia="微软雅黑" w:hAnsi="微软雅黑" w:cs="微软雅黑"/>
                <w:sz w:val="18"/>
                <w:szCs w:val="18"/>
              </w:rPr>
            </w:pPr>
            <w:del w:id="1433" w:author="haha" w:date="2018-11-26T17:30:00Z">
              <w:r w:rsidDel="00835CBA">
                <w:rPr>
                  <w:rFonts w:ascii="微软雅黑" w:eastAsia="微软雅黑" w:hAnsi="微软雅黑" w:cs="微软雅黑" w:hint="eastAsia"/>
                  <w:sz w:val="18"/>
                  <w:szCs w:val="18"/>
                </w:rPr>
                <w:delText>必填</w:delText>
              </w:r>
            </w:del>
          </w:p>
        </w:tc>
      </w:tr>
      <w:tr w:rsidR="00DE148A" w14:paraId="08AB72D3"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1C055F8"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7AAF0320" w14:textId="77777777"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备注</w:t>
            </w:r>
          </w:p>
        </w:tc>
        <w:tc>
          <w:tcPr>
            <w:tcW w:w="3000" w:type="dxa"/>
          </w:tcPr>
          <w:p w14:paraId="2717E288" w14:textId="22D35866"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还可以输入1</w:t>
            </w:r>
            <w:r>
              <w:rPr>
                <w:rFonts w:ascii="微软雅黑" w:eastAsia="微软雅黑" w:hAnsi="微软雅黑" w:cs="微软雅黑"/>
                <w:color w:val="000000"/>
                <w:sz w:val="18"/>
                <w:szCs w:val="18"/>
              </w:rPr>
              <w:t>00</w:t>
            </w:r>
            <w:r>
              <w:rPr>
                <w:rFonts w:ascii="微软雅黑" w:eastAsia="微软雅黑" w:hAnsi="微软雅黑" w:cs="微软雅黑" w:hint="eastAsia"/>
                <w:color w:val="000000"/>
                <w:sz w:val="18"/>
                <w:szCs w:val="18"/>
              </w:rPr>
              <w:t>字</w:t>
            </w:r>
            <w:ins w:id="1434" w:author="haha" w:date="2018-12-06T16:04:00Z">
              <w:r w:rsidR="008514AB">
                <w:rPr>
                  <w:rFonts w:ascii="微软雅黑" w:eastAsia="微软雅黑" w:hAnsi="微软雅黑" w:cs="微软雅黑" w:hint="eastAsia"/>
                  <w:color w:val="000000"/>
                  <w:sz w:val="18"/>
                  <w:szCs w:val="18"/>
                </w:rPr>
                <w:t xml:space="preserve"> </w:t>
              </w:r>
              <w:r w:rsidR="008514AB">
                <w:rPr>
                  <w:rFonts w:ascii="微软雅黑" w:eastAsia="微软雅黑" w:hAnsi="微软雅黑" w:cs="微软雅黑"/>
                  <w:color w:val="000000"/>
                  <w:sz w:val="18"/>
                  <w:szCs w:val="18"/>
                </w:rPr>
                <w:t xml:space="preserve"> </w:t>
              </w:r>
              <w:r w:rsidR="008514AB">
                <w:rPr>
                  <w:rFonts w:ascii="微软雅黑" w:eastAsia="微软雅黑" w:hAnsi="微软雅黑" w:cs="微软雅黑" w:hint="eastAsia"/>
                  <w:color w:val="000000"/>
                  <w:sz w:val="18"/>
                  <w:szCs w:val="18"/>
                </w:rPr>
                <w:t>不是必填的</w:t>
              </w:r>
            </w:ins>
          </w:p>
        </w:tc>
        <w:tc>
          <w:tcPr>
            <w:tcW w:w="3209" w:type="dxa"/>
          </w:tcPr>
          <w:p w14:paraId="5A5A3147" w14:textId="77777777" w:rsidR="00DE148A" w:rsidRDefault="00DE148A" w:rsidP="00DE148A">
            <w:pPr>
              <w:pStyle w:val="Axure"/>
              <w:rPr>
                <w:rFonts w:ascii="微软雅黑" w:eastAsia="微软雅黑" w:hAnsi="微软雅黑" w:cs="微软雅黑"/>
                <w:color w:val="000000"/>
                <w:sz w:val="18"/>
                <w:szCs w:val="18"/>
              </w:rPr>
            </w:pPr>
          </w:p>
        </w:tc>
        <w:tc>
          <w:tcPr>
            <w:tcW w:w="1712" w:type="dxa"/>
          </w:tcPr>
          <w:p w14:paraId="512161A2" w14:textId="2B0379DD" w:rsidR="00DE148A" w:rsidRDefault="00456D54" w:rsidP="00DE148A">
            <w:pPr>
              <w:widowControl/>
              <w:jc w:val="left"/>
              <w:rPr>
                <w:rFonts w:ascii="微软雅黑" w:eastAsia="微软雅黑" w:hAnsi="微软雅黑" w:cs="微软雅黑"/>
                <w:sz w:val="18"/>
                <w:szCs w:val="18"/>
              </w:rPr>
            </w:pPr>
            <w:ins w:id="1435" w:author="haha" w:date="2018-11-27T10:00:00Z">
              <w:r>
                <w:rPr>
                  <w:rFonts w:ascii="微软雅黑" w:eastAsia="微软雅黑" w:hAnsi="微软雅黑" w:cs="微软雅黑" w:hint="eastAsia"/>
                  <w:sz w:val="18"/>
                  <w:szCs w:val="18"/>
                </w:rPr>
                <w:t>超出1</w:t>
              </w:r>
              <w:r>
                <w:rPr>
                  <w:rFonts w:ascii="微软雅黑" w:eastAsia="微软雅黑" w:hAnsi="微软雅黑" w:cs="微软雅黑"/>
                  <w:sz w:val="18"/>
                  <w:szCs w:val="18"/>
                </w:rPr>
                <w:t>00</w:t>
              </w:r>
              <w:r>
                <w:rPr>
                  <w:rFonts w:ascii="微软雅黑" w:eastAsia="微软雅黑" w:hAnsi="微软雅黑" w:cs="微软雅黑" w:hint="eastAsia"/>
                  <w:sz w:val="18"/>
                  <w:szCs w:val="18"/>
                </w:rPr>
                <w:t>字不显示多余内容</w:t>
              </w:r>
            </w:ins>
            <w:del w:id="1436" w:author="haha" w:date="2018-11-26T17:30:00Z">
              <w:r w:rsidR="00E9635F" w:rsidDel="00835CBA">
                <w:rPr>
                  <w:rFonts w:ascii="微软雅黑" w:eastAsia="微软雅黑" w:hAnsi="微软雅黑" w:cs="微软雅黑" w:hint="eastAsia"/>
                  <w:sz w:val="18"/>
                  <w:szCs w:val="18"/>
                </w:rPr>
                <w:delText>选填</w:delText>
              </w:r>
            </w:del>
          </w:p>
        </w:tc>
      </w:tr>
      <w:tr w:rsidR="00DE148A" w14:paraId="6B0C7DDE"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460BC81"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7E2C6F03" w14:textId="77777777"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保存按钮</w:t>
            </w:r>
          </w:p>
        </w:tc>
        <w:tc>
          <w:tcPr>
            <w:tcW w:w="3000" w:type="dxa"/>
          </w:tcPr>
          <w:p w14:paraId="09ABB13E" w14:textId="77777777"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1ABB4169" w14:textId="77777777" w:rsidR="00DE148A" w:rsidRDefault="00E9635F" w:rsidP="00DE148A">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用户管理</w:t>
            </w:r>
          </w:p>
        </w:tc>
        <w:tc>
          <w:tcPr>
            <w:tcW w:w="1712" w:type="dxa"/>
          </w:tcPr>
          <w:p w14:paraId="1CC9213A" w14:textId="77777777" w:rsidR="00DE148A" w:rsidRPr="008514AB" w:rsidRDefault="00E9635F" w:rsidP="00DE148A">
            <w:pPr>
              <w:widowControl/>
              <w:jc w:val="left"/>
              <w:rPr>
                <w:rFonts w:ascii="微软雅黑" w:eastAsia="微软雅黑" w:hAnsi="微软雅黑" w:cs="微软雅黑"/>
                <w:sz w:val="18"/>
                <w:szCs w:val="18"/>
                <w:highlight w:val="darkCyan"/>
                <w:rPrChange w:id="1437" w:author="haha" w:date="2018-12-06T16:04:00Z">
                  <w:rPr>
                    <w:rFonts w:ascii="微软雅黑" w:eastAsia="微软雅黑" w:hAnsi="微软雅黑" w:cs="微软雅黑"/>
                    <w:sz w:val="18"/>
                    <w:szCs w:val="18"/>
                  </w:rPr>
                </w:rPrChange>
              </w:rPr>
            </w:pPr>
            <w:r w:rsidRPr="008514AB">
              <w:rPr>
                <w:rFonts w:ascii="微软雅黑" w:eastAsia="微软雅黑" w:hAnsi="微软雅黑" w:cs="微软雅黑" w:hint="eastAsia"/>
                <w:sz w:val="18"/>
                <w:szCs w:val="18"/>
                <w:highlight w:val="darkCyan"/>
                <w:rPrChange w:id="1438" w:author="haha" w:date="2018-12-06T16:04:00Z">
                  <w:rPr>
                    <w:rFonts w:ascii="微软雅黑" w:eastAsia="微软雅黑" w:hAnsi="微软雅黑" w:cs="微软雅黑" w:hint="eastAsia"/>
                    <w:sz w:val="18"/>
                    <w:szCs w:val="18"/>
                  </w:rPr>
                </w:rPrChange>
              </w:rPr>
              <w:t>是否确定保存</w:t>
            </w:r>
          </w:p>
        </w:tc>
      </w:tr>
      <w:tr w:rsidR="00DE148A" w14:paraId="29ACE92D"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94598A5"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9</w:t>
            </w:r>
          </w:p>
        </w:tc>
        <w:tc>
          <w:tcPr>
            <w:tcW w:w="1309" w:type="dxa"/>
            <w:gridSpan w:val="2"/>
          </w:tcPr>
          <w:p w14:paraId="5DFDDA77" w14:textId="77777777"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重置按钮</w:t>
            </w:r>
          </w:p>
        </w:tc>
        <w:tc>
          <w:tcPr>
            <w:tcW w:w="3000" w:type="dxa"/>
          </w:tcPr>
          <w:p w14:paraId="6EB2EFFA" w14:textId="77777777"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61AD4779" w14:textId="77777777" w:rsidR="00DE148A" w:rsidRDefault="00E9635F" w:rsidP="00DE148A">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清空当前页面内容</w:t>
            </w:r>
          </w:p>
        </w:tc>
        <w:tc>
          <w:tcPr>
            <w:tcW w:w="1712" w:type="dxa"/>
          </w:tcPr>
          <w:p w14:paraId="4F9BDE53" w14:textId="5D5C06A4" w:rsidR="00DE148A" w:rsidRPr="008514AB" w:rsidRDefault="00E9635F" w:rsidP="00DE148A">
            <w:pPr>
              <w:widowControl/>
              <w:jc w:val="left"/>
              <w:rPr>
                <w:rFonts w:ascii="微软雅黑" w:eastAsia="微软雅黑" w:hAnsi="微软雅黑" w:cs="微软雅黑"/>
                <w:sz w:val="18"/>
                <w:szCs w:val="18"/>
                <w:highlight w:val="darkCyan"/>
                <w:rPrChange w:id="1439" w:author="haha" w:date="2018-12-06T16:04:00Z">
                  <w:rPr>
                    <w:rFonts w:ascii="微软雅黑" w:eastAsia="微软雅黑" w:hAnsi="微软雅黑" w:cs="微软雅黑"/>
                    <w:sz w:val="18"/>
                    <w:szCs w:val="18"/>
                  </w:rPr>
                </w:rPrChange>
              </w:rPr>
            </w:pPr>
            <w:r w:rsidRPr="008514AB">
              <w:rPr>
                <w:rFonts w:ascii="微软雅黑" w:eastAsia="微软雅黑" w:hAnsi="微软雅黑" w:cs="微软雅黑" w:hint="eastAsia"/>
                <w:sz w:val="18"/>
                <w:szCs w:val="18"/>
                <w:highlight w:val="darkCyan"/>
                <w:rPrChange w:id="1440" w:author="haha" w:date="2018-12-06T16:04:00Z">
                  <w:rPr>
                    <w:rFonts w:ascii="微软雅黑" w:eastAsia="微软雅黑" w:hAnsi="微软雅黑" w:cs="微软雅黑" w:hint="eastAsia"/>
                    <w:sz w:val="18"/>
                    <w:szCs w:val="18"/>
                  </w:rPr>
                </w:rPrChange>
              </w:rPr>
              <w:t>是否确定</w:t>
            </w:r>
            <w:ins w:id="1441" w:author="haha" w:date="2018-12-06T16:04:00Z">
              <w:r w:rsidR="008514AB" w:rsidRPr="008514AB">
                <w:rPr>
                  <w:rFonts w:ascii="微软雅黑" w:eastAsia="微软雅黑" w:hAnsi="微软雅黑" w:cs="微软雅黑" w:hint="eastAsia"/>
                  <w:sz w:val="18"/>
                  <w:szCs w:val="18"/>
                  <w:highlight w:val="darkCyan"/>
                  <w:rPrChange w:id="1442" w:author="haha" w:date="2018-12-06T16:04:00Z">
                    <w:rPr>
                      <w:rFonts w:ascii="微软雅黑" w:eastAsia="微软雅黑" w:hAnsi="微软雅黑" w:cs="微软雅黑" w:hint="eastAsia"/>
                      <w:sz w:val="18"/>
                      <w:szCs w:val="18"/>
                    </w:rPr>
                  </w:rPrChange>
                </w:rPr>
                <w:t>执行此操作，当前操作不可撤销</w:t>
              </w:r>
            </w:ins>
            <w:del w:id="1443" w:author="haha" w:date="2018-12-06T16:04:00Z">
              <w:r w:rsidRPr="008514AB" w:rsidDel="008514AB">
                <w:rPr>
                  <w:rFonts w:ascii="微软雅黑" w:eastAsia="微软雅黑" w:hAnsi="微软雅黑" w:cs="微软雅黑" w:hint="eastAsia"/>
                  <w:sz w:val="18"/>
                  <w:szCs w:val="18"/>
                  <w:highlight w:val="darkCyan"/>
                  <w:rPrChange w:id="1444" w:author="haha" w:date="2018-12-06T16:04:00Z">
                    <w:rPr>
                      <w:rFonts w:ascii="微软雅黑" w:eastAsia="微软雅黑" w:hAnsi="微软雅黑" w:cs="微软雅黑" w:hint="eastAsia"/>
                      <w:sz w:val="18"/>
                      <w:szCs w:val="18"/>
                    </w:rPr>
                  </w:rPrChange>
                </w:rPr>
                <w:delText>重置</w:delText>
              </w:r>
            </w:del>
          </w:p>
        </w:tc>
      </w:tr>
    </w:tbl>
    <w:p w14:paraId="697A20B6" w14:textId="77777777" w:rsidR="00DE148A" w:rsidRDefault="005B611B" w:rsidP="00AD5670">
      <w:pPr>
        <w:pStyle w:val="1"/>
      </w:pPr>
      <w:bookmarkStart w:id="1445" w:name="_Toc532228792"/>
      <w:r>
        <w:rPr>
          <w:rFonts w:hint="eastAsia"/>
        </w:rPr>
        <w:t>转移</w:t>
      </w:r>
      <w:r w:rsidRPr="00DE148A">
        <w:rPr>
          <w:rFonts w:hint="eastAsia"/>
        </w:rPr>
        <w:t>用户页面</w:t>
      </w:r>
      <w:bookmarkEnd w:id="1445"/>
    </w:p>
    <w:p w14:paraId="0D45DD42" w14:textId="77777777" w:rsidR="005B611B" w:rsidRDefault="00362280" w:rsidP="005B611B">
      <w:pPr>
        <w:tabs>
          <w:tab w:val="left" w:pos="2580"/>
        </w:tabs>
        <w:rPr>
          <w:sz w:val="30"/>
          <w:szCs w:val="30"/>
        </w:rPr>
      </w:pPr>
      <w:commentRangeStart w:id="1446"/>
      <w:r>
        <w:rPr>
          <w:noProof/>
        </w:rPr>
        <w:drawing>
          <wp:inline distT="0" distB="0" distL="0" distR="0" wp14:anchorId="7C6A3625" wp14:editId="11AC27EC">
            <wp:extent cx="5274310" cy="9321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32180"/>
                    </a:xfrm>
                    <a:prstGeom prst="rect">
                      <a:avLst/>
                    </a:prstGeom>
                  </pic:spPr>
                </pic:pic>
              </a:graphicData>
            </a:graphic>
          </wp:inline>
        </w:drawing>
      </w:r>
      <w:commentRangeEnd w:id="1446"/>
      <w:r w:rsidR="0046046D">
        <w:rPr>
          <w:rStyle w:val="aa"/>
        </w:rPr>
        <w:commentReference w:id="1446"/>
      </w:r>
    </w:p>
    <w:tbl>
      <w:tblPr>
        <w:tblpPr w:leftFromText="180" w:rightFromText="180" w:vertAnchor="text" w:horzAnchor="margin" w:tblpXSpec="center" w:tblpY="32"/>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362280" w14:paraId="52FEE2AB" w14:textId="77777777" w:rsidTr="00FA2F12">
        <w:trPr>
          <w:trHeight w:val="90"/>
        </w:trPr>
        <w:tc>
          <w:tcPr>
            <w:tcW w:w="1245" w:type="dxa"/>
            <w:gridSpan w:val="2"/>
            <w:tcBorders>
              <w:top w:val="nil"/>
              <w:left w:val="single" w:sz="4" w:space="0" w:color="auto"/>
              <w:bottom w:val="single" w:sz="4" w:space="0" w:color="auto"/>
              <w:right w:val="single" w:sz="4" w:space="0" w:color="auto"/>
            </w:tcBorders>
          </w:tcPr>
          <w:p w14:paraId="4C45D91C" w14:textId="77777777" w:rsidR="00362280" w:rsidRDefault="00362280" w:rsidP="00FA2F12">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2EA6E07D" w14:textId="552BB8AA" w:rsidR="00362280" w:rsidRDefault="00362280" w:rsidP="00FA2F12">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转移用户</w:t>
            </w:r>
            <w:ins w:id="1447" w:author="haha" w:date="2018-11-27T11:10:00Z">
              <w:r w:rsidR="005F1F3A">
                <w:rPr>
                  <w:rFonts w:ascii="微软雅黑" w:eastAsia="微软雅黑" w:hAnsi="微软雅黑" w:cs="宋体" w:hint="eastAsia"/>
                  <w:color w:val="000000"/>
                  <w:kern w:val="0"/>
                  <w:sz w:val="18"/>
                  <w:szCs w:val="18"/>
                </w:rPr>
                <w:t>（二级页面）</w:t>
              </w:r>
            </w:ins>
          </w:p>
        </w:tc>
      </w:tr>
      <w:tr w:rsidR="00362280" w14:paraId="16945391" w14:textId="77777777" w:rsidTr="00FA2F12">
        <w:trPr>
          <w:trHeight w:val="408"/>
        </w:trPr>
        <w:tc>
          <w:tcPr>
            <w:tcW w:w="1245" w:type="dxa"/>
            <w:gridSpan w:val="2"/>
            <w:tcBorders>
              <w:top w:val="nil"/>
              <w:left w:val="single" w:sz="4" w:space="0" w:color="auto"/>
              <w:bottom w:val="single" w:sz="4" w:space="0" w:color="auto"/>
              <w:right w:val="single" w:sz="4" w:space="0" w:color="auto"/>
            </w:tcBorders>
          </w:tcPr>
          <w:p w14:paraId="174A89FF" w14:textId="77777777" w:rsidR="00362280" w:rsidRDefault="00362280"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219CC73E" w14:textId="77777777" w:rsidR="00362280" w:rsidRDefault="00362280"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用户管理转移按钮</w:t>
            </w:r>
          </w:p>
        </w:tc>
      </w:tr>
      <w:tr w:rsidR="00362280" w14:paraId="1C22D531" w14:textId="77777777" w:rsidTr="00FA2F12">
        <w:trPr>
          <w:trHeight w:val="423"/>
        </w:trPr>
        <w:tc>
          <w:tcPr>
            <w:tcW w:w="1245" w:type="dxa"/>
            <w:gridSpan w:val="2"/>
            <w:tcBorders>
              <w:top w:val="nil"/>
              <w:left w:val="single" w:sz="4" w:space="0" w:color="auto"/>
              <w:bottom w:val="single" w:sz="4" w:space="0" w:color="auto"/>
              <w:right w:val="single" w:sz="4" w:space="0" w:color="auto"/>
            </w:tcBorders>
          </w:tcPr>
          <w:p w14:paraId="5356A470" w14:textId="77777777" w:rsidR="00362280" w:rsidRDefault="00362280"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3DEF3075" w14:textId="77777777" w:rsidR="00362280" w:rsidRDefault="00362280"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左上角返回列表、提交按钮</w:t>
            </w:r>
          </w:p>
        </w:tc>
      </w:tr>
      <w:tr w:rsidR="00362280" w14:paraId="289263D1"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7F5986B9" w14:textId="77777777" w:rsidR="00362280" w:rsidRDefault="00362280"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362280" w14:paraId="3033ACFE"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30BFF1A" w14:textId="77777777" w:rsidR="00362280" w:rsidRDefault="00362280"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4E46486F" w14:textId="77777777" w:rsidR="00362280" w:rsidRDefault="00362280"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7955A8CE" w14:textId="77777777" w:rsidR="00362280" w:rsidRDefault="00362280"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6639E8E9" w14:textId="77777777" w:rsidR="00362280" w:rsidRDefault="00362280"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56A91912" w14:textId="77777777" w:rsidR="00362280" w:rsidRDefault="00362280"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362280" w14:paraId="7CF1F2A8"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98063DD" w14:textId="77777777" w:rsidR="00362280" w:rsidRDefault="00362280" w:rsidP="00FA2F12">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5D83FC16" w14:textId="77777777" w:rsidR="00362280" w:rsidRDefault="00362280"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转移者</w:t>
            </w:r>
          </w:p>
        </w:tc>
        <w:tc>
          <w:tcPr>
            <w:tcW w:w="3000" w:type="dxa"/>
          </w:tcPr>
          <w:p w14:paraId="2B6AB9ED" w14:textId="6692BE43" w:rsidR="00362280" w:rsidRDefault="00362280"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w:t>
            </w:r>
            <w:ins w:id="1448" w:author="haha" w:date="2018-12-06T16:05:00Z">
              <w:r w:rsidR="008514AB" w:rsidRPr="008514AB">
                <w:rPr>
                  <w:rFonts w:ascii="微软雅黑" w:eastAsia="微软雅黑" w:hAnsi="微软雅黑" w:cs="微软雅黑" w:hint="eastAsia"/>
                  <w:color w:val="000000"/>
                  <w:sz w:val="18"/>
                  <w:szCs w:val="18"/>
                  <w:highlight w:val="darkCyan"/>
                  <w:rPrChange w:id="1449" w:author="haha" w:date="2018-12-06T16:05:00Z">
                    <w:rPr>
                      <w:rFonts w:ascii="微软雅黑" w:eastAsia="微软雅黑" w:hAnsi="微软雅黑" w:cs="微软雅黑" w:hint="eastAsia"/>
                      <w:color w:val="000000"/>
                      <w:sz w:val="18"/>
                      <w:szCs w:val="18"/>
                    </w:rPr>
                  </w:rPrChange>
                </w:rPr>
                <w:t>请选择</w:t>
              </w:r>
              <w:r w:rsidR="008514AB">
                <w:rPr>
                  <w:rFonts w:ascii="微软雅黑" w:eastAsia="微软雅黑" w:hAnsi="微软雅黑" w:cs="微软雅黑" w:hint="eastAsia"/>
                  <w:color w:val="000000"/>
                  <w:sz w:val="18"/>
                  <w:szCs w:val="18"/>
                  <w:highlight w:val="darkCyan"/>
                </w:rPr>
                <w:t>，</w:t>
              </w:r>
              <w:r w:rsidR="008514AB" w:rsidRPr="008514AB">
                <w:rPr>
                  <w:rFonts w:ascii="微软雅黑" w:eastAsia="微软雅黑" w:hAnsi="微软雅黑" w:cs="微软雅黑" w:hint="eastAsia"/>
                  <w:color w:val="000000"/>
                  <w:sz w:val="18"/>
                  <w:szCs w:val="18"/>
                  <w:highlight w:val="darkCyan"/>
                  <w:rPrChange w:id="1450" w:author="haha" w:date="2018-12-06T16:05:00Z">
                    <w:rPr>
                      <w:rFonts w:ascii="微软雅黑" w:eastAsia="微软雅黑" w:hAnsi="微软雅黑" w:cs="微软雅黑" w:hint="eastAsia"/>
                      <w:color w:val="000000"/>
                      <w:sz w:val="18"/>
                      <w:szCs w:val="18"/>
                    </w:rPr>
                  </w:rPrChange>
                </w:rPr>
                <w:t>手动选择</w:t>
              </w:r>
            </w:ins>
            <w:ins w:id="1451" w:author="haha" w:date="2018-12-07T10:49:00Z">
              <w:r w:rsidR="001B4887">
                <w:rPr>
                  <w:rFonts w:ascii="微软雅黑" w:eastAsia="微软雅黑" w:hAnsi="微软雅黑" w:cs="微软雅黑" w:hint="eastAsia"/>
                  <w:color w:val="000000"/>
                  <w:sz w:val="18"/>
                  <w:szCs w:val="18"/>
                  <w:highlight w:val="darkCyan"/>
                </w:rPr>
                <w:t xml:space="preserve"> 必选</w:t>
              </w:r>
            </w:ins>
            <w:del w:id="1452" w:author="haha" w:date="2018-12-06T16:05:00Z">
              <w:r w:rsidRPr="008514AB" w:rsidDel="008514AB">
                <w:rPr>
                  <w:rFonts w:ascii="微软雅黑" w:eastAsia="微软雅黑" w:hAnsi="微软雅黑" w:cs="微软雅黑" w:hint="eastAsia"/>
                  <w:color w:val="000000"/>
                  <w:sz w:val="18"/>
                  <w:szCs w:val="18"/>
                  <w:highlight w:val="darkCyan"/>
                  <w:rPrChange w:id="1453" w:author="haha" w:date="2018-12-06T16:05:00Z">
                    <w:rPr>
                      <w:rFonts w:ascii="微软雅黑" w:eastAsia="微软雅黑" w:hAnsi="微软雅黑" w:cs="微软雅黑" w:hint="eastAsia"/>
                      <w:color w:val="000000"/>
                      <w:sz w:val="18"/>
                      <w:szCs w:val="18"/>
                    </w:rPr>
                  </w:rPrChange>
                </w:rPr>
                <w:delText>当前账号用户</w:delText>
              </w:r>
            </w:del>
          </w:p>
        </w:tc>
        <w:tc>
          <w:tcPr>
            <w:tcW w:w="3209" w:type="dxa"/>
          </w:tcPr>
          <w:p w14:paraId="386B7C16" w14:textId="77777777" w:rsidR="00362280" w:rsidRDefault="00362280" w:rsidP="00FA2F12">
            <w:pPr>
              <w:pStyle w:val="Axure"/>
              <w:rPr>
                <w:rFonts w:ascii="微软雅黑" w:eastAsia="微软雅黑" w:hAnsi="微软雅黑" w:cs="微软雅黑"/>
                <w:sz w:val="18"/>
                <w:szCs w:val="18"/>
              </w:rPr>
            </w:pPr>
          </w:p>
        </w:tc>
        <w:tc>
          <w:tcPr>
            <w:tcW w:w="1712" w:type="dxa"/>
          </w:tcPr>
          <w:p w14:paraId="0E841A4F" w14:textId="5789E5E9" w:rsidR="00362280" w:rsidRDefault="008514AB" w:rsidP="00FA2F12">
            <w:pPr>
              <w:widowControl/>
              <w:jc w:val="left"/>
              <w:rPr>
                <w:rFonts w:ascii="微软雅黑" w:eastAsia="微软雅黑" w:hAnsi="微软雅黑" w:cs="宋体"/>
                <w:bCs/>
                <w:kern w:val="0"/>
                <w:sz w:val="18"/>
                <w:szCs w:val="18"/>
              </w:rPr>
            </w:pPr>
            <w:ins w:id="1454" w:author="haha" w:date="2018-12-06T16:05:00Z">
              <w:r>
                <w:rPr>
                  <w:rFonts w:ascii="微软雅黑" w:eastAsia="微软雅黑" w:hAnsi="微软雅黑" w:cs="宋体" w:hint="eastAsia"/>
                  <w:bCs/>
                  <w:kern w:val="0"/>
                  <w:sz w:val="18"/>
                  <w:szCs w:val="18"/>
                </w:rPr>
                <w:t>未选择转移</w:t>
              </w:r>
            </w:ins>
            <w:ins w:id="1455" w:author="haha" w:date="2018-12-06T16:06:00Z">
              <w:r>
                <w:rPr>
                  <w:rFonts w:ascii="微软雅黑" w:eastAsia="微软雅黑" w:hAnsi="微软雅黑" w:cs="宋体" w:hint="eastAsia"/>
                  <w:bCs/>
                  <w:kern w:val="0"/>
                  <w:sz w:val="18"/>
                  <w:szCs w:val="18"/>
                </w:rPr>
                <w:t>用户</w:t>
              </w:r>
            </w:ins>
            <w:del w:id="1456" w:author="haha" w:date="2018-11-26T17:31:00Z">
              <w:r w:rsidR="00362280" w:rsidDel="00835CBA">
                <w:rPr>
                  <w:rFonts w:ascii="微软雅黑" w:eastAsia="微软雅黑" w:hAnsi="微软雅黑" w:cs="宋体" w:hint="eastAsia"/>
                  <w:bCs/>
                  <w:kern w:val="0"/>
                  <w:sz w:val="18"/>
                  <w:szCs w:val="18"/>
                </w:rPr>
                <w:delText>必填</w:delText>
              </w:r>
            </w:del>
          </w:p>
        </w:tc>
      </w:tr>
      <w:tr w:rsidR="00362280" w14:paraId="530FBC64"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8F70C71" w14:textId="77777777" w:rsidR="00362280" w:rsidRDefault="00362280"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68A53D2A" w14:textId="77777777" w:rsidR="00362280" w:rsidRDefault="00362280"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被转移者</w:t>
            </w:r>
          </w:p>
        </w:tc>
        <w:tc>
          <w:tcPr>
            <w:tcW w:w="3000" w:type="dxa"/>
          </w:tcPr>
          <w:p w14:paraId="2628669A" w14:textId="269A0574" w:rsidR="00362280" w:rsidRDefault="008514AB" w:rsidP="00FA2F12">
            <w:pPr>
              <w:widowControl/>
              <w:jc w:val="left"/>
              <w:rPr>
                <w:rFonts w:ascii="微软雅黑" w:eastAsia="微软雅黑" w:hAnsi="微软雅黑" w:cs="微软雅黑"/>
                <w:color w:val="000000"/>
                <w:sz w:val="18"/>
                <w:szCs w:val="18"/>
              </w:rPr>
            </w:pPr>
            <w:ins w:id="1457" w:author="haha" w:date="2018-12-06T16:05:00Z">
              <w:r w:rsidRPr="008514AB">
                <w:rPr>
                  <w:rFonts w:ascii="微软雅黑" w:eastAsia="微软雅黑" w:hAnsi="微软雅黑" w:cs="微软雅黑" w:hint="eastAsia"/>
                  <w:color w:val="000000"/>
                  <w:sz w:val="18"/>
                  <w:szCs w:val="18"/>
                  <w:highlight w:val="darkCyan"/>
                  <w:rPrChange w:id="1458" w:author="haha" w:date="2018-12-06T16:05:00Z">
                    <w:rPr>
                      <w:rFonts w:ascii="微软雅黑" w:eastAsia="微软雅黑" w:hAnsi="微软雅黑" w:cs="微软雅黑" w:hint="eastAsia"/>
                      <w:color w:val="000000"/>
                      <w:sz w:val="18"/>
                      <w:szCs w:val="18"/>
                    </w:rPr>
                  </w:rPrChange>
                </w:rPr>
                <w:t>默认请选择，手动</w:t>
              </w:r>
            </w:ins>
            <w:del w:id="1459" w:author="haha" w:date="2018-12-06T16:05:00Z">
              <w:r w:rsidR="00362280" w:rsidRPr="008514AB" w:rsidDel="008514AB">
                <w:rPr>
                  <w:rFonts w:ascii="微软雅黑" w:eastAsia="微软雅黑" w:hAnsi="微软雅黑" w:cs="微软雅黑" w:hint="eastAsia"/>
                  <w:color w:val="000000"/>
                  <w:sz w:val="18"/>
                  <w:szCs w:val="18"/>
                  <w:highlight w:val="darkCyan"/>
                  <w:rPrChange w:id="1460" w:author="haha" w:date="2018-12-06T16:05:00Z">
                    <w:rPr>
                      <w:rFonts w:ascii="微软雅黑" w:eastAsia="微软雅黑" w:hAnsi="微软雅黑" w:cs="微软雅黑" w:hint="eastAsia"/>
                      <w:color w:val="000000"/>
                      <w:sz w:val="18"/>
                      <w:szCs w:val="18"/>
                    </w:rPr>
                  </w:rPrChange>
                </w:rPr>
                <w:delText>自己</w:delText>
              </w:r>
            </w:del>
            <w:r w:rsidR="00362280" w:rsidRPr="008514AB">
              <w:rPr>
                <w:rFonts w:ascii="微软雅黑" w:eastAsia="微软雅黑" w:hAnsi="微软雅黑" w:cs="微软雅黑" w:hint="eastAsia"/>
                <w:color w:val="000000"/>
                <w:sz w:val="18"/>
                <w:szCs w:val="18"/>
                <w:highlight w:val="darkCyan"/>
                <w:rPrChange w:id="1461" w:author="haha" w:date="2018-12-06T16:05:00Z">
                  <w:rPr>
                    <w:rFonts w:ascii="微软雅黑" w:eastAsia="微软雅黑" w:hAnsi="微软雅黑" w:cs="微软雅黑" w:hint="eastAsia"/>
                    <w:color w:val="000000"/>
                    <w:sz w:val="18"/>
                    <w:szCs w:val="18"/>
                  </w:rPr>
                </w:rPrChange>
              </w:rPr>
              <w:t>选择</w:t>
            </w:r>
            <w:ins w:id="1462" w:author="haha" w:date="2018-12-07T10:49:00Z">
              <w:r w:rsidR="001B4887">
                <w:rPr>
                  <w:rFonts w:ascii="微软雅黑" w:eastAsia="微软雅黑" w:hAnsi="微软雅黑" w:cs="微软雅黑" w:hint="eastAsia"/>
                  <w:color w:val="000000"/>
                  <w:sz w:val="18"/>
                  <w:szCs w:val="18"/>
                  <w:highlight w:val="darkCyan"/>
                </w:rPr>
                <w:t>必选</w:t>
              </w:r>
            </w:ins>
          </w:p>
        </w:tc>
        <w:tc>
          <w:tcPr>
            <w:tcW w:w="3209" w:type="dxa"/>
          </w:tcPr>
          <w:p w14:paraId="76F4DC76" w14:textId="77777777" w:rsidR="00362280" w:rsidRDefault="00362280" w:rsidP="00FA2F12">
            <w:pPr>
              <w:pStyle w:val="Axure"/>
              <w:rPr>
                <w:rFonts w:ascii="微软雅黑" w:eastAsia="微软雅黑" w:hAnsi="微软雅黑" w:cs="微软雅黑"/>
                <w:sz w:val="18"/>
                <w:szCs w:val="18"/>
              </w:rPr>
            </w:pPr>
          </w:p>
        </w:tc>
        <w:tc>
          <w:tcPr>
            <w:tcW w:w="1712" w:type="dxa"/>
          </w:tcPr>
          <w:p w14:paraId="2ABA95C0" w14:textId="086B5C93" w:rsidR="00362280" w:rsidRDefault="00835CBA" w:rsidP="00FA2F12">
            <w:pPr>
              <w:widowControl/>
              <w:jc w:val="left"/>
              <w:rPr>
                <w:rFonts w:ascii="微软雅黑" w:eastAsia="微软雅黑" w:hAnsi="微软雅黑" w:cs="微软雅黑"/>
                <w:sz w:val="18"/>
                <w:szCs w:val="18"/>
              </w:rPr>
            </w:pPr>
            <w:ins w:id="1463" w:author="haha" w:date="2018-11-26T17:31:00Z">
              <w:r>
                <w:rPr>
                  <w:rFonts w:ascii="微软雅黑" w:eastAsia="微软雅黑" w:hAnsi="微软雅黑" w:cs="微软雅黑" w:hint="eastAsia"/>
                  <w:sz w:val="18"/>
                  <w:szCs w:val="18"/>
                </w:rPr>
                <w:t>未选择被转移用户</w:t>
              </w:r>
            </w:ins>
            <w:del w:id="1464" w:author="haha" w:date="2018-11-26T17:31:00Z">
              <w:r w:rsidR="00362280" w:rsidDel="00835CBA">
                <w:rPr>
                  <w:rFonts w:ascii="微软雅黑" w:eastAsia="微软雅黑" w:hAnsi="微软雅黑" w:cs="微软雅黑" w:hint="eastAsia"/>
                  <w:sz w:val="18"/>
                  <w:szCs w:val="18"/>
                </w:rPr>
                <w:delText>必填</w:delText>
              </w:r>
            </w:del>
          </w:p>
        </w:tc>
      </w:tr>
      <w:tr w:rsidR="005F1F3A" w14:paraId="432369C4"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465" w:author="haha" w:date="2018-11-27T11:10:00Z"/>
        </w:trPr>
        <w:tc>
          <w:tcPr>
            <w:tcW w:w="802" w:type="dxa"/>
          </w:tcPr>
          <w:p w14:paraId="5A338AC5" w14:textId="409D61F0" w:rsidR="005F1F3A" w:rsidRDefault="005F1F3A" w:rsidP="00FA2F12">
            <w:pPr>
              <w:widowControl/>
              <w:jc w:val="center"/>
              <w:rPr>
                <w:ins w:id="1466" w:author="haha" w:date="2018-11-27T11:10:00Z"/>
                <w:rFonts w:ascii="微软雅黑" w:eastAsia="微软雅黑" w:hAnsi="微软雅黑" w:cs="微软雅黑"/>
                <w:sz w:val="18"/>
                <w:szCs w:val="18"/>
              </w:rPr>
            </w:pPr>
            <w:ins w:id="1467" w:author="haha" w:date="2018-11-27T11:11:00Z">
              <w:r>
                <w:rPr>
                  <w:rFonts w:ascii="微软雅黑" w:eastAsia="微软雅黑" w:hAnsi="微软雅黑" w:cs="微软雅黑" w:hint="eastAsia"/>
                  <w:sz w:val="18"/>
                  <w:szCs w:val="18"/>
                </w:rPr>
                <w:t>3</w:t>
              </w:r>
            </w:ins>
          </w:p>
        </w:tc>
        <w:tc>
          <w:tcPr>
            <w:tcW w:w="1309" w:type="dxa"/>
            <w:gridSpan w:val="2"/>
          </w:tcPr>
          <w:p w14:paraId="065F9857" w14:textId="62E01B07" w:rsidR="005F1F3A" w:rsidRDefault="005F1F3A" w:rsidP="00FA2F12">
            <w:pPr>
              <w:widowControl/>
              <w:jc w:val="left"/>
              <w:rPr>
                <w:ins w:id="1468" w:author="haha" w:date="2018-11-27T11:10:00Z"/>
                <w:rFonts w:ascii="微软雅黑" w:eastAsia="微软雅黑" w:hAnsi="微软雅黑" w:cs="微软雅黑"/>
                <w:color w:val="000000"/>
                <w:sz w:val="18"/>
                <w:szCs w:val="18"/>
              </w:rPr>
            </w:pPr>
            <w:ins w:id="1469" w:author="haha" w:date="2018-11-27T11:11:00Z">
              <w:r>
                <w:rPr>
                  <w:rFonts w:ascii="微软雅黑" w:eastAsia="微软雅黑" w:hAnsi="微软雅黑" w:cs="微软雅黑" w:hint="eastAsia"/>
                  <w:color w:val="000000"/>
                  <w:sz w:val="18"/>
                  <w:szCs w:val="18"/>
                </w:rPr>
                <w:t>提交按钮</w:t>
              </w:r>
            </w:ins>
          </w:p>
        </w:tc>
        <w:tc>
          <w:tcPr>
            <w:tcW w:w="3000" w:type="dxa"/>
          </w:tcPr>
          <w:p w14:paraId="1C63F3E3" w14:textId="4A79B921" w:rsidR="005F1F3A" w:rsidRDefault="005F1F3A" w:rsidP="00FA2F12">
            <w:pPr>
              <w:widowControl/>
              <w:jc w:val="left"/>
              <w:rPr>
                <w:ins w:id="1470" w:author="haha" w:date="2018-11-27T11:10:00Z"/>
                <w:rFonts w:ascii="微软雅黑" w:eastAsia="微软雅黑" w:hAnsi="微软雅黑" w:cs="微软雅黑"/>
                <w:color w:val="000000"/>
                <w:sz w:val="18"/>
                <w:szCs w:val="18"/>
              </w:rPr>
            </w:pPr>
            <w:ins w:id="1471" w:author="haha" w:date="2018-11-27T11:11:00Z">
              <w:r>
                <w:rPr>
                  <w:rFonts w:ascii="微软雅黑" w:eastAsia="微软雅黑" w:hAnsi="微软雅黑" w:cs="微软雅黑" w:hint="eastAsia"/>
                  <w:color w:val="000000"/>
                  <w:sz w:val="18"/>
                  <w:szCs w:val="18"/>
                </w:rPr>
                <w:t>可点击</w:t>
              </w:r>
            </w:ins>
          </w:p>
        </w:tc>
        <w:tc>
          <w:tcPr>
            <w:tcW w:w="3209" w:type="dxa"/>
          </w:tcPr>
          <w:p w14:paraId="418FFA5F" w14:textId="7FD7A9CA" w:rsidR="005F1F3A" w:rsidRDefault="005F1F3A" w:rsidP="00FA2F12">
            <w:pPr>
              <w:pStyle w:val="Axure"/>
              <w:rPr>
                <w:ins w:id="1472" w:author="haha" w:date="2018-11-27T11:10:00Z"/>
                <w:rFonts w:ascii="微软雅黑" w:eastAsia="微软雅黑" w:hAnsi="微软雅黑" w:cs="微软雅黑"/>
                <w:sz w:val="18"/>
                <w:szCs w:val="18"/>
              </w:rPr>
            </w:pPr>
            <w:ins w:id="1473" w:author="haha" w:date="2018-11-27T11:11:00Z">
              <w:r>
                <w:rPr>
                  <w:rFonts w:ascii="微软雅黑" w:eastAsia="微软雅黑" w:hAnsi="微软雅黑" w:cs="微软雅黑" w:hint="eastAsia"/>
                  <w:sz w:val="18"/>
                  <w:szCs w:val="18"/>
                </w:rPr>
                <w:t>都选才可点击</w:t>
              </w:r>
            </w:ins>
          </w:p>
        </w:tc>
        <w:tc>
          <w:tcPr>
            <w:tcW w:w="1712" w:type="dxa"/>
          </w:tcPr>
          <w:p w14:paraId="4B84DD1C" w14:textId="78496E88" w:rsidR="005F1F3A" w:rsidRDefault="005F1F3A" w:rsidP="00FA2F12">
            <w:pPr>
              <w:widowControl/>
              <w:jc w:val="left"/>
              <w:rPr>
                <w:ins w:id="1474" w:author="haha" w:date="2018-11-27T11:10:00Z"/>
                <w:rFonts w:ascii="微软雅黑" w:eastAsia="微软雅黑" w:hAnsi="微软雅黑" w:cs="微软雅黑"/>
                <w:sz w:val="18"/>
                <w:szCs w:val="18"/>
              </w:rPr>
            </w:pPr>
            <w:ins w:id="1475" w:author="haha" w:date="2018-11-27T11:11:00Z">
              <w:r>
                <w:rPr>
                  <w:rFonts w:ascii="微软雅黑" w:eastAsia="微软雅黑" w:hAnsi="微软雅黑" w:cs="微软雅黑" w:hint="eastAsia"/>
                  <w:sz w:val="18"/>
                  <w:szCs w:val="18"/>
                </w:rPr>
                <w:t>是否确定转移</w:t>
              </w:r>
            </w:ins>
            <w:ins w:id="1476" w:author="haha" w:date="2018-11-27T11:12:00Z">
              <w:r>
                <w:rPr>
                  <w:rFonts w:ascii="微软雅黑" w:eastAsia="微软雅黑" w:hAnsi="微软雅黑" w:cs="微软雅黑" w:hint="eastAsia"/>
                  <w:sz w:val="18"/>
                  <w:szCs w:val="18"/>
                </w:rPr>
                <w:t xml:space="preserve"> 是到用户管理页面 否在当前页面</w:t>
              </w:r>
            </w:ins>
          </w:p>
        </w:tc>
      </w:tr>
    </w:tbl>
    <w:p w14:paraId="1DBB39C6" w14:textId="3B492125" w:rsidR="00362280" w:rsidRDefault="00496C19" w:rsidP="00496C19">
      <w:pPr>
        <w:pStyle w:val="10"/>
      </w:pPr>
      <w:bookmarkStart w:id="1477" w:name="_Toc532228793"/>
      <w:r>
        <w:rPr>
          <w:rFonts w:hint="eastAsia"/>
        </w:rPr>
        <w:t>十四、权限管理模块下的产品管理</w:t>
      </w:r>
      <w:bookmarkEnd w:id="1477"/>
    </w:p>
    <w:p w14:paraId="32A4148E" w14:textId="77777777" w:rsidR="00362280" w:rsidRDefault="00362280" w:rsidP="00CE538D">
      <w:pPr>
        <w:pStyle w:val="a3"/>
        <w:numPr>
          <w:ilvl w:val="0"/>
          <w:numId w:val="4"/>
        </w:numPr>
        <w:ind w:firstLineChars="0"/>
      </w:pPr>
      <w:r>
        <w:rPr>
          <w:rFonts w:hint="eastAsia"/>
        </w:rPr>
        <w:t>管理者可在此页面查看权限内已创建的所有产品</w:t>
      </w:r>
    </w:p>
    <w:p w14:paraId="5BB56B31" w14:textId="77777777" w:rsidR="00362280" w:rsidRDefault="00362280" w:rsidP="00CE538D">
      <w:pPr>
        <w:pStyle w:val="a3"/>
        <w:numPr>
          <w:ilvl w:val="0"/>
          <w:numId w:val="4"/>
        </w:numPr>
        <w:ind w:firstLineChars="0"/>
      </w:pPr>
      <w:r>
        <w:rPr>
          <w:rFonts w:hint="eastAsia"/>
        </w:rPr>
        <w:t>管理者可在此页面新增新产品</w:t>
      </w:r>
    </w:p>
    <w:p w14:paraId="59DE2E4F" w14:textId="77777777" w:rsidR="00CE538D" w:rsidRDefault="00CE538D" w:rsidP="00CE538D">
      <w:pPr>
        <w:pStyle w:val="a3"/>
        <w:numPr>
          <w:ilvl w:val="0"/>
          <w:numId w:val="4"/>
        </w:numPr>
        <w:ind w:firstLineChars="0"/>
      </w:pPr>
      <w:r>
        <w:rPr>
          <w:rFonts w:hint="eastAsia"/>
        </w:rPr>
        <w:t>可对已上架产品进行重置和停用</w:t>
      </w:r>
    </w:p>
    <w:p w14:paraId="3BA3820A" w14:textId="77777777" w:rsidR="00CE538D" w:rsidRDefault="00CE538D" w:rsidP="00CE538D">
      <w:pPr>
        <w:pStyle w:val="a3"/>
        <w:numPr>
          <w:ilvl w:val="0"/>
          <w:numId w:val="4"/>
        </w:numPr>
        <w:ind w:firstLineChars="0"/>
      </w:pPr>
      <w:r>
        <w:rPr>
          <w:rFonts w:hint="eastAsia"/>
        </w:rPr>
        <w:t>可在此页面进行筛选相关产品</w:t>
      </w:r>
    </w:p>
    <w:p w14:paraId="0AC07E58" w14:textId="77777777" w:rsidR="00CE538D" w:rsidRDefault="00CE538D" w:rsidP="00CE538D">
      <w:r>
        <w:rPr>
          <w:rFonts w:hint="eastAsia"/>
        </w:rPr>
        <w:t>原型图如下：</w:t>
      </w:r>
    </w:p>
    <w:p w14:paraId="15BBBF1A" w14:textId="749E97DF" w:rsidR="00CE538D" w:rsidRDefault="00BB293F" w:rsidP="00CE538D">
      <w:ins w:id="1478" w:author="haha" w:date="2018-12-10T17:51:00Z">
        <w:r>
          <w:rPr>
            <w:noProof/>
          </w:rPr>
          <w:drawing>
            <wp:inline distT="0" distB="0" distL="0" distR="0" wp14:anchorId="03353309" wp14:editId="3BD0DD3B">
              <wp:extent cx="5274310" cy="18789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78965"/>
                      </a:xfrm>
                      <a:prstGeom prst="rect">
                        <a:avLst/>
                      </a:prstGeom>
                    </pic:spPr>
                  </pic:pic>
                </a:graphicData>
              </a:graphic>
            </wp:inline>
          </w:drawing>
        </w:r>
      </w:ins>
      <w:commentRangeStart w:id="1479"/>
      <w:del w:id="1480" w:author="haha" w:date="2018-12-10T17:51:00Z">
        <w:r w:rsidR="004E218F" w:rsidDel="00BB293F">
          <w:rPr>
            <w:noProof/>
          </w:rPr>
          <w:drawing>
            <wp:inline distT="0" distB="0" distL="0" distR="0" wp14:anchorId="3E9CE5B1" wp14:editId="09E9725A">
              <wp:extent cx="5274310" cy="17684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68475"/>
                      </a:xfrm>
                      <a:prstGeom prst="rect">
                        <a:avLst/>
                      </a:prstGeom>
                    </pic:spPr>
                  </pic:pic>
                </a:graphicData>
              </a:graphic>
            </wp:inline>
          </w:drawing>
        </w:r>
      </w:del>
      <w:commentRangeEnd w:id="1479"/>
      <w:r w:rsidR="00E460A8">
        <w:rPr>
          <w:rStyle w:val="aa"/>
        </w:rPr>
        <w:commentReference w:id="1479"/>
      </w:r>
    </w:p>
    <w:tbl>
      <w:tblPr>
        <w:tblpPr w:leftFromText="180" w:rightFromText="180" w:vertAnchor="text" w:horzAnchor="margin" w:tblpXSpec="center" w:tblpY="224"/>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CE538D" w14:paraId="1955256E" w14:textId="77777777" w:rsidTr="00FA2F12">
        <w:trPr>
          <w:trHeight w:val="90"/>
        </w:trPr>
        <w:tc>
          <w:tcPr>
            <w:tcW w:w="1245" w:type="dxa"/>
            <w:gridSpan w:val="2"/>
            <w:tcBorders>
              <w:top w:val="nil"/>
              <w:left w:val="single" w:sz="4" w:space="0" w:color="auto"/>
              <w:bottom w:val="single" w:sz="4" w:space="0" w:color="auto"/>
              <w:right w:val="single" w:sz="4" w:space="0" w:color="auto"/>
            </w:tcBorders>
          </w:tcPr>
          <w:p w14:paraId="5E9F06B6" w14:textId="77777777" w:rsidR="00CE538D" w:rsidRDefault="00CE538D" w:rsidP="00FA2F12">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lastRenderedPageBreak/>
              <w:t>所属页面</w:t>
            </w:r>
          </w:p>
        </w:tc>
        <w:tc>
          <w:tcPr>
            <w:tcW w:w="8787" w:type="dxa"/>
            <w:gridSpan w:val="4"/>
            <w:tcBorders>
              <w:top w:val="single" w:sz="4" w:space="0" w:color="auto"/>
              <w:left w:val="nil"/>
              <w:bottom w:val="single" w:sz="4" w:space="0" w:color="auto"/>
              <w:right w:val="single" w:sz="4" w:space="0" w:color="auto"/>
            </w:tcBorders>
          </w:tcPr>
          <w:p w14:paraId="15D14BC9" w14:textId="17C4949F" w:rsidR="00CE538D" w:rsidRDefault="00A345DF" w:rsidP="00FA2F12">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产品管理</w:t>
            </w:r>
          </w:p>
        </w:tc>
      </w:tr>
      <w:tr w:rsidR="00CE538D" w14:paraId="177A2118" w14:textId="77777777" w:rsidTr="00FA2F12">
        <w:trPr>
          <w:trHeight w:val="408"/>
        </w:trPr>
        <w:tc>
          <w:tcPr>
            <w:tcW w:w="1245" w:type="dxa"/>
            <w:gridSpan w:val="2"/>
            <w:tcBorders>
              <w:top w:val="nil"/>
              <w:left w:val="single" w:sz="4" w:space="0" w:color="auto"/>
              <w:bottom w:val="single" w:sz="4" w:space="0" w:color="auto"/>
              <w:right w:val="single" w:sz="4" w:space="0" w:color="auto"/>
            </w:tcBorders>
          </w:tcPr>
          <w:p w14:paraId="7289A468"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25751382" w14:textId="77777777" w:rsidR="00CE538D" w:rsidRDefault="00CE538D"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CE538D" w14:paraId="752FE6EF" w14:textId="77777777" w:rsidTr="00FA2F12">
        <w:trPr>
          <w:trHeight w:val="423"/>
        </w:trPr>
        <w:tc>
          <w:tcPr>
            <w:tcW w:w="1245" w:type="dxa"/>
            <w:gridSpan w:val="2"/>
            <w:tcBorders>
              <w:top w:val="nil"/>
              <w:left w:val="single" w:sz="4" w:space="0" w:color="auto"/>
              <w:bottom w:val="single" w:sz="4" w:space="0" w:color="auto"/>
              <w:right w:val="single" w:sz="4" w:space="0" w:color="auto"/>
            </w:tcBorders>
          </w:tcPr>
          <w:p w14:paraId="43545868"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15D05A96" w14:textId="77777777" w:rsidR="00CE538D" w:rsidRDefault="00CE538D"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CE538D" w14:paraId="3261F680"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49BB52BD"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CE538D" w14:paraId="43786AF3"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33A5E2B"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213B9760" w14:textId="77777777" w:rsidR="00CE538D" w:rsidRDefault="00CE538D"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062B0C2E" w14:textId="77777777" w:rsidR="00CE538D" w:rsidRDefault="00CE538D"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3C7EED12"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6C599365"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CE538D" w14:paraId="5986B609"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DABBD6C" w14:textId="77777777" w:rsidR="00CE538D" w:rsidRDefault="00CE538D" w:rsidP="00FA2F12">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408ECD93"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创建日期</w:t>
            </w:r>
          </w:p>
        </w:tc>
        <w:tc>
          <w:tcPr>
            <w:tcW w:w="3000" w:type="dxa"/>
          </w:tcPr>
          <w:p w14:paraId="41714543"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当天时间</w:t>
            </w:r>
          </w:p>
        </w:tc>
        <w:tc>
          <w:tcPr>
            <w:tcW w:w="3209" w:type="dxa"/>
          </w:tcPr>
          <w:p w14:paraId="317AF268" w14:textId="77777777" w:rsidR="00CE538D" w:rsidRDefault="00CE538D" w:rsidP="00FA2F1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筛选查询</w:t>
            </w:r>
          </w:p>
        </w:tc>
        <w:tc>
          <w:tcPr>
            <w:tcW w:w="1712" w:type="dxa"/>
          </w:tcPr>
          <w:p w14:paraId="54B25C2B" w14:textId="46C652EA" w:rsidR="00CE538D" w:rsidRDefault="004C06B1" w:rsidP="00FA2F12">
            <w:pPr>
              <w:widowControl/>
              <w:jc w:val="left"/>
              <w:rPr>
                <w:rFonts w:ascii="微软雅黑" w:eastAsia="微软雅黑" w:hAnsi="微软雅黑" w:cs="宋体"/>
                <w:bCs/>
                <w:kern w:val="0"/>
                <w:sz w:val="18"/>
                <w:szCs w:val="18"/>
              </w:rPr>
            </w:pPr>
            <w:ins w:id="1481" w:author="haha" w:date="2018-11-27T10:54:00Z">
              <w:r>
                <w:rPr>
                  <w:rFonts w:ascii="微软雅黑" w:eastAsia="微软雅黑" w:hAnsi="微软雅黑" w:cs="宋体" w:hint="eastAsia"/>
                  <w:bCs/>
                  <w:kern w:val="0"/>
                  <w:sz w:val="18"/>
                  <w:szCs w:val="18"/>
                </w:rPr>
                <w:t>根据条件查询</w:t>
              </w:r>
            </w:ins>
          </w:p>
        </w:tc>
      </w:tr>
      <w:tr w:rsidR="00CE538D" w14:paraId="14CE8FD6"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0025E00"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15DCDA9A" w14:textId="0DFB5686" w:rsidR="00CE538D" w:rsidRDefault="00EB616B" w:rsidP="00FA2F12">
            <w:pPr>
              <w:widowControl/>
              <w:jc w:val="left"/>
              <w:rPr>
                <w:rFonts w:ascii="微软雅黑" w:eastAsia="微软雅黑" w:hAnsi="微软雅黑" w:cs="微软雅黑"/>
                <w:color w:val="000000"/>
                <w:sz w:val="18"/>
                <w:szCs w:val="18"/>
              </w:rPr>
            </w:pPr>
            <w:ins w:id="1482" w:author="haha" w:date="2018-12-06T18:45:00Z">
              <w:r>
                <w:rPr>
                  <w:rFonts w:ascii="微软雅黑" w:eastAsia="微软雅黑" w:hAnsi="微软雅黑" w:cs="微软雅黑" w:hint="eastAsia"/>
                  <w:color w:val="000000"/>
                  <w:sz w:val="18"/>
                  <w:szCs w:val="18"/>
                </w:rPr>
                <w:t>所属</w:t>
              </w:r>
            </w:ins>
            <w:del w:id="1483" w:author="haha" w:date="2018-12-06T18:45:00Z">
              <w:r w:rsidR="00CE538D" w:rsidDel="00EB616B">
                <w:rPr>
                  <w:rFonts w:ascii="微软雅黑" w:eastAsia="微软雅黑" w:hAnsi="微软雅黑" w:cs="微软雅黑" w:hint="eastAsia"/>
                  <w:color w:val="000000"/>
                  <w:sz w:val="18"/>
                  <w:szCs w:val="18"/>
                </w:rPr>
                <w:delText>合作</w:delText>
              </w:r>
            </w:del>
            <w:r w:rsidR="00CE538D">
              <w:rPr>
                <w:rFonts w:ascii="微软雅黑" w:eastAsia="微软雅黑" w:hAnsi="微软雅黑" w:cs="微软雅黑" w:hint="eastAsia"/>
                <w:color w:val="000000"/>
                <w:sz w:val="18"/>
                <w:szCs w:val="18"/>
              </w:rPr>
              <w:t>机构</w:t>
            </w:r>
          </w:p>
        </w:tc>
        <w:tc>
          <w:tcPr>
            <w:tcW w:w="3000" w:type="dxa"/>
          </w:tcPr>
          <w:p w14:paraId="54BB0D0D" w14:textId="0C59C60F"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484" w:author="haha" w:date="2018-11-26T17:32:00Z">
              <w:r w:rsidR="00835CBA">
                <w:rPr>
                  <w:rFonts w:ascii="微软雅黑" w:eastAsia="微软雅黑" w:hAnsi="微软雅黑" w:cs="微软雅黑" w:hint="eastAsia"/>
                  <w:color w:val="000000"/>
                  <w:sz w:val="18"/>
                  <w:szCs w:val="18"/>
                </w:rPr>
                <w:t>（聚信达 现有机构）</w:t>
              </w:r>
            </w:ins>
            <w:ins w:id="1485" w:author="haha" w:date="2018-12-06T18:45:00Z">
              <w:r w:rsidR="00EB616B">
                <w:rPr>
                  <w:rFonts w:ascii="微软雅黑" w:eastAsia="微软雅黑" w:hAnsi="微软雅黑" w:cs="微软雅黑" w:hint="eastAsia"/>
                  <w:color w:val="000000"/>
                  <w:sz w:val="18"/>
                  <w:szCs w:val="18"/>
                </w:rPr>
                <w:t>，机</w:t>
              </w:r>
              <w:r w:rsidR="00EB616B" w:rsidRPr="00012F73">
                <w:rPr>
                  <w:rFonts w:ascii="微软雅黑" w:eastAsia="微软雅黑" w:hAnsi="微软雅黑" w:cs="微软雅黑" w:hint="eastAsia"/>
                  <w:color w:val="000000"/>
                  <w:sz w:val="18"/>
                  <w:szCs w:val="18"/>
                  <w:highlight w:val="darkCyan"/>
                  <w:rPrChange w:id="1486" w:author="haha" w:date="2018-12-06T18:46:00Z">
                    <w:rPr>
                      <w:rFonts w:ascii="微软雅黑" w:eastAsia="微软雅黑" w:hAnsi="微软雅黑" w:cs="微软雅黑" w:hint="eastAsia"/>
                      <w:color w:val="000000"/>
                      <w:sz w:val="18"/>
                      <w:szCs w:val="18"/>
                    </w:rPr>
                  </w:rPrChange>
                </w:rPr>
                <w:t>构管理员本页当前位置显示</w:t>
              </w:r>
              <w:r w:rsidR="00012F73" w:rsidRPr="00012F73">
                <w:rPr>
                  <w:rFonts w:ascii="微软雅黑" w:eastAsia="微软雅黑" w:hAnsi="微软雅黑" w:cs="微软雅黑" w:hint="eastAsia"/>
                  <w:color w:val="000000"/>
                  <w:sz w:val="18"/>
                  <w:szCs w:val="18"/>
                  <w:highlight w:val="darkCyan"/>
                  <w:rPrChange w:id="1487" w:author="haha" w:date="2018-12-06T18:46:00Z">
                    <w:rPr>
                      <w:rFonts w:ascii="微软雅黑" w:eastAsia="微软雅黑" w:hAnsi="微软雅黑" w:cs="微软雅黑" w:hint="eastAsia"/>
                      <w:color w:val="000000"/>
                      <w:sz w:val="18"/>
                      <w:szCs w:val="18"/>
                    </w:rPr>
                  </w:rPrChange>
                </w:rPr>
                <w:t>自己所在机构，不可</w:t>
              </w:r>
            </w:ins>
            <w:ins w:id="1488" w:author="haha" w:date="2018-12-06T18:46:00Z">
              <w:r w:rsidR="00012F73" w:rsidRPr="00012F73">
                <w:rPr>
                  <w:rFonts w:ascii="微软雅黑" w:eastAsia="微软雅黑" w:hAnsi="微软雅黑" w:cs="微软雅黑" w:hint="eastAsia"/>
                  <w:color w:val="000000"/>
                  <w:sz w:val="18"/>
                  <w:szCs w:val="18"/>
                  <w:highlight w:val="darkCyan"/>
                  <w:rPrChange w:id="1489" w:author="haha" w:date="2018-12-06T18:46:00Z">
                    <w:rPr>
                      <w:rFonts w:ascii="微软雅黑" w:eastAsia="微软雅黑" w:hAnsi="微软雅黑" w:cs="微软雅黑" w:hint="eastAsia"/>
                      <w:color w:val="000000"/>
                      <w:sz w:val="18"/>
                      <w:szCs w:val="18"/>
                    </w:rPr>
                  </w:rPrChange>
                </w:rPr>
                <w:t>进行筛选操作</w:t>
              </w:r>
              <w:r w:rsidR="00012F73">
                <w:rPr>
                  <w:rFonts w:ascii="微软雅黑" w:eastAsia="微软雅黑" w:hAnsi="微软雅黑" w:cs="微软雅黑" w:hint="eastAsia"/>
                  <w:color w:val="000000"/>
                  <w:sz w:val="18"/>
                  <w:szCs w:val="18"/>
                  <w:highlight w:val="darkCyan"/>
                </w:rPr>
                <w:t>，超级管理员可进行机构筛选查看</w:t>
              </w:r>
            </w:ins>
          </w:p>
        </w:tc>
        <w:tc>
          <w:tcPr>
            <w:tcW w:w="3209" w:type="dxa"/>
          </w:tcPr>
          <w:p w14:paraId="26F09406" w14:textId="77777777" w:rsidR="00CE538D" w:rsidRDefault="00CE538D" w:rsidP="00FA2F1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筛选信息</w:t>
            </w:r>
          </w:p>
        </w:tc>
        <w:tc>
          <w:tcPr>
            <w:tcW w:w="1712" w:type="dxa"/>
          </w:tcPr>
          <w:p w14:paraId="766B7E05" w14:textId="7FA3B792" w:rsidR="00CE538D" w:rsidRDefault="004C06B1" w:rsidP="00FA2F12">
            <w:pPr>
              <w:widowControl/>
              <w:jc w:val="left"/>
              <w:rPr>
                <w:rFonts w:ascii="微软雅黑" w:eastAsia="微软雅黑" w:hAnsi="微软雅黑" w:cs="微软雅黑"/>
                <w:sz w:val="18"/>
                <w:szCs w:val="18"/>
              </w:rPr>
            </w:pPr>
            <w:ins w:id="1490" w:author="haha" w:date="2018-11-27T10:54:00Z">
              <w:r>
                <w:rPr>
                  <w:rFonts w:ascii="微软雅黑" w:eastAsia="微软雅黑" w:hAnsi="微软雅黑" w:cs="宋体" w:hint="eastAsia"/>
                  <w:bCs/>
                  <w:kern w:val="0"/>
                  <w:sz w:val="18"/>
                  <w:szCs w:val="18"/>
                </w:rPr>
                <w:t>根据条件查询</w:t>
              </w:r>
            </w:ins>
          </w:p>
        </w:tc>
      </w:tr>
      <w:tr w:rsidR="00CE538D" w14:paraId="29E608C8"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370CEB2"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29B66738"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产品状态</w:t>
            </w:r>
          </w:p>
        </w:tc>
        <w:tc>
          <w:tcPr>
            <w:tcW w:w="3000" w:type="dxa"/>
          </w:tcPr>
          <w:p w14:paraId="55A2A00A" w14:textId="118A152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491" w:author="haha" w:date="2018-11-26T17:32:00Z">
              <w:r w:rsidR="00835CBA">
                <w:rPr>
                  <w:rFonts w:ascii="微软雅黑" w:eastAsia="微软雅黑" w:hAnsi="微软雅黑" w:cs="微软雅黑" w:hint="eastAsia"/>
                  <w:color w:val="000000"/>
                  <w:sz w:val="18"/>
                  <w:szCs w:val="18"/>
                </w:rPr>
                <w:t>（待生效、</w:t>
              </w:r>
            </w:ins>
            <w:ins w:id="1492" w:author="haha" w:date="2018-12-11T16:14:00Z">
              <w:r w:rsidR="00686670">
                <w:rPr>
                  <w:rFonts w:ascii="微软雅黑" w:eastAsia="微软雅黑" w:hAnsi="微软雅黑" w:cs="微软雅黑" w:hint="eastAsia"/>
                  <w:color w:val="000000"/>
                  <w:sz w:val="18"/>
                  <w:szCs w:val="18"/>
                </w:rPr>
                <w:t>已</w:t>
              </w:r>
            </w:ins>
            <w:ins w:id="1493" w:author="haha" w:date="2018-11-26T17:32:00Z">
              <w:r w:rsidR="00835CBA">
                <w:rPr>
                  <w:rFonts w:ascii="微软雅黑" w:eastAsia="微软雅黑" w:hAnsi="微软雅黑" w:cs="微软雅黑" w:hint="eastAsia"/>
                  <w:color w:val="000000"/>
                  <w:sz w:val="18"/>
                  <w:szCs w:val="18"/>
                </w:rPr>
                <w:t>生效）</w:t>
              </w:r>
            </w:ins>
          </w:p>
        </w:tc>
        <w:tc>
          <w:tcPr>
            <w:tcW w:w="3209" w:type="dxa"/>
          </w:tcPr>
          <w:p w14:paraId="5AE29186" w14:textId="77777777" w:rsidR="00CE538D" w:rsidRDefault="00CE538D" w:rsidP="00FA2F1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40F59F1E" w14:textId="4167A869" w:rsidR="00CE538D" w:rsidRDefault="004C06B1" w:rsidP="00FA2F12">
            <w:pPr>
              <w:widowControl/>
              <w:jc w:val="left"/>
              <w:rPr>
                <w:rFonts w:ascii="微软雅黑" w:eastAsia="微软雅黑" w:hAnsi="微软雅黑" w:cs="微软雅黑"/>
                <w:sz w:val="18"/>
                <w:szCs w:val="18"/>
              </w:rPr>
            </w:pPr>
            <w:ins w:id="1494" w:author="haha" w:date="2018-11-27T10:54:00Z">
              <w:r>
                <w:rPr>
                  <w:rFonts w:ascii="微软雅黑" w:eastAsia="微软雅黑" w:hAnsi="微软雅黑" w:cs="宋体" w:hint="eastAsia"/>
                  <w:bCs/>
                  <w:kern w:val="0"/>
                  <w:sz w:val="18"/>
                  <w:szCs w:val="18"/>
                </w:rPr>
                <w:t>根据条件查询</w:t>
              </w:r>
            </w:ins>
          </w:p>
        </w:tc>
      </w:tr>
      <w:tr w:rsidR="00CE538D" w14:paraId="1B8466B4"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8EBB40C"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056736EF"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产品类型</w:t>
            </w:r>
          </w:p>
        </w:tc>
        <w:tc>
          <w:tcPr>
            <w:tcW w:w="3000" w:type="dxa"/>
          </w:tcPr>
          <w:p w14:paraId="63B32AFD" w14:textId="53606E31"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495" w:author="haha" w:date="2018-11-26T17:32:00Z">
              <w:r w:rsidR="00835CBA">
                <w:rPr>
                  <w:rFonts w:ascii="微软雅黑" w:eastAsia="微软雅黑" w:hAnsi="微软雅黑" w:cs="微软雅黑" w:hint="eastAsia"/>
                  <w:color w:val="000000"/>
                  <w:sz w:val="18"/>
                  <w:szCs w:val="18"/>
                </w:rPr>
                <w:t>（外部产品 内部产品）</w:t>
              </w:r>
            </w:ins>
          </w:p>
        </w:tc>
        <w:tc>
          <w:tcPr>
            <w:tcW w:w="3209" w:type="dxa"/>
          </w:tcPr>
          <w:p w14:paraId="6B8526A4" w14:textId="77777777" w:rsidR="00CE538D" w:rsidRDefault="00CE538D" w:rsidP="00FA2F1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筛选查询</w:t>
            </w:r>
          </w:p>
        </w:tc>
        <w:tc>
          <w:tcPr>
            <w:tcW w:w="1712" w:type="dxa"/>
          </w:tcPr>
          <w:p w14:paraId="6E284FA5" w14:textId="40B48FF9" w:rsidR="00CE538D" w:rsidRDefault="004C06B1" w:rsidP="00FA2F12">
            <w:pPr>
              <w:widowControl/>
              <w:jc w:val="left"/>
              <w:rPr>
                <w:rFonts w:ascii="微软雅黑" w:eastAsia="微软雅黑" w:hAnsi="微软雅黑" w:cs="微软雅黑"/>
                <w:sz w:val="18"/>
                <w:szCs w:val="18"/>
              </w:rPr>
            </w:pPr>
            <w:ins w:id="1496" w:author="haha" w:date="2018-11-27T10:54:00Z">
              <w:r>
                <w:rPr>
                  <w:rFonts w:ascii="微软雅黑" w:eastAsia="微软雅黑" w:hAnsi="微软雅黑" w:cs="宋体" w:hint="eastAsia"/>
                  <w:bCs/>
                  <w:kern w:val="0"/>
                  <w:sz w:val="18"/>
                  <w:szCs w:val="18"/>
                </w:rPr>
                <w:t>根据条件查询</w:t>
              </w:r>
            </w:ins>
          </w:p>
        </w:tc>
      </w:tr>
      <w:tr w:rsidR="00CE538D" w14:paraId="1416767C"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164C14F"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5158DD33"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592ABDC6" w14:textId="18B6265C"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产品名称/产品编号</w:t>
            </w:r>
            <w:ins w:id="1497" w:author="haha" w:date="2018-12-06T16:06:00Z">
              <w:r w:rsidR="008514AB">
                <w:rPr>
                  <w:rFonts w:ascii="微软雅黑" w:eastAsia="微软雅黑" w:hAnsi="微软雅黑" w:cs="微软雅黑" w:hint="eastAsia"/>
                  <w:color w:val="000000"/>
                  <w:sz w:val="18"/>
                  <w:szCs w:val="18"/>
                </w:rPr>
                <w:t xml:space="preserve"> </w:t>
              </w:r>
              <w:r w:rsidR="008514AB">
                <w:rPr>
                  <w:rFonts w:ascii="微软雅黑" w:eastAsia="微软雅黑" w:hAnsi="微软雅黑" w:cs="微软雅黑"/>
                  <w:color w:val="000000"/>
                  <w:sz w:val="18"/>
                  <w:szCs w:val="18"/>
                </w:rPr>
                <w:t xml:space="preserve"> </w:t>
              </w:r>
              <w:r w:rsidR="008514AB" w:rsidRPr="008514AB">
                <w:rPr>
                  <w:rFonts w:ascii="微软雅黑" w:eastAsia="微软雅黑" w:hAnsi="微软雅黑" w:cs="微软雅黑" w:hint="eastAsia"/>
                  <w:color w:val="000000"/>
                  <w:sz w:val="18"/>
                  <w:szCs w:val="18"/>
                  <w:highlight w:val="darkCyan"/>
                  <w:rPrChange w:id="1498" w:author="haha" w:date="2018-12-06T16:06:00Z">
                    <w:rPr>
                      <w:rFonts w:ascii="微软雅黑" w:eastAsia="微软雅黑" w:hAnsi="微软雅黑" w:cs="微软雅黑" w:hint="eastAsia"/>
                      <w:color w:val="000000"/>
                      <w:sz w:val="18"/>
                      <w:szCs w:val="18"/>
                    </w:rPr>
                  </w:rPrChange>
                </w:rPr>
                <w:t>模糊查询</w:t>
              </w:r>
            </w:ins>
          </w:p>
        </w:tc>
        <w:tc>
          <w:tcPr>
            <w:tcW w:w="3209" w:type="dxa"/>
          </w:tcPr>
          <w:p w14:paraId="57BF435F" w14:textId="77777777" w:rsidR="00CE538D" w:rsidRDefault="00CE538D" w:rsidP="00FA2F12">
            <w:pPr>
              <w:pStyle w:val="Axure"/>
              <w:rPr>
                <w:rFonts w:ascii="微软雅黑" w:eastAsia="微软雅黑" w:hAnsi="微软雅黑" w:cs="微软雅黑"/>
                <w:sz w:val="18"/>
                <w:szCs w:val="18"/>
              </w:rPr>
            </w:pPr>
            <w:r>
              <w:rPr>
                <w:rFonts w:ascii="微软雅黑" w:eastAsia="微软雅黑" w:hAnsi="微软雅黑" w:cs="微软雅黑" w:hint="eastAsia"/>
                <w:color w:val="000000"/>
                <w:sz w:val="18"/>
                <w:szCs w:val="18"/>
              </w:rPr>
              <w:t>同上</w:t>
            </w:r>
          </w:p>
        </w:tc>
        <w:tc>
          <w:tcPr>
            <w:tcW w:w="1712" w:type="dxa"/>
          </w:tcPr>
          <w:p w14:paraId="5F8889AC" w14:textId="6A041667" w:rsidR="00CE538D" w:rsidRDefault="004C06B1" w:rsidP="00FA2F12">
            <w:pPr>
              <w:widowControl/>
              <w:jc w:val="left"/>
              <w:rPr>
                <w:rFonts w:ascii="微软雅黑" w:eastAsia="微软雅黑" w:hAnsi="微软雅黑" w:cs="微软雅黑"/>
                <w:sz w:val="18"/>
                <w:szCs w:val="18"/>
              </w:rPr>
            </w:pPr>
            <w:ins w:id="1499" w:author="haha" w:date="2018-11-27T10:54:00Z">
              <w:r>
                <w:rPr>
                  <w:rFonts w:ascii="微软雅黑" w:eastAsia="微软雅黑" w:hAnsi="微软雅黑" w:cs="宋体" w:hint="eastAsia"/>
                  <w:bCs/>
                  <w:kern w:val="0"/>
                  <w:sz w:val="18"/>
                  <w:szCs w:val="18"/>
                </w:rPr>
                <w:t>根据条件查询</w:t>
              </w:r>
            </w:ins>
          </w:p>
        </w:tc>
      </w:tr>
      <w:tr w:rsidR="00CE538D" w14:paraId="37BE7CDF"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CCC3536"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01221B02"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查询按钮</w:t>
            </w:r>
          </w:p>
        </w:tc>
        <w:tc>
          <w:tcPr>
            <w:tcW w:w="3000" w:type="dxa"/>
          </w:tcPr>
          <w:p w14:paraId="1472CCA8"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132213F7" w14:textId="77777777" w:rsidR="00CE538D" w:rsidRDefault="00CE538D" w:rsidP="00FA2F12">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根据输入条件进行查询</w:t>
            </w:r>
          </w:p>
        </w:tc>
        <w:tc>
          <w:tcPr>
            <w:tcW w:w="1712" w:type="dxa"/>
          </w:tcPr>
          <w:p w14:paraId="1D649BEC" w14:textId="77777777" w:rsidR="00CE538D" w:rsidRDefault="00CE538D" w:rsidP="00FA2F12">
            <w:pPr>
              <w:widowControl/>
              <w:jc w:val="left"/>
              <w:rPr>
                <w:rFonts w:ascii="微软雅黑" w:eastAsia="微软雅黑" w:hAnsi="微软雅黑" w:cs="微软雅黑"/>
                <w:sz w:val="18"/>
                <w:szCs w:val="18"/>
              </w:rPr>
            </w:pPr>
          </w:p>
        </w:tc>
      </w:tr>
      <w:tr w:rsidR="00CE538D" w14:paraId="3975D449"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1C947D3"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41D52C7D"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删除按钮</w:t>
            </w:r>
          </w:p>
        </w:tc>
        <w:tc>
          <w:tcPr>
            <w:tcW w:w="3000" w:type="dxa"/>
          </w:tcPr>
          <w:p w14:paraId="2A189226"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0BAB9460" w14:textId="77777777" w:rsidR="00CE538D" w:rsidRDefault="00CE538D" w:rsidP="00FA2F12">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根据选择进行删除操作</w:t>
            </w:r>
          </w:p>
        </w:tc>
        <w:tc>
          <w:tcPr>
            <w:tcW w:w="1712" w:type="dxa"/>
          </w:tcPr>
          <w:p w14:paraId="413398B9" w14:textId="77777777" w:rsidR="00CE538D" w:rsidRDefault="005322C6" w:rsidP="00FA2F12">
            <w:pPr>
              <w:widowControl/>
              <w:jc w:val="left"/>
              <w:rPr>
                <w:ins w:id="1500" w:author="haha" w:date="2018-12-11T18:17:00Z"/>
                <w:rFonts w:ascii="微软雅黑" w:eastAsia="微软雅黑" w:hAnsi="微软雅黑" w:cs="微软雅黑"/>
                <w:sz w:val="18"/>
                <w:szCs w:val="18"/>
                <w:highlight w:val="darkGray"/>
              </w:rPr>
            </w:pPr>
            <w:ins w:id="1501" w:author="haha" w:date="2018-12-11T18:16:00Z">
              <w:r w:rsidRPr="005322C6">
                <w:rPr>
                  <w:rFonts w:ascii="微软雅黑" w:eastAsia="微软雅黑" w:hAnsi="微软雅黑" w:cs="微软雅黑" w:hint="eastAsia"/>
                  <w:sz w:val="18"/>
                  <w:szCs w:val="18"/>
                  <w:highlight w:val="darkGray"/>
                  <w:rPrChange w:id="1502" w:author="haha" w:date="2018-12-11T18:16:00Z">
                    <w:rPr>
                      <w:rFonts w:ascii="微软雅黑" w:eastAsia="微软雅黑" w:hAnsi="微软雅黑" w:cs="微软雅黑" w:hint="eastAsia"/>
                      <w:sz w:val="18"/>
                      <w:szCs w:val="18"/>
                    </w:rPr>
                  </w:rPrChange>
                </w:rPr>
                <w:t>只能删除待生效状态下的产品</w:t>
              </w:r>
            </w:ins>
          </w:p>
          <w:p w14:paraId="5067CED0" w14:textId="2BAA0F23" w:rsidR="00AF54B7" w:rsidRPr="00AF54B7" w:rsidRDefault="00AF54B7" w:rsidP="00FA2F12">
            <w:pPr>
              <w:widowControl/>
              <w:jc w:val="left"/>
              <w:rPr>
                <w:rFonts w:ascii="微软雅黑" w:eastAsia="微软雅黑" w:hAnsi="微软雅黑" w:cs="微软雅黑"/>
                <w:sz w:val="18"/>
                <w:szCs w:val="18"/>
                <w:highlight w:val="darkGray"/>
                <w:rPrChange w:id="1503" w:author="haha" w:date="2018-12-11T18:17:00Z">
                  <w:rPr>
                    <w:rFonts w:ascii="微软雅黑" w:eastAsia="微软雅黑" w:hAnsi="微软雅黑" w:cs="微软雅黑"/>
                    <w:sz w:val="18"/>
                    <w:szCs w:val="18"/>
                  </w:rPr>
                </w:rPrChange>
              </w:rPr>
            </w:pPr>
            <w:ins w:id="1504" w:author="haha" w:date="2018-12-11T18:17:00Z">
              <w:r w:rsidRPr="00AF54B7">
                <w:rPr>
                  <w:rFonts w:ascii="微软雅黑" w:eastAsia="微软雅黑" w:hAnsi="微软雅黑" w:cs="微软雅黑" w:hint="eastAsia"/>
                  <w:sz w:val="18"/>
                  <w:szCs w:val="18"/>
                  <w:highlight w:val="darkGray"/>
                  <w:rPrChange w:id="1505" w:author="haha" w:date="2018-12-11T18:17:00Z">
                    <w:rPr>
                      <w:rFonts w:ascii="Open Sans" w:hAnsi="Open Sans" w:cs="Open Sans" w:hint="eastAsia"/>
                      <w:color w:val="333333"/>
                      <w:shd w:val="clear" w:color="auto" w:fill="FFFFFF"/>
                    </w:rPr>
                  </w:rPrChange>
                </w:rPr>
                <w:t>产品的状态生效和已生效，已生效的话操作下是待生效（停用）样式，待生效的话操作下是已生效（复用）样式</w:t>
              </w:r>
            </w:ins>
          </w:p>
        </w:tc>
      </w:tr>
      <w:tr w:rsidR="00CE538D" w14:paraId="750736C6"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85DBC5F"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3F109022"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新增按钮</w:t>
            </w:r>
          </w:p>
        </w:tc>
        <w:tc>
          <w:tcPr>
            <w:tcW w:w="3000" w:type="dxa"/>
          </w:tcPr>
          <w:p w14:paraId="7976397F"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4788B279" w14:textId="77777777" w:rsidR="00CE538D" w:rsidRDefault="00CE538D" w:rsidP="00FA2F12">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添加产品页面</w:t>
            </w:r>
          </w:p>
        </w:tc>
        <w:tc>
          <w:tcPr>
            <w:tcW w:w="1712" w:type="dxa"/>
          </w:tcPr>
          <w:p w14:paraId="6233B72D" w14:textId="77777777" w:rsidR="00CE538D" w:rsidRDefault="00CE538D" w:rsidP="00FA2F12">
            <w:pPr>
              <w:widowControl/>
              <w:jc w:val="left"/>
              <w:rPr>
                <w:rFonts w:ascii="微软雅黑" w:eastAsia="微软雅黑" w:hAnsi="微软雅黑" w:cs="微软雅黑"/>
                <w:sz w:val="18"/>
                <w:szCs w:val="18"/>
              </w:rPr>
            </w:pPr>
          </w:p>
        </w:tc>
      </w:tr>
      <w:tr w:rsidR="00CE538D" w14:paraId="772C48AB"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0CD4CAE"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1309" w:type="dxa"/>
            <w:gridSpan w:val="2"/>
          </w:tcPr>
          <w:p w14:paraId="4F0387B3"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产品详情列表</w:t>
            </w:r>
          </w:p>
        </w:tc>
        <w:tc>
          <w:tcPr>
            <w:tcW w:w="3000" w:type="dxa"/>
          </w:tcPr>
          <w:p w14:paraId="5579CBB9" w14:textId="328EC862"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全部展示按时间顺序</w:t>
            </w:r>
          </w:p>
        </w:tc>
        <w:tc>
          <w:tcPr>
            <w:tcW w:w="3209" w:type="dxa"/>
          </w:tcPr>
          <w:p w14:paraId="3C894F0D" w14:textId="77777777" w:rsidR="00CE538D" w:rsidRDefault="00CE538D" w:rsidP="00FA2F12">
            <w:pPr>
              <w:pStyle w:val="Axure"/>
              <w:rPr>
                <w:rFonts w:ascii="微软雅黑" w:eastAsia="微软雅黑" w:hAnsi="微软雅黑" w:cs="微软雅黑"/>
                <w:color w:val="000000"/>
                <w:sz w:val="18"/>
                <w:szCs w:val="18"/>
              </w:rPr>
            </w:pPr>
          </w:p>
        </w:tc>
        <w:tc>
          <w:tcPr>
            <w:tcW w:w="1712" w:type="dxa"/>
          </w:tcPr>
          <w:p w14:paraId="7AAA6D33" w14:textId="77777777" w:rsidR="00CE538D" w:rsidRDefault="00CE538D" w:rsidP="00FA2F12">
            <w:pPr>
              <w:widowControl/>
              <w:jc w:val="left"/>
              <w:rPr>
                <w:rFonts w:ascii="微软雅黑" w:eastAsia="微软雅黑" w:hAnsi="微软雅黑" w:cs="微软雅黑"/>
                <w:sz w:val="18"/>
                <w:szCs w:val="18"/>
              </w:rPr>
            </w:pPr>
          </w:p>
        </w:tc>
      </w:tr>
      <w:tr w:rsidR="00CE538D" w14:paraId="5B9D0089"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8ECADCC"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2AD457AF" w14:textId="486EA83D"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w:t>
            </w:r>
            <w:r w:rsidR="004E218F">
              <w:rPr>
                <w:rFonts w:ascii="微软雅黑" w:eastAsia="微软雅黑" w:hAnsi="微软雅黑" w:cs="微软雅黑" w:hint="eastAsia"/>
                <w:color w:val="000000"/>
                <w:sz w:val="18"/>
                <w:szCs w:val="18"/>
              </w:rPr>
              <w:t>编辑</w:t>
            </w:r>
          </w:p>
        </w:tc>
        <w:tc>
          <w:tcPr>
            <w:tcW w:w="3000" w:type="dxa"/>
          </w:tcPr>
          <w:p w14:paraId="2F348FB2"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I</w:t>
            </w:r>
            <w:r>
              <w:rPr>
                <w:rFonts w:ascii="微软雅黑" w:eastAsia="微软雅黑" w:hAnsi="微软雅黑" w:cs="微软雅黑" w:hint="eastAsia"/>
                <w:color w:val="000000"/>
                <w:sz w:val="18"/>
                <w:szCs w:val="18"/>
              </w:rPr>
              <w:t>con</w:t>
            </w:r>
          </w:p>
        </w:tc>
        <w:tc>
          <w:tcPr>
            <w:tcW w:w="3209" w:type="dxa"/>
          </w:tcPr>
          <w:p w14:paraId="0E795F35" w14:textId="4206145E" w:rsidR="00CE538D" w:rsidRDefault="004E218F" w:rsidP="00FA2F12">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编辑</w:t>
            </w:r>
            <w:r w:rsidR="00CE538D">
              <w:rPr>
                <w:rFonts w:ascii="微软雅黑" w:eastAsia="微软雅黑" w:hAnsi="微软雅黑" w:cs="微软雅黑" w:hint="eastAsia"/>
                <w:color w:val="000000"/>
                <w:sz w:val="18"/>
                <w:szCs w:val="18"/>
              </w:rPr>
              <w:t>该产品页面</w:t>
            </w:r>
          </w:p>
        </w:tc>
        <w:tc>
          <w:tcPr>
            <w:tcW w:w="1712" w:type="dxa"/>
          </w:tcPr>
          <w:p w14:paraId="614628ED" w14:textId="689438B2" w:rsidR="00CE538D" w:rsidRDefault="008514AB" w:rsidP="00FA2F12">
            <w:pPr>
              <w:widowControl/>
              <w:jc w:val="left"/>
              <w:rPr>
                <w:rFonts w:ascii="微软雅黑" w:eastAsia="微软雅黑" w:hAnsi="微软雅黑" w:cs="微软雅黑"/>
                <w:sz w:val="18"/>
                <w:szCs w:val="18"/>
              </w:rPr>
            </w:pPr>
            <w:ins w:id="1506" w:author="haha" w:date="2018-12-06T16:07:00Z">
              <w:r w:rsidRPr="008514AB">
                <w:rPr>
                  <w:rFonts w:ascii="微软雅黑" w:eastAsia="微软雅黑" w:hAnsi="微软雅黑" w:cs="微软雅黑" w:hint="eastAsia"/>
                  <w:sz w:val="18"/>
                  <w:szCs w:val="18"/>
                  <w:highlight w:val="darkCyan"/>
                  <w:rPrChange w:id="1507" w:author="haha" w:date="2018-12-06T16:07:00Z">
                    <w:rPr>
                      <w:rFonts w:ascii="微软雅黑" w:eastAsia="微软雅黑" w:hAnsi="微软雅黑" w:cs="微软雅黑" w:hint="eastAsia"/>
                      <w:sz w:val="18"/>
                      <w:szCs w:val="18"/>
                    </w:rPr>
                  </w:rPrChange>
                </w:rPr>
                <w:t>只能更改产品状态以及话术</w:t>
              </w:r>
            </w:ins>
          </w:p>
        </w:tc>
      </w:tr>
      <w:tr w:rsidR="00CE538D" w14:paraId="7C6EF396"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12A6BF3"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1</w:t>
            </w:r>
          </w:p>
        </w:tc>
        <w:tc>
          <w:tcPr>
            <w:tcW w:w="1309" w:type="dxa"/>
            <w:gridSpan w:val="2"/>
          </w:tcPr>
          <w:p w14:paraId="437C1D7F"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操作下停用</w:t>
            </w:r>
          </w:p>
        </w:tc>
        <w:tc>
          <w:tcPr>
            <w:tcW w:w="3000" w:type="dxa"/>
          </w:tcPr>
          <w:p w14:paraId="0B847146"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I</w:t>
            </w:r>
            <w:r>
              <w:rPr>
                <w:rFonts w:ascii="微软雅黑" w:eastAsia="微软雅黑" w:hAnsi="微软雅黑" w:cs="微软雅黑" w:hint="eastAsia"/>
                <w:color w:val="000000"/>
                <w:sz w:val="18"/>
                <w:szCs w:val="18"/>
              </w:rPr>
              <w:t>con</w:t>
            </w:r>
          </w:p>
        </w:tc>
        <w:tc>
          <w:tcPr>
            <w:tcW w:w="3209" w:type="dxa"/>
          </w:tcPr>
          <w:p w14:paraId="72FA3FA0" w14:textId="351A76B1" w:rsidR="00CE538D" w:rsidRDefault="00CE538D" w:rsidP="00FA2F12">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点击更换</w:t>
            </w:r>
            <w:ins w:id="1508" w:author="haha" w:date="2018-12-10T17:52:00Z">
              <w:r w:rsidR="00BB293F" w:rsidRPr="00BB293F">
                <w:rPr>
                  <w:rFonts w:ascii="微软雅黑" w:eastAsia="微软雅黑" w:hAnsi="微软雅黑" w:cs="微软雅黑" w:hint="eastAsia"/>
                  <w:color w:val="000000"/>
                  <w:sz w:val="18"/>
                  <w:szCs w:val="18"/>
                  <w:highlight w:val="darkGray"/>
                  <w:rPrChange w:id="1509" w:author="haha" w:date="2018-12-10T17:52:00Z">
                    <w:rPr>
                      <w:rFonts w:ascii="微软雅黑" w:eastAsia="微软雅黑" w:hAnsi="微软雅黑" w:cs="微软雅黑" w:hint="eastAsia"/>
                      <w:color w:val="000000"/>
                      <w:sz w:val="18"/>
                      <w:szCs w:val="18"/>
                    </w:rPr>
                  </w:rPrChange>
                </w:rPr>
                <w:t>待生效</w:t>
              </w:r>
            </w:ins>
            <w:r>
              <w:rPr>
                <w:rFonts w:ascii="微软雅黑" w:eastAsia="微软雅黑" w:hAnsi="微软雅黑" w:cs="微软雅黑" w:hint="eastAsia"/>
                <w:color w:val="000000"/>
                <w:sz w:val="18"/>
                <w:szCs w:val="18"/>
              </w:rPr>
              <w:t>状态</w:t>
            </w:r>
          </w:p>
        </w:tc>
        <w:tc>
          <w:tcPr>
            <w:tcW w:w="1712" w:type="dxa"/>
          </w:tcPr>
          <w:p w14:paraId="0567DBFC" w14:textId="77777777" w:rsidR="00CE538D" w:rsidRDefault="00CE538D" w:rsidP="00FA2F12">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是否确定停用该产品</w:t>
            </w:r>
          </w:p>
        </w:tc>
      </w:tr>
      <w:tr w:rsidR="00BB293F" w14:paraId="253A6834"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510" w:author="haha" w:date="2018-12-10T17:52:00Z"/>
        </w:trPr>
        <w:tc>
          <w:tcPr>
            <w:tcW w:w="802" w:type="dxa"/>
          </w:tcPr>
          <w:p w14:paraId="57626C59" w14:textId="6F40262B" w:rsidR="00BB293F" w:rsidRPr="00BB293F" w:rsidRDefault="00BB293F" w:rsidP="00FA2F12">
            <w:pPr>
              <w:widowControl/>
              <w:jc w:val="center"/>
              <w:rPr>
                <w:ins w:id="1511" w:author="haha" w:date="2018-12-10T17:52:00Z"/>
                <w:rFonts w:ascii="微软雅黑" w:eastAsia="微软雅黑" w:hAnsi="微软雅黑" w:cs="微软雅黑"/>
                <w:sz w:val="18"/>
                <w:szCs w:val="18"/>
                <w:highlight w:val="darkGray"/>
                <w:rPrChange w:id="1512" w:author="haha" w:date="2018-12-10T17:53:00Z">
                  <w:rPr>
                    <w:ins w:id="1513" w:author="haha" w:date="2018-12-10T17:52:00Z"/>
                    <w:rFonts w:ascii="微软雅黑" w:eastAsia="微软雅黑" w:hAnsi="微软雅黑" w:cs="微软雅黑"/>
                    <w:sz w:val="18"/>
                    <w:szCs w:val="18"/>
                  </w:rPr>
                </w:rPrChange>
              </w:rPr>
            </w:pPr>
            <w:ins w:id="1514" w:author="haha" w:date="2018-12-10T17:52:00Z">
              <w:r w:rsidRPr="00BB293F">
                <w:rPr>
                  <w:rFonts w:ascii="微软雅黑" w:eastAsia="微软雅黑" w:hAnsi="微软雅黑" w:cs="微软雅黑"/>
                  <w:sz w:val="18"/>
                  <w:szCs w:val="18"/>
                  <w:highlight w:val="darkGray"/>
                  <w:rPrChange w:id="1515" w:author="haha" w:date="2018-12-10T17:53:00Z">
                    <w:rPr>
                      <w:rFonts w:ascii="微软雅黑" w:eastAsia="微软雅黑" w:hAnsi="微软雅黑" w:cs="微软雅黑"/>
                      <w:sz w:val="18"/>
                      <w:szCs w:val="18"/>
                    </w:rPr>
                  </w:rPrChange>
                </w:rPr>
                <w:t>12</w:t>
              </w:r>
            </w:ins>
          </w:p>
        </w:tc>
        <w:tc>
          <w:tcPr>
            <w:tcW w:w="1309" w:type="dxa"/>
            <w:gridSpan w:val="2"/>
          </w:tcPr>
          <w:p w14:paraId="75E37B27" w14:textId="73251ED4" w:rsidR="00BB293F" w:rsidRPr="00BB293F" w:rsidRDefault="00BB293F" w:rsidP="00FA2F12">
            <w:pPr>
              <w:widowControl/>
              <w:jc w:val="left"/>
              <w:rPr>
                <w:ins w:id="1516" w:author="haha" w:date="2018-12-10T17:52:00Z"/>
                <w:rFonts w:ascii="微软雅黑" w:eastAsia="微软雅黑" w:hAnsi="微软雅黑" w:cs="微软雅黑"/>
                <w:color w:val="000000"/>
                <w:sz w:val="18"/>
                <w:szCs w:val="18"/>
                <w:highlight w:val="darkGray"/>
                <w:rPrChange w:id="1517" w:author="haha" w:date="2018-12-10T17:53:00Z">
                  <w:rPr>
                    <w:ins w:id="1518" w:author="haha" w:date="2018-12-10T17:52:00Z"/>
                    <w:rFonts w:ascii="微软雅黑" w:eastAsia="微软雅黑" w:hAnsi="微软雅黑" w:cs="微软雅黑"/>
                    <w:color w:val="000000"/>
                    <w:sz w:val="18"/>
                    <w:szCs w:val="18"/>
                  </w:rPr>
                </w:rPrChange>
              </w:rPr>
            </w:pPr>
            <w:ins w:id="1519" w:author="haha" w:date="2018-12-10T17:52:00Z">
              <w:r w:rsidRPr="00BB293F">
                <w:rPr>
                  <w:rFonts w:ascii="微软雅黑" w:eastAsia="微软雅黑" w:hAnsi="微软雅黑" w:cs="微软雅黑" w:hint="eastAsia"/>
                  <w:color w:val="000000"/>
                  <w:sz w:val="18"/>
                  <w:szCs w:val="18"/>
                  <w:highlight w:val="darkGray"/>
                  <w:rPrChange w:id="1520" w:author="haha" w:date="2018-12-10T17:53:00Z">
                    <w:rPr>
                      <w:rFonts w:ascii="微软雅黑" w:eastAsia="微软雅黑" w:hAnsi="微软雅黑" w:cs="微软雅黑" w:hint="eastAsia"/>
                      <w:color w:val="000000"/>
                      <w:sz w:val="18"/>
                      <w:szCs w:val="18"/>
                    </w:rPr>
                  </w:rPrChange>
                </w:rPr>
                <w:t>合作方</w:t>
              </w:r>
            </w:ins>
          </w:p>
        </w:tc>
        <w:tc>
          <w:tcPr>
            <w:tcW w:w="3000" w:type="dxa"/>
          </w:tcPr>
          <w:p w14:paraId="32F88BCB" w14:textId="66398B4C" w:rsidR="00BB293F" w:rsidRPr="00BB293F" w:rsidRDefault="00BB293F" w:rsidP="00FA2F12">
            <w:pPr>
              <w:widowControl/>
              <w:jc w:val="left"/>
              <w:rPr>
                <w:ins w:id="1521" w:author="haha" w:date="2018-12-10T17:52:00Z"/>
                <w:rFonts w:ascii="微软雅黑" w:eastAsia="微软雅黑" w:hAnsi="微软雅黑" w:cs="微软雅黑"/>
                <w:color w:val="000000"/>
                <w:sz w:val="18"/>
                <w:szCs w:val="18"/>
                <w:highlight w:val="darkGray"/>
                <w:rPrChange w:id="1522" w:author="haha" w:date="2018-12-10T17:53:00Z">
                  <w:rPr>
                    <w:ins w:id="1523" w:author="haha" w:date="2018-12-10T17:52:00Z"/>
                    <w:rFonts w:ascii="微软雅黑" w:eastAsia="微软雅黑" w:hAnsi="微软雅黑" w:cs="微软雅黑"/>
                    <w:color w:val="000000"/>
                    <w:sz w:val="18"/>
                    <w:szCs w:val="18"/>
                  </w:rPr>
                </w:rPrChange>
              </w:rPr>
            </w:pPr>
            <w:ins w:id="1524" w:author="haha" w:date="2018-12-10T17:52:00Z">
              <w:r w:rsidRPr="00BB293F">
                <w:rPr>
                  <w:rFonts w:ascii="微软雅黑" w:eastAsia="微软雅黑" w:hAnsi="微软雅黑" w:cs="微软雅黑" w:hint="eastAsia"/>
                  <w:color w:val="000000"/>
                  <w:sz w:val="18"/>
                  <w:szCs w:val="18"/>
                  <w:highlight w:val="darkGray"/>
                  <w:rPrChange w:id="1525" w:author="haha" w:date="2018-12-10T17:53:00Z">
                    <w:rPr>
                      <w:rFonts w:ascii="微软雅黑" w:eastAsia="微软雅黑" w:hAnsi="微软雅黑" w:cs="微软雅黑" w:hint="eastAsia"/>
                      <w:color w:val="000000"/>
                      <w:sz w:val="18"/>
                      <w:szCs w:val="18"/>
                    </w:rPr>
                  </w:rPrChange>
                </w:rPr>
                <w:t>输入框，默认</w:t>
              </w:r>
            </w:ins>
            <w:ins w:id="1526" w:author="haha" w:date="2018-12-10T17:53:00Z">
              <w:r w:rsidRPr="00BB293F">
                <w:rPr>
                  <w:rFonts w:ascii="微软雅黑" w:eastAsia="微软雅黑" w:hAnsi="微软雅黑" w:cs="微软雅黑" w:hint="eastAsia"/>
                  <w:color w:val="000000"/>
                  <w:sz w:val="18"/>
                  <w:szCs w:val="18"/>
                  <w:highlight w:val="darkGray"/>
                  <w:rPrChange w:id="1527" w:author="haha" w:date="2018-12-10T17:53:00Z">
                    <w:rPr>
                      <w:rFonts w:ascii="微软雅黑" w:eastAsia="微软雅黑" w:hAnsi="微软雅黑" w:cs="微软雅黑" w:hint="eastAsia"/>
                      <w:color w:val="000000"/>
                      <w:sz w:val="18"/>
                      <w:szCs w:val="18"/>
                    </w:rPr>
                  </w:rPrChange>
                </w:rPr>
                <w:t>空</w:t>
              </w:r>
              <w:r w:rsidRPr="00BB293F">
                <w:rPr>
                  <w:rFonts w:ascii="微软雅黑" w:eastAsia="微软雅黑" w:hAnsi="微软雅黑" w:cs="微软雅黑"/>
                  <w:color w:val="000000"/>
                  <w:sz w:val="18"/>
                  <w:szCs w:val="18"/>
                  <w:highlight w:val="darkGray"/>
                  <w:rPrChange w:id="1528" w:author="haha" w:date="2018-12-10T17:53:00Z">
                    <w:rPr>
                      <w:rFonts w:ascii="微软雅黑" w:eastAsia="微软雅黑" w:hAnsi="微软雅黑" w:cs="微软雅黑"/>
                      <w:color w:val="000000"/>
                      <w:sz w:val="18"/>
                      <w:szCs w:val="18"/>
                    </w:rPr>
                  </w:rPrChange>
                </w:rPr>
                <w:t xml:space="preserve"> </w:t>
              </w:r>
              <w:r w:rsidRPr="00BB293F">
                <w:rPr>
                  <w:rFonts w:ascii="微软雅黑" w:eastAsia="微软雅黑" w:hAnsi="微软雅黑" w:cs="微软雅黑" w:hint="eastAsia"/>
                  <w:color w:val="000000"/>
                  <w:sz w:val="18"/>
                  <w:szCs w:val="18"/>
                  <w:highlight w:val="darkGray"/>
                  <w:rPrChange w:id="1529" w:author="haha" w:date="2018-12-10T17:53:00Z">
                    <w:rPr>
                      <w:rFonts w:ascii="微软雅黑" w:eastAsia="微软雅黑" w:hAnsi="微软雅黑" w:cs="微软雅黑" w:hint="eastAsia"/>
                      <w:color w:val="000000"/>
                      <w:sz w:val="18"/>
                      <w:szCs w:val="18"/>
                    </w:rPr>
                  </w:rPrChange>
                </w:rPr>
                <w:t>模糊查询</w:t>
              </w:r>
            </w:ins>
          </w:p>
        </w:tc>
        <w:tc>
          <w:tcPr>
            <w:tcW w:w="3209" w:type="dxa"/>
          </w:tcPr>
          <w:p w14:paraId="0417B1B5" w14:textId="22D61E38" w:rsidR="00BB293F" w:rsidRPr="00BB293F" w:rsidRDefault="00BB293F" w:rsidP="00FA2F12">
            <w:pPr>
              <w:pStyle w:val="Axure"/>
              <w:rPr>
                <w:ins w:id="1530" w:author="haha" w:date="2018-12-10T17:52:00Z"/>
                <w:rFonts w:ascii="微软雅黑" w:eastAsia="微软雅黑" w:hAnsi="微软雅黑" w:cs="微软雅黑"/>
                <w:color w:val="000000"/>
                <w:sz w:val="18"/>
                <w:szCs w:val="18"/>
                <w:highlight w:val="darkGray"/>
                <w:rPrChange w:id="1531" w:author="haha" w:date="2018-12-10T17:53:00Z">
                  <w:rPr>
                    <w:ins w:id="1532" w:author="haha" w:date="2018-12-10T17:52:00Z"/>
                    <w:rFonts w:ascii="微软雅黑" w:eastAsia="微软雅黑" w:hAnsi="微软雅黑" w:cs="微软雅黑"/>
                    <w:color w:val="000000"/>
                    <w:sz w:val="18"/>
                    <w:szCs w:val="18"/>
                  </w:rPr>
                </w:rPrChange>
              </w:rPr>
            </w:pPr>
            <w:ins w:id="1533" w:author="haha" w:date="2018-12-10T17:53:00Z">
              <w:r w:rsidRPr="00BB293F">
                <w:rPr>
                  <w:rFonts w:ascii="微软雅黑" w:eastAsia="微软雅黑" w:hAnsi="微软雅黑" w:cs="微软雅黑" w:hint="eastAsia"/>
                  <w:color w:val="000000"/>
                  <w:sz w:val="18"/>
                  <w:szCs w:val="18"/>
                  <w:highlight w:val="darkGray"/>
                  <w:rPrChange w:id="1534" w:author="haha" w:date="2018-12-10T17:53:00Z">
                    <w:rPr>
                      <w:rFonts w:ascii="微软雅黑" w:eastAsia="微软雅黑" w:hAnsi="微软雅黑" w:cs="微软雅黑" w:hint="eastAsia"/>
                      <w:color w:val="000000"/>
                      <w:sz w:val="18"/>
                      <w:szCs w:val="18"/>
                    </w:rPr>
                  </w:rPrChange>
                </w:rPr>
                <w:t>筛选当前产品合作的公司名称</w:t>
              </w:r>
            </w:ins>
          </w:p>
        </w:tc>
        <w:tc>
          <w:tcPr>
            <w:tcW w:w="1712" w:type="dxa"/>
          </w:tcPr>
          <w:p w14:paraId="1C0920C2" w14:textId="77777777" w:rsidR="00BB293F" w:rsidRPr="00BB293F" w:rsidRDefault="00BB293F" w:rsidP="00FA2F12">
            <w:pPr>
              <w:widowControl/>
              <w:jc w:val="left"/>
              <w:rPr>
                <w:ins w:id="1535" w:author="haha" w:date="2018-12-10T17:52:00Z"/>
                <w:rFonts w:ascii="微软雅黑" w:eastAsia="微软雅黑" w:hAnsi="微软雅黑" w:cs="微软雅黑"/>
                <w:sz w:val="18"/>
                <w:szCs w:val="18"/>
                <w:highlight w:val="darkGray"/>
                <w:rPrChange w:id="1536" w:author="haha" w:date="2018-12-10T17:53:00Z">
                  <w:rPr>
                    <w:ins w:id="1537" w:author="haha" w:date="2018-12-10T17:52:00Z"/>
                    <w:rFonts w:ascii="微软雅黑" w:eastAsia="微软雅黑" w:hAnsi="微软雅黑" w:cs="微软雅黑"/>
                    <w:sz w:val="18"/>
                    <w:szCs w:val="18"/>
                  </w:rPr>
                </w:rPrChange>
              </w:rPr>
            </w:pPr>
          </w:p>
        </w:tc>
      </w:tr>
    </w:tbl>
    <w:p w14:paraId="4783C5AA" w14:textId="77777777" w:rsidR="00CE538D" w:rsidRDefault="00CE538D" w:rsidP="00AD5670">
      <w:pPr>
        <w:pStyle w:val="1"/>
      </w:pPr>
      <w:bookmarkStart w:id="1538" w:name="_Toc532228794"/>
      <w:r w:rsidRPr="00CE538D">
        <w:rPr>
          <w:rFonts w:hint="eastAsia"/>
        </w:rPr>
        <w:lastRenderedPageBreak/>
        <w:t>添加产品页面</w:t>
      </w:r>
      <w:bookmarkEnd w:id="1538"/>
    </w:p>
    <w:p w14:paraId="2542F47C" w14:textId="40703CF0" w:rsidR="00CE538D" w:rsidRPr="00CE538D" w:rsidRDefault="001B4887" w:rsidP="00CE538D">
      <w:pPr>
        <w:rPr>
          <w:sz w:val="30"/>
          <w:szCs w:val="30"/>
        </w:rPr>
      </w:pPr>
      <w:commentRangeStart w:id="1539"/>
      <w:commentRangeStart w:id="1540"/>
      <w:ins w:id="1541" w:author="haha" w:date="2018-12-07T10:51:00Z">
        <w:r>
          <w:rPr>
            <w:noProof/>
          </w:rPr>
          <w:drawing>
            <wp:inline distT="0" distB="0" distL="0" distR="0" wp14:anchorId="2CDE9B28" wp14:editId="7F08B41B">
              <wp:extent cx="5274310" cy="35794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579495"/>
                      </a:xfrm>
                      <a:prstGeom prst="rect">
                        <a:avLst/>
                      </a:prstGeom>
                    </pic:spPr>
                  </pic:pic>
                </a:graphicData>
              </a:graphic>
            </wp:inline>
          </w:drawing>
        </w:r>
      </w:ins>
      <w:commentRangeEnd w:id="1539"/>
      <w:commentRangeEnd w:id="1540"/>
      <w:ins w:id="1542" w:author="haha" w:date="2018-12-11T17:58:00Z">
        <w:r w:rsidR="00785C4C">
          <w:rPr>
            <w:rStyle w:val="aa"/>
          </w:rPr>
          <w:commentReference w:id="1539"/>
        </w:r>
      </w:ins>
      <w:ins w:id="1543" w:author="haha" w:date="2018-12-07T10:51:00Z">
        <w:r>
          <w:rPr>
            <w:rStyle w:val="aa"/>
          </w:rPr>
          <w:commentReference w:id="1540"/>
        </w:r>
      </w:ins>
      <w:commentRangeStart w:id="1544"/>
      <w:del w:id="1545" w:author="haha" w:date="2018-12-07T10:51:00Z">
        <w:r w:rsidR="00BD6396" w:rsidDel="001B4887">
          <w:rPr>
            <w:noProof/>
          </w:rPr>
          <w:drawing>
            <wp:inline distT="0" distB="0" distL="0" distR="0" wp14:anchorId="5D85FEDD" wp14:editId="5AC5156D">
              <wp:extent cx="5274310" cy="36137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613785"/>
                      </a:xfrm>
                      <a:prstGeom prst="rect">
                        <a:avLst/>
                      </a:prstGeom>
                    </pic:spPr>
                  </pic:pic>
                </a:graphicData>
              </a:graphic>
            </wp:inline>
          </w:drawing>
        </w:r>
      </w:del>
      <w:commentRangeEnd w:id="1544"/>
      <w:r w:rsidR="00E460A8">
        <w:rPr>
          <w:rStyle w:val="aa"/>
        </w:rPr>
        <w:commentReference w:id="1544"/>
      </w:r>
      <w:r w:rsidR="00CE538D">
        <w:rPr>
          <w:sz w:val="30"/>
          <w:szCs w:val="30"/>
        </w:rPr>
        <w:br w:type="textWrapping" w:clear="all"/>
      </w:r>
    </w:p>
    <w:tbl>
      <w:tblPr>
        <w:tblpPr w:leftFromText="180" w:rightFromText="180" w:vertAnchor="text" w:horzAnchor="margin" w:tblpXSpec="center" w:tblpY="32"/>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CE538D" w14:paraId="2460A594" w14:textId="77777777" w:rsidTr="00FA2F12">
        <w:trPr>
          <w:trHeight w:val="90"/>
        </w:trPr>
        <w:tc>
          <w:tcPr>
            <w:tcW w:w="1245" w:type="dxa"/>
            <w:gridSpan w:val="2"/>
            <w:tcBorders>
              <w:top w:val="nil"/>
              <w:left w:val="single" w:sz="4" w:space="0" w:color="auto"/>
              <w:bottom w:val="single" w:sz="4" w:space="0" w:color="auto"/>
              <w:right w:val="single" w:sz="4" w:space="0" w:color="auto"/>
            </w:tcBorders>
          </w:tcPr>
          <w:p w14:paraId="14A9F7D7" w14:textId="77777777" w:rsidR="00CE538D" w:rsidRDefault="00CE538D" w:rsidP="00FA2F12">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5795AED2" w14:textId="35D9E59A" w:rsidR="00CE538D" w:rsidRDefault="00CE538D" w:rsidP="00FA2F12">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添加产品</w:t>
            </w:r>
            <w:ins w:id="1546" w:author="haha" w:date="2018-11-27T11:15:00Z">
              <w:r w:rsidR="005F1F3A">
                <w:rPr>
                  <w:rFonts w:ascii="微软雅黑" w:eastAsia="微软雅黑" w:hAnsi="微软雅黑" w:cs="宋体" w:hint="eastAsia"/>
                  <w:color w:val="000000"/>
                  <w:kern w:val="0"/>
                  <w:sz w:val="18"/>
                  <w:szCs w:val="18"/>
                </w:rPr>
                <w:t>（二级页面）</w:t>
              </w:r>
            </w:ins>
          </w:p>
        </w:tc>
      </w:tr>
      <w:tr w:rsidR="00CE538D" w14:paraId="45C3CBEF" w14:textId="77777777" w:rsidTr="00FA2F12">
        <w:trPr>
          <w:trHeight w:val="408"/>
        </w:trPr>
        <w:tc>
          <w:tcPr>
            <w:tcW w:w="1245" w:type="dxa"/>
            <w:gridSpan w:val="2"/>
            <w:tcBorders>
              <w:top w:val="nil"/>
              <w:left w:val="single" w:sz="4" w:space="0" w:color="auto"/>
              <w:bottom w:val="single" w:sz="4" w:space="0" w:color="auto"/>
              <w:right w:val="single" w:sz="4" w:space="0" w:color="auto"/>
            </w:tcBorders>
          </w:tcPr>
          <w:p w14:paraId="2ABCD8D6"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29D75AD1" w14:textId="1A2E5A44" w:rsidR="00CE538D" w:rsidRDefault="00A345DF"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产品管理</w:t>
            </w:r>
            <w:r w:rsidR="00CE538D">
              <w:rPr>
                <w:rFonts w:ascii="微软雅黑" w:eastAsia="微软雅黑" w:hAnsi="微软雅黑" w:cs="宋体" w:hint="eastAsia"/>
                <w:kern w:val="0"/>
                <w:sz w:val="18"/>
                <w:szCs w:val="18"/>
              </w:rPr>
              <w:t>新增按钮</w:t>
            </w:r>
          </w:p>
        </w:tc>
      </w:tr>
      <w:tr w:rsidR="00CE538D" w14:paraId="1FDB202C" w14:textId="77777777" w:rsidTr="00FA2F12">
        <w:trPr>
          <w:trHeight w:val="423"/>
        </w:trPr>
        <w:tc>
          <w:tcPr>
            <w:tcW w:w="1245" w:type="dxa"/>
            <w:gridSpan w:val="2"/>
            <w:tcBorders>
              <w:top w:val="nil"/>
              <w:left w:val="single" w:sz="4" w:space="0" w:color="auto"/>
              <w:bottom w:val="single" w:sz="4" w:space="0" w:color="auto"/>
              <w:right w:val="single" w:sz="4" w:space="0" w:color="auto"/>
            </w:tcBorders>
          </w:tcPr>
          <w:p w14:paraId="037358A9"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7B1CEDC9" w14:textId="77777777" w:rsidR="00CE538D" w:rsidRDefault="00CE538D"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左上角返回列表、保存按钮</w:t>
            </w:r>
          </w:p>
        </w:tc>
      </w:tr>
      <w:tr w:rsidR="00CE538D" w14:paraId="7AB7BF77"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346DFE0B"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CE538D" w14:paraId="74BA9496"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6391F67"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0876B745" w14:textId="77777777" w:rsidR="00CE538D" w:rsidRDefault="00CE538D"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4D61877D" w14:textId="77777777" w:rsidR="00CE538D" w:rsidRDefault="00CE538D"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3197B3CF"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23D9C72B"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CE538D" w14:paraId="6133AD46"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4E321C6" w14:textId="77777777" w:rsidR="00CE538D" w:rsidRDefault="00CE538D" w:rsidP="00FA2F12">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08937656"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产品编号</w:t>
            </w:r>
          </w:p>
        </w:tc>
        <w:tc>
          <w:tcPr>
            <w:tcW w:w="3000" w:type="dxa"/>
          </w:tcPr>
          <w:p w14:paraId="1C2F66B5" w14:textId="5D719689" w:rsidR="00CE538D" w:rsidRDefault="004E7E70" w:rsidP="00FA2F12">
            <w:pPr>
              <w:widowControl/>
              <w:jc w:val="left"/>
              <w:rPr>
                <w:rFonts w:ascii="微软雅黑" w:eastAsia="微软雅黑" w:hAnsi="微软雅黑" w:cs="微软雅黑"/>
                <w:color w:val="000000"/>
                <w:sz w:val="18"/>
                <w:szCs w:val="18"/>
              </w:rPr>
            </w:pPr>
            <w:ins w:id="1547" w:author="haha" w:date="2018-12-06T16:21:00Z">
              <w:r w:rsidRPr="007754B2">
                <w:rPr>
                  <w:rFonts w:ascii="微软雅黑" w:eastAsia="微软雅黑" w:hAnsi="微软雅黑" w:cs="微软雅黑" w:hint="eastAsia"/>
                  <w:color w:val="000000"/>
                  <w:sz w:val="18"/>
                  <w:szCs w:val="18"/>
                  <w:highlight w:val="darkCyan"/>
                  <w:rPrChange w:id="1548" w:author="haha" w:date="2018-12-06T16:22:00Z">
                    <w:rPr>
                      <w:rFonts w:ascii="微软雅黑" w:eastAsia="微软雅黑" w:hAnsi="微软雅黑" w:cs="微软雅黑" w:hint="eastAsia"/>
                      <w:color w:val="000000"/>
                      <w:sz w:val="18"/>
                      <w:szCs w:val="18"/>
                    </w:rPr>
                  </w:rPrChange>
                </w:rPr>
                <w:t>系统自动生成</w:t>
              </w:r>
            </w:ins>
            <w:ins w:id="1549" w:author="haha" w:date="2018-12-06T16:22:00Z">
              <w:r w:rsidRPr="007754B2">
                <w:rPr>
                  <w:rFonts w:ascii="微软雅黑" w:eastAsia="微软雅黑" w:hAnsi="微软雅黑" w:cs="微软雅黑"/>
                  <w:color w:val="000000"/>
                  <w:sz w:val="18"/>
                  <w:szCs w:val="18"/>
                  <w:highlight w:val="darkCyan"/>
                  <w:rPrChange w:id="1550" w:author="haha" w:date="2018-12-06T16:22:00Z">
                    <w:rPr>
                      <w:rFonts w:ascii="微软雅黑" w:eastAsia="微软雅黑" w:hAnsi="微软雅黑" w:cs="微软雅黑"/>
                      <w:color w:val="000000"/>
                      <w:sz w:val="18"/>
                      <w:szCs w:val="18"/>
                    </w:rPr>
                  </w:rPrChange>
                </w:rPr>
                <w:t>4位数</w:t>
              </w:r>
            </w:ins>
            <w:ins w:id="1551" w:author="haha" w:date="2018-12-06T16:21:00Z">
              <w:r w:rsidRPr="007754B2">
                <w:rPr>
                  <w:rFonts w:ascii="微软雅黑" w:eastAsia="微软雅黑" w:hAnsi="微软雅黑" w:cs="微软雅黑" w:hint="eastAsia"/>
                  <w:color w:val="000000"/>
                  <w:sz w:val="18"/>
                  <w:szCs w:val="18"/>
                  <w:highlight w:val="darkCyan"/>
                  <w:rPrChange w:id="1552" w:author="haha" w:date="2018-12-06T16:22:00Z">
                    <w:rPr>
                      <w:rFonts w:ascii="微软雅黑" w:eastAsia="微软雅黑" w:hAnsi="微软雅黑" w:cs="微软雅黑" w:hint="eastAsia"/>
                      <w:color w:val="000000"/>
                      <w:sz w:val="18"/>
                      <w:szCs w:val="18"/>
                    </w:rPr>
                  </w:rPrChange>
                </w:rPr>
                <w:t>产品编号，根据机构现有的产品</w:t>
              </w:r>
            </w:ins>
            <w:ins w:id="1553" w:author="haha" w:date="2018-12-06T16:22:00Z">
              <w:r w:rsidR="007754B2" w:rsidRPr="007754B2">
                <w:rPr>
                  <w:rFonts w:ascii="微软雅黑" w:eastAsia="微软雅黑" w:hAnsi="微软雅黑" w:cs="微软雅黑" w:hint="eastAsia"/>
                  <w:color w:val="000000"/>
                  <w:sz w:val="18"/>
                  <w:szCs w:val="18"/>
                  <w:highlight w:val="darkCyan"/>
                  <w:rPrChange w:id="1554" w:author="haha" w:date="2018-12-06T16:22:00Z">
                    <w:rPr>
                      <w:rFonts w:ascii="微软雅黑" w:eastAsia="微软雅黑" w:hAnsi="微软雅黑" w:cs="微软雅黑" w:hint="eastAsia"/>
                      <w:color w:val="000000"/>
                      <w:sz w:val="18"/>
                      <w:szCs w:val="18"/>
                    </w:rPr>
                  </w:rPrChange>
                </w:rPr>
                <w:t>按顺序生成</w:t>
              </w:r>
            </w:ins>
            <w:del w:id="1555" w:author="haha" w:date="2018-12-06T16:21:00Z">
              <w:r w:rsidR="00CE538D" w:rsidDel="004E7E70">
                <w:rPr>
                  <w:rFonts w:ascii="微软雅黑" w:eastAsia="微软雅黑" w:hAnsi="微软雅黑" w:cs="微软雅黑" w:hint="eastAsia"/>
                  <w:color w:val="000000"/>
                  <w:sz w:val="18"/>
                  <w:szCs w:val="18"/>
                </w:rPr>
                <w:delText>英文及数字</w:delText>
              </w:r>
            </w:del>
          </w:p>
        </w:tc>
        <w:tc>
          <w:tcPr>
            <w:tcW w:w="3209" w:type="dxa"/>
          </w:tcPr>
          <w:p w14:paraId="618400B3" w14:textId="77777777" w:rsidR="00CE538D" w:rsidRDefault="00CE538D" w:rsidP="00FA2F12">
            <w:pPr>
              <w:pStyle w:val="Axure"/>
              <w:rPr>
                <w:rFonts w:ascii="微软雅黑" w:eastAsia="微软雅黑" w:hAnsi="微软雅黑" w:cs="微软雅黑"/>
                <w:sz w:val="18"/>
                <w:szCs w:val="18"/>
              </w:rPr>
            </w:pPr>
          </w:p>
        </w:tc>
        <w:tc>
          <w:tcPr>
            <w:tcW w:w="1712" w:type="dxa"/>
          </w:tcPr>
          <w:p w14:paraId="201BAFCA" w14:textId="481FAEFF" w:rsidR="00CE538D" w:rsidRDefault="007754B2" w:rsidP="00FA2F12">
            <w:pPr>
              <w:widowControl/>
              <w:jc w:val="left"/>
              <w:rPr>
                <w:rFonts w:ascii="微软雅黑" w:eastAsia="微软雅黑" w:hAnsi="微软雅黑" w:cs="宋体"/>
                <w:bCs/>
                <w:kern w:val="0"/>
                <w:sz w:val="18"/>
                <w:szCs w:val="18"/>
              </w:rPr>
            </w:pPr>
            <w:ins w:id="1556" w:author="haha" w:date="2018-12-06T16:22:00Z">
              <w:r>
                <w:rPr>
                  <w:rFonts w:ascii="微软雅黑" w:eastAsia="微软雅黑" w:hAnsi="微软雅黑" w:cs="宋体" w:hint="eastAsia"/>
                  <w:bCs/>
                  <w:kern w:val="0"/>
                  <w:sz w:val="18"/>
                  <w:szCs w:val="18"/>
                </w:rPr>
                <w:t>系统生成，不可更改。</w:t>
              </w:r>
            </w:ins>
            <w:del w:id="1557" w:author="haha" w:date="2018-11-26T17:34:00Z">
              <w:r w:rsidR="00CE538D" w:rsidDel="00B23897">
                <w:rPr>
                  <w:rFonts w:ascii="微软雅黑" w:eastAsia="微软雅黑" w:hAnsi="微软雅黑" w:cs="宋体" w:hint="eastAsia"/>
                  <w:bCs/>
                  <w:kern w:val="0"/>
                  <w:sz w:val="18"/>
                  <w:szCs w:val="18"/>
                </w:rPr>
                <w:delText>必填</w:delText>
              </w:r>
            </w:del>
          </w:p>
        </w:tc>
      </w:tr>
      <w:tr w:rsidR="00CE538D" w14:paraId="4F7E0966"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68B4EEB"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795F43D7"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产品名称</w:t>
            </w:r>
          </w:p>
        </w:tc>
        <w:tc>
          <w:tcPr>
            <w:tcW w:w="3000" w:type="dxa"/>
          </w:tcPr>
          <w:p w14:paraId="56BA9154" w14:textId="44C0E0F2"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中英文字符</w:t>
            </w:r>
            <w:ins w:id="1558" w:author="haha" w:date="2018-12-11T18:31:00Z">
              <w:r w:rsidR="005D30E1">
                <w:rPr>
                  <w:rFonts w:ascii="微软雅黑" w:eastAsia="微软雅黑" w:hAnsi="微软雅黑" w:cs="微软雅黑" w:hint="eastAsia"/>
                  <w:color w:val="000000"/>
                  <w:sz w:val="18"/>
                  <w:szCs w:val="18"/>
                </w:rPr>
                <w:t xml:space="preserve"> </w:t>
              </w:r>
              <w:r w:rsidR="005D30E1" w:rsidRPr="005D30E1">
                <w:rPr>
                  <w:rFonts w:ascii="微软雅黑" w:eastAsia="微软雅黑" w:hAnsi="微软雅黑" w:cs="微软雅黑" w:hint="eastAsia"/>
                  <w:color w:val="000000"/>
                  <w:sz w:val="18"/>
                  <w:szCs w:val="18"/>
                  <w:highlight w:val="darkGray"/>
                  <w:rPrChange w:id="1559" w:author="haha" w:date="2018-12-11T18:31:00Z">
                    <w:rPr>
                      <w:rFonts w:ascii="微软雅黑" w:eastAsia="微软雅黑" w:hAnsi="微软雅黑" w:cs="微软雅黑" w:hint="eastAsia"/>
                      <w:color w:val="000000"/>
                      <w:sz w:val="18"/>
                      <w:szCs w:val="18"/>
                    </w:rPr>
                  </w:rPrChange>
                </w:rPr>
                <w:t>不可重复</w:t>
              </w:r>
            </w:ins>
          </w:p>
        </w:tc>
        <w:tc>
          <w:tcPr>
            <w:tcW w:w="3209" w:type="dxa"/>
          </w:tcPr>
          <w:p w14:paraId="4E663807" w14:textId="77777777" w:rsidR="00CE538D" w:rsidRDefault="00CE538D" w:rsidP="00FA2F12">
            <w:pPr>
              <w:pStyle w:val="Axure"/>
              <w:rPr>
                <w:rFonts w:ascii="微软雅黑" w:eastAsia="微软雅黑" w:hAnsi="微软雅黑" w:cs="微软雅黑"/>
                <w:sz w:val="18"/>
                <w:szCs w:val="18"/>
              </w:rPr>
            </w:pPr>
          </w:p>
        </w:tc>
        <w:tc>
          <w:tcPr>
            <w:tcW w:w="1712" w:type="dxa"/>
          </w:tcPr>
          <w:p w14:paraId="42804FB1" w14:textId="00762F43" w:rsidR="00CE538D" w:rsidRDefault="00B23897" w:rsidP="00FA2F12">
            <w:pPr>
              <w:widowControl/>
              <w:jc w:val="left"/>
              <w:rPr>
                <w:rFonts w:ascii="微软雅黑" w:eastAsia="微软雅黑" w:hAnsi="微软雅黑" w:cs="微软雅黑"/>
                <w:sz w:val="18"/>
                <w:szCs w:val="18"/>
              </w:rPr>
            </w:pPr>
            <w:ins w:id="1560" w:author="haha" w:date="2018-11-26T17:34:00Z">
              <w:r>
                <w:rPr>
                  <w:rFonts w:ascii="微软雅黑" w:eastAsia="微软雅黑" w:hAnsi="微软雅黑" w:cs="微软雅黑" w:hint="eastAsia"/>
                  <w:sz w:val="18"/>
                  <w:szCs w:val="18"/>
                </w:rPr>
                <w:t>产品名称输入有误</w:t>
              </w:r>
            </w:ins>
            <w:del w:id="1561" w:author="haha" w:date="2018-11-26T17:34:00Z">
              <w:r w:rsidR="00CE538D" w:rsidDel="00B23897">
                <w:rPr>
                  <w:rFonts w:ascii="微软雅黑" w:eastAsia="微软雅黑" w:hAnsi="微软雅黑" w:cs="微软雅黑" w:hint="eastAsia"/>
                  <w:sz w:val="18"/>
                  <w:szCs w:val="18"/>
                </w:rPr>
                <w:delText>必填</w:delText>
              </w:r>
            </w:del>
          </w:p>
        </w:tc>
      </w:tr>
      <w:tr w:rsidR="00CE538D" w14:paraId="7FDA92AE"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13B6E90"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500D625A" w14:textId="5D625CAE" w:rsidR="00CE538D" w:rsidRDefault="00012F73" w:rsidP="00FA2F12">
            <w:pPr>
              <w:widowControl/>
              <w:jc w:val="left"/>
              <w:rPr>
                <w:rFonts w:ascii="微软雅黑" w:eastAsia="微软雅黑" w:hAnsi="微软雅黑" w:cs="微软雅黑"/>
                <w:color w:val="000000"/>
                <w:sz w:val="18"/>
                <w:szCs w:val="18"/>
              </w:rPr>
            </w:pPr>
            <w:ins w:id="1562" w:author="haha" w:date="2018-12-06T18:47:00Z">
              <w:r>
                <w:rPr>
                  <w:rFonts w:ascii="微软雅黑" w:eastAsia="微软雅黑" w:hAnsi="微软雅黑" w:cs="微软雅黑" w:hint="eastAsia"/>
                  <w:color w:val="000000"/>
                  <w:sz w:val="18"/>
                  <w:szCs w:val="18"/>
                </w:rPr>
                <w:t>所属</w:t>
              </w:r>
            </w:ins>
            <w:del w:id="1563" w:author="haha" w:date="2018-12-06T18:47:00Z">
              <w:r w:rsidR="00CE538D" w:rsidDel="00012F73">
                <w:rPr>
                  <w:rFonts w:ascii="微软雅黑" w:eastAsia="微软雅黑" w:hAnsi="微软雅黑" w:cs="微软雅黑" w:hint="eastAsia"/>
                  <w:color w:val="000000"/>
                  <w:sz w:val="18"/>
                  <w:szCs w:val="18"/>
                </w:rPr>
                <w:delText>合作</w:delText>
              </w:r>
            </w:del>
            <w:r w:rsidR="00CE538D">
              <w:rPr>
                <w:rFonts w:ascii="微软雅黑" w:eastAsia="微软雅黑" w:hAnsi="微软雅黑" w:cs="微软雅黑" w:hint="eastAsia"/>
                <w:color w:val="000000"/>
                <w:sz w:val="18"/>
                <w:szCs w:val="18"/>
              </w:rPr>
              <w:t>机构</w:t>
            </w:r>
          </w:p>
        </w:tc>
        <w:tc>
          <w:tcPr>
            <w:tcW w:w="3000" w:type="dxa"/>
          </w:tcPr>
          <w:p w14:paraId="2C8300F2" w14:textId="714A251E"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564" w:author="haha" w:date="2018-11-26T17:33:00Z">
              <w:r w:rsidR="00B23897">
                <w:rPr>
                  <w:rFonts w:ascii="微软雅黑" w:eastAsia="微软雅黑" w:hAnsi="微软雅黑" w:cs="微软雅黑" w:hint="eastAsia"/>
                  <w:color w:val="000000"/>
                  <w:sz w:val="18"/>
                  <w:szCs w:val="18"/>
                </w:rPr>
                <w:t>（聚信达 现有机构）</w:t>
              </w:r>
            </w:ins>
            <w:ins w:id="1565" w:author="haha" w:date="2018-12-06T18:47:00Z">
              <w:r w:rsidR="00012F73">
                <w:rPr>
                  <w:rFonts w:ascii="微软雅黑" w:eastAsia="微软雅黑" w:hAnsi="微软雅黑" w:cs="微软雅黑" w:hint="eastAsia"/>
                  <w:color w:val="000000"/>
                  <w:sz w:val="18"/>
                  <w:szCs w:val="18"/>
                </w:rPr>
                <w:t>，</w:t>
              </w:r>
              <w:r w:rsidR="00012F73" w:rsidRPr="001B4887">
                <w:rPr>
                  <w:rFonts w:ascii="微软雅黑" w:eastAsia="微软雅黑" w:hAnsi="微软雅黑" w:cs="微软雅黑" w:hint="eastAsia"/>
                  <w:color w:val="000000"/>
                  <w:sz w:val="18"/>
                  <w:szCs w:val="18"/>
                  <w:highlight w:val="darkCyan"/>
                  <w:rPrChange w:id="1566" w:author="haha" w:date="2018-12-07T10:51:00Z">
                    <w:rPr>
                      <w:rFonts w:ascii="微软雅黑" w:eastAsia="微软雅黑" w:hAnsi="微软雅黑" w:cs="微软雅黑" w:hint="eastAsia"/>
                      <w:color w:val="000000"/>
                      <w:sz w:val="18"/>
                      <w:szCs w:val="18"/>
                    </w:rPr>
                  </w:rPrChange>
                </w:rPr>
                <w:t>机构管理员在本页默认显示所在机构，</w:t>
              </w:r>
            </w:ins>
          </w:p>
        </w:tc>
        <w:tc>
          <w:tcPr>
            <w:tcW w:w="3209" w:type="dxa"/>
          </w:tcPr>
          <w:p w14:paraId="38C80D1F" w14:textId="77777777" w:rsidR="00CE538D" w:rsidRDefault="00CE538D" w:rsidP="00FA2F12">
            <w:pPr>
              <w:pStyle w:val="Axure"/>
              <w:rPr>
                <w:rFonts w:ascii="微软雅黑" w:eastAsia="微软雅黑" w:hAnsi="微软雅黑" w:cs="微软雅黑"/>
                <w:sz w:val="18"/>
                <w:szCs w:val="18"/>
              </w:rPr>
            </w:pPr>
          </w:p>
        </w:tc>
        <w:tc>
          <w:tcPr>
            <w:tcW w:w="1712" w:type="dxa"/>
          </w:tcPr>
          <w:p w14:paraId="6DAC237E" w14:textId="023125A3" w:rsidR="00CE538D" w:rsidRDefault="00B23897" w:rsidP="00FA2F12">
            <w:pPr>
              <w:widowControl/>
              <w:jc w:val="left"/>
              <w:rPr>
                <w:rFonts w:ascii="微软雅黑" w:eastAsia="微软雅黑" w:hAnsi="微软雅黑" w:cs="微软雅黑"/>
                <w:sz w:val="18"/>
                <w:szCs w:val="18"/>
              </w:rPr>
            </w:pPr>
            <w:ins w:id="1567" w:author="haha" w:date="2018-11-26T17:34:00Z">
              <w:r>
                <w:rPr>
                  <w:rFonts w:ascii="微软雅黑" w:eastAsia="微软雅黑" w:hAnsi="微软雅黑" w:cs="微软雅黑" w:hint="eastAsia"/>
                  <w:sz w:val="18"/>
                  <w:szCs w:val="18"/>
                </w:rPr>
                <w:t>请选择合作机构</w:t>
              </w:r>
            </w:ins>
            <w:del w:id="1568" w:author="haha" w:date="2018-11-26T17:34:00Z">
              <w:r w:rsidR="00CE538D" w:rsidDel="00B23897">
                <w:rPr>
                  <w:rFonts w:ascii="微软雅黑" w:eastAsia="微软雅黑" w:hAnsi="微软雅黑" w:cs="微软雅黑" w:hint="eastAsia"/>
                  <w:sz w:val="18"/>
                  <w:szCs w:val="18"/>
                </w:rPr>
                <w:delText>必填</w:delText>
              </w:r>
            </w:del>
          </w:p>
        </w:tc>
      </w:tr>
      <w:tr w:rsidR="00CE538D" w14:paraId="5423E00E"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F3A0B6D" w14:textId="77777777" w:rsidR="00CE538D" w:rsidRDefault="00F01078"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70D55C4A" w14:textId="77777777" w:rsidR="00CE538D"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产品状态</w:t>
            </w:r>
          </w:p>
        </w:tc>
        <w:tc>
          <w:tcPr>
            <w:tcW w:w="3000" w:type="dxa"/>
          </w:tcPr>
          <w:p w14:paraId="44428149" w14:textId="489BA34D" w:rsidR="00CE538D"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569" w:author="haha" w:date="2018-11-26T17:33:00Z">
              <w:r w:rsidR="00B23897">
                <w:rPr>
                  <w:rFonts w:ascii="微软雅黑" w:eastAsia="微软雅黑" w:hAnsi="微软雅黑" w:cs="微软雅黑" w:hint="eastAsia"/>
                  <w:color w:val="000000"/>
                  <w:sz w:val="18"/>
                  <w:szCs w:val="18"/>
                </w:rPr>
                <w:t>（</w:t>
              </w:r>
            </w:ins>
            <w:ins w:id="1570" w:author="haha" w:date="2018-12-11T16:14:00Z">
              <w:r w:rsidR="00686670">
                <w:rPr>
                  <w:rFonts w:ascii="微软雅黑" w:eastAsia="微软雅黑" w:hAnsi="微软雅黑" w:cs="微软雅黑" w:hint="eastAsia"/>
                  <w:color w:val="000000"/>
                  <w:sz w:val="18"/>
                  <w:szCs w:val="18"/>
                </w:rPr>
                <w:t>已</w:t>
              </w:r>
            </w:ins>
            <w:ins w:id="1571" w:author="haha" w:date="2018-11-26T17:33:00Z">
              <w:r w:rsidR="00B23897">
                <w:rPr>
                  <w:rFonts w:ascii="微软雅黑" w:eastAsia="微软雅黑" w:hAnsi="微软雅黑" w:cs="微软雅黑" w:hint="eastAsia"/>
                  <w:color w:val="000000"/>
                  <w:sz w:val="18"/>
                  <w:szCs w:val="18"/>
                </w:rPr>
                <w:t>生效 待生效）</w:t>
              </w:r>
            </w:ins>
          </w:p>
        </w:tc>
        <w:tc>
          <w:tcPr>
            <w:tcW w:w="3209" w:type="dxa"/>
          </w:tcPr>
          <w:p w14:paraId="4666B7D8" w14:textId="77777777" w:rsidR="00CE538D" w:rsidRDefault="00CE538D" w:rsidP="00FA2F12">
            <w:pPr>
              <w:pStyle w:val="Axure"/>
              <w:rPr>
                <w:rFonts w:ascii="微软雅黑" w:eastAsia="微软雅黑" w:hAnsi="微软雅黑" w:cs="微软雅黑"/>
                <w:sz w:val="18"/>
                <w:szCs w:val="18"/>
              </w:rPr>
            </w:pPr>
          </w:p>
        </w:tc>
        <w:tc>
          <w:tcPr>
            <w:tcW w:w="1712" w:type="dxa"/>
          </w:tcPr>
          <w:p w14:paraId="6DA7A9A4" w14:textId="3621ABEC" w:rsidR="00CE538D" w:rsidRDefault="00B23897" w:rsidP="00FA2F12">
            <w:pPr>
              <w:widowControl/>
              <w:jc w:val="left"/>
              <w:rPr>
                <w:rFonts w:ascii="微软雅黑" w:eastAsia="微软雅黑" w:hAnsi="微软雅黑" w:cs="微软雅黑"/>
                <w:sz w:val="18"/>
                <w:szCs w:val="18"/>
              </w:rPr>
            </w:pPr>
            <w:ins w:id="1572" w:author="haha" w:date="2018-11-26T17:34:00Z">
              <w:r>
                <w:rPr>
                  <w:rFonts w:ascii="微软雅黑" w:eastAsia="微软雅黑" w:hAnsi="微软雅黑" w:cs="微软雅黑" w:hint="eastAsia"/>
                  <w:sz w:val="18"/>
                  <w:szCs w:val="18"/>
                </w:rPr>
                <w:t>请选择产品状态</w:t>
              </w:r>
            </w:ins>
            <w:del w:id="1573" w:author="haha" w:date="2018-11-26T17:34:00Z">
              <w:r w:rsidR="00F01078" w:rsidDel="00B23897">
                <w:rPr>
                  <w:rFonts w:ascii="微软雅黑" w:eastAsia="微软雅黑" w:hAnsi="微软雅黑" w:cs="微软雅黑" w:hint="eastAsia"/>
                  <w:sz w:val="18"/>
                  <w:szCs w:val="18"/>
                </w:rPr>
                <w:delText>必填</w:delText>
              </w:r>
            </w:del>
          </w:p>
        </w:tc>
      </w:tr>
      <w:tr w:rsidR="00F01078" w14:paraId="5D0763C9"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F574D14" w14:textId="77777777" w:rsidR="00F01078" w:rsidRDefault="00F01078"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5334E9DB" w14:textId="77777777" w:rsidR="00F01078"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产品类型</w:t>
            </w:r>
          </w:p>
        </w:tc>
        <w:tc>
          <w:tcPr>
            <w:tcW w:w="3000" w:type="dxa"/>
          </w:tcPr>
          <w:p w14:paraId="2FFC5E7C" w14:textId="6F1CC682" w:rsidR="00F01078"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574" w:author="haha" w:date="2018-11-26T17:33:00Z">
              <w:r w:rsidR="00B23897">
                <w:rPr>
                  <w:rFonts w:ascii="微软雅黑" w:eastAsia="微软雅黑" w:hAnsi="微软雅黑" w:cs="微软雅黑" w:hint="eastAsia"/>
                  <w:color w:val="000000"/>
                  <w:sz w:val="18"/>
                  <w:szCs w:val="18"/>
                </w:rPr>
                <w:t>（外部</w:t>
              </w:r>
            </w:ins>
            <w:ins w:id="1575" w:author="haha" w:date="2018-11-26T17:34:00Z">
              <w:r w:rsidR="00B23897">
                <w:rPr>
                  <w:rFonts w:ascii="微软雅黑" w:eastAsia="微软雅黑" w:hAnsi="微软雅黑" w:cs="微软雅黑" w:hint="eastAsia"/>
                  <w:color w:val="000000"/>
                  <w:sz w:val="18"/>
                  <w:szCs w:val="18"/>
                </w:rPr>
                <w:t>产品 内部产品</w:t>
              </w:r>
            </w:ins>
            <w:ins w:id="1576" w:author="haha" w:date="2018-11-26T17:33:00Z">
              <w:r w:rsidR="00B23897">
                <w:rPr>
                  <w:rFonts w:ascii="微软雅黑" w:eastAsia="微软雅黑" w:hAnsi="微软雅黑" w:cs="微软雅黑" w:hint="eastAsia"/>
                  <w:color w:val="000000"/>
                  <w:sz w:val="18"/>
                  <w:szCs w:val="18"/>
                </w:rPr>
                <w:t>）</w:t>
              </w:r>
            </w:ins>
          </w:p>
        </w:tc>
        <w:tc>
          <w:tcPr>
            <w:tcW w:w="3209" w:type="dxa"/>
          </w:tcPr>
          <w:p w14:paraId="7FC19269" w14:textId="77777777" w:rsidR="00F01078" w:rsidRDefault="00F01078" w:rsidP="00FA2F12">
            <w:pPr>
              <w:pStyle w:val="Axure"/>
              <w:rPr>
                <w:rFonts w:ascii="微软雅黑" w:eastAsia="微软雅黑" w:hAnsi="微软雅黑" w:cs="微软雅黑"/>
                <w:sz w:val="18"/>
                <w:szCs w:val="18"/>
              </w:rPr>
            </w:pPr>
          </w:p>
        </w:tc>
        <w:tc>
          <w:tcPr>
            <w:tcW w:w="1712" w:type="dxa"/>
          </w:tcPr>
          <w:p w14:paraId="401ABE68" w14:textId="5BA7DCC4" w:rsidR="00F01078" w:rsidRDefault="00B23897" w:rsidP="00FA2F12">
            <w:pPr>
              <w:widowControl/>
              <w:jc w:val="left"/>
              <w:rPr>
                <w:rFonts w:ascii="微软雅黑" w:eastAsia="微软雅黑" w:hAnsi="微软雅黑" w:cs="微软雅黑"/>
                <w:sz w:val="18"/>
                <w:szCs w:val="18"/>
              </w:rPr>
            </w:pPr>
            <w:ins w:id="1577" w:author="haha" w:date="2018-11-26T17:34:00Z">
              <w:r>
                <w:rPr>
                  <w:rFonts w:ascii="微软雅黑" w:eastAsia="微软雅黑" w:hAnsi="微软雅黑" w:cs="微软雅黑" w:hint="eastAsia"/>
                  <w:sz w:val="18"/>
                  <w:szCs w:val="18"/>
                </w:rPr>
                <w:t>请选择</w:t>
              </w:r>
            </w:ins>
            <w:ins w:id="1578" w:author="haha" w:date="2018-11-26T17:35:00Z">
              <w:r>
                <w:rPr>
                  <w:rFonts w:ascii="微软雅黑" w:eastAsia="微软雅黑" w:hAnsi="微软雅黑" w:cs="微软雅黑" w:hint="eastAsia"/>
                  <w:sz w:val="18"/>
                  <w:szCs w:val="18"/>
                </w:rPr>
                <w:t>产品类型</w:t>
              </w:r>
            </w:ins>
            <w:del w:id="1579" w:author="haha" w:date="2018-11-26T17:34:00Z">
              <w:r w:rsidR="00F01078" w:rsidDel="00B23897">
                <w:rPr>
                  <w:rFonts w:ascii="微软雅黑" w:eastAsia="微软雅黑" w:hAnsi="微软雅黑" w:cs="微软雅黑" w:hint="eastAsia"/>
                  <w:sz w:val="18"/>
                  <w:szCs w:val="18"/>
                </w:rPr>
                <w:delText>必填</w:delText>
              </w:r>
            </w:del>
          </w:p>
        </w:tc>
      </w:tr>
      <w:tr w:rsidR="00F01078" w14:paraId="36BB6037"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F8C0536" w14:textId="77777777" w:rsidR="00F01078" w:rsidRDefault="00F01078"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39B0D7BD" w14:textId="07C8378D" w:rsidR="00F01078" w:rsidRDefault="00BD6396"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话术</w:t>
            </w:r>
          </w:p>
        </w:tc>
        <w:tc>
          <w:tcPr>
            <w:tcW w:w="3000" w:type="dxa"/>
          </w:tcPr>
          <w:p w14:paraId="50512F85" w14:textId="26413D5E" w:rsidR="00F01078"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还可以输入1</w:t>
            </w:r>
            <w:r w:rsidR="00BD6396">
              <w:rPr>
                <w:rFonts w:ascii="微软雅黑" w:eastAsia="微软雅黑" w:hAnsi="微软雅黑" w:cs="微软雅黑"/>
                <w:color w:val="000000"/>
                <w:sz w:val="18"/>
                <w:szCs w:val="18"/>
              </w:rPr>
              <w:t>50</w:t>
            </w:r>
            <w:r>
              <w:rPr>
                <w:rFonts w:ascii="微软雅黑" w:eastAsia="微软雅黑" w:hAnsi="微软雅黑" w:cs="微软雅黑" w:hint="eastAsia"/>
                <w:color w:val="000000"/>
                <w:sz w:val="18"/>
                <w:szCs w:val="18"/>
              </w:rPr>
              <w:t>字</w:t>
            </w:r>
          </w:p>
        </w:tc>
        <w:tc>
          <w:tcPr>
            <w:tcW w:w="3209" w:type="dxa"/>
          </w:tcPr>
          <w:p w14:paraId="5598F48E" w14:textId="77777777" w:rsidR="00F01078" w:rsidRDefault="00F01078" w:rsidP="00FA2F12">
            <w:pPr>
              <w:pStyle w:val="Axure"/>
              <w:rPr>
                <w:rFonts w:ascii="微软雅黑" w:eastAsia="微软雅黑" w:hAnsi="微软雅黑" w:cs="微软雅黑"/>
                <w:sz w:val="18"/>
                <w:szCs w:val="18"/>
              </w:rPr>
            </w:pPr>
          </w:p>
        </w:tc>
        <w:tc>
          <w:tcPr>
            <w:tcW w:w="1712" w:type="dxa"/>
          </w:tcPr>
          <w:p w14:paraId="67EAD35C" w14:textId="7DB152E4" w:rsidR="00F01078" w:rsidRDefault="00BD6396" w:rsidP="00FA2F12">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必填</w:t>
            </w:r>
            <w:ins w:id="1580" w:author="haha" w:date="2018-11-27T10:54:00Z">
              <w:r w:rsidR="004C06B1">
                <w:rPr>
                  <w:rFonts w:ascii="微软雅黑" w:eastAsia="微软雅黑" w:hAnsi="微软雅黑" w:cs="微软雅黑" w:hint="eastAsia"/>
                  <w:sz w:val="18"/>
                  <w:szCs w:val="18"/>
                </w:rPr>
                <w:t>（超出</w:t>
              </w:r>
            </w:ins>
            <w:ins w:id="1581" w:author="haha" w:date="2018-11-27T10:55:00Z">
              <w:r w:rsidR="004C06B1">
                <w:rPr>
                  <w:rFonts w:ascii="微软雅黑" w:eastAsia="微软雅黑" w:hAnsi="微软雅黑" w:cs="微软雅黑" w:hint="eastAsia"/>
                  <w:sz w:val="18"/>
                  <w:szCs w:val="18"/>
                </w:rPr>
                <w:t>1</w:t>
              </w:r>
            </w:ins>
            <w:r>
              <w:rPr>
                <w:rFonts w:ascii="微软雅黑" w:eastAsia="微软雅黑" w:hAnsi="微软雅黑" w:cs="微软雅黑"/>
                <w:sz w:val="18"/>
                <w:szCs w:val="18"/>
              </w:rPr>
              <w:t>50</w:t>
            </w:r>
            <w:ins w:id="1582" w:author="haha" w:date="2018-11-27T10:55:00Z">
              <w:r w:rsidR="004C06B1">
                <w:rPr>
                  <w:rFonts w:ascii="微软雅黑" w:eastAsia="微软雅黑" w:hAnsi="微软雅黑" w:cs="微软雅黑" w:hint="eastAsia"/>
                  <w:sz w:val="18"/>
                  <w:szCs w:val="18"/>
                </w:rPr>
                <w:t>字无法输入</w:t>
              </w:r>
            </w:ins>
            <w:ins w:id="1583" w:author="haha" w:date="2018-11-27T10:54:00Z">
              <w:r w:rsidR="004C06B1">
                <w:rPr>
                  <w:rFonts w:ascii="微软雅黑" w:eastAsia="微软雅黑" w:hAnsi="微软雅黑" w:cs="微软雅黑" w:hint="eastAsia"/>
                  <w:sz w:val="18"/>
                  <w:szCs w:val="18"/>
                </w:rPr>
                <w:t>）</w:t>
              </w:r>
            </w:ins>
          </w:p>
        </w:tc>
      </w:tr>
      <w:tr w:rsidR="00F01078" w14:paraId="0B751E7F"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D66F81E" w14:textId="77777777" w:rsidR="00F01078" w:rsidRDefault="00F01078"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02498473" w14:textId="77777777" w:rsidR="00F01078"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保存按钮</w:t>
            </w:r>
          </w:p>
        </w:tc>
        <w:tc>
          <w:tcPr>
            <w:tcW w:w="3000" w:type="dxa"/>
          </w:tcPr>
          <w:p w14:paraId="596AD251" w14:textId="77777777" w:rsidR="00F01078"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72136383" w14:textId="77777777" w:rsidR="00F01078" w:rsidRDefault="00F01078" w:rsidP="00FA2F1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添加产品</w:t>
            </w:r>
          </w:p>
        </w:tc>
        <w:tc>
          <w:tcPr>
            <w:tcW w:w="1712" w:type="dxa"/>
          </w:tcPr>
          <w:p w14:paraId="6CDD939F" w14:textId="77777777" w:rsidR="00F01078" w:rsidRDefault="00F01078" w:rsidP="00FA2F12">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是否确定报存</w:t>
            </w:r>
          </w:p>
        </w:tc>
      </w:tr>
      <w:tr w:rsidR="00F01078" w14:paraId="198CFAE1"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71F989F" w14:textId="77777777" w:rsidR="00F01078" w:rsidRDefault="00F01078"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022EE53B" w14:textId="77777777" w:rsidR="00F01078"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重置按钮</w:t>
            </w:r>
          </w:p>
        </w:tc>
        <w:tc>
          <w:tcPr>
            <w:tcW w:w="3000" w:type="dxa"/>
          </w:tcPr>
          <w:p w14:paraId="5C1CB743" w14:textId="77777777" w:rsidR="00F01078"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54AF7356" w14:textId="77777777" w:rsidR="00F01078" w:rsidRDefault="00F01078" w:rsidP="00FA2F1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清空当前页面输入内容</w:t>
            </w:r>
          </w:p>
        </w:tc>
        <w:tc>
          <w:tcPr>
            <w:tcW w:w="1712" w:type="dxa"/>
          </w:tcPr>
          <w:p w14:paraId="69E88D98" w14:textId="7F3A6F22" w:rsidR="00F01078" w:rsidRDefault="00F01078" w:rsidP="00FA2F12">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是否确定重置</w:t>
            </w:r>
            <w:ins w:id="1584" w:author="haha" w:date="2018-12-06T16:09:00Z">
              <w:r w:rsidR="008514AB">
                <w:rPr>
                  <w:rFonts w:ascii="微软雅黑" w:eastAsia="微软雅黑" w:hAnsi="微软雅黑" w:cs="微软雅黑" w:hint="eastAsia"/>
                  <w:sz w:val="18"/>
                  <w:szCs w:val="18"/>
                </w:rPr>
                <w:t>，</w:t>
              </w:r>
              <w:r w:rsidR="008514AB" w:rsidRPr="008514AB">
                <w:rPr>
                  <w:rFonts w:ascii="微软雅黑" w:eastAsia="微软雅黑" w:hAnsi="微软雅黑" w:cs="微软雅黑" w:hint="eastAsia"/>
                  <w:sz w:val="18"/>
                  <w:szCs w:val="18"/>
                  <w:highlight w:val="darkCyan"/>
                  <w:rPrChange w:id="1585" w:author="haha" w:date="2018-12-06T16:09:00Z">
                    <w:rPr>
                      <w:rFonts w:ascii="微软雅黑" w:eastAsia="微软雅黑" w:hAnsi="微软雅黑" w:cs="微软雅黑" w:hint="eastAsia"/>
                      <w:sz w:val="18"/>
                      <w:szCs w:val="18"/>
                    </w:rPr>
                  </w:rPrChange>
                </w:rPr>
                <w:t>当前操作不可撤销</w:t>
              </w:r>
            </w:ins>
          </w:p>
        </w:tc>
      </w:tr>
      <w:tr w:rsidR="001B4887" w14:paraId="68BC7DD4"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586" w:author="haha" w:date="2018-12-07T10:52:00Z"/>
        </w:trPr>
        <w:tc>
          <w:tcPr>
            <w:tcW w:w="802" w:type="dxa"/>
          </w:tcPr>
          <w:p w14:paraId="40479BE4" w14:textId="22341BDD" w:rsidR="001B4887" w:rsidRDefault="001B4887" w:rsidP="00FA2F12">
            <w:pPr>
              <w:widowControl/>
              <w:jc w:val="center"/>
              <w:rPr>
                <w:ins w:id="1587" w:author="haha" w:date="2018-12-07T10:52:00Z"/>
                <w:rFonts w:ascii="微软雅黑" w:eastAsia="微软雅黑" w:hAnsi="微软雅黑" w:cs="微软雅黑"/>
                <w:sz w:val="18"/>
                <w:szCs w:val="18"/>
              </w:rPr>
            </w:pPr>
            <w:ins w:id="1588" w:author="haha" w:date="2018-12-07T10:52:00Z">
              <w:r>
                <w:rPr>
                  <w:rFonts w:ascii="微软雅黑" w:eastAsia="微软雅黑" w:hAnsi="微软雅黑" w:cs="微软雅黑" w:hint="eastAsia"/>
                  <w:sz w:val="18"/>
                  <w:szCs w:val="18"/>
                </w:rPr>
                <w:lastRenderedPageBreak/>
                <w:t>9</w:t>
              </w:r>
            </w:ins>
          </w:p>
        </w:tc>
        <w:tc>
          <w:tcPr>
            <w:tcW w:w="1309" w:type="dxa"/>
            <w:gridSpan w:val="2"/>
          </w:tcPr>
          <w:p w14:paraId="1634431C" w14:textId="50B531EE" w:rsidR="001B4887" w:rsidRDefault="001B4887" w:rsidP="00FA2F12">
            <w:pPr>
              <w:widowControl/>
              <w:jc w:val="left"/>
              <w:rPr>
                <w:ins w:id="1589" w:author="haha" w:date="2018-12-07T10:52:00Z"/>
                <w:rFonts w:ascii="微软雅黑" w:eastAsia="微软雅黑" w:hAnsi="微软雅黑" w:cs="微软雅黑"/>
                <w:color w:val="000000"/>
                <w:sz w:val="18"/>
                <w:szCs w:val="18"/>
              </w:rPr>
            </w:pPr>
            <w:ins w:id="1590" w:author="haha" w:date="2018-12-07T10:52:00Z">
              <w:r>
                <w:rPr>
                  <w:rFonts w:ascii="微软雅黑" w:eastAsia="微软雅黑" w:hAnsi="微软雅黑" w:cs="微软雅黑" w:hint="eastAsia"/>
                  <w:color w:val="000000"/>
                  <w:sz w:val="18"/>
                  <w:szCs w:val="18"/>
                </w:rPr>
                <w:t>合作方</w:t>
              </w:r>
            </w:ins>
          </w:p>
        </w:tc>
        <w:tc>
          <w:tcPr>
            <w:tcW w:w="3000" w:type="dxa"/>
          </w:tcPr>
          <w:p w14:paraId="6DFF555F" w14:textId="6A07CD94" w:rsidR="001B4887" w:rsidRDefault="001B4887" w:rsidP="00FA2F12">
            <w:pPr>
              <w:widowControl/>
              <w:jc w:val="left"/>
              <w:rPr>
                <w:ins w:id="1591" w:author="haha" w:date="2018-12-07T10:52:00Z"/>
                <w:rFonts w:ascii="微软雅黑" w:eastAsia="微软雅黑" w:hAnsi="微软雅黑" w:cs="微软雅黑"/>
                <w:color w:val="000000"/>
                <w:sz w:val="18"/>
                <w:szCs w:val="18"/>
              </w:rPr>
            </w:pPr>
            <w:ins w:id="1592" w:author="haha" w:date="2018-12-07T10:52:00Z">
              <w:r w:rsidRPr="006C50DE">
                <w:rPr>
                  <w:rFonts w:ascii="微软雅黑" w:eastAsia="微软雅黑" w:hAnsi="微软雅黑" w:cs="微软雅黑" w:hint="eastAsia"/>
                  <w:color w:val="000000"/>
                  <w:sz w:val="18"/>
                  <w:szCs w:val="18"/>
                  <w:highlight w:val="darkCyan"/>
                </w:rPr>
                <w:t>在产品类型选择为内部产品时默认显示自己所在机构名称，不可更改，产品类型为外部产品时需输入合作公司名称。</w:t>
              </w:r>
              <w:r w:rsidRPr="00A02020">
                <w:rPr>
                  <w:rFonts w:ascii="微软雅黑" w:eastAsia="微软雅黑" w:hAnsi="微软雅黑" w:cs="微软雅黑"/>
                  <w:color w:val="FFFFFF" w:themeColor="background1"/>
                  <w:sz w:val="18"/>
                  <w:szCs w:val="18"/>
                  <w:highlight w:val="black"/>
                  <w:rPrChange w:id="1593" w:author="haha" w:date="2018-12-11T17:48:00Z">
                    <w:rPr>
                      <w:rFonts w:ascii="微软雅黑" w:eastAsia="微软雅黑" w:hAnsi="微软雅黑" w:cs="微软雅黑"/>
                      <w:color w:val="000000"/>
                      <w:sz w:val="18"/>
                      <w:szCs w:val="18"/>
                      <w:highlight w:val="darkCyan"/>
                    </w:rPr>
                  </w:rPrChange>
                </w:rPr>
                <w:t xml:space="preserve"> </w:t>
              </w:r>
            </w:ins>
            <w:ins w:id="1594" w:author="haha" w:date="2018-12-11T16:54:00Z">
              <w:r w:rsidR="00C221C2" w:rsidRPr="00A02020">
                <w:rPr>
                  <w:rFonts w:ascii="微软雅黑" w:eastAsia="微软雅黑" w:hAnsi="微软雅黑" w:cs="微软雅黑" w:hint="eastAsia"/>
                  <w:color w:val="FFFFFF" w:themeColor="background1"/>
                  <w:sz w:val="18"/>
                  <w:szCs w:val="18"/>
                  <w:highlight w:val="black"/>
                  <w:rPrChange w:id="1595" w:author="haha" w:date="2018-12-11T17:48:00Z">
                    <w:rPr>
                      <w:rFonts w:ascii="微软雅黑" w:eastAsia="微软雅黑" w:hAnsi="微软雅黑" w:cs="微软雅黑" w:hint="eastAsia"/>
                      <w:color w:val="000000"/>
                      <w:sz w:val="18"/>
                      <w:szCs w:val="18"/>
                      <w:highlight w:val="darkCyan"/>
                    </w:rPr>
                  </w:rPrChange>
                </w:rPr>
                <w:t>不</w:t>
              </w:r>
            </w:ins>
            <w:ins w:id="1596" w:author="haha" w:date="2018-12-07T10:52:00Z">
              <w:r w:rsidRPr="006C50DE">
                <w:rPr>
                  <w:rFonts w:ascii="微软雅黑" w:eastAsia="微软雅黑" w:hAnsi="微软雅黑" w:cs="微软雅黑" w:hint="eastAsia"/>
                  <w:color w:val="000000"/>
                  <w:sz w:val="18"/>
                  <w:szCs w:val="18"/>
                  <w:highlight w:val="darkCyan"/>
                </w:rPr>
                <w:t>必填 中英文</w:t>
              </w:r>
              <w:r w:rsidRPr="006C50DE">
                <w:rPr>
                  <w:rFonts w:ascii="微软雅黑" w:eastAsia="微软雅黑" w:hAnsi="微软雅黑" w:cs="微软雅黑"/>
                  <w:color w:val="000000"/>
                  <w:sz w:val="18"/>
                  <w:szCs w:val="18"/>
                  <w:highlight w:val="darkCyan"/>
                </w:rPr>
                <w:t>30</w:t>
              </w:r>
              <w:r w:rsidRPr="006C50DE">
                <w:rPr>
                  <w:rFonts w:ascii="微软雅黑" w:eastAsia="微软雅黑" w:hAnsi="微软雅黑" w:cs="微软雅黑" w:hint="eastAsia"/>
                  <w:color w:val="000000"/>
                  <w:sz w:val="18"/>
                  <w:szCs w:val="18"/>
                  <w:highlight w:val="darkCyan"/>
                </w:rPr>
                <w:t>字以内</w:t>
              </w:r>
            </w:ins>
          </w:p>
        </w:tc>
        <w:tc>
          <w:tcPr>
            <w:tcW w:w="3209" w:type="dxa"/>
          </w:tcPr>
          <w:p w14:paraId="777B134C" w14:textId="77777777" w:rsidR="001B4887" w:rsidRDefault="001B4887" w:rsidP="00FA2F12">
            <w:pPr>
              <w:pStyle w:val="Axure"/>
              <w:rPr>
                <w:ins w:id="1597" w:author="haha" w:date="2018-12-07T10:52:00Z"/>
                <w:rFonts w:ascii="微软雅黑" w:eastAsia="微软雅黑" w:hAnsi="微软雅黑" w:cs="微软雅黑"/>
                <w:sz w:val="18"/>
                <w:szCs w:val="18"/>
              </w:rPr>
            </w:pPr>
          </w:p>
        </w:tc>
        <w:tc>
          <w:tcPr>
            <w:tcW w:w="1712" w:type="dxa"/>
          </w:tcPr>
          <w:p w14:paraId="47A03921" w14:textId="16B346C9" w:rsidR="001B4887" w:rsidRDefault="001B4887" w:rsidP="00FA2F12">
            <w:pPr>
              <w:widowControl/>
              <w:jc w:val="left"/>
              <w:rPr>
                <w:ins w:id="1598" w:author="haha" w:date="2018-12-07T10:52:00Z"/>
                <w:rFonts w:ascii="微软雅黑" w:eastAsia="微软雅黑" w:hAnsi="微软雅黑" w:cs="微软雅黑"/>
                <w:sz w:val="18"/>
                <w:szCs w:val="18"/>
              </w:rPr>
            </w:pPr>
            <w:ins w:id="1599" w:author="haha" w:date="2018-12-07T10:53:00Z">
              <w:r>
                <w:rPr>
                  <w:rFonts w:ascii="微软雅黑" w:eastAsia="微软雅黑" w:hAnsi="微软雅黑" w:cs="微软雅黑" w:hint="eastAsia"/>
                  <w:sz w:val="18"/>
                  <w:szCs w:val="18"/>
                </w:rPr>
                <w:t>不是必填的，没有输入合作方的情况下保存提示</w:t>
              </w:r>
            </w:ins>
            <w:ins w:id="1600" w:author="haha" w:date="2018-12-07T10:54:00Z">
              <w:r>
                <w:rPr>
                  <w:rFonts w:ascii="微软雅黑" w:eastAsia="微软雅黑" w:hAnsi="微软雅黑" w:cs="微软雅黑" w:hint="eastAsia"/>
                  <w:sz w:val="18"/>
                  <w:szCs w:val="18"/>
                </w:rPr>
                <w:t>“未输入合作方”</w:t>
              </w:r>
            </w:ins>
            <w:ins w:id="1601" w:author="haha" w:date="2018-12-07T10:53:00Z">
              <w:r>
                <w:rPr>
                  <w:rFonts w:ascii="微软雅黑" w:eastAsia="微软雅黑" w:hAnsi="微软雅黑" w:cs="微软雅黑" w:hint="eastAsia"/>
                  <w:sz w:val="18"/>
                  <w:szCs w:val="18"/>
                </w:rPr>
                <w:t>然后到产品管理页面</w:t>
              </w:r>
            </w:ins>
          </w:p>
        </w:tc>
      </w:tr>
    </w:tbl>
    <w:p w14:paraId="49BDACCE" w14:textId="187BF592" w:rsidR="003F338A" w:rsidRDefault="00496C19" w:rsidP="00496C19">
      <w:pPr>
        <w:pStyle w:val="10"/>
      </w:pPr>
      <w:bookmarkStart w:id="1602" w:name="_Toc532228795"/>
      <w:r>
        <w:rPr>
          <w:rFonts w:hint="eastAsia"/>
        </w:rPr>
        <w:t>十五、权限管理模块下的机构管理</w:t>
      </w:r>
      <w:bookmarkEnd w:id="1602"/>
    </w:p>
    <w:p w14:paraId="0C9B49CF" w14:textId="66616DCE" w:rsidR="003F338A" w:rsidRDefault="00FD0E10" w:rsidP="003F338A">
      <w:pPr>
        <w:pStyle w:val="a3"/>
        <w:numPr>
          <w:ilvl w:val="0"/>
          <w:numId w:val="4"/>
        </w:numPr>
        <w:ind w:firstLineChars="0"/>
      </w:pPr>
      <w:r>
        <w:rPr>
          <w:rFonts w:hint="eastAsia"/>
        </w:rPr>
        <w:t>超级</w:t>
      </w:r>
      <w:r w:rsidR="003F338A">
        <w:rPr>
          <w:rFonts w:hint="eastAsia"/>
        </w:rPr>
        <w:t>管理者可在此页面查看</w:t>
      </w:r>
      <w:r>
        <w:rPr>
          <w:rFonts w:hint="eastAsia"/>
        </w:rPr>
        <w:t>所有合作机构</w:t>
      </w:r>
    </w:p>
    <w:p w14:paraId="3C6B3E0D" w14:textId="42BE5918" w:rsidR="003F338A" w:rsidRDefault="00FD0E10" w:rsidP="003F338A">
      <w:pPr>
        <w:pStyle w:val="a3"/>
        <w:numPr>
          <w:ilvl w:val="0"/>
          <w:numId w:val="4"/>
        </w:numPr>
        <w:ind w:firstLineChars="0"/>
      </w:pPr>
      <w:r>
        <w:rPr>
          <w:rFonts w:hint="eastAsia"/>
        </w:rPr>
        <w:t>超级</w:t>
      </w:r>
      <w:r w:rsidR="003F338A">
        <w:rPr>
          <w:rFonts w:hint="eastAsia"/>
        </w:rPr>
        <w:t>管理者可在此页面新增新</w:t>
      </w:r>
      <w:r>
        <w:rPr>
          <w:rFonts w:hint="eastAsia"/>
        </w:rPr>
        <w:t>机构</w:t>
      </w:r>
    </w:p>
    <w:p w14:paraId="4B5265AF" w14:textId="2F6F7CE6" w:rsidR="00FD0E10" w:rsidRDefault="003F338A" w:rsidP="00FD0E10">
      <w:pPr>
        <w:pStyle w:val="a3"/>
        <w:numPr>
          <w:ilvl w:val="0"/>
          <w:numId w:val="4"/>
        </w:numPr>
        <w:ind w:firstLineChars="0"/>
      </w:pPr>
      <w:r>
        <w:rPr>
          <w:rFonts w:hint="eastAsia"/>
        </w:rPr>
        <w:t>可在此页面</w:t>
      </w:r>
      <w:r w:rsidR="00FD0E10">
        <w:rPr>
          <w:rFonts w:hint="eastAsia"/>
        </w:rPr>
        <w:t>根据关键字搜索进行筛选</w:t>
      </w:r>
    </w:p>
    <w:p w14:paraId="4E892924" w14:textId="77777777" w:rsidR="003F338A" w:rsidRDefault="003F338A" w:rsidP="003F338A">
      <w:r>
        <w:rPr>
          <w:rFonts w:hint="eastAsia"/>
        </w:rPr>
        <w:t>原型图如下：</w:t>
      </w:r>
    </w:p>
    <w:p w14:paraId="7EFC3898" w14:textId="0BFBD07D" w:rsidR="003F338A" w:rsidRDefault="00885017" w:rsidP="003F338A">
      <w:commentRangeStart w:id="1603"/>
      <w:ins w:id="1604" w:author="haha" w:date="2018-12-05T18:34:00Z">
        <w:r>
          <w:rPr>
            <w:noProof/>
          </w:rPr>
          <w:drawing>
            <wp:inline distT="0" distB="0" distL="0" distR="0" wp14:anchorId="5679F5E5" wp14:editId="5B0A60E1">
              <wp:extent cx="5274310" cy="12623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62380"/>
                      </a:xfrm>
                      <a:prstGeom prst="rect">
                        <a:avLst/>
                      </a:prstGeom>
                    </pic:spPr>
                  </pic:pic>
                </a:graphicData>
              </a:graphic>
            </wp:inline>
          </w:drawing>
        </w:r>
        <w:commentRangeEnd w:id="1603"/>
        <w:r>
          <w:rPr>
            <w:rStyle w:val="aa"/>
          </w:rPr>
          <w:commentReference w:id="1603"/>
        </w:r>
      </w:ins>
      <w:commentRangeStart w:id="1605"/>
      <w:del w:id="1606" w:author="haha" w:date="2018-12-05T18:34:00Z">
        <w:r w:rsidR="00FD0E10" w:rsidDel="00885017">
          <w:rPr>
            <w:noProof/>
          </w:rPr>
          <w:drawing>
            <wp:inline distT="0" distB="0" distL="0" distR="0" wp14:anchorId="06D6B107" wp14:editId="69807F7D">
              <wp:extent cx="5274310" cy="893445"/>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93445"/>
                      </a:xfrm>
                      <a:prstGeom prst="rect">
                        <a:avLst/>
                      </a:prstGeom>
                    </pic:spPr>
                  </pic:pic>
                </a:graphicData>
              </a:graphic>
            </wp:inline>
          </w:drawing>
        </w:r>
      </w:del>
      <w:commentRangeEnd w:id="1605"/>
      <w:r w:rsidR="00E460A8">
        <w:rPr>
          <w:rStyle w:val="aa"/>
        </w:rPr>
        <w:commentReference w:id="1605"/>
      </w:r>
    </w:p>
    <w:tbl>
      <w:tblPr>
        <w:tblpPr w:leftFromText="180" w:rightFromText="180" w:vertAnchor="text" w:horzAnchor="margin" w:tblpXSpec="center" w:tblpY="224"/>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3F338A" w14:paraId="7A26BEE4" w14:textId="77777777" w:rsidTr="003E2BDE">
        <w:trPr>
          <w:trHeight w:val="90"/>
        </w:trPr>
        <w:tc>
          <w:tcPr>
            <w:tcW w:w="1245" w:type="dxa"/>
            <w:gridSpan w:val="2"/>
            <w:tcBorders>
              <w:top w:val="nil"/>
              <w:left w:val="single" w:sz="4" w:space="0" w:color="auto"/>
              <w:bottom w:val="single" w:sz="4" w:space="0" w:color="auto"/>
              <w:right w:val="single" w:sz="4" w:space="0" w:color="auto"/>
            </w:tcBorders>
          </w:tcPr>
          <w:p w14:paraId="2D141C5A" w14:textId="77777777" w:rsidR="003F338A" w:rsidRDefault="003F338A" w:rsidP="003E2BDE">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7790695B" w14:textId="085EF859" w:rsidR="003F338A" w:rsidRDefault="00FD0E10" w:rsidP="003E2BDE">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机构管理</w:t>
            </w:r>
          </w:p>
        </w:tc>
      </w:tr>
      <w:tr w:rsidR="003F338A" w14:paraId="78E90736" w14:textId="77777777" w:rsidTr="003E2BDE">
        <w:trPr>
          <w:trHeight w:val="408"/>
        </w:trPr>
        <w:tc>
          <w:tcPr>
            <w:tcW w:w="1245" w:type="dxa"/>
            <w:gridSpan w:val="2"/>
            <w:tcBorders>
              <w:top w:val="nil"/>
              <w:left w:val="single" w:sz="4" w:space="0" w:color="auto"/>
              <w:bottom w:val="single" w:sz="4" w:space="0" w:color="auto"/>
              <w:right w:val="single" w:sz="4" w:space="0" w:color="auto"/>
            </w:tcBorders>
          </w:tcPr>
          <w:p w14:paraId="3B763454" w14:textId="77777777" w:rsidR="003F338A" w:rsidRDefault="003F338A" w:rsidP="003E2BD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40C24BF7" w14:textId="77777777" w:rsidR="003F338A" w:rsidRDefault="003F338A" w:rsidP="003E2BDE">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3F338A" w14:paraId="0970708A" w14:textId="77777777" w:rsidTr="003E2BDE">
        <w:trPr>
          <w:trHeight w:val="423"/>
        </w:trPr>
        <w:tc>
          <w:tcPr>
            <w:tcW w:w="1245" w:type="dxa"/>
            <w:gridSpan w:val="2"/>
            <w:tcBorders>
              <w:top w:val="nil"/>
              <w:left w:val="single" w:sz="4" w:space="0" w:color="auto"/>
              <w:bottom w:val="single" w:sz="4" w:space="0" w:color="auto"/>
              <w:right w:val="single" w:sz="4" w:space="0" w:color="auto"/>
            </w:tcBorders>
          </w:tcPr>
          <w:p w14:paraId="1EC6A392" w14:textId="77777777" w:rsidR="003F338A" w:rsidRDefault="003F338A" w:rsidP="003E2BD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457DE2BE" w14:textId="77777777" w:rsidR="003F338A" w:rsidRDefault="003F338A" w:rsidP="003E2BDE">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3F338A" w14:paraId="64D67409" w14:textId="77777777" w:rsidTr="003E2B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399A059F" w14:textId="77777777" w:rsidR="003F338A" w:rsidRDefault="003F338A" w:rsidP="003E2BD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3F338A" w14:paraId="7F36AF81" w14:textId="77777777" w:rsidTr="003E2B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22E5DDB" w14:textId="77777777" w:rsidR="003F338A" w:rsidRDefault="003F338A" w:rsidP="003E2BD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17D35335" w14:textId="77777777" w:rsidR="003F338A" w:rsidRDefault="003F338A" w:rsidP="003E2BDE">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212BD805" w14:textId="77777777" w:rsidR="003F338A" w:rsidRDefault="003F338A" w:rsidP="003E2BDE">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2A0B0166" w14:textId="77777777" w:rsidR="003F338A" w:rsidRDefault="003F338A" w:rsidP="003E2BD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034167C5" w14:textId="77777777" w:rsidR="003F338A" w:rsidRDefault="003F338A" w:rsidP="003E2BD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3F338A" w14:paraId="00BE6B71" w14:textId="77777777" w:rsidTr="003E2B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FF7D7E1" w14:textId="77777777" w:rsidR="003F338A" w:rsidRDefault="003F338A" w:rsidP="003E2BDE">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1221D8CA" w14:textId="2B8187B0"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37866F36" w14:textId="0D470660"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机构名称</w:t>
            </w:r>
            <w:ins w:id="1607" w:author="haha" w:date="2018-12-06T16:23:00Z">
              <w:r w:rsidR="007754B2">
                <w:rPr>
                  <w:rFonts w:ascii="微软雅黑" w:eastAsia="微软雅黑" w:hAnsi="微软雅黑" w:cs="微软雅黑" w:hint="eastAsia"/>
                  <w:color w:val="000000"/>
                  <w:sz w:val="18"/>
                  <w:szCs w:val="18"/>
                </w:rPr>
                <w:t xml:space="preserve">以及编号， </w:t>
              </w:r>
              <w:r w:rsidR="007754B2">
                <w:rPr>
                  <w:rFonts w:ascii="微软雅黑" w:eastAsia="微软雅黑" w:hAnsi="微软雅黑" w:cs="微软雅黑"/>
                  <w:color w:val="000000"/>
                  <w:sz w:val="18"/>
                  <w:szCs w:val="18"/>
                </w:rPr>
                <w:t xml:space="preserve"> </w:t>
              </w:r>
              <w:r w:rsidR="007754B2">
                <w:rPr>
                  <w:rFonts w:ascii="微软雅黑" w:eastAsia="微软雅黑" w:hAnsi="微软雅黑" w:cs="微软雅黑" w:hint="eastAsia"/>
                  <w:color w:val="000000"/>
                  <w:sz w:val="18"/>
                  <w:szCs w:val="18"/>
                </w:rPr>
                <w:t>模糊查询</w:t>
              </w:r>
            </w:ins>
          </w:p>
        </w:tc>
        <w:tc>
          <w:tcPr>
            <w:tcW w:w="3209" w:type="dxa"/>
          </w:tcPr>
          <w:p w14:paraId="3B653C71" w14:textId="77777777" w:rsidR="003F338A" w:rsidRDefault="003F338A" w:rsidP="003E2BDE">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筛选查询</w:t>
            </w:r>
          </w:p>
        </w:tc>
        <w:tc>
          <w:tcPr>
            <w:tcW w:w="1712" w:type="dxa"/>
          </w:tcPr>
          <w:p w14:paraId="35CC7C04" w14:textId="77777777" w:rsidR="003F338A" w:rsidRDefault="003F338A" w:rsidP="003E2BDE">
            <w:pPr>
              <w:widowControl/>
              <w:jc w:val="left"/>
              <w:rPr>
                <w:rFonts w:ascii="微软雅黑" w:eastAsia="微软雅黑" w:hAnsi="微软雅黑" w:cs="宋体"/>
                <w:bCs/>
                <w:kern w:val="0"/>
                <w:sz w:val="18"/>
                <w:szCs w:val="18"/>
              </w:rPr>
            </w:pPr>
            <w:ins w:id="1608" w:author="haha" w:date="2018-11-27T10:54:00Z">
              <w:r>
                <w:rPr>
                  <w:rFonts w:ascii="微软雅黑" w:eastAsia="微软雅黑" w:hAnsi="微软雅黑" w:cs="宋体" w:hint="eastAsia"/>
                  <w:bCs/>
                  <w:kern w:val="0"/>
                  <w:sz w:val="18"/>
                  <w:szCs w:val="18"/>
                </w:rPr>
                <w:t>根据条件查询</w:t>
              </w:r>
            </w:ins>
          </w:p>
        </w:tc>
      </w:tr>
      <w:tr w:rsidR="003F338A" w14:paraId="74BBC9B5" w14:textId="77777777" w:rsidTr="003E2B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42C7431" w14:textId="77777777" w:rsidR="003F338A" w:rsidRDefault="003F338A" w:rsidP="003E2BD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587240BC" w14:textId="4DD4D737"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机构详情表</w:t>
            </w:r>
          </w:p>
        </w:tc>
        <w:tc>
          <w:tcPr>
            <w:tcW w:w="3000" w:type="dxa"/>
          </w:tcPr>
          <w:p w14:paraId="322A55D6" w14:textId="0C47BC1A"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所有已存在机构的显示</w:t>
            </w:r>
            <w:ins w:id="1609" w:author="haha" w:date="2018-12-06T16:23:00Z">
              <w:r w:rsidR="007754B2">
                <w:rPr>
                  <w:rFonts w:ascii="微软雅黑" w:eastAsia="微软雅黑" w:hAnsi="微软雅黑" w:cs="微软雅黑" w:hint="eastAsia"/>
                  <w:color w:val="000000"/>
                  <w:sz w:val="18"/>
                  <w:szCs w:val="18"/>
                </w:rPr>
                <w:t>，</w:t>
              </w:r>
              <w:r w:rsidR="007754B2" w:rsidRPr="007754B2">
                <w:rPr>
                  <w:rFonts w:ascii="微软雅黑" w:eastAsia="微软雅黑" w:hAnsi="微软雅黑" w:cs="微软雅黑" w:hint="eastAsia"/>
                  <w:color w:val="000000"/>
                  <w:sz w:val="18"/>
                  <w:szCs w:val="18"/>
                  <w:highlight w:val="darkCyan"/>
                  <w:rPrChange w:id="1610" w:author="haha" w:date="2018-12-06T16:24:00Z">
                    <w:rPr>
                      <w:rFonts w:ascii="微软雅黑" w:eastAsia="微软雅黑" w:hAnsi="微软雅黑" w:cs="微软雅黑" w:hint="eastAsia"/>
                      <w:color w:val="000000"/>
                      <w:sz w:val="18"/>
                      <w:szCs w:val="18"/>
                    </w:rPr>
                  </w:rPrChange>
                </w:rPr>
                <w:t>根据建机构的顺序进行排序</w:t>
              </w:r>
            </w:ins>
            <w:ins w:id="1611" w:author="haha" w:date="2018-12-06T16:24:00Z">
              <w:r w:rsidR="007754B2" w:rsidRPr="007754B2">
                <w:rPr>
                  <w:rFonts w:ascii="微软雅黑" w:eastAsia="微软雅黑" w:hAnsi="微软雅黑" w:cs="微软雅黑" w:hint="eastAsia"/>
                  <w:color w:val="000000"/>
                  <w:sz w:val="18"/>
                  <w:szCs w:val="18"/>
                  <w:highlight w:val="darkCyan"/>
                  <w:rPrChange w:id="1612" w:author="haha" w:date="2018-12-06T16:24:00Z">
                    <w:rPr>
                      <w:rFonts w:ascii="微软雅黑" w:eastAsia="微软雅黑" w:hAnsi="微软雅黑" w:cs="微软雅黑" w:hint="eastAsia"/>
                      <w:color w:val="000000"/>
                      <w:sz w:val="18"/>
                      <w:szCs w:val="18"/>
                    </w:rPr>
                  </w:rPrChange>
                </w:rPr>
                <w:t>，最新建的在上面</w:t>
              </w:r>
            </w:ins>
          </w:p>
        </w:tc>
        <w:tc>
          <w:tcPr>
            <w:tcW w:w="3209" w:type="dxa"/>
          </w:tcPr>
          <w:p w14:paraId="1D2BB355" w14:textId="3BDB4892" w:rsidR="003F338A" w:rsidRDefault="003F338A" w:rsidP="003E2BDE">
            <w:pPr>
              <w:pStyle w:val="Axure"/>
              <w:rPr>
                <w:rFonts w:ascii="微软雅黑" w:eastAsia="微软雅黑" w:hAnsi="微软雅黑" w:cs="微软雅黑"/>
                <w:sz w:val="18"/>
                <w:szCs w:val="18"/>
              </w:rPr>
            </w:pPr>
          </w:p>
        </w:tc>
        <w:tc>
          <w:tcPr>
            <w:tcW w:w="1712" w:type="dxa"/>
          </w:tcPr>
          <w:p w14:paraId="308B8D63" w14:textId="667BCC3F" w:rsidR="003F338A" w:rsidRDefault="003F338A" w:rsidP="003E2BDE">
            <w:pPr>
              <w:widowControl/>
              <w:jc w:val="left"/>
              <w:rPr>
                <w:rFonts w:ascii="微软雅黑" w:eastAsia="微软雅黑" w:hAnsi="微软雅黑" w:cs="微软雅黑"/>
                <w:sz w:val="18"/>
                <w:szCs w:val="18"/>
              </w:rPr>
            </w:pPr>
          </w:p>
        </w:tc>
      </w:tr>
      <w:tr w:rsidR="003F338A" w14:paraId="5A577BA1" w14:textId="77777777" w:rsidTr="003E2B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3360E2D" w14:textId="77777777" w:rsidR="003F338A" w:rsidRDefault="003F338A" w:rsidP="003E2BD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2BCAC411" w14:textId="4EAD5192"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新增按钮</w:t>
            </w:r>
          </w:p>
        </w:tc>
        <w:tc>
          <w:tcPr>
            <w:tcW w:w="3000" w:type="dxa"/>
          </w:tcPr>
          <w:p w14:paraId="1CD09359" w14:textId="6A512A92"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08B188A3" w14:textId="1C1BD322" w:rsidR="003F338A" w:rsidRDefault="00FD0E10" w:rsidP="003E2BDE">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添加机构页面</w:t>
            </w:r>
          </w:p>
        </w:tc>
        <w:tc>
          <w:tcPr>
            <w:tcW w:w="1712" w:type="dxa"/>
          </w:tcPr>
          <w:p w14:paraId="1DD39DBF" w14:textId="2EFBC5F9" w:rsidR="003F338A" w:rsidRDefault="003F338A" w:rsidP="003E2BDE">
            <w:pPr>
              <w:widowControl/>
              <w:jc w:val="left"/>
              <w:rPr>
                <w:rFonts w:ascii="微软雅黑" w:eastAsia="微软雅黑" w:hAnsi="微软雅黑" w:cs="微软雅黑"/>
                <w:sz w:val="18"/>
                <w:szCs w:val="18"/>
              </w:rPr>
            </w:pPr>
          </w:p>
        </w:tc>
      </w:tr>
      <w:tr w:rsidR="003F338A" w14:paraId="292DD252" w14:textId="77777777" w:rsidTr="003E2B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92EC81F" w14:textId="77777777" w:rsidR="003F338A" w:rsidRDefault="003F338A" w:rsidP="003E2BD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42C03809" w14:textId="48763675"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删除按钮</w:t>
            </w:r>
          </w:p>
        </w:tc>
        <w:tc>
          <w:tcPr>
            <w:tcW w:w="3000" w:type="dxa"/>
          </w:tcPr>
          <w:p w14:paraId="633284E3" w14:textId="05A371CB"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2420ED94" w14:textId="773CECB7" w:rsidR="003F338A" w:rsidRDefault="00FD0E10" w:rsidP="003E2BDE">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可根据选择</w:t>
            </w:r>
            <w:commentRangeStart w:id="1613"/>
            <w:r>
              <w:rPr>
                <w:rFonts w:ascii="微软雅黑" w:eastAsia="微软雅黑" w:hAnsi="微软雅黑" w:cs="微软雅黑" w:hint="eastAsia"/>
                <w:sz w:val="18"/>
                <w:szCs w:val="18"/>
              </w:rPr>
              <w:t>删除</w:t>
            </w:r>
            <w:commentRangeEnd w:id="1613"/>
            <w:r w:rsidR="005322C6">
              <w:rPr>
                <w:rStyle w:val="aa"/>
                <w:rFonts w:asciiTheme="minorHAnsi" w:eastAsiaTheme="minorEastAsia" w:hAnsiTheme="minorHAnsi" w:cstheme="minorBidi"/>
              </w:rPr>
              <w:commentReference w:id="1613"/>
            </w:r>
            <w:r>
              <w:rPr>
                <w:rFonts w:ascii="微软雅黑" w:eastAsia="微软雅黑" w:hAnsi="微软雅黑" w:cs="微软雅黑" w:hint="eastAsia"/>
                <w:sz w:val="18"/>
                <w:szCs w:val="18"/>
              </w:rPr>
              <w:t>操作</w:t>
            </w:r>
          </w:p>
        </w:tc>
        <w:tc>
          <w:tcPr>
            <w:tcW w:w="1712" w:type="dxa"/>
          </w:tcPr>
          <w:p w14:paraId="1E471CEF" w14:textId="7752320C" w:rsidR="003F338A" w:rsidRDefault="003F338A" w:rsidP="003E2BDE">
            <w:pPr>
              <w:widowControl/>
              <w:jc w:val="left"/>
              <w:rPr>
                <w:rFonts w:ascii="微软雅黑" w:eastAsia="微软雅黑" w:hAnsi="微软雅黑" w:cs="微软雅黑"/>
                <w:sz w:val="18"/>
                <w:szCs w:val="18"/>
              </w:rPr>
            </w:pPr>
          </w:p>
        </w:tc>
      </w:tr>
      <w:tr w:rsidR="005D30E1" w14:paraId="3B87720D" w14:textId="77777777" w:rsidTr="003E2B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614" w:author="haha" w:date="2018-12-11T18:30:00Z"/>
        </w:trPr>
        <w:tc>
          <w:tcPr>
            <w:tcW w:w="802" w:type="dxa"/>
          </w:tcPr>
          <w:p w14:paraId="2C419A92" w14:textId="562F210E" w:rsidR="005D30E1" w:rsidRPr="005D30E1" w:rsidRDefault="005D30E1" w:rsidP="003E2BDE">
            <w:pPr>
              <w:widowControl/>
              <w:jc w:val="center"/>
              <w:rPr>
                <w:ins w:id="1615" w:author="haha" w:date="2018-12-11T18:30:00Z"/>
                <w:rFonts w:ascii="微软雅黑" w:eastAsia="微软雅黑" w:hAnsi="微软雅黑" w:cs="微软雅黑"/>
                <w:sz w:val="18"/>
                <w:szCs w:val="18"/>
                <w:highlight w:val="darkGray"/>
                <w:rPrChange w:id="1616" w:author="haha" w:date="2018-12-11T18:30:00Z">
                  <w:rPr>
                    <w:ins w:id="1617" w:author="haha" w:date="2018-12-11T18:30:00Z"/>
                    <w:rFonts w:ascii="微软雅黑" w:eastAsia="微软雅黑" w:hAnsi="微软雅黑" w:cs="微软雅黑"/>
                    <w:sz w:val="18"/>
                    <w:szCs w:val="18"/>
                  </w:rPr>
                </w:rPrChange>
              </w:rPr>
            </w:pPr>
            <w:ins w:id="1618" w:author="haha" w:date="2018-12-11T18:30:00Z">
              <w:r w:rsidRPr="005D30E1">
                <w:rPr>
                  <w:rFonts w:ascii="微软雅黑" w:eastAsia="微软雅黑" w:hAnsi="微软雅黑" w:cs="微软雅黑"/>
                  <w:sz w:val="18"/>
                  <w:szCs w:val="18"/>
                  <w:highlight w:val="darkGray"/>
                  <w:rPrChange w:id="1619" w:author="haha" w:date="2018-12-11T18:30:00Z">
                    <w:rPr>
                      <w:rFonts w:ascii="微软雅黑" w:eastAsia="微软雅黑" w:hAnsi="微软雅黑" w:cs="微软雅黑"/>
                      <w:sz w:val="18"/>
                      <w:szCs w:val="18"/>
                    </w:rPr>
                  </w:rPrChange>
                </w:rPr>
                <w:t>5</w:t>
              </w:r>
            </w:ins>
          </w:p>
        </w:tc>
        <w:tc>
          <w:tcPr>
            <w:tcW w:w="1309" w:type="dxa"/>
            <w:gridSpan w:val="2"/>
          </w:tcPr>
          <w:p w14:paraId="6BD3950C" w14:textId="69140919" w:rsidR="005D30E1" w:rsidRPr="005D30E1" w:rsidRDefault="005D30E1" w:rsidP="003E2BDE">
            <w:pPr>
              <w:widowControl/>
              <w:jc w:val="left"/>
              <w:rPr>
                <w:ins w:id="1620" w:author="haha" w:date="2018-12-11T18:30:00Z"/>
                <w:rFonts w:ascii="微软雅黑" w:eastAsia="微软雅黑" w:hAnsi="微软雅黑" w:cs="微软雅黑"/>
                <w:color w:val="000000"/>
                <w:sz w:val="18"/>
                <w:szCs w:val="18"/>
                <w:highlight w:val="darkGray"/>
                <w:rPrChange w:id="1621" w:author="haha" w:date="2018-12-11T18:30:00Z">
                  <w:rPr>
                    <w:ins w:id="1622" w:author="haha" w:date="2018-12-11T18:30:00Z"/>
                    <w:rFonts w:ascii="微软雅黑" w:eastAsia="微软雅黑" w:hAnsi="微软雅黑" w:cs="微软雅黑"/>
                    <w:color w:val="000000"/>
                    <w:sz w:val="18"/>
                    <w:szCs w:val="18"/>
                  </w:rPr>
                </w:rPrChange>
              </w:rPr>
            </w:pPr>
            <w:ins w:id="1623" w:author="haha" w:date="2018-12-11T18:30:00Z">
              <w:r w:rsidRPr="005D30E1">
                <w:rPr>
                  <w:rFonts w:ascii="微软雅黑" w:eastAsia="微软雅黑" w:hAnsi="微软雅黑" w:cs="微软雅黑" w:hint="eastAsia"/>
                  <w:color w:val="000000"/>
                  <w:sz w:val="18"/>
                  <w:szCs w:val="18"/>
                  <w:highlight w:val="darkGray"/>
                  <w:rPrChange w:id="1624" w:author="haha" w:date="2018-12-11T18:30:00Z">
                    <w:rPr>
                      <w:rFonts w:ascii="微软雅黑" w:eastAsia="微软雅黑" w:hAnsi="微软雅黑" w:cs="微软雅黑" w:hint="eastAsia"/>
                      <w:color w:val="000000"/>
                      <w:sz w:val="18"/>
                      <w:szCs w:val="18"/>
                    </w:rPr>
                  </w:rPrChange>
                </w:rPr>
                <w:t>编辑</w:t>
              </w:r>
            </w:ins>
          </w:p>
        </w:tc>
        <w:tc>
          <w:tcPr>
            <w:tcW w:w="3000" w:type="dxa"/>
          </w:tcPr>
          <w:p w14:paraId="2F09EE89" w14:textId="40ADFD51" w:rsidR="005D30E1" w:rsidRPr="005D30E1" w:rsidRDefault="005D30E1" w:rsidP="003E2BDE">
            <w:pPr>
              <w:widowControl/>
              <w:jc w:val="left"/>
              <w:rPr>
                <w:ins w:id="1625" w:author="haha" w:date="2018-12-11T18:30:00Z"/>
                <w:rFonts w:ascii="微软雅黑" w:eastAsia="微软雅黑" w:hAnsi="微软雅黑" w:cs="微软雅黑"/>
                <w:color w:val="000000"/>
                <w:sz w:val="18"/>
                <w:szCs w:val="18"/>
                <w:highlight w:val="darkGray"/>
                <w:rPrChange w:id="1626" w:author="haha" w:date="2018-12-11T18:30:00Z">
                  <w:rPr>
                    <w:ins w:id="1627" w:author="haha" w:date="2018-12-11T18:30:00Z"/>
                    <w:rFonts w:ascii="微软雅黑" w:eastAsia="微软雅黑" w:hAnsi="微软雅黑" w:cs="微软雅黑"/>
                    <w:color w:val="000000"/>
                    <w:sz w:val="18"/>
                    <w:szCs w:val="18"/>
                  </w:rPr>
                </w:rPrChange>
              </w:rPr>
            </w:pPr>
            <w:ins w:id="1628" w:author="haha" w:date="2018-12-11T18:30:00Z">
              <w:r w:rsidRPr="005D30E1">
                <w:rPr>
                  <w:rFonts w:ascii="微软雅黑" w:eastAsia="微软雅黑" w:hAnsi="微软雅黑" w:cs="微软雅黑" w:hint="eastAsia"/>
                  <w:color w:val="000000"/>
                  <w:sz w:val="18"/>
                  <w:szCs w:val="18"/>
                  <w:highlight w:val="darkGray"/>
                  <w:rPrChange w:id="1629" w:author="haha" w:date="2018-12-11T18:30:00Z">
                    <w:rPr>
                      <w:rFonts w:ascii="微软雅黑" w:eastAsia="微软雅黑" w:hAnsi="微软雅黑" w:cs="微软雅黑" w:hint="eastAsia"/>
                      <w:color w:val="000000"/>
                      <w:sz w:val="18"/>
                      <w:szCs w:val="18"/>
                    </w:rPr>
                  </w:rPrChange>
                </w:rPr>
                <w:t>可点击</w:t>
              </w:r>
            </w:ins>
          </w:p>
        </w:tc>
        <w:tc>
          <w:tcPr>
            <w:tcW w:w="3209" w:type="dxa"/>
          </w:tcPr>
          <w:p w14:paraId="2B10DD4E" w14:textId="6C573C8B" w:rsidR="005D30E1" w:rsidRPr="005D30E1" w:rsidRDefault="005D30E1" w:rsidP="003E2BDE">
            <w:pPr>
              <w:pStyle w:val="Axure"/>
              <w:rPr>
                <w:ins w:id="1630" w:author="haha" w:date="2018-12-11T18:30:00Z"/>
                <w:rFonts w:ascii="微软雅黑" w:eastAsia="微软雅黑" w:hAnsi="微软雅黑" w:cs="微软雅黑"/>
                <w:sz w:val="18"/>
                <w:szCs w:val="18"/>
                <w:highlight w:val="darkGray"/>
                <w:rPrChange w:id="1631" w:author="haha" w:date="2018-12-11T18:30:00Z">
                  <w:rPr>
                    <w:ins w:id="1632" w:author="haha" w:date="2018-12-11T18:30:00Z"/>
                    <w:rFonts w:ascii="微软雅黑" w:eastAsia="微软雅黑" w:hAnsi="微软雅黑" w:cs="微软雅黑"/>
                    <w:sz w:val="18"/>
                    <w:szCs w:val="18"/>
                  </w:rPr>
                </w:rPrChange>
              </w:rPr>
            </w:pPr>
            <w:ins w:id="1633" w:author="haha" w:date="2018-12-11T18:30:00Z">
              <w:r w:rsidRPr="005D30E1">
                <w:rPr>
                  <w:rFonts w:ascii="微软雅黑" w:eastAsia="微软雅黑" w:hAnsi="微软雅黑" w:cs="微软雅黑" w:hint="eastAsia"/>
                  <w:sz w:val="18"/>
                  <w:szCs w:val="18"/>
                  <w:highlight w:val="darkGray"/>
                  <w:rPrChange w:id="1634" w:author="haha" w:date="2018-12-11T18:30:00Z">
                    <w:rPr>
                      <w:rFonts w:ascii="微软雅黑" w:eastAsia="微软雅黑" w:hAnsi="微软雅黑" w:cs="微软雅黑" w:hint="eastAsia"/>
                      <w:sz w:val="18"/>
                      <w:szCs w:val="18"/>
                    </w:rPr>
                  </w:rPrChange>
                </w:rPr>
                <w:t>编辑机构页面（当前）</w:t>
              </w:r>
            </w:ins>
          </w:p>
        </w:tc>
        <w:tc>
          <w:tcPr>
            <w:tcW w:w="1712" w:type="dxa"/>
          </w:tcPr>
          <w:p w14:paraId="4106C384" w14:textId="1719E074" w:rsidR="005D30E1" w:rsidRPr="005D30E1" w:rsidRDefault="005D30E1" w:rsidP="003E2BDE">
            <w:pPr>
              <w:widowControl/>
              <w:jc w:val="left"/>
              <w:rPr>
                <w:ins w:id="1635" w:author="haha" w:date="2018-12-11T18:30:00Z"/>
                <w:rFonts w:ascii="微软雅黑" w:eastAsia="微软雅黑" w:hAnsi="微软雅黑" w:cs="微软雅黑"/>
                <w:sz w:val="18"/>
                <w:szCs w:val="18"/>
                <w:highlight w:val="darkGray"/>
                <w:rPrChange w:id="1636" w:author="haha" w:date="2018-12-11T18:30:00Z">
                  <w:rPr>
                    <w:ins w:id="1637" w:author="haha" w:date="2018-12-11T18:30:00Z"/>
                    <w:rFonts w:ascii="微软雅黑" w:eastAsia="微软雅黑" w:hAnsi="微软雅黑" w:cs="微软雅黑"/>
                    <w:sz w:val="18"/>
                    <w:szCs w:val="18"/>
                  </w:rPr>
                </w:rPrChange>
              </w:rPr>
            </w:pPr>
            <w:ins w:id="1638" w:author="haha" w:date="2018-12-11T18:30:00Z">
              <w:r w:rsidRPr="005D30E1">
                <w:rPr>
                  <w:rFonts w:ascii="微软雅黑" w:eastAsia="微软雅黑" w:hAnsi="微软雅黑" w:cs="微软雅黑" w:hint="eastAsia"/>
                  <w:sz w:val="18"/>
                  <w:szCs w:val="18"/>
                  <w:highlight w:val="darkGray"/>
                  <w:rPrChange w:id="1639" w:author="haha" w:date="2018-12-11T18:30:00Z">
                    <w:rPr>
                      <w:rFonts w:ascii="微软雅黑" w:eastAsia="微软雅黑" w:hAnsi="微软雅黑" w:cs="微软雅黑" w:hint="eastAsia"/>
                      <w:sz w:val="18"/>
                      <w:szCs w:val="18"/>
                    </w:rPr>
                  </w:rPrChange>
                </w:rPr>
                <w:t>只可以编辑建用户数</w:t>
              </w:r>
            </w:ins>
          </w:p>
        </w:tc>
      </w:tr>
    </w:tbl>
    <w:p w14:paraId="1476D420" w14:textId="20A506EB" w:rsidR="003D3CA6" w:rsidRDefault="003D3CA6" w:rsidP="00AD5670">
      <w:pPr>
        <w:pStyle w:val="1"/>
      </w:pPr>
      <w:bookmarkStart w:id="1640" w:name="_Toc532228796"/>
      <w:r w:rsidRPr="003D3CA6">
        <w:rPr>
          <w:rFonts w:hint="eastAsia"/>
        </w:rPr>
        <w:lastRenderedPageBreak/>
        <w:t>新建机构</w:t>
      </w:r>
      <w:bookmarkEnd w:id="1640"/>
    </w:p>
    <w:p w14:paraId="76072AC0" w14:textId="2C1C70E7" w:rsidR="003D3CA6" w:rsidRDefault="00BD6396" w:rsidP="003D3CA6">
      <w:pPr>
        <w:rPr>
          <w:sz w:val="30"/>
          <w:szCs w:val="30"/>
        </w:rPr>
      </w:pPr>
      <w:commentRangeStart w:id="1641"/>
      <w:r>
        <w:rPr>
          <w:noProof/>
        </w:rPr>
        <w:drawing>
          <wp:inline distT="0" distB="0" distL="0" distR="0" wp14:anchorId="5A240597" wp14:editId="5C7C43E8">
            <wp:extent cx="5274310" cy="34709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70910"/>
                    </a:xfrm>
                    <a:prstGeom prst="rect">
                      <a:avLst/>
                    </a:prstGeom>
                  </pic:spPr>
                </pic:pic>
              </a:graphicData>
            </a:graphic>
          </wp:inline>
        </w:drawing>
      </w:r>
      <w:commentRangeEnd w:id="1641"/>
      <w:r w:rsidR="00785C4C">
        <w:rPr>
          <w:rStyle w:val="aa"/>
        </w:rPr>
        <w:commentReference w:id="1641"/>
      </w:r>
    </w:p>
    <w:tbl>
      <w:tblPr>
        <w:tblpPr w:leftFromText="180" w:rightFromText="180" w:vertAnchor="text" w:horzAnchor="page" w:tblpX="1380" w:tblpY="16"/>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3D3CA6" w14:paraId="269B1299" w14:textId="77777777" w:rsidTr="003D3CA6">
        <w:trPr>
          <w:trHeight w:val="90"/>
        </w:trPr>
        <w:tc>
          <w:tcPr>
            <w:tcW w:w="1245" w:type="dxa"/>
            <w:gridSpan w:val="2"/>
            <w:tcBorders>
              <w:top w:val="nil"/>
              <w:left w:val="single" w:sz="4" w:space="0" w:color="auto"/>
              <w:bottom w:val="single" w:sz="4" w:space="0" w:color="auto"/>
              <w:right w:val="single" w:sz="4" w:space="0" w:color="auto"/>
            </w:tcBorders>
          </w:tcPr>
          <w:p w14:paraId="5CE62DEE" w14:textId="77777777" w:rsidR="003D3CA6" w:rsidRDefault="003D3CA6" w:rsidP="003D3CA6">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057CFA4D" w14:textId="3E22037A" w:rsidR="003D3CA6" w:rsidRDefault="003D3CA6" w:rsidP="003D3CA6">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添加机构</w:t>
            </w:r>
            <w:ins w:id="1642" w:author="haha" w:date="2018-11-27T11:15:00Z">
              <w:r>
                <w:rPr>
                  <w:rFonts w:ascii="微软雅黑" w:eastAsia="微软雅黑" w:hAnsi="微软雅黑" w:cs="宋体" w:hint="eastAsia"/>
                  <w:color w:val="000000"/>
                  <w:kern w:val="0"/>
                  <w:sz w:val="18"/>
                  <w:szCs w:val="18"/>
                </w:rPr>
                <w:t>（二级页面）</w:t>
              </w:r>
            </w:ins>
          </w:p>
        </w:tc>
      </w:tr>
      <w:tr w:rsidR="003D3CA6" w14:paraId="6594895C" w14:textId="77777777" w:rsidTr="003D3CA6">
        <w:trPr>
          <w:trHeight w:val="408"/>
        </w:trPr>
        <w:tc>
          <w:tcPr>
            <w:tcW w:w="1245" w:type="dxa"/>
            <w:gridSpan w:val="2"/>
            <w:tcBorders>
              <w:top w:val="nil"/>
              <w:left w:val="single" w:sz="4" w:space="0" w:color="auto"/>
              <w:bottom w:val="single" w:sz="4" w:space="0" w:color="auto"/>
              <w:right w:val="single" w:sz="4" w:space="0" w:color="auto"/>
            </w:tcBorders>
          </w:tcPr>
          <w:p w14:paraId="26253B05" w14:textId="77777777" w:rsidR="003D3CA6" w:rsidRDefault="003D3CA6" w:rsidP="003D3CA6">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7D55F492" w14:textId="4ED62280" w:rsidR="003D3CA6" w:rsidRDefault="003D3CA6" w:rsidP="003D3CA6">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机构管理新增按钮</w:t>
            </w:r>
          </w:p>
        </w:tc>
      </w:tr>
      <w:tr w:rsidR="003D3CA6" w14:paraId="263854BF" w14:textId="77777777" w:rsidTr="003D3CA6">
        <w:trPr>
          <w:trHeight w:val="423"/>
        </w:trPr>
        <w:tc>
          <w:tcPr>
            <w:tcW w:w="1245" w:type="dxa"/>
            <w:gridSpan w:val="2"/>
            <w:tcBorders>
              <w:top w:val="nil"/>
              <w:left w:val="single" w:sz="4" w:space="0" w:color="auto"/>
              <w:bottom w:val="single" w:sz="4" w:space="0" w:color="auto"/>
              <w:right w:val="single" w:sz="4" w:space="0" w:color="auto"/>
            </w:tcBorders>
          </w:tcPr>
          <w:p w14:paraId="0E66863C" w14:textId="77777777" w:rsidR="003D3CA6" w:rsidRDefault="003D3CA6" w:rsidP="003D3CA6">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0E387049" w14:textId="77777777" w:rsidR="003D3CA6" w:rsidRDefault="003D3CA6" w:rsidP="003D3CA6">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左上角返回列表、保存按钮</w:t>
            </w:r>
          </w:p>
        </w:tc>
      </w:tr>
      <w:tr w:rsidR="003D3CA6" w14:paraId="6312E5FE"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A17EE04" w14:textId="77777777" w:rsidR="003D3CA6" w:rsidRDefault="003D3CA6" w:rsidP="003D3CA6">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3D3CA6" w14:paraId="069EB9C7"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70E399B" w14:textId="77777777" w:rsidR="003D3CA6" w:rsidRDefault="003D3CA6" w:rsidP="003D3CA6">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27C4E493" w14:textId="77777777" w:rsidR="003D3CA6" w:rsidRDefault="003D3CA6" w:rsidP="003D3CA6">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47819925" w14:textId="77777777" w:rsidR="003D3CA6" w:rsidRDefault="003D3CA6" w:rsidP="003D3CA6">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51DCEDB1" w14:textId="77777777" w:rsidR="003D3CA6" w:rsidRDefault="003D3CA6" w:rsidP="003D3CA6">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2397838F" w14:textId="77777777" w:rsidR="003D3CA6" w:rsidRDefault="003D3CA6" w:rsidP="003D3CA6">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3D3CA6" w14:paraId="1B421DAC"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249BCF2" w14:textId="77777777" w:rsidR="003D3CA6" w:rsidRDefault="003D3CA6" w:rsidP="003D3CA6">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31E2457D" w14:textId="28DC6EBA" w:rsidR="003D3CA6" w:rsidRDefault="00BD639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机构属性</w:t>
            </w:r>
          </w:p>
        </w:tc>
        <w:tc>
          <w:tcPr>
            <w:tcW w:w="3000" w:type="dxa"/>
          </w:tcPr>
          <w:p w14:paraId="5090A161" w14:textId="1DACE9E1" w:rsidR="003D3CA6" w:rsidRDefault="00BD639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根据现有机构性质选择</w:t>
            </w:r>
          </w:p>
        </w:tc>
        <w:tc>
          <w:tcPr>
            <w:tcW w:w="3209" w:type="dxa"/>
          </w:tcPr>
          <w:p w14:paraId="578BDF54" w14:textId="77777777" w:rsidR="003D3CA6" w:rsidRDefault="003D3CA6" w:rsidP="003D3CA6">
            <w:pPr>
              <w:pStyle w:val="Axure"/>
              <w:rPr>
                <w:rFonts w:ascii="微软雅黑" w:eastAsia="微软雅黑" w:hAnsi="微软雅黑" w:cs="微软雅黑"/>
                <w:sz w:val="18"/>
                <w:szCs w:val="18"/>
              </w:rPr>
            </w:pPr>
          </w:p>
        </w:tc>
        <w:tc>
          <w:tcPr>
            <w:tcW w:w="1712" w:type="dxa"/>
          </w:tcPr>
          <w:p w14:paraId="2C03723B" w14:textId="3AD83BEB" w:rsidR="003D3CA6" w:rsidRDefault="00BD6396" w:rsidP="003D3CA6">
            <w:pPr>
              <w:widowControl/>
              <w:jc w:val="left"/>
              <w:rPr>
                <w:rFonts w:ascii="微软雅黑" w:eastAsia="微软雅黑" w:hAnsi="微软雅黑" w:cs="宋体"/>
                <w:bCs/>
                <w:kern w:val="0"/>
                <w:sz w:val="18"/>
                <w:szCs w:val="18"/>
              </w:rPr>
            </w:pPr>
            <w:ins w:id="1643" w:author="haha" w:date="2018-11-26T17:34:00Z">
              <w:r>
                <w:rPr>
                  <w:rFonts w:ascii="微软雅黑" w:eastAsia="微软雅黑" w:hAnsi="微软雅黑" w:cs="微软雅黑" w:hint="eastAsia"/>
                  <w:sz w:val="18"/>
                  <w:szCs w:val="18"/>
                </w:rPr>
                <w:t>请选择</w:t>
              </w:r>
            </w:ins>
            <w:r>
              <w:rPr>
                <w:rFonts w:ascii="微软雅黑" w:eastAsia="微软雅黑" w:hAnsi="微软雅黑" w:cs="微软雅黑" w:hint="eastAsia"/>
                <w:sz w:val="18"/>
                <w:szCs w:val="18"/>
              </w:rPr>
              <w:t>机构属性</w:t>
            </w:r>
          </w:p>
        </w:tc>
      </w:tr>
      <w:tr w:rsidR="003D3CA6" w14:paraId="61669706"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27919F6" w14:textId="77777777" w:rsidR="003D3CA6" w:rsidRDefault="003D3CA6" w:rsidP="003D3CA6">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0AE5E157" w14:textId="0C62B5CD" w:rsidR="003D3CA6" w:rsidRDefault="00BD639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机构编号</w:t>
            </w:r>
          </w:p>
        </w:tc>
        <w:tc>
          <w:tcPr>
            <w:tcW w:w="3000" w:type="dxa"/>
          </w:tcPr>
          <w:p w14:paraId="30027A75" w14:textId="1F173F81" w:rsidR="003D3CA6" w:rsidRDefault="00BD639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根据机构属性自动生成3位英文手动输入</w:t>
            </w:r>
            <w:r>
              <w:rPr>
                <w:rFonts w:ascii="微软雅黑" w:eastAsia="微软雅黑" w:hAnsi="微软雅黑" w:cs="微软雅黑"/>
                <w:color w:val="000000"/>
                <w:sz w:val="18"/>
                <w:szCs w:val="18"/>
              </w:rPr>
              <w:t>3</w:t>
            </w:r>
            <w:r>
              <w:rPr>
                <w:rFonts w:ascii="微软雅黑" w:eastAsia="微软雅黑" w:hAnsi="微软雅黑" w:cs="微软雅黑" w:hint="eastAsia"/>
                <w:color w:val="000000"/>
                <w:sz w:val="18"/>
                <w:szCs w:val="18"/>
              </w:rPr>
              <w:t>位数字</w:t>
            </w:r>
          </w:p>
        </w:tc>
        <w:tc>
          <w:tcPr>
            <w:tcW w:w="3209" w:type="dxa"/>
          </w:tcPr>
          <w:p w14:paraId="6A20A8A7" w14:textId="77777777" w:rsidR="003D3CA6" w:rsidRDefault="003D3CA6" w:rsidP="003D3CA6">
            <w:pPr>
              <w:pStyle w:val="Axure"/>
              <w:rPr>
                <w:rFonts w:ascii="微软雅黑" w:eastAsia="微软雅黑" w:hAnsi="微软雅黑" w:cs="微软雅黑"/>
                <w:sz w:val="18"/>
                <w:szCs w:val="18"/>
              </w:rPr>
            </w:pPr>
          </w:p>
        </w:tc>
        <w:tc>
          <w:tcPr>
            <w:tcW w:w="1712" w:type="dxa"/>
          </w:tcPr>
          <w:p w14:paraId="47E860BF" w14:textId="77777777" w:rsidR="003D3CA6" w:rsidRDefault="00BD6396" w:rsidP="003D3CA6">
            <w:pPr>
              <w:widowControl/>
              <w:jc w:val="left"/>
              <w:rPr>
                <w:ins w:id="1644" w:author="haha" w:date="2018-12-06T16:24:00Z"/>
                <w:rFonts w:ascii="微软雅黑" w:eastAsia="微软雅黑" w:hAnsi="微软雅黑" w:cs="微软雅黑"/>
                <w:sz w:val="18"/>
                <w:szCs w:val="18"/>
              </w:rPr>
            </w:pPr>
            <w:r>
              <w:rPr>
                <w:rFonts w:ascii="微软雅黑" w:eastAsia="微软雅黑" w:hAnsi="微软雅黑" w:cs="微软雅黑" w:hint="eastAsia"/>
                <w:sz w:val="18"/>
                <w:szCs w:val="18"/>
              </w:rPr>
              <w:t>请输入机构编号</w:t>
            </w:r>
            <w:del w:id="1645" w:author="haha" w:date="2018-11-26T17:34:00Z">
              <w:r w:rsidR="003D3CA6" w:rsidDel="00B23897">
                <w:rPr>
                  <w:rFonts w:ascii="微软雅黑" w:eastAsia="微软雅黑" w:hAnsi="微软雅黑" w:cs="微软雅黑" w:hint="eastAsia"/>
                  <w:sz w:val="18"/>
                  <w:szCs w:val="18"/>
                </w:rPr>
                <w:delText>必填</w:delText>
              </w:r>
            </w:del>
          </w:p>
          <w:p w14:paraId="01F2F9D2" w14:textId="6B3E3E6A" w:rsidR="007754B2" w:rsidRDefault="007754B2" w:rsidP="003D3CA6">
            <w:pPr>
              <w:widowControl/>
              <w:jc w:val="left"/>
              <w:rPr>
                <w:rFonts w:ascii="微软雅黑" w:eastAsia="微软雅黑" w:hAnsi="微软雅黑" w:cs="微软雅黑"/>
                <w:sz w:val="18"/>
                <w:szCs w:val="18"/>
              </w:rPr>
            </w:pPr>
            <w:ins w:id="1646" w:author="haha" w:date="2018-12-06T16:24:00Z">
              <w:r w:rsidRPr="007754B2">
                <w:rPr>
                  <w:rFonts w:ascii="微软雅黑" w:eastAsia="微软雅黑" w:hAnsi="微软雅黑" w:cs="微软雅黑" w:hint="eastAsia"/>
                  <w:sz w:val="18"/>
                  <w:szCs w:val="18"/>
                  <w:highlight w:val="darkCyan"/>
                  <w:rPrChange w:id="1647" w:author="haha" w:date="2018-12-06T16:24:00Z">
                    <w:rPr>
                      <w:rFonts w:ascii="微软雅黑" w:eastAsia="微软雅黑" w:hAnsi="微软雅黑" w:cs="微软雅黑" w:hint="eastAsia"/>
                      <w:sz w:val="18"/>
                      <w:szCs w:val="18"/>
                    </w:rPr>
                  </w:rPrChange>
                </w:rPr>
                <w:t>英文部分不可修改</w:t>
              </w:r>
            </w:ins>
          </w:p>
        </w:tc>
      </w:tr>
      <w:tr w:rsidR="003D3CA6" w14:paraId="39A4AD97"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7BCA1B1" w14:textId="77777777" w:rsidR="003D3CA6" w:rsidRDefault="003D3CA6" w:rsidP="003D3CA6">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5A93CBFB" w14:textId="1A7C26E1" w:rsidR="003D3CA6" w:rsidRPr="00BD6396" w:rsidRDefault="003D3CA6" w:rsidP="003D3CA6">
            <w:pPr>
              <w:widowControl/>
              <w:jc w:val="left"/>
              <w:rPr>
                <w:rFonts w:ascii="微软雅黑" w:eastAsia="微软雅黑" w:hAnsi="微软雅黑" w:cs="微软雅黑"/>
                <w:color w:val="000000"/>
                <w:sz w:val="18"/>
                <w:szCs w:val="18"/>
              </w:rPr>
            </w:pPr>
            <w:r w:rsidRPr="00BD6396">
              <w:rPr>
                <w:rFonts w:ascii="微软雅黑" w:eastAsia="微软雅黑" w:hAnsi="微软雅黑" w:cs="微软雅黑" w:hint="eastAsia"/>
                <w:color w:val="000000"/>
                <w:sz w:val="18"/>
                <w:szCs w:val="18"/>
              </w:rPr>
              <w:t>机构</w:t>
            </w:r>
            <w:r w:rsidR="00BD6396">
              <w:rPr>
                <w:rFonts w:ascii="微软雅黑" w:eastAsia="微软雅黑" w:hAnsi="微软雅黑" w:cs="微软雅黑" w:hint="eastAsia"/>
                <w:color w:val="000000"/>
                <w:sz w:val="18"/>
                <w:szCs w:val="18"/>
              </w:rPr>
              <w:t>名称</w:t>
            </w:r>
          </w:p>
        </w:tc>
        <w:tc>
          <w:tcPr>
            <w:tcW w:w="3000" w:type="dxa"/>
          </w:tcPr>
          <w:p w14:paraId="73053D5D" w14:textId="4DBDD395" w:rsidR="003D3CA6" w:rsidRDefault="00BD639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中英文字符</w:t>
            </w:r>
            <w:r>
              <w:rPr>
                <w:rFonts w:ascii="微软雅黑" w:eastAsia="微软雅黑" w:hAnsi="微软雅黑" w:cs="微软雅黑"/>
                <w:color w:val="000000"/>
                <w:sz w:val="18"/>
                <w:szCs w:val="18"/>
              </w:rPr>
              <w:t>20</w:t>
            </w:r>
            <w:r>
              <w:rPr>
                <w:rFonts w:ascii="微软雅黑" w:eastAsia="微软雅黑" w:hAnsi="微软雅黑" w:cs="微软雅黑" w:hint="eastAsia"/>
                <w:color w:val="000000"/>
                <w:sz w:val="18"/>
                <w:szCs w:val="18"/>
              </w:rPr>
              <w:t>字以内</w:t>
            </w:r>
            <w:ins w:id="1648" w:author="haha" w:date="2018-12-11T18:31:00Z">
              <w:r w:rsidR="005D30E1">
                <w:rPr>
                  <w:rFonts w:ascii="微软雅黑" w:eastAsia="微软雅黑" w:hAnsi="微软雅黑" w:cs="微软雅黑" w:hint="eastAsia"/>
                  <w:color w:val="000000"/>
                  <w:sz w:val="18"/>
                  <w:szCs w:val="18"/>
                </w:rPr>
                <w:t xml:space="preserve"> </w:t>
              </w:r>
              <w:r w:rsidR="005D30E1" w:rsidRPr="005D30E1">
                <w:rPr>
                  <w:rFonts w:ascii="微软雅黑" w:eastAsia="微软雅黑" w:hAnsi="微软雅黑" w:cs="微软雅黑" w:hint="eastAsia"/>
                  <w:color w:val="000000"/>
                  <w:sz w:val="18"/>
                  <w:szCs w:val="18"/>
                  <w:highlight w:val="darkGray"/>
                  <w:rPrChange w:id="1649" w:author="haha" w:date="2018-12-11T18:31:00Z">
                    <w:rPr>
                      <w:rFonts w:ascii="微软雅黑" w:eastAsia="微软雅黑" w:hAnsi="微软雅黑" w:cs="微软雅黑" w:hint="eastAsia"/>
                      <w:color w:val="000000"/>
                      <w:sz w:val="18"/>
                      <w:szCs w:val="18"/>
                    </w:rPr>
                  </w:rPrChange>
                </w:rPr>
                <w:t>不可重复</w:t>
              </w:r>
            </w:ins>
          </w:p>
        </w:tc>
        <w:tc>
          <w:tcPr>
            <w:tcW w:w="3209" w:type="dxa"/>
          </w:tcPr>
          <w:p w14:paraId="2B10092E" w14:textId="77777777" w:rsidR="003D3CA6" w:rsidRDefault="003D3CA6" w:rsidP="003D3CA6">
            <w:pPr>
              <w:pStyle w:val="Axure"/>
              <w:rPr>
                <w:rFonts w:ascii="微软雅黑" w:eastAsia="微软雅黑" w:hAnsi="微软雅黑" w:cs="微软雅黑"/>
                <w:sz w:val="18"/>
                <w:szCs w:val="18"/>
              </w:rPr>
            </w:pPr>
          </w:p>
        </w:tc>
        <w:tc>
          <w:tcPr>
            <w:tcW w:w="1712" w:type="dxa"/>
          </w:tcPr>
          <w:p w14:paraId="635FB84F" w14:textId="77777777" w:rsidR="003D3CA6" w:rsidRDefault="00BD6396" w:rsidP="003D3CA6">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请输入机构名称</w:t>
            </w:r>
            <w:del w:id="1650" w:author="haha" w:date="2018-11-26T17:34:00Z">
              <w:r w:rsidR="003D3CA6" w:rsidDel="00B23897">
                <w:rPr>
                  <w:rFonts w:ascii="微软雅黑" w:eastAsia="微软雅黑" w:hAnsi="微软雅黑" w:cs="微软雅黑" w:hint="eastAsia"/>
                  <w:sz w:val="18"/>
                  <w:szCs w:val="18"/>
                </w:rPr>
                <w:delText>必填</w:delText>
              </w:r>
            </w:del>
          </w:p>
          <w:p w14:paraId="213CEEDF" w14:textId="1A59B17C" w:rsidR="00BD6396" w:rsidRDefault="00BD6396" w:rsidP="003D3CA6">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超出2</w:t>
            </w:r>
            <w:r>
              <w:rPr>
                <w:rFonts w:ascii="微软雅黑" w:eastAsia="微软雅黑" w:hAnsi="微软雅黑" w:cs="微软雅黑"/>
                <w:sz w:val="18"/>
                <w:szCs w:val="18"/>
              </w:rPr>
              <w:t>0</w:t>
            </w:r>
            <w:ins w:id="1651" w:author="haha" w:date="2018-12-06T16:25:00Z">
              <w:r w:rsidR="007754B2" w:rsidRPr="007754B2">
                <w:rPr>
                  <w:rFonts w:ascii="微软雅黑" w:eastAsia="微软雅黑" w:hAnsi="微软雅黑" w:cs="微软雅黑" w:hint="eastAsia"/>
                  <w:sz w:val="18"/>
                  <w:szCs w:val="18"/>
                  <w:highlight w:val="darkCyan"/>
                  <w:rPrChange w:id="1652" w:author="haha" w:date="2018-12-06T16:25:00Z">
                    <w:rPr>
                      <w:rFonts w:ascii="微软雅黑" w:eastAsia="微软雅黑" w:hAnsi="微软雅黑" w:cs="微软雅黑" w:hint="eastAsia"/>
                      <w:sz w:val="18"/>
                      <w:szCs w:val="18"/>
                    </w:rPr>
                  </w:rPrChange>
                </w:rPr>
                <w:t>无法输入</w:t>
              </w:r>
            </w:ins>
            <w:del w:id="1653" w:author="haha" w:date="2018-12-06T16:25:00Z">
              <w:r w:rsidDel="007754B2">
                <w:rPr>
                  <w:rFonts w:ascii="微软雅黑" w:eastAsia="微软雅黑" w:hAnsi="微软雅黑" w:cs="微软雅黑" w:hint="eastAsia"/>
                  <w:sz w:val="18"/>
                  <w:szCs w:val="18"/>
                </w:rPr>
                <w:delText>不显示</w:delText>
              </w:r>
            </w:del>
          </w:p>
        </w:tc>
      </w:tr>
      <w:tr w:rsidR="003D3CA6" w14:paraId="56A38C32"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DA445C1" w14:textId="77777777" w:rsidR="003D3CA6" w:rsidRDefault="003D3CA6" w:rsidP="003D3CA6">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2214FD65" w14:textId="0AB41E5E"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可建用户数</w:t>
            </w:r>
          </w:p>
        </w:tc>
        <w:tc>
          <w:tcPr>
            <w:tcW w:w="3000" w:type="dxa"/>
          </w:tcPr>
          <w:p w14:paraId="1A49BDF9" w14:textId="4869B536"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手动输入</w:t>
            </w:r>
            <w:ins w:id="1654" w:author="haha" w:date="2018-12-06T16:24:00Z">
              <w:r w:rsidR="007754B2">
                <w:rPr>
                  <w:rFonts w:ascii="微软雅黑" w:eastAsia="微软雅黑" w:hAnsi="微软雅黑" w:cs="微软雅黑" w:hint="eastAsia"/>
                  <w:color w:val="000000"/>
                  <w:sz w:val="18"/>
                  <w:szCs w:val="18"/>
                </w:rPr>
                <w:t xml:space="preserve"> </w:t>
              </w:r>
              <w:r w:rsidR="007754B2" w:rsidRPr="007754B2">
                <w:rPr>
                  <w:rFonts w:ascii="微软雅黑" w:eastAsia="微软雅黑" w:hAnsi="微软雅黑" w:cs="微软雅黑" w:hint="eastAsia"/>
                  <w:color w:val="000000"/>
                  <w:sz w:val="18"/>
                  <w:szCs w:val="18"/>
                  <w:highlight w:val="darkCyan"/>
                  <w:rPrChange w:id="1655" w:author="haha" w:date="2018-12-06T16:24:00Z">
                    <w:rPr>
                      <w:rFonts w:ascii="微软雅黑" w:eastAsia="微软雅黑" w:hAnsi="微软雅黑" w:cs="微软雅黑" w:hint="eastAsia"/>
                      <w:color w:val="000000"/>
                      <w:sz w:val="18"/>
                      <w:szCs w:val="18"/>
                    </w:rPr>
                  </w:rPrChange>
                </w:rPr>
                <w:t>只能输入数字</w:t>
              </w:r>
            </w:ins>
          </w:p>
        </w:tc>
        <w:tc>
          <w:tcPr>
            <w:tcW w:w="3209" w:type="dxa"/>
          </w:tcPr>
          <w:p w14:paraId="1A09A85D" w14:textId="77777777" w:rsidR="003D3CA6" w:rsidRDefault="003D3CA6" w:rsidP="003D3CA6">
            <w:pPr>
              <w:pStyle w:val="Axure"/>
              <w:rPr>
                <w:rFonts w:ascii="微软雅黑" w:eastAsia="微软雅黑" w:hAnsi="微软雅黑" w:cs="微软雅黑"/>
                <w:sz w:val="18"/>
                <w:szCs w:val="18"/>
              </w:rPr>
            </w:pPr>
          </w:p>
        </w:tc>
        <w:tc>
          <w:tcPr>
            <w:tcW w:w="1712" w:type="dxa"/>
          </w:tcPr>
          <w:p w14:paraId="7F8CC662" w14:textId="627BEBBA" w:rsidR="003D3CA6" w:rsidRDefault="003D3CA6" w:rsidP="003D3CA6">
            <w:pPr>
              <w:widowControl/>
              <w:jc w:val="left"/>
              <w:rPr>
                <w:rFonts w:ascii="微软雅黑" w:eastAsia="微软雅黑" w:hAnsi="微软雅黑" w:cs="微软雅黑"/>
                <w:sz w:val="18"/>
                <w:szCs w:val="18"/>
              </w:rPr>
            </w:pPr>
            <w:ins w:id="1656" w:author="haha" w:date="2018-11-26T17:34:00Z">
              <w:r>
                <w:rPr>
                  <w:rFonts w:ascii="微软雅黑" w:eastAsia="微软雅黑" w:hAnsi="微软雅黑" w:cs="微软雅黑" w:hint="eastAsia"/>
                  <w:sz w:val="18"/>
                  <w:szCs w:val="18"/>
                </w:rPr>
                <w:t>请</w:t>
              </w:r>
            </w:ins>
            <w:r w:rsidR="00BD6396">
              <w:rPr>
                <w:rFonts w:ascii="微软雅黑" w:eastAsia="微软雅黑" w:hAnsi="微软雅黑" w:cs="微软雅黑" w:hint="eastAsia"/>
                <w:sz w:val="18"/>
                <w:szCs w:val="18"/>
              </w:rPr>
              <w:t>输入</w:t>
            </w:r>
            <w:r>
              <w:rPr>
                <w:rFonts w:ascii="微软雅黑" w:eastAsia="微软雅黑" w:hAnsi="微软雅黑" w:cs="微软雅黑" w:hint="eastAsia"/>
                <w:sz w:val="18"/>
                <w:szCs w:val="18"/>
              </w:rPr>
              <w:t>用户数</w:t>
            </w:r>
            <w:del w:id="1657" w:author="haha" w:date="2018-11-26T17:34:00Z">
              <w:r w:rsidDel="00B23897">
                <w:rPr>
                  <w:rFonts w:ascii="微软雅黑" w:eastAsia="微软雅黑" w:hAnsi="微软雅黑" w:cs="微软雅黑" w:hint="eastAsia"/>
                  <w:sz w:val="18"/>
                  <w:szCs w:val="18"/>
                </w:rPr>
                <w:delText>必填</w:delText>
              </w:r>
            </w:del>
          </w:p>
        </w:tc>
      </w:tr>
      <w:tr w:rsidR="003D3CA6" w14:paraId="39FE6D11"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B4637E6" w14:textId="77777777" w:rsidR="003D3CA6" w:rsidRDefault="003D3CA6" w:rsidP="003D3CA6">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2FDB5550"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产品类型</w:t>
            </w:r>
          </w:p>
        </w:tc>
        <w:tc>
          <w:tcPr>
            <w:tcW w:w="3000" w:type="dxa"/>
          </w:tcPr>
          <w:p w14:paraId="0C64A0FA"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658" w:author="haha" w:date="2018-11-26T17:33:00Z">
              <w:r>
                <w:rPr>
                  <w:rFonts w:ascii="微软雅黑" w:eastAsia="微软雅黑" w:hAnsi="微软雅黑" w:cs="微软雅黑" w:hint="eastAsia"/>
                  <w:color w:val="000000"/>
                  <w:sz w:val="18"/>
                  <w:szCs w:val="18"/>
                </w:rPr>
                <w:t>（外部</w:t>
              </w:r>
            </w:ins>
            <w:ins w:id="1659" w:author="haha" w:date="2018-11-26T17:34:00Z">
              <w:r>
                <w:rPr>
                  <w:rFonts w:ascii="微软雅黑" w:eastAsia="微软雅黑" w:hAnsi="微软雅黑" w:cs="微软雅黑" w:hint="eastAsia"/>
                  <w:color w:val="000000"/>
                  <w:sz w:val="18"/>
                  <w:szCs w:val="18"/>
                </w:rPr>
                <w:t>产品 内部产品</w:t>
              </w:r>
            </w:ins>
            <w:ins w:id="1660" w:author="haha" w:date="2018-11-26T17:33:00Z">
              <w:r>
                <w:rPr>
                  <w:rFonts w:ascii="微软雅黑" w:eastAsia="微软雅黑" w:hAnsi="微软雅黑" w:cs="微软雅黑" w:hint="eastAsia"/>
                  <w:color w:val="000000"/>
                  <w:sz w:val="18"/>
                  <w:szCs w:val="18"/>
                </w:rPr>
                <w:t>）</w:t>
              </w:r>
            </w:ins>
          </w:p>
        </w:tc>
        <w:tc>
          <w:tcPr>
            <w:tcW w:w="3209" w:type="dxa"/>
          </w:tcPr>
          <w:p w14:paraId="0B80522B" w14:textId="77777777" w:rsidR="003D3CA6" w:rsidRDefault="003D3CA6" w:rsidP="003D3CA6">
            <w:pPr>
              <w:pStyle w:val="Axure"/>
              <w:rPr>
                <w:rFonts w:ascii="微软雅黑" w:eastAsia="微软雅黑" w:hAnsi="微软雅黑" w:cs="微软雅黑"/>
                <w:sz w:val="18"/>
                <w:szCs w:val="18"/>
              </w:rPr>
            </w:pPr>
          </w:p>
        </w:tc>
        <w:tc>
          <w:tcPr>
            <w:tcW w:w="1712" w:type="dxa"/>
          </w:tcPr>
          <w:p w14:paraId="54DCE9B3" w14:textId="77777777" w:rsidR="003D3CA6" w:rsidRDefault="003D3CA6" w:rsidP="003D3CA6">
            <w:pPr>
              <w:widowControl/>
              <w:jc w:val="left"/>
              <w:rPr>
                <w:rFonts w:ascii="微软雅黑" w:eastAsia="微软雅黑" w:hAnsi="微软雅黑" w:cs="微软雅黑"/>
                <w:sz w:val="18"/>
                <w:szCs w:val="18"/>
              </w:rPr>
            </w:pPr>
            <w:ins w:id="1661" w:author="haha" w:date="2018-11-26T17:34:00Z">
              <w:r>
                <w:rPr>
                  <w:rFonts w:ascii="微软雅黑" w:eastAsia="微软雅黑" w:hAnsi="微软雅黑" w:cs="微软雅黑" w:hint="eastAsia"/>
                  <w:sz w:val="18"/>
                  <w:szCs w:val="18"/>
                </w:rPr>
                <w:t>请选择</w:t>
              </w:r>
            </w:ins>
            <w:ins w:id="1662" w:author="haha" w:date="2018-11-26T17:35:00Z">
              <w:r>
                <w:rPr>
                  <w:rFonts w:ascii="微软雅黑" w:eastAsia="微软雅黑" w:hAnsi="微软雅黑" w:cs="微软雅黑" w:hint="eastAsia"/>
                  <w:sz w:val="18"/>
                  <w:szCs w:val="18"/>
                </w:rPr>
                <w:t>产品类型</w:t>
              </w:r>
            </w:ins>
            <w:del w:id="1663" w:author="haha" w:date="2018-11-26T17:34:00Z">
              <w:r w:rsidDel="00B23897">
                <w:rPr>
                  <w:rFonts w:ascii="微软雅黑" w:eastAsia="微软雅黑" w:hAnsi="微软雅黑" w:cs="微软雅黑" w:hint="eastAsia"/>
                  <w:sz w:val="18"/>
                  <w:szCs w:val="18"/>
                </w:rPr>
                <w:delText>必填</w:delText>
              </w:r>
            </w:del>
          </w:p>
        </w:tc>
      </w:tr>
      <w:tr w:rsidR="003D3CA6" w14:paraId="6EEFDEFE"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0AAF45F" w14:textId="77777777" w:rsidR="003D3CA6" w:rsidRDefault="003D3CA6" w:rsidP="003D3CA6">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696DE07D"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备注</w:t>
            </w:r>
          </w:p>
        </w:tc>
        <w:tc>
          <w:tcPr>
            <w:tcW w:w="3000" w:type="dxa"/>
          </w:tcPr>
          <w:p w14:paraId="3749FE8B"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还可以输入1</w:t>
            </w:r>
            <w:r>
              <w:rPr>
                <w:rFonts w:ascii="微软雅黑" w:eastAsia="微软雅黑" w:hAnsi="微软雅黑" w:cs="微软雅黑"/>
                <w:color w:val="000000"/>
                <w:sz w:val="18"/>
                <w:szCs w:val="18"/>
              </w:rPr>
              <w:t>00</w:t>
            </w:r>
            <w:r>
              <w:rPr>
                <w:rFonts w:ascii="微软雅黑" w:eastAsia="微软雅黑" w:hAnsi="微软雅黑" w:cs="微软雅黑" w:hint="eastAsia"/>
                <w:color w:val="000000"/>
                <w:sz w:val="18"/>
                <w:szCs w:val="18"/>
              </w:rPr>
              <w:t>字</w:t>
            </w:r>
          </w:p>
        </w:tc>
        <w:tc>
          <w:tcPr>
            <w:tcW w:w="3209" w:type="dxa"/>
          </w:tcPr>
          <w:p w14:paraId="2CB6D9E3" w14:textId="77777777" w:rsidR="003D3CA6" w:rsidRDefault="003D3CA6" w:rsidP="003D3CA6">
            <w:pPr>
              <w:pStyle w:val="Axure"/>
              <w:rPr>
                <w:rFonts w:ascii="微软雅黑" w:eastAsia="微软雅黑" w:hAnsi="微软雅黑" w:cs="微软雅黑"/>
                <w:sz w:val="18"/>
                <w:szCs w:val="18"/>
              </w:rPr>
            </w:pPr>
          </w:p>
        </w:tc>
        <w:tc>
          <w:tcPr>
            <w:tcW w:w="1712" w:type="dxa"/>
          </w:tcPr>
          <w:p w14:paraId="7DD1A690" w14:textId="77777777" w:rsidR="003D3CA6" w:rsidRDefault="003D3CA6" w:rsidP="003D3CA6">
            <w:pPr>
              <w:widowControl/>
              <w:jc w:val="left"/>
              <w:rPr>
                <w:rFonts w:ascii="微软雅黑" w:eastAsia="微软雅黑" w:hAnsi="微软雅黑" w:cs="微软雅黑"/>
                <w:sz w:val="18"/>
                <w:szCs w:val="18"/>
              </w:rPr>
            </w:pPr>
            <w:ins w:id="1664" w:author="haha" w:date="2018-11-26T17:35:00Z">
              <w:r>
                <w:rPr>
                  <w:rFonts w:ascii="微软雅黑" w:eastAsia="微软雅黑" w:hAnsi="微软雅黑" w:cs="微软雅黑" w:hint="eastAsia"/>
                  <w:sz w:val="18"/>
                  <w:szCs w:val="18"/>
                </w:rPr>
                <w:t>选填</w:t>
              </w:r>
            </w:ins>
            <w:ins w:id="1665" w:author="haha" w:date="2018-11-27T10:54:00Z">
              <w:r>
                <w:rPr>
                  <w:rFonts w:ascii="微软雅黑" w:eastAsia="微软雅黑" w:hAnsi="微软雅黑" w:cs="微软雅黑" w:hint="eastAsia"/>
                  <w:sz w:val="18"/>
                  <w:szCs w:val="18"/>
                </w:rPr>
                <w:t>（超出</w:t>
              </w:r>
            </w:ins>
            <w:ins w:id="1666" w:author="haha" w:date="2018-11-27T10:55:00Z">
              <w:r>
                <w:rPr>
                  <w:rFonts w:ascii="微软雅黑" w:eastAsia="微软雅黑" w:hAnsi="微软雅黑" w:cs="微软雅黑" w:hint="eastAsia"/>
                  <w:sz w:val="18"/>
                  <w:szCs w:val="18"/>
                </w:rPr>
                <w:t>1</w:t>
              </w:r>
              <w:r>
                <w:rPr>
                  <w:rFonts w:ascii="微软雅黑" w:eastAsia="微软雅黑" w:hAnsi="微软雅黑" w:cs="微软雅黑"/>
                  <w:sz w:val="18"/>
                  <w:szCs w:val="18"/>
                </w:rPr>
                <w:t>00</w:t>
              </w:r>
              <w:r>
                <w:rPr>
                  <w:rFonts w:ascii="微软雅黑" w:eastAsia="微软雅黑" w:hAnsi="微软雅黑" w:cs="微软雅黑" w:hint="eastAsia"/>
                  <w:sz w:val="18"/>
                  <w:szCs w:val="18"/>
                </w:rPr>
                <w:t>字无法输入</w:t>
              </w:r>
            </w:ins>
            <w:ins w:id="1667" w:author="haha" w:date="2018-11-27T10:54:00Z">
              <w:r>
                <w:rPr>
                  <w:rFonts w:ascii="微软雅黑" w:eastAsia="微软雅黑" w:hAnsi="微软雅黑" w:cs="微软雅黑" w:hint="eastAsia"/>
                  <w:sz w:val="18"/>
                  <w:szCs w:val="18"/>
                </w:rPr>
                <w:t>）</w:t>
              </w:r>
            </w:ins>
          </w:p>
        </w:tc>
      </w:tr>
      <w:tr w:rsidR="003D3CA6" w14:paraId="7421F3AD"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34A99B5" w14:textId="77777777" w:rsidR="003D3CA6" w:rsidRDefault="003D3CA6" w:rsidP="003D3CA6">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5FF769BA"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保存按钮</w:t>
            </w:r>
          </w:p>
        </w:tc>
        <w:tc>
          <w:tcPr>
            <w:tcW w:w="3000" w:type="dxa"/>
          </w:tcPr>
          <w:p w14:paraId="319FEE86"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5F8E4F03" w14:textId="77777777" w:rsidR="003D3CA6" w:rsidRDefault="003D3CA6" w:rsidP="003D3CA6">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添加产品</w:t>
            </w:r>
          </w:p>
        </w:tc>
        <w:tc>
          <w:tcPr>
            <w:tcW w:w="1712" w:type="dxa"/>
          </w:tcPr>
          <w:p w14:paraId="717A191A" w14:textId="77777777" w:rsidR="003D3CA6" w:rsidRDefault="003D3CA6" w:rsidP="003D3CA6">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是否确定报存</w:t>
            </w:r>
          </w:p>
        </w:tc>
      </w:tr>
      <w:tr w:rsidR="003D3CA6" w14:paraId="7FECF145"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58E3027" w14:textId="77777777" w:rsidR="003D3CA6" w:rsidRDefault="003D3CA6" w:rsidP="003D3CA6">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4ADA2F32"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重置按钮</w:t>
            </w:r>
          </w:p>
        </w:tc>
        <w:tc>
          <w:tcPr>
            <w:tcW w:w="3000" w:type="dxa"/>
          </w:tcPr>
          <w:p w14:paraId="2F5161A3"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601B8733" w14:textId="77777777" w:rsidR="003D3CA6" w:rsidRDefault="003D3CA6" w:rsidP="003D3CA6">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清空当前页面输入内容</w:t>
            </w:r>
          </w:p>
        </w:tc>
        <w:tc>
          <w:tcPr>
            <w:tcW w:w="1712" w:type="dxa"/>
          </w:tcPr>
          <w:p w14:paraId="1B1E9954" w14:textId="524FC3AA" w:rsidR="003D3CA6" w:rsidRDefault="003D3CA6" w:rsidP="003D3CA6">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是否确定重置</w:t>
            </w:r>
            <w:ins w:id="1668" w:author="haha" w:date="2018-12-06T16:25:00Z">
              <w:r w:rsidR="007754B2">
                <w:rPr>
                  <w:rFonts w:ascii="微软雅黑" w:eastAsia="微软雅黑" w:hAnsi="微软雅黑" w:cs="微软雅黑" w:hint="eastAsia"/>
                  <w:sz w:val="18"/>
                  <w:szCs w:val="18"/>
                </w:rPr>
                <w:t>，</w:t>
              </w:r>
              <w:r w:rsidR="007754B2" w:rsidRPr="007754B2">
                <w:rPr>
                  <w:rFonts w:ascii="微软雅黑" w:eastAsia="微软雅黑" w:hAnsi="微软雅黑" w:cs="微软雅黑" w:hint="eastAsia"/>
                  <w:sz w:val="18"/>
                  <w:szCs w:val="18"/>
                  <w:highlight w:val="darkCyan"/>
                  <w:rPrChange w:id="1669" w:author="haha" w:date="2018-12-06T16:25:00Z">
                    <w:rPr>
                      <w:rFonts w:ascii="微软雅黑" w:eastAsia="微软雅黑" w:hAnsi="微软雅黑" w:cs="微软雅黑" w:hint="eastAsia"/>
                      <w:sz w:val="18"/>
                      <w:szCs w:val="18"/>
                    </w:rPr>
                  </w:rPrChange>
                </w:rPr>
                <w:t>当前操作不可撤销</w:t>
              </w:r>
            </w:ins>
          </w:p>
        </w:tc>
      </w:tr>
    </w:tbl>
    <w:p w14:paraId="07601A00" w14:textId="77777777" w:rsidR="003D3CA6" w:rsidRPr="003D3CA6" w:rsidRDefault="003D3CA6" w:rsidP="003D3CA6">
      <w:pPr>
        <w:rPr>
          <w:sz w:val="30"/>
          <w:szCs w:val="30"/>
        </w:rPr>
      </w:pPr>
    </w:p>
    <w:p w14:paraId="50814A7A" w14:textId="51EB6522" w:rsidR="00CE538D" w:rsidRPr="00E421BE" w:rsidRDefault="00496C19" w:rsidP="00E421BE">
      <w:pPr>
        <w:pStyle w:val="10"/>
        <w:rPr>
          <w:ins w:id="1670" w:author="haha" w:date="2018-11-27T09:42:00Z"/>
          <w:rStyle w:val="11"/>
          <w:b/>
          <w:bCs/>
        </w:rPr>
      </w:pPr>
      <w:bookmarkStart w:id="1671" w:name="_Toc532228797"/>
      <w:r w:rsidRPr="00E421BE">
        <w:rPr>
          <w:rStyle w:val="11"/>
          <w:rFonts w:hint="eastAsia"/>
          <w:b/>
          <w:bCs/>
        </w:rPr>
        <w:lastRenderedPageBreak/>
        <w:t>十六、</w:t>
      </w:r>
      <w:ins w:id="1672" w:author="haha" w:date="2018-11-27T09:42:00Z">
        <w:r w:rsidR="008E66A1" w:rsidRPr="00E421BE">
          <w:rPr>
            <w:rStyle w:val="11"/>
            <w:rFonts w:hint="eastAsia"/>
            <w:b/>
            <w:bCs/>
          </w:rPr>
          <w:t>首页修改密码</w:t>
        </w:r>
        <w:bookmarkEnd w:id="1671"/>
      </w:ins>
    </w:p>
    <w:p w14:paraId="5E783974" w14:textId="3D961B50" w:rsidR="008E66A1" w:rsidRDefault="008E66A1">
      <w:pPr>
        <w:pStyle w:val="a3"/>
        <w:numPr>
          <w:ilvl w:val="0"/>
          <w:numId w:val="4"/>
        </w:numPr>
        <w:ind w:firstLineChars="0"/>
        <w:rPr>
          <w:ins w:id="1673" w:author="haha" w:date="2018-11-27T09:45:00Z"/>
        </w:rPr>
        <w:pPrChange w:id="1674" w:author="haha" w:date="2018-11-27T09:46:00Z">
          <w:pPr/>
        </w:pPrChange>
      </w:pPr>
      <w:ins w:id="1675" w:author="haha" w:date="2018-11-27T09:43:00Z">
        <w:r>
          <w:rPr>
            <w:rFonts w:hint="eastAsia"/>
          </w:rPr>
          <w:t>每</w:t>
        </w:r>
      </w:ins>
      <w:ins w:id="1676" w:author="haha" w:date="2018-11-27T09:46:00Z">
        <w:r w:rsidR="00F367BE">
          <w:rPr>
            <w:rFonts w:hint="eastAsia"/>
          </w:rPr>
          <w:t>位在邮箱</w:t>
        </w:r>
      </w:ins>
      <w:ins w:id="1677" w:author="haha" w:date="2018-11-27T09:44:00Z">
        <w:r w:rsidR="00F367BE">
          <w:rPr>
            <w:rFonts w:hint="eastAsia"/>
          </w:rPr>
          <w:t>首次获得账号</w:t>
        </w:r>
      </w:ins>
      <w:ins w:id="1678" w:author="haha" w:date="2018-11-27T09:46:00Z">
        <w:r w:rsidR="00F367BE">
          <w:rPr>
            <w:rFonts w:hint="eastAsia"/>
          </w:rPr>
          <w:t>密码</w:t>
        </w:r>
      </w:ins>
      <w:ins w:id="1679" w:author="haha" w:date="2018-11-27T09:44:00Z">
        <w:r w:rsidR="00F367BE">
          <w:rPr>
            <w:rFonts w:hint="eastAsia"/>
          </w:rPr>
          <w:t>的用户</w:t>
        </w:r>
      </w:ins>
      <w:ins w:id="1680" w:author="haha" w:date="2018-11-27T09:45:00Z">
        <w:r w:rsidR="00F367BE">
          <w:rPr>
            <w:rFonts w:hint="eastAsia"/>
          </w:rPr>
          <w:t>需</w:t>
        </w:r>
      </w:ins>
      <w:ins w:id="1681" w:author="haha" w:date="2018-11-27T09:46:00Z">
        <w:r w:rsidR="00F367BE">
          <w:rPr>
            <w:rFonts w:hint="eastAsia"/>
          </w:rPr>
          <w:t>在首页右上角</w:t>
        </w:r>
      </w:ins>
      <w:ins w:id="1682" w:author="haha" w:date="2018-11-27T09:45:00Z">
        <w:r w:rsidR="00F367BE">
          <w:rPr>
            <w:rFonts w:hint="eastAsia"/>
          </w:rPr>
          <w:t>修改密码</w:t>
        </w:r>
      </w:ins>
    </w:p>
    <w:p w14:paraId="6EDB231A" w14:textId="5FD540F4" w:rsidR="00F367BE" w:rsidRDefault="00F367BE">
      <w:pPr>
        <w:pStyle w:val="a3"/>
        <w:numPr>
          <w:ilvl w:val="0"/>
          <w:numId w:val="4"/>
        </w:numPr>
        <w:ind w:firstLineChars="0"/>
        <w:rPr>
          <w:ins w:id="1683" w:author="haha" w:date="2018-11-27T09:46:00Z"/>
        </w:rPr>
        <w:pPrChange w:id="1684" w:author="haha" w:date="2018-11-27T09:46:00Z">
          <w:pPr/>
        </w:pPrChange>
      </w:pPr>
      <w:ins w:id="1685" w:author="haha" w:date="2018-11-27T09:45:00Z">
        <w:r>
          <w:rPr>
            <w:rFonts w:hint="eastAsia"/>
          </w:rPr>
          <w:t>修改密码后重需新登录</w:t>
        </w:r>
      </w:ins>
    </w:p>
    <w:p w14:paraId="1329C29C" w14:textId="4FC62848" w:rsidR="00F367BE" w:rsidRDefault="00F367BE" w:rsidP="008E66A1">
      <w:pPr>
        <w:rPr>
          <w:ins w:id="1686" w:author="haha" w:date="2018-11-27T09:47:00Z"/>
        </w:rPr>
      </w:pPr>
      <w:ins w:id="1687" w:author="haha" w:date="2018-11-27T09:46:00Z">
        <w:r>
          <w:rPr>
            <w:rFonts w:hint="eastAsia"/>
          </w:rPr>
          <w:t>原型图如下</w:t>
        </w:r>
      </w:ins>
    </w:p>
    <w:p w14:paraId="33CD25F6" w14:textId="7787D1E3" w:rsidR="00F367BE" w:rsidRDefault="00F367BE" w:rsidP="00F367BE">
      <w:pPr>
        <w:rPr>
          <w:ins w:id="1688" w:author="haha" w:date="2018-11-27T09:47:00Z"/>
          <w:noProof/>
        </w:rPr>
      </w:pPr>
      <w:commentRangeStart w:id="1689"/>
      <w:ins w:id="1690" w:author="haha" w:date="2018-11-27T09:47:00Z">
        <w:r>
          <w:rPr>
            <w:noProof/>
          </w:rPr>
          <w:drawing>
            <wp:inline distT="0" distB="0" distL="0" distR="0" wp14:anchorId="60586E06" wp14:editId="4D9D67CF">
              <wp:extent cx="5274310" cy="15481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48130"/>
                      </a:xfrm>
                      <a:prstGeom prst="rect">
                        <a:avLst/>
                      </a:prstGeom>
                    </pic:spPr>
                  </pic:pic>
                </a:graphicData>
              </a:graphic>
            </wp:inline>
          </w:drawing>
        </w:r>
      </w:ins>
      <w:commentRangeEnd w:id="1689"/>
      <w:ins w:id="1691" w:author="haha" w:date="2018-12-11T17:56:00Z">
        <w:r w:rsidR="00A02020">
          <w:rPr>
            <w:rStyle w:val="aa"/>
          </w:rPr>
          <w:commentReference w:id="1689"/>
        </w:r>
      </w:ins>
    </w:p>
    <w:tbl>
      <w:tblPr>
        <w:tblpPr w:leftFromText="180" w:rightFromText="180" w:vertAnchor="text" w:horzAnchor="page" w:tblpX="1043" w:tblpY="385"/>
        <w:tblOverlap w:val="never"/>
        <w:tblW w:w="10032" w:type="dxa"/>
        <w:tblLayout w:type="fixed"/>
        <w:tblLook w:val="04A0" w:firstRow="1" w:lastRow="0" w:firstColumn="1" w:lastColumn="0" w:noHBand="0" w:noVBand="1"/>
        <w:tblPrChange w:id="1692" w:author="haha" w:date="2018-11-27T09:54:00Z">
          <w:tblPr>
            <w:tblpPr w:leftFromText="180" w:rightFromText="180" w:vertAnchor="text" w:horzAnchor="page" w:tblpX="936" w:tblpY="217"/>
            <w:tblOverlap w:val="never"/>
            <w:tblW w:w="10032" w:type="dxa"/>
            <w:tblLayout w:type="fixed"/>
            <w:tblLook w:val="04A0" w:firstRow="1" w:lastRow="0" w:firstColumn="1" w:lastColumn="0" w:noHBand="0" w:noVBand="1"/>
          </w:tblPr>
        </w:tblPrChange>
      </w:tblPr>
      <w:tblGrid>
        <w:gridCol w:w="802"/>
        <w:gridCol w:w="443"/>
        <w:gridCol w:w="866"/>
        <w:gridCol w:w="3000"/>
        <w:gridCol w:w="3209"/>
        <w:gridCol w:w="1712"/>
        <w:tblGridChange w:id="1693">
          <w:tblGrid>
            <w:gridCol w:w="802"/>
            <w:gridCol w:w="443"/>
            <w:gridCol w:w="866"/>
            <w:gridCol w:w="3000"/>
            <w:gridCol w:w="3209"/>
            <w:gridCol w:w="1712"/>
          </w:tblGrid>
        </w:tblGridChange>
      </w:tblGrid>
      <w:tr w:rsidR="00F367BE" w14:paraId="4FEDC31C" w14:textId="77777777" w:rsidTr="00F367BE">
        <w:trPr>
          <w:trHeight w:val="90"/>
          <w:ins w:id="1694" w:author="haha" w:date="2018-11-27T09:47:00Z"/>
          <w:trPrChange w:id="1695" w:author="haha" w:date="2018-11-27T09:54:00Z">
            <w:trPr>
              <w:trHeight w:val="90"/>
            </w:trPr>
          </w:trPrChange>
        </w:trPr>
        <w:tc>
          <w:tcPr>
            <w:tcW w:w="1245" w:type="dxa"/>
            <w:gridSpan w:val="2"/>
            <w:tcBorders>
              <w:top w:val="nil"/>
              <w:left w:val="single" w:sz="4" w:space="0" w:color="auto"/>
              <w:bottom w:val="single" w:sz="4" w:space="0" w:color="auto"/>
              <w:right w:val="single" w:sz="4" w:space="0" w:color="auto"/>
            </w:tcBorders>
            <w:tcPrChange w:id="1696" w:author="haha" w:date="2018-11-27T09:54:00Z">
              <w:tcPr>
                <w:tcW w:w="1245" w:type="dxa"/>
                <w:gridSpan w:val="2"/>
                <w:tcBorders>
                  <w:top w:val="nil"/>
                  <w:left w:val="single" w:sz="4" w:space="0" w:color="auto"/>
                  <w:bottom w:val="single" w:sz="4" w:space="0" w:color="auto"/>
                  <w:right w:val="single" w:sz="4" w:space="0" w:color="auto"/>
                </w:tcBorders>
              </w:tcPr>
            </w:tcPrChange>
          </w:tcPr>
          <w:p w14:paraId="039DA54A" w14:textId="77777777" w:rsidR="00F367BE" w:rsidRDefault="00F367BE" w:rsidP="00F367BE">
            <w:pPr>
              <w:widowControl/>
              <w:jc w:val="left"/>
              <w:rPr>
                <w:ins w:id="1697" w:author="haha" w:date="2018-11-27T09:47:00Z"/>
                <w:rFonts w:ascii="微软雅黑" w:eastAsia="微软雅黑" w:hAnsi="微软雅黑" w:cs="宋体"/>
                <w:b/>
                <w:bCs/>
                <w:color w:val="000000"/>
                <w:kern w:val="0"/>
                <w:sz w:val="18"/>
                <w:szCs w:val="18"/>
              </w:rPr>
            </w:pPr>
            <w:ins w:id="1698" w:author="haha" w:date="2018-11-27T09:47:00Z">
              <w:r>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Change w:id="1699" w:author="haha" w:date="2018-11-27T09:54:00Z">
              <w:tcPr>
                <w:tcW w:w="8787" w:type="dxa"/>
                <w:gridSpan w:val="4"/>
                <w:tcBorders>
                  <w:top w:val="single" w:sz="4" w:space="0" w:color="auto"/>
                  <w:left w:val="nil"/>
                  <w:bottom w:val="single" w:sz="4" w:space="0" w:color="auto"/>
                  <w:right w:val="single" w:sz="4" w:space="0" w:color="auto"/>
                </w:tcBorders>
              </w:tcPr>
            </w:tcPrChange>
          </w:tcPr>
          <w:p w14:paraId="51DABF67" w14:textId="774003E3" w:rsidR="00F367BE" w:rsidRDefault="00F367BE" w:rsidP="00F367BE">
            <w:pPr>
              <w:pStyle w:val="12"/>
              <w:widowControl/>
              <w:ind w:firstLineChars="0" w:firstLine="0"/>
              <w:jc w:val="left"/>
              <w:rPr>
                <w:ins w:id="1700" w:author="haha" w:date="2018-11-27T09:47:00Z"/>
                <w:rFonts w:ascii="微软雅黑" w:eastAsia="微软雅黑" w:hAnsi="微软雅黑" w:cs="宋体"/>
                <w:color w:val="000000"/>
                <w:kern w:val="0"/>
                <w:sz w:val="18"/>
                <w:szCs w:val="18"/>
              </w:rPr>
            </w:pPr>
            <w:ins w:id="1701" w:author="haha" w:date="2018-11-27T09:47:00Z">
              <w:r>
                <w:rPr>
                  <w:rFonts w:ascii="微软雅黑" w:eastAsia="微软雅黑" w:hAnsi="微软雅黑" w:cs="宋体" w:hint="eastAsia"/>
                  <w:color w:val="000000"/>
                  <w:kern w:val="0"/>
                  <w:sz w:val="18"/>
                  <w:szCs w:val="18"/>
                </w:rPr>
                <w:t>修改密码</w:t>
              </w:r>
            </w:ins>
            <w:ins w:id="1702" w:author="haha" w:date="2018-11-27T15:34:00Z">
              <w:r w:rsidR="005C6F6D">
                <w:rPr>
                  <w:rFonts w:ascii="微软雅黑" w:eastAsia="微软雅黑" w:hAnsi="微软雅黑" w:cs="宋体" w:hint="eastAsia"/>
                  <w:color w:val="000000"/>
                  <w:kern w:val="0"/>
                  <w:sz w:val="18"/>
                  <w:szCs w:val="18"/>
                </w:rPr>
                <w:t>（二级页面）</w:t>
              </w:r>
            </w:ins>
          </w:p>
        </w:tc>
      </w:tr>
      <w:tr w:rsidR="00F367BE" w14:paraId="14B6B6E3" w14:textId="77777777" w:rsidTr="00F367BE">
        <w:trPr>
          <w:trHeight w:val="408"/>
          <w:ins w:id="1703" w:author="haha" w:date="2018-11-27T09:47:00Z"/>
          <w:trPrChange w:id="1704" w:author="haha" w:date="2018-11-27T09:54:00Z">
            <w:trPr>
              <w:trHeight w:val="408"/>
            </w:trPr>
          </w:trPrChange>
        </w:trPr>
        <w:tc>
          <w:tcPr>
            <w:tcW w:w="1245" w:type="dxa"/>
            <w:gridSpan w:val="2"/>
            <w:tcBorders>
              <w:top w:val="nil"/>
              <w:left w:val="single" w:sz="4" w:space="0" w:color="auto"/>
              <w:bottom w:val="single" w:sz="4" w:space="0" w:color="auto"/>
              <w:right w:val="single" w:sz="4" w:space="0" w:color="auto"/>
            </w:tcBorders>
            <w:tcPrChange w:id="1705" w:author="haha" w:date="2018-11-27T09:54:00Z">
              <w:tcPr>
                <w:tcW w:w="1245" w:type="dxa"/>
                <w:gridSpan w:val="2"/>
                <w:tcBorders>
                  <w:top w:val="nil"/>
                  <w:left w:val="single" w:sz="4" w:space="0" w:color="auto"/>
                  <w:bottom w:val="single" w:sz="4" w:space="0" w:color="auto"/>
                  <w:right w:val="single" w:sz="4" w:space="0" w:color="auto"/>
                </w:tcBorders>
              </w:tcPr>
            </w:tcPrChange>
          </w:tcPr>
          <w:p w14:paraId="6F62EA34" w14:textId="77777777" w:rsidR="00F367BE" w:rsidRDefault="00F367BE" w:rsidP="00F367BE">
            <w:pPr>
              <w:widowControl/>
              <w:jc w:val="left"/>
              <w:rPr>
                <w:ins w:id="1706" w:author="haha" w:date="2018-11-27T09:47:00Z"/>
                <w:rFonts w:ascii="微软雅黑" w:eastAsia="微软雅黑" w:hAnsi="微软雅黑" w:cs="宋体"/>
                <w:b/>
                <w:bCs/>
                <w:kern w:val="0"/>
                <w:sz w:val="18"/>
                <w:szCs w:val="18"/>
              </w:rPr>
            </w:pPr>
            <w:ins w:id="1707" w:author="haha" w:date="2018-11-27T09:47:00Z">
              <w:r>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Change w:id="1708" w:author="haha" w:date="2018-11-27T09:54:00Z">
              <w:tcPr>
                <w:tcW w:w="8787" w:type="dxa"/>
                <w:gridSpan w:val="4"/>
                <w:tcBorders>
                  <w:top w:val="single" w:sz="4" w:space="0" w:color="auto"/>
                  <w:left w:val="nil"/>
                  <w:bottom w:val="single" w:sz="4" w:space="0" w:color="auto"/>
                  <w:right w:val="single" w:sz="4" w:space="0" w:color="auto"/>
                </w:tcBorders>
              </w:tcPr>
            </w:tcPrChange>
          </w:tcPr>
          <w:p w14:paraId="40BFAF59" w14:textId="6D2B6EA6" w:rsidR="00F367BE" w:rsidRDefault="00F367BE" w:rsidP="00F367BE">
            <w:pPr>
              <w:widowControl/>
              <w:jc w:val="left"/>
              <w:rPr>
                <w:ins w:id="1709" w:author="haha" w:date="2018-11-27T09:47:00Z"/>
                <w:rFonts w:ascii="微软雅黑" w:eastAsia="微软雅黑" w:hAnsi="微软雅黑" w:cs="宋体"/>
                <w:kern w:val="0"/>
                <w:sz w:val="18"/>
                <w:szCs w:val="18"/>
              </w:rPr>
            </w:pPr>
            <w:ins w:id="1710" w:author="haha" w:date="2018-11-27T09:47:00Z">
              <w:r>
                <w:rPr>
                  <w:rFonts w:ascii="微软雅黑" w:eastAsia="微软雅黑" w:hAnsi="微软雅黑" w:cs="宋体" w:hint="eastAsia"/>
                  <w:kern w:val="0"/>
                  <w:sz w:val="18"/>
                  <w:szCs w:val="18"/>
                </w:rPr>
                <w:t>首页右上角</w:t>
              </w:r>
            </w:ins>
          </w:p>
        </w:tc>
      </w:tr>
      <w:tr w:rsidR="00F367BE" w14:paraId="569A0A34" w14:textId="77777777" w:rsidTr="00F367BE">
        <w:trPr>
          <w:trHeight w:val="423"/>
          <w:ins w:id="1711" w:author="haha" w:date="2018-11-27T09:47:00Z"/>
          <w:trPrChange w:id="1712" w:author="haha" w:date="2018-11-27T09:54:00Z">
            <w:trPr>
              <w:trHeight w:val="423"/>
            </w:trPr>
          </w:trPrChange>
        </w:trPr>
        <w:tc>
          <w:tcPr>
            <w:tcW w:w="1245" w:type="dxa"/>
            <w:gridSpan w:val="2"/>
            <w:tcBorders>
              <w:top w:val="nil"/>
              <w:left w:val="single" w:sz="4" w:space="0" w:color="auto"/>
              <w:bottom w:val="single" w:sz="4" w:space="0" w:color="auto"/>
              <w:right w:val="single" w:sz="4" w:space="0" w:color="auto"/>
            </w:tcBorders>
            <w:tcPrChange w:id="1713" w:author="haha" w:date="2018-11-27T09:54:00Z">
              <w:tcPr>
                <w:tcW w:w="1245" w:type="dxa"/>
                <w:gridSpan w:val="2"/>
                <w:tcBorders>
                  <w:top w:val="nil"/>
                  <w:left w:val="single" w:sz="4" w:space="0" w:color="auto"/>
                  <w:bottom w:val="single" w:sz="4" w:space="0" w:color="auto"/>
                  <w:right w:val="single" w:sz="4" w:space="0" w:color="auto"/>
                </w:tcBorders>
              </w:tcPr>
            </w:tcPrChange>
          </w:tcPr>
          <w:p w14:paraId="4092D5DE" w14:textId="77777777" w:rsidR="00F367BE" w:rsidRDefault="00F367BE" w:rsidP="00F367BE">
            <w:pPr>
              <w:widowControl/>
              <w:jc w:val="left"/>
              <w:rPr>
                <w:ins w:id="1714" w:author="haha" w:date="2018-11-27T09:47:00Z"/>
                <w:rFonts w:ascii="微软雅黑" w:eastAsia="微软雅黑" w:hAnsi="微软雅黑" w:cs="宋体"/>
                <w:b/>
                <w:bCs/>
                <w:kern w:val="0"/>
                <w:sz w:val="18"/>
                <w:szCs w:val="18"/>
              </w:rPr>
            </w:pPr>
            <w:ins w:id="1715" w:author="haha" w:date="2018-11-27T09:47:00Z">
              <w:r>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Change w:id="1716" w:author="haha" w:date="2018-11-27T09:54:00Z">
              <w:tcPr>
                <w:tcW w:w="8787" w:type="dxa"/>
                <w:gridSpan w:val="4"/>
                <w:tcBorders>
                  <w:top w:val="single" w:sz="4" w:space="0" w:color="auto"/>
                  <w:left w:val="nil"/>
                  <w:bottom w:val="single" w:sz="4" w:space="0" w:color="auto"/>
                  <w:right w:val="single" w:sz="4" w:space="0" w:color="auto"/>
                </w:tcBorders>
              </w:tcPr>
            </w:tcPrChange>
          </w:tcPr>
          <w:p w14:paraId="5C23705A" w14:textId="0BE746A8" w:rsidR="00F367BE" w:rsidRDefault="00F367BE" w:rsidP="00F367BE">
            <w:pPr>
              <w:widowControl/>
              <w:jc w:val="left"/>
              <w:rPr>
                <w:ins w:id="1717" w:author="haha" w:date="2018-11-27T09:47:00Z"/>
                <w:rFonts w:ascii="微软雅黑" w:eastAsia="微软雅黑" w:hAnsi="微软雅黑" w:cs="宋体"/>
                <w:kern w:val="0"/>
                <w:sz w:val="18"/>
                <w:szCs w:val="18"/>
              </w:rPr>
            </w:pPr>
            <w:ins w:id="1718" w:author="haha" w:date="2018-11-27T09:48:00Z">
              <w:r>
                <w:rPr>
                  <w:rFonts w:ascii="微软雅黑" w:eastAsia="微软雅黑" w:hAnsi="微软雅黑" w:cs="宋体" w:hint="eastAsia"/>
                  <w:kern w:val="0"/>
                  <w:sz w:val="18"/>
                  <w:szCs w:val="18"/>
                </w:rPr>
                <w:t>页脚返回、保存退出系统</w:t>
              </w:r>
            </w:ins>
          </w:p>
        </w:tc>
      </w:tr>
      <w:tr w:rsidR="00F367BE" w14:paraId="34481815" w14:textId="77777777" w:rsidTr="00F3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19" w:author="haha" w:date="2018-11-27T09:54: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45"/>
          <w:ins w:id="1720" w:author="haha" w:date="2018-11-27T09:47:00Z"/>
          <w:trPrChange w:id="1721" w:author="haha" w:date="2018-11-27T09:54:00Z">
            <w:trPr>
              <w:trHeight w:val="345"/>
            </w:trPr>
          </w:trPrChange>
        </w:trPr>
        <w:tc>
          <w:tcPr>
            <w:tcW w:w="10032" w:type="dxa"/>
            <w:gridSpan w:val="6"/>
            <w:tcPrChange w:id="1722" w:author="haha" w:date="2018-11-27T09:54:00Z">
              <w:tcPr>
                <w:tcW w:w="10032" w:type="dxa"/>
                <w:gridSpan w:val="6"/>
              </w:tcPr>
            </w:tcPrChange>
          </w:tcPr>
          <w:p w14:paraId="6E86611A" w14:textId="77777777" w:rsidR="00F367BE" w:rsidRDefault="00F367BE" w:rsidP="00F367BE">
            <w:pPr>
              <w:widowControl/>
              <w:jc w:val="left"/>
              <w:rPr>
                <w:ins w:id="1723" w:author="haha" w:date="2018-11-27T09:47:00Z"/>
                <w:rFonts w:ascii="微软雅黑" w:eastAsia="微软雅黑" w:hAnsi="微软雅黑" w:cs="宋体"/>
                <w:b/>
                <w:bCs/>
                <w:kern w:val="0"/>
                <w:sz w:val="18"/>
                <w:szCs w:val="18"/>
              </w:rPr>
            </w:pPr>
            <w:ins w:id="1724" w:author="haha" w:date="2018-11-27T09:47:00Z">
              <w:r>
                <w:rPr>
                  <w:rFonts w:ascii="微软雅黑" w:eastAsia="微软雅黑" w:hAnsi="微软雅黑" w:cs="宋体" w:hint="eastAsia"/>
                  <w:b/>
                  <w:bCs/>
                  <w:kern w:val="0"/>
                  <w:sz w:val="18"/>
                  <w:szCs w:val="18"/>
                </w:rPr>
                <w:t>操作说明</w:t>
              </w:r>
            </w:ins>
          </w:p>
        </w:tc>
      </w:tr>
      <w:tr w:rsidR="00F367BE" w14:paraId="5FE86461" w14:textId="77777777" w:rsidTr="00F3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25" w:author="haha" w:date="2018-11-27T09:54: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45"/>
          <w:ins w:id="1726" w:author="haha" w:date="2018-11-27T09:47:00Z"/>
          <w:trPrChange w:id="1727" w:author="haha" w:date="2018-11-27T09:54:00Z">
            <w:trPr>
              <w:trHeight w:val="345"/>
            </w:trPr>
          </w:trPrChange>
        </w:trPr>
        <w:tc>
          <w:tcPr>
            <w:tcW w:w="802" w:type="dxa"/>
            <w:tcPrChange w:id="1728" w:author="haha" w:date="2018-11-27T09:54:00Z">
              <w:tcPr>
                <w:tcW w:w="802" w:type="dxa"/>
              </w:tcPr>
            </w:tcPrChange>
          </w:tcPr>
          <w:p w14:paraId="4CD0BE5C" w14:textId="77777777" w:rsidR="00F367BE" w:rsidRDefault="00F367BE" w:rsidP="00F367BE">
            <w:pPr>
              <w:widowControl/>
              <w:jc w:val="left"/>
              <w:rPr>
                <w:ins w:id="1729" w:author="haha" w:date="2018-11-27T09:47:00Z"/>
                <w:rFonts w:ascii="微软雅黑" w:eastAsia="微软雅黑" w:hAnsi="微软雅黑" w:cs="宋体"/>
                <w:b/>
                <w:bCs/>
                <w:kern w:val="0"/>
                <w:sz w:val="18"/>
                <w:szCs w:val="18"/>
              </w:rPr>
            </w:pPr>
            <w:ins w:id="1730" w:author="haha" w:date="2018-11-27T09:47:00Z">
              <w:r>
                <w:rPr>
                  <w:rFonts w:ascii="微软雅黑" w:eastAsia="微软雅黑" w:hAnsi="微软雅黑" w:cs="宋体" w:hint="eastAsia"/>
                  <w:b/>
                  <w:bCs/>
                  <w:kern w:val="0"/>
                  <w:sz w:val="18"/>
                  <w:szCs w:val="18"/>
                </w:rPr>
                <w:t>序号</w:t>
              </w:r>
            </w:ins>
          </w:p>
        </w:tc>
        <w:tc>
          <w:tcPr>
            <w:tcW w:w="1309" w:type="dxa"/>
            <w:gridSpan w:val="2"/>
            <w:tcPrChange w:id="1731" w:author="haha" w:date="2018-11-27T09:54:00Z">
              <w:tcPr>
                <w:tcW w:w="1309" w:type="dxa"/>
                <w:gridSpan w:val="2"/>
              </w:tcPr>
            </w:tcPrChange>
          </w:tcPr>
          <w:p w14:paraId="7F23BC5D" w14:textId="77777777" w:rsidR="00F367BE" w:rsidRDefault="00F367BE" w:rsidP="00F367BE">
            <w:pPr>
              <w:widowControl/>
              <w:jc w:val="left"/>
              <w:rPr>
                <w:ins w:id="1732" w:author="haha" w:date="2018-11-27T09:47:00Z"/>
                <w:rFonts w:ascii="微软雅黑" w:eastAsia="微软雅黑" w:hAnsi="微软雅黑" w:cs="宋体"/>
                <w:kern w:val="0"/>
                <w:sz w:val="18"/>
                <w:szCs w:val="18"/>
              </w:rPr>
            </w:pPr>
            <w:ins w:id="1733" w:author="haha" w:date="2018-11-27T09:47:00Z">
              <w:r>
                <w:rPr>
                  <w:rFonts w:ascii="微软雅黑" w:eastAsia="微软雅黑" w:hAnsi="微软雅黑" w:cs="宋体" w:hint="eastAsia"/>
                  <w:kern w:val="0"/>
                  <w:sz w:val="18"/>
                  <w:szCs w:val="18"/>
                </w:rPr>
                <w:t>名称</w:t>
              </w:r>
            </w:ins>
          </w:p>
        </w:tc>
        <w:tc>
          <w:tcPr>
            <w:tcW w:w="3000" w:type="dxa"/>
            <w:tcPrChange w:id="1734" w:author="haha" w:date="2018-11-27T09:54:00Z">
              <w:tcPr>
                <w:tcW w:w="3000" w:type="dxa"/>
              </w:tcPr>
            </w:tcPrChange>
          </w:tcPr>
          <w:p w14:paraId="18FE4009" w14:textId="77777777" w:rsidR="00F367BE" w:rsidRDefault="00F367BE" w:rsidP="00F367BE">
            <w:pPr>
              <w:widowControl/>
              <w:jc w:val="left"/>
              <w:rPr>
                <w:ins w:id="1735" w:author="haha" w:date="2018-11-27T09:47:00Z"/>
                <w:rFonts w:ascii="微软雅黑" w:eastAsia="微软雅黑" w:hAnsi="微软雅黑" w:cs="宋体"/>
                <w:kern w:val="0"/>
                <w:sz w:val="18"/>
                <w:szCs w:val="18"/>
              </w:rPr>
            </w:pPr>
            <w:ins w:id="1736" w:author="haha" w:date="2018-11-27T09:47:00Z">
              <w:r>
                <w:rPr>
                  <w:rFonts w:ascii="微软雅黑" w:eastAsia="微软雅黑" w:hAnsi="微软雅黑" w:cs="宋体" w:hint="eastAsia"/>
                  <w:kern w:val="0"/>
                  <w:sz w:val="18"/>
                  <w:szCs w:val="18"/>
                </w:rPr>
                <w:t>说明（默认值、规则、数据需求）</w:t>
              </w:r>
            </w:ins>
          </w:p>
        </w:tc>
        <w:tc>
          <w:tcPr>
            <w:tcW w:w="3209" w:type="dxa"/>
            <w:tcPrChange w:id="1737" w:author="haha" w:date="2018-11-27T09:54:00Z">
              <w:tcPr>
                <w:tcW w:w="3209" w:type="dxa"/>
              </w:tcPr>
            </w:tcPrChange>
          </w:tcPr>
          <w:p w14:paraId="6CEB63AC" w14:textId="77777777" w:rsidR="00F367BE" w:rsidRDefault="00F367BE" w:rsidP="00F367BE">
            <w:pPr>
              <w:widowControl/>
              <w:jc w:val="left"/>
              <w:rPr>
                <w:ins w:id="1738" w:author="haha" w:date="2018-11-27T09:47:00Z"/>
                <w:rFonts w:ascii="微软雅黑" w:eastAsia="微软雅黑" w:hAnsi="微软雅黑" w:cs="宋体"/>
                <w:b/>
                <w:bCs/>
                <w:kern w:val="0"/>
                <w:sz w:val="18"/>
                <w:szCs w:val="18"/>
              </w:rPr>
            </w:pPr>
            <w:ins w:id="1739" w:author="haha" w:date="2018-11-27T09:47:00Z">
              <w:r>
                <w:rPr>
                  <w:rFonts w:ascii="微软雅黑" w:eastAsia="微软雅黑" w:hAnsi="微软雅黑" w:cs="宋体" w:hint="eastAsia"/>
                  <w:b/>
                  <w:bCs/>
                  <w:kern w:val="0"/>
                  <w:sz w:val="18"/>
                  <w:szCs w:val="18"/>
                </w:rPr>
                <w:t>交互（跳转页面等）</w:t>
              </w:r>
            </w:ins>
          </w:p>
        </w:tc>
        <w:tc>
          <w:tcPr>
            <w:tcW w:w="1712" w:type="dxa"/>
            <w:tcPrChange w:id="1740" w:author="haha" w:date="2018-11-27T09:54:00Z">
              <w:tcPr>
                <w:tcW w:w="1712" w:type="dxa"/>
              </w:tcPr>
            </w:tcPrChange>
          </w:tcPr>
          <w:p w14:paraId="1D5BA57D" w14:textId="77777777" w:rsidR="00F367BE" w:rsidRDefault="00F367BE" w:rsidP="00F367BE">
            <w:pPr>
              <w:widowControl/>
              <w:jc w:val="left"/>
              <w:rPr>
                <w:ins w:id="1741" w:author="haha" w:date="2018-11-27T09:47:00Z"/>
                <w:rFonts w:ascii="微软雅黑" w:eastAsia="微软雅黑" w:hAnsi="微软雅黑" w:cs="宋体"/>
                <w:b/>
                <w:bCs/>
                <w:kern w:val="0"/>
                <w:sz w:val="18"/>
                <w:szCs w:val="18"/>
              </w:rPr>
            </w:pPr>
            <w:ins w:id="1742" w:author="haha" w:date="2018-11-27T09:47:00Z">
              <w:r>
                <w:rPr>
                  <w:rFonts w:ascii="微软雅黑" w:eastAsia="微软雅黑" w:hAnsi="微软雅黑" w:cs="宋体" w:hint="eastAsia"/>
                  <w:b/>
                  <w:bCs/>
                  <w:kern w:val="0"/>
                  <w:sz w:val="18"/>
                  <w:szCs w:val="18"/>
                </w:rPr>
                <w:t>异常逻辑</w:t>
              </w:r>
            </w:ins>
          </w:p>
        </w:tc>
      </w:tr>
      <w:tr w:rsidR="00F367BE" w14:paraId="68852EE2" w14:textId="77777777" w:rsidTr="00F3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43" w:author="haha" w:date="2018-11-27T09:54: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45"/>
          <w:ins w:id="1744" w:author="haha" w:date="2018-11-27T09:47:00Z"/>
          <w:trPrChange w:id="1745" w:author="haha" w:date="2018-11-27T09:54:00Z">
            <w:trPr>
              <w:trHeight w:val="345"/>
            </w:trPr>
          </w:trPrChange>
        </w:trPr>
        <w:tc>
          <w:tcPr>
            <w:tcW w:w="802" w:type="dxa"/>
            <w:tcPrChange w:id="1746" w:author="haha" w:date="2018-11-27T09:54:00Z">
              <w:tcPr>
                <w:tcW w:w="802" w:type="dxa"/>
              </w:tcPr>
            </w:tcPrChange>
          </w:tcPr>
          <w:p w14:paraId="715FD160" w14:textId="77777777" w:rsidR="00F367BE" w:rsidRDefault="00F367BE" w:rsidP="00F367BE">
            <w:pPr>
              <w:widowControl/>
              <w:jc w:val="center"/>
              <w:rPr>
                <w:ins w:id="1747" w:author="haha" w:date="2018-11-27T09:47:00Z"/>
                <w:rFonts w:ascii="微软雅黑" w:eastAsia="微软雅黑" w:hAnsi="微软雅黑" w:cs="宋体"/>
                <w:bCs/>
                <w:kern w:val="0"/>
                <w:sz w:val="18"/>
                <w:szCs w:val="18"/>
              </w:rPr>
            </w:pPr>
            <w:ins w:id="1748" w:author="haha" w:date="2018-11-27T09:47:00Z">
              <w:r>
                <w:rPr>
                  <w:rFonts w:ascii="微软雅黑" w:eastAsia="微软雅黑" w:hAnsi="微软雅黑" w:cs="宋体" w:hint="eastAsia"/>
                  <w:bCs/>
                  <w:kern w:val="0"/>
                  <w:sz w:val="18"/>
                  <w:szCs w:val="18"/>
                </w:rPr>
                <w:t>1</w:t>
              </w:r>
            </w:ins>
          </w:p>
        </w:tc>
        <w:tc>
          <w:tcPr>
            <w:tcW w:w="1309" w:type="dxa"/>
            <w:gridSpan w:val="2"/>
            <w:tcPrChange w:id="1749" w:author="haha" w:date="2018-11-27T09:54:00Z">
              <w:tcPr>
                <w:tcW w:w="1309" w:type="dxa"/>
                <w:gridSpan w:val="2"/>
              </w:tcPr>
            </w:tcPrChange>
          </w:tcPr>
          <w:p w14:paraId="03F03E8C" w14:textId="4895F6E0" w:rsidR="00F367BE" w:rsidRDefault="00F367BE" w:rsidP="00F367BE">
            <w:pPr>
              <w:widowControl/>
              <w:jc w:val="left"/>
              <w:rPr>
                <w:ins w:id="1750" w:author="haha" w:date="2018-11-27T09:47:00Z"/>
                <w:rFonts w:ascii="微软雅黑" w:eastAsia="微软雅黑" w:hAnsi="微软雅黑" w:cs="微软雅黑"/>
                <w:color w:val="000000"/>
                <w:sz w:val="18"/>
                <w:szCs w:val="18"/>
              </w:rPr>
            </w:pPr>
            <w:ins w:id="1751" w:author="haha" w:date="2018-11-27T09:48:00Z">
              <w:r>
                <w:rPr>
                  <w:rFonts w:ascii="微软雅黑" w:eastAsia="微软雅黑" w:hAnsi="微软雅黑" w:cs="微软雅黑" w:hint="eastAsia"/>
                  <w:color w:val="000000"/>
                  <w:sz w:val="18"/>
                  <w:szCs w:val="18"/>
                </w:rPr>
                <w:t>旧密码</w:t>
              </w:r>
            </w:ins>
          </w:p>
        </w:tc>
        <w:tc>
          <w:tcPr>
            <w:tcW w:w="3000" w:type="dxa"/>
            <w:tcPrChange w:id="1752" w:author="haha" w:date="2018-11-27T09:54:00Z">
              <w:tcPr>
                <w:tcW w:w="3000" w:type="dxa"/>
              </w:tcPr>
            </w:tcPrChange>
          </w:tcPr>
          <w:p w14:paraId="329C3F47" w14:textId="45F0A926" w:rsidR="00F367BE" w:rsidRDefault="00F367BE" w:rsidP="00F367BE">
            <w:pPr>
              <w:widowControl/>
              <w:jc w:val="left"/>
              <w:rPr>
                <w:ins w:id="1753" w:author="haha" w:date="2018-11-27T09:47:00Z"/>
                <w:rFonts w:ascii="微软雅黑" w:eastAsia="微软雅黑" w:hAnsi="微软雅黑" w:cs="微软雅黑"/>
                <w:color w:val="000000"/>
                <w:sz w:val="18"/>
                <w:szCs w:val="18"/>
              </w:rPr>
            </w:pPr>
            <w:ins w:id="1754" w:author="haha" w:date="2018-11-27T09:48:00Z">
              <w:r>
                <w:rPr>
                  <w:rFonts w:ascii="微软雅黑" w:eastAsia="微软雅黑" w:hAnsi="微软雅黑" w:cs="微软雅黑" w:hint="eastAsia"/>
                  <w:color w:val="000000"/>
                  <w:sz w:val="18"/>
                  <w:szCs w:val="18"/>
                </w:rPr>
                <w:t>邮箱默认的密码 英文字符和数字</w:t>
              </w:r>
            </w:ins>
            <w:ins w:id="1755" w:author="haha" w:date="2018-12-11T17:48:00Z">
              <w:r w:rsidR="00A02020">
                <w:rPr>
                  <w:rFonts w:ascii="微软雅黑" w:eastAsia="微软雅黑" w:hAnsi="微软雅黑" w:cs="微软雅黑"/>
                  <w:color w:val="000000"/>
                  <w:sz w:val="18"/>
                  <w:szCs w:val="18"/>
                </w:rPr>
                <w:t>8</w:t>
              </w:r>
            </w:ins>
            <w:ins w:id="1756" w:author="haha" w:date="2018-11-27T09:50:00Z">
              <w:r>
                <w:rPr>
                  <w:rFonts w:ascii="微软雅黑" w:eastAsia="微软雅黑" w:hAnsi="微软雅黑" w:cs="微软雅黑" w:hint="eastAsia"/>
                  <w:color w:val="000000"/>
                  <w:sz w:val="18"/>
                  <w:szCs w:val="18"/>
                </w:rPr>
                <w:t>位数</w:t>
              </w:r>
            </w:ins>
          </w:p>
        </w:tc>
        <w:tc>
          <w:tcPr>
            <w:tcW w:w="3209" w:type="dxa"/>
            <w:tcPrChange w:id="1757" w:author="haha" w:date="2018-11-27T09:54:00Z">
              <w:tcPr>
                <w:tcW w:w="3209" w:type="dxa"/>
              </w:tcPr>
            </w:tcPrChange>
          </w:tcPr>
          <w:p w14:paraId="2F344609" w14:textId="77777777" w:rsidR="00F367BE" w:rsidRDefault="00F367BE" w:rsidP="00F367BE">
            <w:pPr>
              <w:pStyle w:val="Axure"/>
              <w:rPr>
                <w:ins w:id="1758" w:author="haha" w:date="2018-11-27T09:47:00Z"/>
                <w:rFonts w:ascii="微软雅黑" w:eastAsia="微软雅黑" w:hAnsi="微软雅黑" w:cs="微软雅黑"/>
                <w:sz w:val="18"/>
                <w:szCs w:val="18"/>
              </w:rPr>
            </w:pPr>
          </w:p>
        </w:tc>
        <w:tc>
          <w:tcPr>
            <w:tcW w:w="1712" w:type="dxa"/>
            <w:tcPrChange w:id="1759" w:author="haha" w:date="2018-11-27T09:54:00Z">
              <w:tcPr>
                <w:tcW w:w="1712" w:type="dxa"/>
              </w:tcPr>
            </w:tcPrChange>
          </w:tcPr>
          <w:p w14:paraId="036F8670" w14:textId="43AF71B9" w:rsidR="00F367BE" w:rsidRDefault="00F367BE" w:rsidP="00F367BE">
            <w:pPr>
              <w:widowControl/>
              <w:jc w:val="left"/>
              <w:rPr>
                <w:ins w:id="1760" w:author="haha" w:date="2018-11-27T09:47:00Z"/>
                <w:rFonts w:ascii="微软雅黑" w:eastAsia="微软雅黑" w:hAnsi="微软雅黑" w:cs="宋体"/>
                <w:bCs/>
                <w:kern w:val="0"/>
                <w:sz w:val="18"/>
                <w:szCs w:val="18"/>
              </w:rPr>
            </w:pPr>
            <w:ins w:id="1761" w:author="haha" w:date="2018-11-27T09:48:00Z">
              <w:r>
                <w:rPr>
                  <w:rFonts w:ascii="微软雅黑" w:eastAsia="微软雅黑" w:hAnsi="微软雅黑" w:cs="宋体" w:hint="eastAsia"/>
                  <w:bCs/>
                  <w:kern w:val="0"/>
                  <w:sz w:val="18"/>
                  <w:szCs w:val="18"/>
                </w:rPr>
                <w:t>请输入</w:t>
              </w:r>
            </w:ins>
            <w:ins w:id="1762" w:author="haha" w:date="2018-11-27T09:49:00Z">
              <w:r>
                <w:rPr>
                  <w:rFonts w:ascii="微软雅黑" w:eastAsia="微软雅黑" w:hAnsi="微软雅黑" w:cs="宋体" w:hint="eastAsia"/>
                  <w:bCs/>
                  <w:kern w:val="0"/>
                  <w:sz w:val="18"/>
                  <w:szCs w:val="18"/>
                </w:rPr>
                <w:t>正确</w:t>
              </w:r>
            </w:ins>
            <w:ins w:id="1763" w:author="haha" w:date="2018-11-27T09:52:00Z">
              <w:r>
                <w:rPr>
                  <w:rFonts w:ascii="微软雅黑" w:eastAsia="微软雅黑" w:hAnsi="微软雅黑" w:cs="宋体" w:hint="eastAsia"/>
                  <w:bCs/>
                  <w:kern w:val="0"/>
                  <w:sz w:val="18"/>
                  <w:szCs w:val="18"/>
                </w:rPr>
                <w:t>的</w:t>
              </w:r>
            </w:ins>
            <w:ins w:id="1764" w:author="haha" w:date="2018-11-27T09:49:00Z">
              <w:r>
                <w:rPr>
                  <w:rFonts w:ascii="微软雅黑" w:eastAsia="微软雅黑" w:hAnsi="微软雅黑" w:cs="宋体" w:hint="eastAsia"/>
                  <w:bCs/>
                  <w:kern w:val="0"/>
                  <w:sz w:val="18"/>
                  <w:szCs w:val="18"/>
                </w:rPr>
                <w:t>之前</w:t>
              </w:r>
            </w:ins>
            <w:ins w:id="1765" w:author="haha" w:date="2018-11-27T09:52:00Z">
              <w:r>
                <w:rPr>
                  <w:rFonts w:ascii="微软雅黑" w:eastAsia="微软雅黑" w:hAnsi="微软雅黑" w:cs="宋体" w:hint="eastAsia"/>
                  <w:bCs/>
                  <w:kern w:val="0"/>
                  <w:sz w:val="18"/>
                  <w:szCs w:val="18"/>
                </w:rPr>
                <w:t>的</w:t>
              </w:r>
            </w:ins>
            <w:ins w:id="1766" w:author="haha" w:date="2018-11-27T09:49:00Z">
              <w:r>
                <w:rPr>
                  <w:rFonts w:ascii="微软雅黑" w:eastAsia="微软雅黑" w:hAnsi="微软雅黑" w:cs="宋体" w:hint="eastAsia"/>
                  <w:bCs/>
                  <w:kern w:val="0"/>
                  <w:sz w:val="18"/>
                  <w:szCs w:val="18"/>
                </w:rPr>
                <w:t>密码</w:t>
              </w:r>
            </w:ins>
          </w:p>
        </w:tc>
      </w:tr>
      <w:tr w:rsidR="00F367BE" w14:paraId="3D094FE5" w14:textId="77777777" w:rsidTr="00F3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67" w:author="haha" w:date="2018-11-27T09:54: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72"/>
          <w:ins w:id="1768" w:author="haha" w:date="2018-11-27T09:47:00Z"/>
          <w:trPrChange w:id="1769" w:author="haha" w:date="2018-11-27T09:54:00Z">
            <w:trPr>
              <w:trHeight w:val="272"/>
            </w:trPr>
          </w:trPrChange>
        </w:trPr>
        <w:tc>
          <w:tcPr>
            <w:tcW w:w="802" w:type="dxa"/>
            <w:tcPrChange w:id="1770" w:author="haha" w:date="2018-11-27T09:54:00Z">
              <w:tcPr>
                <w:tcW w:w="802" w:type="dxa"/>
              </w:tcPr>
            </w:tcPrChange>
          </w:tcPr>
          <w:p w14:paraId="586476C8" w14:textId="77777777" w:rsidR="00F367BE" w:rsidRDefault="00F367BE" w:rsidP="00F367BE">
            <w:pPr>
              <w:widowControl/>
              <w:jc w:val="center"/>
              <w:rPr>
                <w:ins w:id="1771" w:author="haha" w:date="2018-11-27T09:47:00Z"/>
                <w:rFonts w:ascii="微软雅黑" w:eastAsia="微软雅黑" w:hAnsi="微软雅黑" w:cs="微软雅黑"/>
                <w:sz w:val="18"/>
                <w:szCs w:val="18"/>
              </w:rPr>
            </w:pPr>
            <w:ins w:id="1772" w:author="haha" w:date="2018-11-27T09:47:00Z">
              <w:r>
                <w:rPr>
                  <w:rFonts w:ascii="微软雅黑" w:eastAsia="微软雅黑" w:hAnsi="微软雅黑" w:cs="微软雅黑" w:hint="eastAsia"/>
                  <w:sz w:val="18"/>
                  <w:szCs w:val="18"/>
                </w:rPr>
                <w:t>2</w:t>
              </w:r>
            </w:ins>
          </w:p>
        </w:tc>
        <w:tc>
          <w:tcPr>
            <w:tcW w:w="1309" w:type="dxa"/>
            <w:gridSpan w:val="2"/>
            <w:tcPrChange w:id="1773" w:author="haha" w:date="2018-11-27T09:54:00Z">
              <w:tcPr>
                <w:tcW w:w="1309" w:type="dxa"/>
                <w:gridSpan w:val="2"/>
              </w:tcPr>
            </w:tcPrChange>
          </w:tcPr>
          <w:p w14:paraId="212DB8F7" w14:textId="488058C0" w:rsidR="00F367BE" w:rsidRDefault="00F367BE" w:rsidP="00F367BE">
            <w:pPr>
              <w:widowControl/>
              <w:jc w:val="left"/>
              <w:rPr>
                <w:ins w:id="1774" w:author="haha" w:date="2018-11-27T09:47:00Z"/>
                <w:rFonts w:ascii="微软雅黑" w:eastAsia="微软雅黑" w:hAnsi="微软雅黑" w:cs="微软雅黑"/>
                <w:color w:val="000000"/>
                <w:sz w:val="18"/>
                <w:szCs w:val="18"/>
              </w:rPr>
            </w:pPr>
            <w:ins w:id="1775" w:author="haha" w:date="2018-11-27T09:49:00Z">
              <w:r>
                <w:rPr>
                  <w:rFonts w:ascii="微软雅黑" w:eastAsia="微软雅黑" w:hAnsi="微软雅黑" w:cs="微软雅黑" w:hint="eastAsia"/>
                  <w:color w:val="000000"/>
                  <w:sz w:val="18"/>
                  <w:szCs w:val="18"/>
                </w:rPr>
                <w:t>新密码</w:t>
              </w:r>
            </w:ins>
          </w:p>
        </w:tc>
        <w:tc>
          <w:tcPr>
            <w:tcW w:w="3000" w:type="dxa"/>
            <w:tcPrChange w:id="1776" w:author="haha" w:date="2018-11-27T09:54:00Z">
              <w:tcPr>
                <w:tcW w:w="3000" w:type="dxa"/>
              </w:tcPr>
            </w:tcPrChange>
          </w:tcPr>
          <w:p w14:paraId="721D9B31" w14:textId="06395188" w:rsidR="00F367BE" w:rsidRDefault="00D35702" w:rsidP="00F367BE">
            <w:pPr>
              <w:widowControl/>
              <w:jc w:val="left"/>
              <w:rPr>
                <w:ins w:id="1777" w:author="haha" w:date="2018-11-27T09:47:00Z"/>
                <w:rFonts w:ascii="微软雅黑" w:eastAsia="微软雅黑" w:hAnsi="微软雅黑" w:cs="微软雅黑"/>
                <w:color w:val="000000"/>
                <w:sz w:val="18"/>
                <w:szCs w:val="18"/>
              </w:rPr>
            </w:pPr>
            <w:ins w:id="1778" w:author="haha" w:date="2018-12-11T14:52:00Z">
              <w:r w:rsidRPr="00D35702">
                <w:rPr>
                  <w:rFonts w:ascii="微软雅黑" w:eastAsia="微软雅黑" w:hAnsi="微软雅黑" w:cs="微软雅黑"/>
                  <w:color w:val="000000"/>
                  <w:sz w:val="18"/>
                  <w:szCs w:val="18"/>
                </w:rPr>
                <w:t>格式</w:t>
              </w:r>
              <w:r w:rsidRPr="00D35702">
                <w:rPr>
                  <w:rFonts w:ascii="微软雅黑" w:eastAsia="微软雅黑" w:hAnsi="微软雅黑" w:cs="微软雅黑"/>
                  <w:color w:val="000000"/>
                  <w:sz w:val="18"/>
                  <w:szCs w:val="18"/>
                  <w:highlight w:val="darkGray"/>
                  <w:rPrChange w:id="1779" w:author="haha" w:date="2018-12-11T14:53:00Z">
                    <w:rPr>
                      <w:rFonts w:ascii="微软雅黑" w:eastAsia="微软雅黑" w:hAnsi="微软雅黑" w:cs="微软雅黑"/>
                      <w:color w:val="000000"/>
                      <w:sz w:val="18"/>
                      <w:szCs w:val="18"/>
                    </w:rPr>
                  </w:rPrChange>
                </w:rPr>
                <w:t>英文</w:t>
              </w:r>
            </w:ins>
            <w:ins w:id="1780" w:author="haha" w:date="2018-12-11T14:53:00Z">
              <w:r w:rsidRPr="00D35702">
                <w:rPr>
                  <w:rFonts w:ascii="微软雅黑" w:eastAsia="微软雅黑" w:hAnsi="微软雅黑" w:cs="微软雅黑" w:hint="eastAsia"/>
                  <w:color w:val="000000"/>
                  <w:sz w:val="18"/>
                  <w:szCs w:val="18"/>
                  <w:highlight w:val="darkGray"/>
                  <w:rPrChange w:id="1781" w:author="haha" w:date="2018-12-11T14:53:00Z">
                    <w:rPr>
                      <w:rFonts w:ascii="微软雅黑" w:eastAsia="微软雅黑" w:hAnsi="微软雅黑" w:cs="微软雅黑" w:hint="eastAsia"/>
                      <w:color w:val="000000"/>
                      <w:sz w:val="18"/>
                      <w:szCs w:val="18"/>
                    </w:rPr>
                  </w:rPrChange>
                </w:rPr>
                <w:t>及</w:t>
              </w:r>
            </w:ins>
            <w:ins w:id="1782" w:author="haha" w:date="2018-12-11T14:52:00Z">
              <w:r w:rsidRPr="00D35702">
                <w:rPr>
                  <w:rFonts w:ascii="微软雅黑" w:eastAsia="微软雅黑" w:hAnsi="微软雅黑" w:cs="微软雅黑"/>
                  <w:color w:val="000000"/>
                  <w:sz w:val="18"/>
                  <w:szCs w:val="18"/>
                  <w:highlight w:val="darkGray"/>
                  <w:rPrChange w:id="1783" w:author="haha" w:date="2018-12-11T14:53:00Z">
                    <w:rPr>
                      <w:rFonts w:ascii="微软雅黑" w:eastAsia="微软雅黑" w:hAnsi="微软雅黑" w:cs="微软雅黑"/>
                      <w:color w:val="000000"/>
                      <w:sz w:val="18"/>
                      <w:szCs w:val="18"/>
                    </w:rPr>
                  </w:rPrChange>
                </w:rPr>
                <w:t>数字组成；区分大小写；长度不小于8不大于16；</w:t>
              </w:r>
            </w:ins>
          </w:p>
        </w:tc>
        <w:tc>
          <w:tcPr>
            <w:tcW w:w="3209" w:type="dxa"/>
            <w:tcPrChange w:id="1784" w:author="haha" w:date="2018-11-27T09:54:00Z">
              <w:tcPr>
                <w:tcW w:w="3209" w:type="dxa"/>
              </w:tcPr>
            </w:tcPrChange>
          </w:tcPr>
          <w:p w14:paraId="74D7A13B" w14:textId="77777777" w:rsidR="00F367BE" w:rsidRDefault="00F367BE" w:rsidP="00F367BE">
            <w:pPr>
              <w:pStyle w:val="Axure"/>
              <w:rPr>
                <w:ins w:id="1785" w:author="haha" w:date="2018-11-27T09:47:00Z"/>
                <w:rFonts w:ascii="微软雅黑" w:eastAsia="微软雅黑" w:hAnsi="微软雅黑" w:cs="微软雅黑"/>
                <w:sz w:val="18"/>
                <w:szCs w:val="18"/>
              </w:rPr>
            </w:pPr>
          </w:p>
        </w:tc>
        <w:tc>
          <w:tcPr>
            <w:tcW w:w="1712" w:type="dxa"/>
            <w:tcPrChange w:id="1786" w:author="haha" w:date="2018-11-27T09:54:00Z">
              <w:tcPr>
                <w:tcW w:w="1712" w:type="dxa"/>
              </w:tcPr>
            </w:tcPrChange>
          </w:tcPr>
          <w:p w14:paraId="24625640" w14:textId="248C37CB" w:rsidR="00F367BE" w:rsidRDefault="00F367BE" w:rsidP="00F367BE">
            <w:pPr>
              <w:widowControl/>
              <w:jc w:val="left"/>
              <w:rPr>
                <w:ins w:id="1787" w:author="haha" w:date="2018-11-27T09:50:00Z"/>
                <w:rFonts w:ascii="微软雅黑" w:eastAsia="微软雅黑" w:hAnsi="微软雅黑" w:cs="微软雅黑"/>
                <w:sz w:val="18"/>
                <w:szCs w:val="18"/>
              </w:rPr>
            </w:pPr>
            <w:ins w:id="1788" w:author="haha" w:date="2018-11-27T09:50:00Z">
              <w:r>
                <w:rPr>
                  <w:rFonts w:ascii="微软雅黑" w:eastAsia="微软雅黑" w:hAnsi="微软雅黑" w:cs="微软雅黑" w:hint="eastAsia"/>
                  <w:sz w:val="18"/>
                  <w:szCs w:val="18"/>
                </w:rPr>
                <w:t>新密码输入有误</w:t>
              </w:r>
            </w:ins>
            <w:ins w:id="1789" w:author="haha" w:date="2018-11-27T10:55:00Z">
              <w:r w:rsidR="004C06B1">
                <w:rPr>
                  <w:rFonts w:ascii="微软雅黑" w:eastAsia="微软雅黑" w:hAnsi="微软雅黑" w:cs="微软雅黑" w:hint="eastAsia"/>
                  <w:sz w:val="18"/>
                  <w:szCs w:val="18"/>
                </w:rPr>
                <w:t>、/</w:t>
              </w:r>
            </w:ins>
          </w:p>
          <w:p w14:paraId="0F514D25" w14:textId="6B938979" w:rsidR="00F367BE" w:rsidRDefault="00F367BE" w:rsidP="00F367BE">
            <w:pPr>
              <w:widowControl/>
              <w:jc w:val="left"/>
              <w:rPr>
                <w:ins w:id="1790" w:author="haha" w:date="2018-11-27T09:47:00Z"/>
                <w:rFonts w:ascii="微软雅黑" w:eastAsia="微软雅黑" w:hAnsi="微软雅黑" w:cs="微软雅黑"/>
                <w:sz w:val="18"/>
                <w:szCs w:val="18"/>
              </w:rPr>
            </w:pPr>
            <w:ins w:id="1791" w:author="haha" w:date="2018-11-27T09:50:00Z">
              <w:r>
                <w:rPr>
                  <w:rFonts w:ascii="微软雅黑" w:eastAsia="微软雅黑" w:hAnsi="微软雅黑" w:cs="微软雅黑" w:hint="eastAsia"/>
                  <w:sz w:val="18"/>
                  <w:szCs w:val="18"/>
                </w:rPr>
                <w:t>不可保存</w:t>
              </w:r>
            </w:ins>
          </w:p>
        </w:tc>
      </w:tr>
      <w:tr w:rsidR="00F367BE" w14:paraId="4A327F91" w14:textId="77777777" w:rsidTr="00F3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92" w:author="haha" w:date="2018-11-27T09:54: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72"/>
          <w:ins w:id="1793" w:author="haha" w:date="2018-11-27T09:47:00Z"/>
          <w:trPrChange w:id="1794" w:author="haha" w:date="2018-11-27T09:54:00Z">
            <w:trPr>
              <w:trHeight w:val="272"/>
            </w:trPr>
          </w:trPrChange>
        </w:trPr>
        <w:tc>
          <w:tcPr>
            <w:tcW w:w="802" w:type="dxa"/>
            <w:tcPrChange w:id="1795" w:author="haha" w:date="2018-11-27T09:54:00Z">
              <w:tcPr>
                <w:tcW w:w="802" w:type="dxa"/>
              </w:tcPr>
            </w:tcPrChange>
          </w:tcPr>
          <w:p w14:paraId="294ADAA9" w14:textId="77777777" w:rsidR="00F367BE" w:rsidRDefault="00F367BE" w:rsidP="00F367BE">
            <w:pPr>
              <w:widowControl/>
              <w:jc w:val="center"/>
              <w:rPr>
                <w:ins w:id="1796" w:author="haha" w:date="2018-11-27T09:47:00Z"/>
                <w:rFonts w:ascii="微软雅黑" w:eastAsia="微软雅黑" w:hAnsi="微软雅黑" w:cs="微软雅黑"/>
                <w:sz w:val="18"/>
                <w:szCs w:val="18"/>
              </w:rPr>
            </w:pPr>
            <w:ins w:id="1797" w:author="haha" w:date="2018-11-27T09:47:00Z">
              <w:r>
                <w:rPr>
                  <w:rFonts w:ascii="微软雅黑" w:eastAsia="微软雅黑" w:hAnsi="微软雅黑" w:cs="微软雅黑" w:hint="eastAsia"/>
                  <w:sz w:val="18"/>
                  <w:szCs w:val="18"/>
                </w:rPr>
                <w:t>3</w:t>
              </w:r>
            </w:ins>
          </w:p>
        </w:tc>
        <w:tc>
          <w:tcPr>
            <w:tcW w:w="1309" w:type="dxa"/>
            <w:gridSpan w:val="2"/>
            <w:tcPrChange w:id="1798" w:author="haha" w:date="2018-11-27T09:54:00Z">
              <w:tcPr>
                <w:tcW w:w="1309" w:type="dxa"/>
                <w:gridSpan w:val="2"/>
              </w:tcPr>
            </w:tcPrChange>
          </w:tcPr>
          <w:p w14:paraId="37B35066" w14:textId="3D295943" w:rsidR="00F367BE" w:rsidRDefault="00F367BE" w:rsidP="00F367BE">
            <w:pPr>
              <w:widowControl/>
              <w:jc w:val="left"/>
              <w:rPr>
                <w:ins w:id="1799" w:author="haha" w:date="2018-11-27T09:47:00Z"/>
                <w:rFonts w:ascii="微软雅黑" w:eastAsia="微软雅黑" w:hAnsi="微软雅黑" w:cs="微软雅黑"/>
                <w:color w:val="000000"/>
                <w:sz w:val="18"/>
                <w:szCs w:val="18"/>
              </w:rPr>
            </w:pPr>
            <w:ins w:id="1800" w:author="haha" w:date="2018-11-27T09:50:00Z">
              <w:r>
                <w:rPr>
                  <w:rFonts w:ascii="微软雅黑" w:eastAsia="微软雅黑" w:hAnsi="微软雅黑" w:cs="微软雅黑" w:hint="eastAsia"/>
                  <w:color w:val="000000"/>
                  <w:sz w:val="18"/>
                  <w:szCs w:val="18"/>
                </w:rPr>
                <w:t>确认密码</w:t>
              </w:r>
            </w:ins>
          </w:p>
        </w:tc>
        <w:tc>
          <w:tcPr>
            <w:tcW w:w="3000" w:type="dxa"/>
            <w:tcPrChange w:id="1801" w:author="haha" w:date="2018-11-27T09:54:00Z">
              <w:tcPr>
                <w:tcW w:w="3000" w:type="dxa"/>
              </w:tcPr>
            </w:tcPrChange>
          </w:tcPr>
          <w:p w14:paraId="75202C13" w14:textId="11801C1A" w:rsidR="00F367BE" w:rsidRDefault="00F367BE" w:rsidP="00F367BE">
            <w:pPr>
              <w:widowControl/>
              <w:jc w:val="left"/>
              <w:rPr>
                <w:ins w:id="1802" w:author="haha" w:date="2018-11-27T09:47:00Z"/>
                <w:rFonts w:ascii="微软雅黑" w:eastAsia="微软雅黑" w:hAnsi="微软雅黑" w:cs="微软雅黑"/>
                <w:color w:val="000000"/>
                <w:sz w:val="18"/>
                <w:szCs w:val="18"/>
              </w:rPr>
            </w:pPr>
            <w:ins w:id="1803" w:author="haha" w:date="2018-11-27T09:50:00Z">
              <w:r>
                <w:rPr>
                  <w:rFonts w:ascii="微软雅黑" w:eastAsia="微软雅黑" w:hAnsi="微软雅黑" w:cs="微软雅黑" w:hint="eastAsia"/>
                  <w:color w:val="000000"/>
                  <w:sz w:val="18"/>
                  <w:szCs w:val="18"/>
                </w:rPr>
                <w:t>同新密码一致区分大小写</w:t>
              </w:r>
            </w:ins>
          </w:p>
        </w:tc>
        <w:tc>
          <w:tcPr>
            <w:tcW w:w="3209" w:type="dxa"/>
            <w:tcPrChange w:id="1804" w:author="haha" w:date="2018-11-27T09:54:00Z">
              <w:tcPr>
                <w:tcW w:w="3209" w:type="dxa"/>
              </w:tcPr>
            </w:tcPrChange>
          </w:tcPr>
          <w:p w14:paraId="6E47B8A1" w14:textId="77777777" w:rsidR="00F367BE" w:rsidRDefault="00F367BE" w:rsidP="00F367BE">
            <w:pPr>
              <w:pStyle w:val="Axure"/>
              <w:rPr>
                <w:ins w:id="1805" w:author="haha" w:date="2018-11-27T09:47:00Z"/>
                <w:rFonts w:ascii="微软雅黑" w:eastAsia="微软雅黑" w:hAnsi="微软雅黑" w:cs="微软雅黑"/>
                <w:sz w:val="18"/>
                <w:szCs w:val="18"/>
              </w:rPr>
            </w:pPr>
          </w:p>
        </w:tc>
        <w:tc>
          <w:tcPr>
            <w:tcW w:w="1712" w:type="dxa"/>
            <w:tcPrChange w:id="1806" w:author="haha" w:date="2018-11-27T09:54:00Z">
              <w:tcPr>
                <w:tcW w:w="1712" w:type="dxa"/>
              </w:tcPr>
            </w:tcPrChange>
          </w:tcPr>
          <w:p w14:paraId="5082EFB3" w14:textId="74298EB3" w:rsidR="00F367BE" w:rsidRDefault="00F367BE" w:rsidP="00F367BE">
            <w:pPr>
              <w:widowControl/>
              <w:jc w:val="left"/>
              <w:rPr>
                <w:ins w:id="1807" w:author="haha" w:date="2018-11-27T09:47:00Z"/>
                <w:rFonts w:ascii="微软雅黑" w:eastAsia="微软雅黑" w:hAnsi="微软雅黑" w:cs="微软雅黑"/>
                <w:sz w:val="18"/>
                <w:szCs w:val="18"/>
              </w:rPr>
            </w:pPr>
            <w:ins w:id="1808" w:author="haha" w:date="2018-11-27T09:50:00Z">
              <w:r>
                <w:rPr>
                  <w:rFonts w:ascii="微软雅黑" w:eastAsia="微软雅黑" w:hAnsi="微软雅黑" w:cs="微软雅黑" w:hint="eastAsia"/>
                  <w:sz w:val="18"/>
                  <w:szCs w:val="18"/>
                </w:rPr>
                <w:t>当前密码与新密码</w:t>
              </w:r>
            </w:ins>
            <w:ins w:id="1809" w:author="haha" w:date="2018-11-27T09:51:00Z">
              <w:r>
                <w:rPr>
                  <w:rFonts w:ascii="微软雅黑" w:eastAsia="微软雅黑" w:hAnsi="微软雅黑" w:cs="微软雅黑" w:hint="eastAsia"/>
                  <w:sz w:val="18"/>
                  <w:szCs w:val="18"/>
                </w:rPr>
                <w:t>不一致</w:t>
              </w:r>
            </w:ins>
          </w:p>
        </w:tc>
      </w:tr>
      <w:tr w:rsidR="00F367BE" w14:paraId="5CABC42D" w14:textId="77777777" w:rsidTr="00F3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810" w:author="haha" w:date="2018-11-27T09:54: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72"/>
          <w:ins w:id="1811" w:author="haha" w:date="2018-11-27T09:47:00Z"/>
          <w:trPrChange w:id="1812" w:author="haha" w:date="2018-11-27T09:54:00Z">
            <w:trPr>
              <w:trHeight w:val="272"/>
            </w:trPr>
          </w:trPrChange>
        </w:trPr>
        <w:tc>
          <w:tcPr>
            <w:tcW w:w="802" w:type="dxa"/>
            <w:tcPrChange w:id="1813" w:author="haha" w:date="2018-11-27T09:54:00Z">
              <w:tcPr>
                <w:tcW w:w="802" w:type="dxa"/>
              </w:tcPr>
            </w:tcPrChange>
          </w:tcPr>
          <w:p w14:paraId="0E54B9D7" w14:textId="77777777" w:rsidR="00F367BE" w:rsidRDefault="00F367BE" w:rsidP="00F367BE">
            <w:pPr>
              <w:widowControl/>
              <w:jc w:val="center"/>
              <w:rPr>
                <w:ins w:id="1814" w:author="haha" w:date="2018-11-27T09:47:00Z"/>
                <w:rFonts w:ascii="微软雅黑" w:eastAsia="微软雅黑" w:hAnsi="微软雅黑" w:cs="微软雅黑"/>
                <w:sz w:val="18"/>
                <w:szCs w:val="18"/>
              </w:rPr>
            </w:pPr>
            <w:ins w:id="1815" w:author="haha" w:date="2018-11-27T09:47:00Z">
              <w:r>
                <w:rPr>
                  <w:rFonts w:ascii="微软雅黑" w:eastAsia="微软雅黑" w:hAnsi="微软雅黑" w:cs="微软雅黑" w:hint="eastAsia"/>
                  <w:sz w:val="18"/>
                  <w:szCs w:val="18"/>
                </w:rPr>
                <w:t>4</w:t>
              </w:r>
            </w:ins>
          </w:p>
        </w:tc>
        <w:tc>
          <w:tcPr>
            <w:tcW w:w="1309" w:type="dxa"/>
            <w:gridSpan w:val="2"/>
            <w:tcPrChange w:id="1816" w:author="haha" w:date="2018-11-27T09:54:00Z">
              <w:tcPr>
                <w:tcW w:w="1309" w:type="dxa"/>
                <w:gridSpan w:val="2"/>
              </w:tcPr>
            </w:tcPrChange>
          </w:tcPr>
          <w:p w14:paraId="636A309D" w14:textId="347DD682" w:rsidR="00F367BE" w:rsidRDefault="00F367BE" w:rsidP="00F367BE">
            <w:pPr>
              <w:widowControl/>
              <w:jc w:val="left"/>
              <w:rPr>
                <w:ins w:id="1817" w:author="haha" w:date="2018-11-27T09:47:00Z"/>
                <w:rFonts w:ascii="微软雅黑" w:eastAsia="微软雅黑" w:hAnsi="微软雅黑" w:cs="微软雅黑"/>
                <w:color w:val="000000"/>
                <w:sz w:val="18"/>
                <w:szCs w:val="18"/>
              </w:rPr>
            </w:pPr>
            <w:ins w:id="1818" w:author="haha" w:date="2018-11-27T09:51:00Z">
              <w:r>
                <w:rPr>
                  <w:rFonts w:ascii="微软雅黑" w:eastAsia="微软雅黑" w:hAnsi="微软雅黑" w:cs="微软雅黑" w:hint="eastAsia"/>
                  <w:color w:val="000000"/>
                  <w:sz w:val="18"/>
                  <w:szCs w:val="18"/>
                </w:rPr>
                <w:t>保存按钮</w:t>
              </w:r>
            </w:ins>
          </w:p>
        </w:tc>
        <w:tc>
          <w:tcPr>
            <w:tcW w:w="3000" w:type="dxa"/>
            <w:tcPrChange w:id="1819" w:author="haha" w:date="2018-11-27T09:54:00Z">
              <w:tcPr>
                <w:tcW w:w="3000" w:type="dxa"/>
              </w:tcPr>
            </w:tcPrChange>
          </w:tcPr>
          <w:p w14:paraId="7BD7EA1F" w14:textId="7A07796C" w:rsidR="00F367BE" w:rsidRDefault="00F367BE" w:rsidP="00F367BE">
            <w:pPr>
              <w:widowControl/>
              <w:jc w:val="left"/>
              <w:rPr>
                <w:ins w:id="1820" w:author="haha" w:date="2018-11-27T09:47:00Z"/>
                <w:rFonts w:ascii="微软雅黑" w:eastAsia="微软雅黑" w:hAnsi="微软雅黑" w:cs="微软雅黑"/>
                <w:color w:val="000000"/>
                <w:sz w:val="18"/>
                <w:szCs w:val="18"/>
              </w:rPr>
            </w:pPr>
            <w:ins w:id="1821" w:author="haha" w:date="2018-11-27T09:51:00Z">
              <w:r>
                <w:rPr>
                  <w:rFonts w:ascii="微软雅黑" w:eastAsia="微软雅黑" w:hAnsi="微软雅黑" w:cs="微软雅黑" w:hint="eastAsia"/>
                  <w:color w:val="000000"/>
                  <w:sz w:val="18"/>
                  <w:szCs w:val="18"/>
                </w:rPr>
                <w:t>可点击（退出系统重新登录）</w:t>
              </w:r>
            </w:ins>
          </w:p>
        </w:tc>
        <w:tc>
          <w:tcPr>
            <w:tcW w:w="3209" w:type="dxa"/>
            <w:tcPrChange w:id="1822" w:author="haha" w:date="2018-11-27T09:54:00Z">
              <w:tcPr>
                <w:tcW w:w="3209" w:type="dxa"/>
              </w:tcPr>
            </w:tcPrChange>
          </w:tcPr>
          <w:p w14:paraId="253DA777" w14:textId="70A5E15C" w:rsidR="00F367BE" w:rsidRDefault="00F367BE" w:rsidP="00F367BE">
            <w:pPr>
              <w:pStyle w:val="Axure"/>
              <w:rPr>
                <w:ins w:id="1823" w:author="haha" w:date="2018-11-27T09:47:00Z"/>
                <w:rFonts w:ascii="微软雅黑" w:eastAsia="微软雅黑" w:hAnsi="微软雅黑" w:cs="微软雅黑"/>
                <w:sz w:val="18"/>
                <w:szCs w:val="18"/>
              </w:rPr>
            </w:pPr>
            <w:ins w:id="1824" w:author="haha" w:date="2018-11-27T09:51:00Z">
              <w:r>
                <w:rPr>
                  <w:rFonts w:ascii="微软雅黑" w:eastAsia="微软雅黑" w:hAnsi="微软雅黑" w:cs="微软雅黑" w:hint="eastAsia"/>
                  <w:sz w:val="18"/>
                  <w:szCs w:val="18"/>
                </w:rPr>
                <w:t>登录页面</w:t>
              </w:r>
            </w:ins>
          </w:p>
        </w:tc>
        <w:tc>
          <w:tcPr>
            <w:tcW w:w="1712" w:type="dxa"/>
            <w:tcPrChange w:id="1825" w:author="haha" w:date="2018-11-27T09:54:00Z">
              <w:tcPr>
                <w:tcW w:w="1712" w:type="dxa"/>
              </w:tcPr>
            </w:tcPrChange>
          </w:tcPr>
          <w:p w14:paraId="494E51FA" w14:textId="6C385E14" w:rsidR="00F367BE" w:rsidRDefault="00F367BE" w:rsidP="00F367BE">
            <w:pPr>
              <w:widowControl/>
              <w:jc w:val="left"/>
              <w:rPr>
                <w:ins w:id="1826" w:author="haha" w:date="2018-11-27T09:47:00Z"/>
                <w:rFonts w:ascii="微软雅黑" w:eastAsia="微软雅黑" w:hAnsi="微软雅黑" w:cs="微软雅黑"/>
                <w:sz w:val="18"/>
                <w:szCs w:val="18"/>
              </w:rPr>
            </w:pPr>
          </w:p>
        </w:tc>
      </w:tr>
      <w:tr w:rsidR="00F367BE" w14:paraId="4B8C2B30" w14:textId="77777777" w:rsidTr="00F3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827" w:author="haha" w:date="2018-11-27T09:54: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72"/>
          <w:ins w:id="1828" w:author="haha" w:date="2018-11-27T09:47:00Z"/>
          <w:trPrChange w:id="1829" w:author="haha" w:date="2018-11-27T09:54:00Z">
            <w:trPr>
              <w:trHeight w:val="272"/>
            </w:trPr>
          </w:trPrChange>
        </w:trPr>
        <w:tc>
          <w:tcPr>
            <w:tcW w:w="802" w:type="dxa"/>
            <w:tcPrChange w:id="1830" w:author="haha" w:date="2018-11-27T09:54:00Z">
              <w:tcPr>
                <w:tcW w:w="802" w:type="dxa"/>
              </w:tcPr>
            </w:tcPrChange>
          </w:tcPr>
          <w:p w14:paraId="4491E2D1" w14:textId="77777777" w:rsidR="00F367BE" w:rsidRDefault="00F367BE" w:rsidP="00F367BE">
            <w:pPr>
              <w:widowControl/>
              <w:jc w:val="center"/>
              <w:rPr>
                <w:ins w:id="1831" w:author="haha" w:date="2018-11-27T09:47:00Z"/>
                <w:rFonts w:ascii="微软雅黑" w:eastAsia="微软雅黑" w:hAnsi="微软雅黑" w:cs="微软雅黑"/>
                <w:sz w:val="18"/>
                <w:szCs w:val="18"/>
              </w:rPr>
            </w:pPr>
            <w:ins w:id="1832" w:author="haha" w:date="2018-11-27T09:47:00Z">
              <w:r>
                <w:rPr>
                  <w:rFonts w:ascii="微软雅黑" w:eastAsia="微软雅黑" w:hAnsi="微软雅黑" w:cs="微软雅黑" w:hint="eastAsia"/>
                  <w:sz w:val="18"/>
                  <w:szCs w:val="18"/>
                </w:rPr>
                <w:t>5</w:t>
              </w:r>
            </w:ins>
          </w:p>
        </w:tc>
        <w:tc>
          <w:tcPr>
            <w:tcW w:w="1309" w:type="dxa"/>
            <w:gridSpan w:val="2"/>
            <w:tcPrChange w:id="1833" w:author="haha" w:date="2018-11-27T09:54:00Z">
              <w:tcPr>
                <w:tcW w:w="1309" w:type="dxa"/>
                <w:gridSpan w:val="2"/>
              </w:tcPr>
            </w:tcPrChange>
          </w:tcPr>
          <w:p w14:paraId="2BB7380E" w14:textId="3A9FB4B6" w:rsidR="00F367BE" w:rsidRDefault="00F367BE" w:rsidP="00F367BE">
            <w:pPr>
              <w:widowControl/>
              <w:jc w:val="left"/>
              <w:rPr>
                <w:ins w:id="1834" w:author="haha" w:date="2018-11-27T09:47:00Z"/>
                <w:rFonts w:ascii="微软雅黑" w:eastAsia="微软雅黑" w:hAnsi="微软雅黑" w:cs="微软雅黑"/>
                <w:color w:val="000000"/>
                <w:sz w:val="18"/>
                <w:szCs w:val="18"/>
              </w:rPr>
            </w:pPr>
            <w:ins w:id="1835" w:author="haha" w:date="2018-11-27T09:52:00Z">
              <w:r>
                <w:rPr>
                  <w:rFonts w:ascii="微软雅黑" w:eastAsia="微软雅黑" w:hAnsi="微软雅黑" w:cs="微软雅黑" w:hint="eastAsia"/>
                  <w:color w:val="000000"/>
                  <w:sz w:val="18"/>
                  <w:szCs w:val="18"/>
                </w:rPr>
                <w:t>返回</w:t>
              </w:r>
            </w:ins>
          </w:p>
        </w:tc>
        <w:tc>
          <w:tcPr>
            <w:tcW w:w="3000" w:type="dxa"/>
            <w:tcPrChange w:id="1836" w:author="haha" w:date="2018-11-27T09:54:00Z">
              <w:tcPr>
                <w:tcW w:w="3000" w:type="dxa"/>
              </w:tcPr>
            </w:tcPrChange>
          </w:tcPr>
          <w:p w14:paraId="2EEE398B" w14:textId="443E67C4" w:rsidR="00F367BE" w:rsidRDefault="00F367BE" w:rsidP="00F367BE">
            <w:pPr>
              <w:widowControl/>
              <w:jc w:val="left"/>
              <w:rPr>
                <w:ins w:id="1837" w:author="haha" w:date="2018-11-27T09:47:00Z"/>
                <w:rFonts w:ascii="微软雅黑" w:eastAsia="微软雅黑" w:hAnsi="微软雅黑" w:cs="微软雅黑"/>
                <w:color w:val="000000"/>
                <w:sz w:val="18"/>
                <w:szCs w:val="18"/>
              </w:rPr>
            </w:pPr>
            <w:ins w:id="1838" w:author="haha" w:date="2018-11-27T09:52:00Z">
              <w:r>
                <w:rPr>
                  <w:rFonts w:ascii="微软雅黑" w:eastAsia="微软雅黑" w:hAnsi="微软雅黑" w:cs="微软雅黑" w:hint="eastAsia"/>
                  <w:color w:val="000000"/>
                  <w:sz w:val="18"/>
                  <w:szCs w:val="18"/>
                </w:rPr>
                <w:t>可点击</w:t>
              </w:r>
            </w:ins>
          </w:p>
        </w:tc>
        <w:tc>
          <w:tcPr>
            <w:tcW w:w="3209" w:type="dxa"/>
            <w:tcPrChange w:id="1839" w:author="haha" w:date="2018-11-27T09:54:00Z">
              <w:tcPr>
                <w:tcW w:w="3209" w:type="dxa"/>
              </w:tcPr>
            </w:tcPrChange>
          </w:tcPr>
          <w:p w14:paraId="042255C7" w14:textId="291FA1F2" w:rsidR="00F367BE" w:rsidRDefault="00F367BE" w:rsidP="00F367BE">
            <w:pPr>
              <w:pStyle w:val="Axure"/>
              <w:rPr>
                <w:ins w:id="1840" w:author="haha" w:date="2018-11-27T09:47:00Z"/>
                <w:rFonts w:ascii="微软雅黑" w:eastAsia="微软雅黑" w:hAnsi="微软雅黑" w:cs="微软雅黑"/>
                <w:sz w:val="18"/>
                <w:szCs w:val="18"/>
              </w:rPr>
            </w:pPr>
            <w:ins w:id="1841" w:author="haha" w:date="2018-11-27T09:53:00Z">
              <w:r>
                <w:rPr>
                  <w:rFonts w:ascii="微软雅黑" w:eastAsia="微软雅黑" w:hAnsi="微软雅黑" w:cs="微软雅黑" w:hint="eastAsia"/>
                  <w:sz w:val="18"/>
                  <w:szCs w:val="18"/>
                </w:rPr>
                <w:t>首页</w:t>
              </w:r>
            </w:ins>
          </w:p>
        </w:tc>
        <w:tc>
          <w:tcPr>
            <w:tcW w:w="1712" w:type="dxa"/>
            <w:tcPrChange w:id="1842" w:author="haha" w:date="2018-11-27T09:54:00Z">
              <w:tcPr>
                <w:tcW w:w="1712" w:type="dxa"/>
              </w:tcPr>
            </w:tcPrChange>
          </w:tcPr>
          <w:p w14:paraId="34416353" w14:textId="568ECF50" w:rsidR="00F367BE" w:rsidRDefault="004C06B1" w:rsidP="00F367BE">
            <w:pPr>
              <w:widowControl/>
              <w:jc w:val="left"/>
              <w:rPr>
                <w:ins w:id="1843" w:author="haha" w:date="2018-11-27T09:47:00Z"/>
                <w:rFonts w:ascii="微软雅黑" w:eastAsia="微软雅黑" w:hAnsi="微软雅黑" w:cs="微软雅黑"/>
                <w:sz w:val="18"/>
                <w:szCs w:val="18"/>
              </w:rPr>
            </w:pPr>
            <w:ins w:id="1844" w:author="haha" w:date="2018-11-27T10:55:00Z">
              <w:r>
                <w:rPr>
                  <w:rFonts w:ascii="微软雅黑" w:eastAsia="微软雅黑" w:hAnsi="微软雅黑" w:cs="微软雅黑" w:hint="eastAsia"/>
                  <w:sz w:val="18"/>
                  <w:szCs w:val="18"/>
                </w:rPr>
                <w:t>密码修改失败</w:t>
              </w:r>
            </w:ins>
          </w:p>
        </w:tc>
      </w:tr>
    </w:tbl>
    <w:p w14:paraId="308BDE69" w14:textId="77777777" w:rsidR="00F367BE" w:rsidRPr="00F367BE" w:rsidRDefault="00F367BE">
      <w:pPr>
        <w:rPr>
          <w:noProof/>
          <w:rPrChange w:id="1845" w:author="haha" w:date="2018-11-27T09:47:00Z">
            <w:rPr/>
          </w:rPrChange>
        </w:rPr>
      </w:pPr>
    </w:p>
    <w:sectPr w:rsidR="00F367BE" w:rsidRPr="00F367BE">
      <w:footerReference w:type="default" r:id="rId5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4" w:author="haha" w:date="2018-12-05T09:38:00Z" w:initials="h">
    <w:p w14:paraId="6E57B195" w14:textId="0300FAF6" w:rsidR="00F11FAF" w:rsidRDefault="00F11FAF">
      <w:pPr>
        <w:pStyle w:val="ab"/>
      </w:pPr>
      <w:r>
        <w:rPr>
          <w:rStyle w:val="aa"/>
        </w:rPr>
        <w:annotationRef/>
      </w:r>
      <w:r>
        <w:rPr>
          <w:rFonts w:hint="eastAsia"/>
        </w:rPr>
        <w:t>名单批次改为任务名称</w:t>
      </w:r>
    </w:p>
  </w:comment>
  <w:comment w:id="195" w:author="haha" w:date="2018-12-10T17:35:00Z" w:initials="h">
    <w:p w14:paraId="3B3BD968" w14:textId="53FA259E" w:rsidR="00F11FAF" w:rsidRDefault="00F11FAF">
      <w:pPr>
        <w:pStyle w:val="ab"/>
      </w:pPr>
      <w:r>
        <w:rPr>
          <w:rStyle w:val="aa"/>
        </w:rPr>
        <w:annotationRef/>
      </w:r>
      <w:r w:rsidRPr="00B02F56">
        <w:rPr>
          <w:rFonts w:hint="eastAsia"/>
          <w:highlight w:val="darkGray"/>
        </w:rPr>
        <w:t>按钮搜索改为查询</w:t>
      </w:r>
    </w:p>
  </w:comment>
  <w:comment w:id="241" w:author="haha" w:date="2018-12-05T09:41:00Z" w:initials="h">
    <w:p w14:paraId="791A138C" w14:textId="2D977FA4" w:rsidR="00F11FAF" w:rsidRDefault="00F11FAF">
      <w:pPr>
        <w:pStyle w:val="ab"/>
      </w:pPr>
      <w:r>
        <w:rPr>
          <w:rStyle w:val="aa"/>
        </w:rPr>
        <w:annotationRef/>
      </w:r>
      <w:r>
        <w:rPr>
          <w:rFonts w:hint="eastAsia"/>
        </w:rPr>
        <w:t>一个任务不可提交同一产品。</w:t>
      </w:r>
    </w:p>
  </w:comment>
  <w:comment w:id="242" w:author="haha" w:date="2018-12-05T09:39:00Z" w:initials="h">
    <w:p w14:paraId="4B9ADC4F" w14:textId="77777777" w:rsidR="00F11FAF" w:rsidRDefault="00F11FAF">
      <w:pPr>
        <w:pStyle w:val="ab"/>
      </w:pPr>
      <w:r>
        <w:rPr>
          <w:rStyle w:val="aa"/>
        </w:rPr>
        <w:annotationRef/>
      </w:r>
      <w:r>
        <w:rPr>
          <w:rFonts w:hint="eastAsia"/>
        </w:rPr>
        <w:t>左侧话术命名改为产品名称（专员可根据当天产品对应相关话术）</w:t>
      </w:r>
    </w:p>
    <w:p w14:paraId="38EA50A8" w14:textId="6AC4E349" w:rsidR="00F11FAF" w:rsidRPr="00AE556D" w:rsidRDefault="00F11FAF">
      <w:pPr>
        <w:pStyle w:val="ab"/>
      </w:pPr>
      <w:r>
        <w:rPr>
          <w:rFonts w:hint="eastAsia"/>
        </w:rPr>
        <w:t>外呼状态及备注不填写无法保存</w:t>
      </w:r>
    </w:p>
  </w:comment>
  <w:comment w:id="243" w:author="Microsoft Office User" w:date="2018-11-26T14:08:00Z" w:initials="MOU">
    <w:p w14:paraId="12004350" w14:textId="77777777" w:rsidR="00F11FAF" w:rsidRDefault="00F11FAF">
      <w:pPr>
        <w:pStyle w:val="ab"/>
      </w:pPr>
      <w:r>
        <w:rPr>
          <w:rStyle w:val="aa"/>
        </w:rPr>
        <w:annotationRef/>
      </w:r>
      <w:r>
        <w:rPr>
          <w:rFonts w:hint="eastAsia"/>
        </w:rPr>
        <w:t>添加名单申请功能</w:t>
      </w:r>
    </w:p>
  </w:comment>
  <w:comment w:id="335" w:author="haha" w:date="2018-12-07T18:41:00Z" w:initials="h">
    <w:p w14:paraId="26B60354" w14:textId="77777777" w:rsidR="00F11FAF" w:rsidRDefault="00F11FAF">
      <w:pPr>
        <w:pStyle w:val="ab"/>
        <w:rPr>
          <w:rFonts w:ascii="微软雅黑" w:eastAsia="微软雅黑" w:hAnsi="微软雅黑" w:cs="微软雅黑"/>
          <w:color w:val="000000"/>
          <w:sz w:val="18"/>
          <w:szCs w:val="18"/>
          <w:highlight w:val="red"/>
        </w:rPr>
      </w:pPr>
      <w:r>
        <w:rPr>
          <w:rStyle w:val="aa"/>
        </w:rPr>
        <w:annotationRef/>
      </w:r>
      <w:r w:rsidRPr="00B5018C">
        <w:rPr>
          <w:rFonts w:hint="eastAsia"/>
          <w:highlight w:val="red"/>
        </w:rPr>
        <w:t>新增上传按钮，点击弹出上传名单弹框，只可以上传名单，支持</w:t>
      </w:r>
      <w:proofErr w:type="spellStart"/>
      <w:r w:rsidRPr="00B5018C">
        <w:rPr>
          <w:rFonts w:hint="eastAsia"/>
          <w:highlight w:val="red"/>
        </w:rPr>
        <w:t>c</w:t>
      </w:r>
      <w:r w:rsidRPr="00B5018C">
        <w:rPr>
          <w:highlight w:val="red"/>
        </w:rPr>
        <w:t>sv,xlsx</w:t>
      </w:r>
      <w:proofErr w:type="spellEnd"/>
      <w:r w:rsidRPr="00B5018C">
        <w:rPr>
          <w:rFonts w:hint="eastAsia"/>
          <w:highlight w:val="red"/>
        </w:rPr>
        <w:t>格式，添加任务处不可上传名单</w:t>
      </w:r>
      <w:r>
        <w:rPr>
          <w:rFonts w:hint="eastAsia"/>
          <w:highlight w:val="red"/>
        </w:rPr>
        <w:t>，</w:t>
      </w:r>
      <w:r w:rsidRPr="00B5018C">
        <w:rPr>
          <w:rFonts w:ascii="微软雅黑" w:eastAsia="微软雅黑" w:hAnsi="微软雅黑" w:cs="微软雅黑" w:hint="eastAsia"/>
          <w:sz w:val="18"/>
          <w:szCs w:val="18"/>
          <w:highlight w:val="red"/>
        </w:rPr>
        <w:t>上传完成后显示系统已自动删除XX条名单</w:t>
      </w:r>
      <w:r>
        <w:rPr>
          <w:rFonts w:ascii="微软雅黑" w:eastAsia="微软雅黑" w:hAnsi="微软雅黑" w:cs="微软雅黑" w:hint="eastAsia"/>
          <w:sz w:val="18"/>
          <w:szCs w:val="18"/>
          <w:highlight w:val="red"/>
        </w:rPr>
        <w:t>名单属性</w:t>
      </w:r>
      <w:r w:rsidRPr="00B5018C">
        <w:rPr>
          <w:rFonts w:ascii="微软雅黑" w:eastAsia="微软雅黑" w:hAnsi="微软雅黑" w:cs="微软雅黑" w:hint="eastAsia"/>
          <w:color w:val="000000"/>
          <w:sz w:val="18"/>
          <w:szCs w:val="18"/>
          <w:highlight w:val="red"/>
        </w:rPr>
        <w:t>默认请选择（草稿名单，白名单，普通名单）根据此属性对上传名单生成名单批次号</w:t>
      </w:r>
    </w:p>
    <w:p w14:paraId="3D117A53" w14:textId="0447A119" w:rsidR="00F11FAF" w:rsidRDefault="00F11FAF">
      <w:pPr>
        <w:pStyle w:val="ab"/>
      </w:pPr>
      <w:r w:rsidRPr="0018525D">
        <w:rPr>
          <w:rFonts w:hint="eastAsia"/>
          <w:highlight w:val="darkGray"/>
        </w:rPr>
        <w:t>删除按钮去掉</w:t>
      </w:r>
    </w:p>
  </w:comment>
  <w:comment w:id="339" w:author="haha" w:date="2018-12-05T17:50:00Z" w:initials="h">
    <w:p w14:paraId="3B7F7E02" w14:textId="3FB3326C" w:rsidR="00F11FAF" w:rsidRDefault="00F11FAF">
      <w:pPr>
        <w:pStyle w:val="ab"/>
      </w:pPr>
      <w:r>
        <w:rPr>
          <w:rStyle w:val="aa"/>
        </w:rPr>
        <w:annotationRef/>
      </w:r>
      <w:r w:rsidRPr="001F4E8D">
        <w:rPr>
          <w:rFonts w:ascii="Open Sans" w:hAnsi="Open Sans" w:cs="Open Sans"/>
          <w:color w:val="333333"/>
          <w:highlight w:val="yellow"/>
          <w:shd w:val="clear" w:color="auto" w:fill="FFFFFF"/>
        </w:rPr>
        <w:t>冻结状态下已分配出去的名单不能再拨打了收回到任务里</w:t>
      </w:r>
    </w:p>
  </w:comment>
  <w:comment w:id="340" w:author="haha" w:date="2018-12-05T09:43:00Z" w:initials="h">
    <w:p w14:paraId="032E7C2B" w14:textId="20C7F3AB" w:rsidR="00F11FAF" w:rsidRDefault="00F11FAF">
      <w:pPr>
        <w:pStyle w:val="ab"/>
      </w:pPr>
      <w:r>
        <w:rPr>
          <w:rStyle w:val="aa"/>
        </w:rPr>
        <w:annotationRef/>
      </w:r>
      <w:r>
        <w:rPr>
          <w:rFonts w:hint="eastAsia"/>
        </w:rPr>
        <w:t>新增日期筛选，失效时间删除</w:t>
      </w:r>
    </w:p>
  </w:comment>
  <w:comment w:id="346" w:author="haha" w:date="2018-12-06T13:42:00Z" w:initials="h">
    <w:p w14:paraId="7DFF0C16" w14:textId="7F312A67" w:rsidR="00F11FAF" w:rsidRDefault="00F11FAF">
      <w:pPr>
        <w:pStyle w:val="ab"/>
      </w:pPr>
      <w:r>
        <w:rPr>
          <w:rStyle w:val="aa"/>
        </w:rPr>
        <w:annotationRef/>
      </w:r>
    </w:p>
  </w:comment>
  <w:comment w:id="355" w:author="haha" w:date="2018-12-05T10:01:00Z" w:initials="h">
    <w:p w14:paraId="3D2F593E" w14:textId="4642B229" w:rsidR="00F11FAF" w:rsidRDefault="00F11FAF">
      <w:pPr>
        <w:pStyle w:val="ab"/>
      </w:pPr>
      <w:r>
        <w:rPr>
          <w:rStyle w:val="aa"/>
        </w:rPr>
        <w:annotationRef/>
      </w:r>
      <w:r>
        <w:rPr>
          <w:rFonts w:hint="eastAsia"/>
        </w:rPr>
        <w:t>在此页面删除，控制外呼主管页面，外呼主管不控制机构管理员，</w:t>
      </w:r>
    </w:p>
  </w:comment>
  <w:comment w:id="358" w:author="haha" w:date="2018-12-06T13:43:00Z" w:initials="h">
    <w:p w14:paraId="58031D3C" w14:textId="0AB66F6E" w:rsidR="00F11FAF" w:rsidRDefault="00F11FAF">
      <w:pPr>
        <w:pStyle w:val="ab"/>
      </w:pPr>
      <w:r>
        <w:rPr>
          <w:rStyle w:val="aa"/>
        </w:rPr>
        <w:annotationRef/>
      </w:r>
      <w:r w:rsidRPr="0092485D">
        <w:rPr>
          <w:rFonts w:hint="eastAsia"/>
          <w:highlight w:val="darkCyan"/>
        </w:rPr>
        <w:t>1</w:t>
      </w:r>
      <w:r w:rsidRPr="0092485D">
        <w:rPr>
          <w:highlight w:val="darkCyan"/>
        </w:rPr>
        <w:t>2.6</w:t>
      </w:r>
      <w:r w:rsidRPr="0092485D">
        <w:rPr>
          <w:rFonts w:hint="eastAsia"/>
          <w:highlight w:val="darkCyan"/>
        </w:rPr>
        <w:t>更改不显示删除按钮了用排序方式达到效果，排序方式按首先是已激活的，生效的并且未完成的放在前面，然后剩下状态已生效时间的倒叙排序</w:t>
      </w:r>
    </w:p>
  </w:comment>
  <w:comment w:id="389" w:author="haha" w:date="2018-12-06T13:47:00Z" w:initials="h">
    <w:p w14:paraId="0039D178" w14:textId="0D8E0A44" w:rsidR="00F11FAF" w:rsidRDefault="00F11FAF">
      <w:pPr>
        <w:pStyle w:val="ab"/>
      </w:pPr>
      <w:r>
        <w:rPr>
          <w:rStyle w:val="aa"/>
        </w:rPr>
        <w:annotationRef/>
      </w:r>
      <w:r w:rsidRPr="0092485D">
        <w:rPr>
          <w:rFonts w:hint="eastAsia"/>
          <w:highlight w:val="darkCyan"/>
        </w:rPr>
        <w:t>1</w:t>
      </w:r>
      <w:r w:rsidRPr="0092485D">
        <w:rPr>
          <w:highlight w:val="darkCyan"/>
        </w:rPr>
        <w:t>2.6</w:t>
      </w:r>
      <w:r w:rsidRPr="0092485D">
        <w:rPr>
          <w:rFonts w:hint="eastAsia"/>
          <w:highlight w:val="darkCyan"/>
        </w:rPr>
        <w:t>更改</w:t>
      </w:r>
    </w:p>
  </w:comment>
  <w:comment w:id="398" w:author="haha" w:date="2018-12-05T09:44:00Z" w:initials="h">
    <w:p w14:paraId="23356C36" w14:textId="1F972761" w:rsidR="00F11FAF" w:rsidRDefault="00F11FAF">
      <w:pPr>
        <w:pStyle w:val="ab"/>
      </w:pPr>
      <w:r>
        <w:rPr>
          <w:rStyle w:val="aa"/>
        </w:rPr>
        <w:annotationRef/>
      </w:r>
      <w:r>
        <w:rPr>
          <w:rFonts w:hint="eastAsia"/>
        </w:rPr>
        <w:t>新增日期筛选，失效时间删除</w:t>
      </w:r>
    </w:p>
  </w:comment>
  <w:comment w:id="408" w:author="haha" w:date="2018-12-06T13:48:00Z" w:initials="h">
    <w:p w14:paraId="22F079A6" w14:textId="56050E4C" w:rsidR="00F11FAF" w:rsidRDefault="00F11FAF">
      <w:pPr>
        <w:pStyle w:val="ab"/>
      </w:pPr>
      <w:r>
        <w:rPr>
          <w:rStyle w:val="aa"/>
        </w:rPr>
        <w:annotationRef/>
      </w:r>
      <w:r>
        <w:rPr>
          <w:rFonts w:hint="eastAsia"/>
        </w:rPr>
        <w:t>1</w:t>
      </w:r>
      <w:r>
        <w:t>2.6</w:t>
      </w:r>
      <w:r>
        <w:rPr>
          <w:rFonts w:hint="eastAsia"/>
        </w:rPr>
        <w:t>更改</w:t>
      </w:r>
    </w:p>
  </w:comment>
  <w:comment w:id="422" w:author="haha" w:date="2018-12-06T13:47:00Z" w:initials="h">
    <w:p w14:paraId="4D9838F0" w14:textId="4BAF8E48" w:rsidR="00F11FAF" w:rsidRDefault="00F11FAF">
      <w:pPr>
        <w:pStyle w:val="ab"/>
      </w:pPr>
      <w:r>
        <w:rPr>
          <w:rStyle w:val="aa"/>
        </w:rPr>
        <w:annotationRef/>
      </w:r>
      <w:r w:rsidRPr="0092485D">
        <w:rPr>
          <w:rFonts w:hint="eastAsia"/>
          <w:highlight w:val="darkCyan"/>
        </w:rPr>
        <w:t>更改同上。</w:t>
      </w:r>
    </w:p>
  </w:comment>
  <w:comment w:id="486" w:author="haha" w:date="2018-12-10T17:39:00Z" w:initials="h">
    <w:p w14:paraId="354F5BF9" w14:textId="262CE20E" w:rsidR="00F11FAF" w:rsidRDefault="00F11FAF">
      <w:pPr>
        <w:pStyle w:val="ab"/>
      </w:pPr>
      <w:r>
        <w:rPr>
          <w:rStyle w:val="aa"/>
        </w:rPr>
        <w:annotationRef/>
      </w:r>
      <w:r w:rsidRPr="00DB7FC7">
        <w:rPr>
          <w:rFonts w:hint="eastAsia"/>
          <w:highlight w:val="darkYellow"/>
        </w:rPr>
        <w:t>任务分配页面更改这样，显示可分配专员</w:t>
      </w:r>
    </w:p>
  </w:comment>
  <w:comment w:id="489" w:author="haha" w:date="2018-12-05T09:46:00Z" w:initials="h">
    <w:p w14:paraId="65DB2DA8" w14:textId="33DE6FD9" w:rsidR="00F11FAF" w:rsidRDefault="00F11FAF">
      <w:pPr>
        <w:pStyle w:val="ab"/>
      </w:pPr>
      <w:r>
        <w:rPr>
          <w:rStyle w:val="aa"/>
        </w:rPr>
        <w:annotationRef/>
      </w:r>
      <w:r>
        <w:rPr>
          <w:rFonts w:hint="eastAsia"/>
        </w:rPr>
        <w:t>全部都是专员不是主管</w:t>
      </w:r>
    </w:p>
  </w:comment>
  <w:comment w:id="508" w:author="haha" w:date="2018-12-07T14:16:00Z" w:initials="h">
    <w:p w14:paraId="0D1E4715" w14:textId="77777777" w:rsidR="00F11FAF" w:rsidRPr="006C50DE" w:rsidRDefault="00F11FAF" w:rsidP="00655B56">
      <w:pPr>
        <w:rPr>
          <w:highlight w:val="darkCyan"/>
        </w:rPr>
      </w:pPr>
      <w:r>
        <w:rPr>
          <w:rStyle w:val="aa"/>
        </w:rPr>
        <w:annotationRef/>
      </w:r>
      <w:r w:rsidRPr="006C50DE">
        <w:rPr>
          <w:rFonts w:hint="eastAsia"/>
          <w:highlight w:val="darkCyan"/>
        </w:rPr>
        <w:t>任务转移页面</w:t>
      </w:r>
    </w:p>
    <w:p w14:paraId="5D99A839" w14:textId="77777777" w:rsidR="00F11FAF" w:rsidRPr="006C50DE" w:rsidRDefault="00F11FAF" w:rsidP="00655B56">
      <w:pPr>
        <w:rPr>
          <w:highlight w:val="darkCyan"/>
        </w:rPr>
      </w:pPr>
      <w:r w:rsidRPr="006C50DE">
        <w:rPr>
          <w:rFonts w:hint="eastAsia"/>
          <w:highlight w:val="darkCyan"/>
        </w:rPr>
        <w:t>展示已选任务和已分配专员</w:t>
      </w:r>
    </w:p>
    <w:p w14:paraId="6AD78A5D" w14:textId="63808B8C" w:rsidR="00F11FAF" w:rsidRDefault="00F11FAF" w:rsidP="00655B56">
      <w:pPr>
        <w:rPr>
          <w:highlight w:val="darkCyan"/>
        </w:rPr>
      </w:pPr>
      <w:r w:rsidRPr="006C50DE">
        <w:rPr>
          <w:rFonts w:hint="eastAsia"/>
          <w:highlight w:val="darkCyan"/>
        </w:rPr>
        <w:t>可以对已分配专员进行下拉框形式变换操作，也可以点击选择框后面的减号进行删除，也可以点击最后面的加号添加新的专员</w:t>
      </w:r>
      <w:r>
        <w:rPr>
          <w:rStyle w:val="aa"/>
        </w:rPr>
        <w:annotationRef/>
      </w:r>
    </w:p>
    <w:p w14:paraId="3C1EB608" w14:textId="77777777" w:rsidR="00F11FAF" w:rsidRDefault="00F11FAF" w:rsidP="00655B56">
      <w:r w:rsidRPr="006C50DE">
        <w:rPr>
          <w:rFonts w:hint="eastAsia"/>
          <w:highlight w:val="darkCyan"/>
        </w:rPr>
        <w:t>在转移过程中未拨打的名单收回任务中，已拨打和正在编辑的不用回收保留在上一个专员内</w:t>
      </w:r>
    </w:p>
    <w:p w14:paraId="557672CB" w14:textId="77777777" w:rsidR="00F11FAF" w:rsidRPr="00655B56" w:rsidRDefault="00F11FAF" w:rsidP="00655B56"/>
    <w:p w14:paraId="7C8EF6F1" w14:textId="13A46A86" w:rsidR="00F11FAF" w:rsidRPr="00655B56" w:rsidRDefault="00F11FAF">
      <w:pPr>
        <w:pStyle w:val="ab"/>
      </w:pPr>
    </w:p>
  </w:comment>
  <w:comment w:id="532" w:author="haha" w:date="2018-12-07T13:22:00Z" w:initials="h">
    <w:p w14:paraId="0CF5C803" w14:textId="3B06F7B9" w:rsidR="00F11FAF" w:rsidRDefault="00F11FAF">
      <w:pPr>
        <w:pStyle w:val="ab"/>
      </w:pPr>
      <w:r>
        <w:rPr>
          <w:rStyle w:val="aa"/>
        </w:rPr>
        <w:annotationRef/>
      </w:r>
      <w:r>
        <w:rPr>
          <w:rFonts w:hint="eastAsia"/>
        </w:rPr>
        <w:t>增加名单属性，根据选择属性对上传名单进行生成名单批次号。</w:t>
      </w:r>
    </w:p>
  </w:comment>
  <w:comment w:id="533" w:author="haha" w:date="2018-12-11T17:59:00Z" w:initials="h">
    <w:p w14:paraId="543DA0B6" w14:textId="224D5D5F" w:rsidR="00F11FAF" w:rsidRDefault="00F11FAF">
      <w:pPr>
        <w:pStyle w:val="ab"/>
      </w:pPr>
      <w:r>
        <w:rPr>
          <w:rStyle w:val="aa"/>
        </w:rPr>
        <w:annotationRef/>
      </w:r>
      <w:r w:rsidRPr="00785C4C">
        <w:rPr>
          <w:rFonts w:hint="eastAsia"/>
          <w:highlight w:val="darkGray"/>
        </w:rPr>
        <w:t>输入时有提示语句</w:t>
      </w:r>
    </w:p>
  </w:comment>
  <w:comment w:id="534" w:author="haha" w:date="2018-12-10T17:55:00Z" w:initials="h">
    <w:p w14:paraId="1B72E304" w14:textId="0C889185" w:rsidR="00F11FAF" w:rsidRDefault="00F11FAF">
      <w:pPr>
        <w:pStyle w:val="ab"/>
      </w:pPr>
      <w:r>
        <w:rPr>
          <w:rStyle w:val="aa"/>
        </w:rPr>
        <w:annotationRef/>
      </w:r>
      <w:r w:rsidRPr="00B02F56">
        <w:rPr>
          <w:rFonts w:hint="eastAsia"/>
          <w:highlight w:val="darkGray"/>
        </w:rPr>
        <w:t>名单库限制更改为名单剩余数</w:t>
      </w:r>
    </w:p>
  </w:comment>
  <w:comment w:id="538" w:author="haha" w:date="2018-12-07T18:42:00Z" w:initials="h">
    <w:p w14:paraId="63A9EE71" w14:textId="49776B8B" w:rsidR="00F11FAF" w:rsidRDefault="00F11FAF">
      <w:pPr>
        <w:pStyle w:val="ab"/>
      </w:pPr>
      <w:r>
        <w:rPr>
          <w:rStyle w:val="aa"/>
        </w:rPr>
        <w:annotationRef/>
      </w:r>
      <w:r w:rsidRPr="00B5018C">
        <w:rPr>
          <w:rFonts w:hint="eastAsia"/>
          <w:highlight w:val="red"/>
        </w:rPr>
        <w:t>只在此页面设置申请任务相关规则</w:t>
      </w:r>
      <w:r>
        <w:rPr>
          <w:rFonts w:hint="eastAsia"/>
          <w:highlight w:val="red"/>
        </w:rPr>
        <w:t>，不在上传名单操作。</w:t>
      </w:r>
    </w:p>
  </w:comment>
  <w:comment w:id="542" w:author="haha" w:date="2018-12-05T17:48:00Z" w:initials="h">
    <w:p w14:paraId="1F6DEF26" w14:textId="77777777" w:rsidR="00F11FAF" w:rsidRPr="0046046D" w:rsidRDefault="00F11FAF">
      <w:pPr>
        <w:pStyle w:val="ab"/>
        <w:rPr>
          <w:highlight w:val="yellow"/>
        </w:rPr>
      </w:pPr>
      <w:r>
        <w:rPr>
          <w:rStyle w:val="aa"/>
        </w:rPr>
        <w:annotationRef/>
      </w:r>
      <w:r w:rsidRPr="0046046D">
        <w:rPr>
          <w:rFonts w:hint="eastAsia"/>
          <w:highlight w:val="yellow"/>
        </w:rPr>
        <w:t>对现有任务进行编辑的话不能更改任务名称，其他都可以更改，也可再次上传页面。</w:t>
      </w:r>
    </w:p>
    <w:p w14:paraId="372F793C" w14:textId="541EC52F" w:rsidR="00F11FAF" w:rsidRDefault="00F11FAF">
      <w:pPr>
        <w:pStyle w:val="ab"/>
      </w:pPr>
      <w:r w:rsidRPr="0046046D">
        <w:rPr>
          <w:rFonts w:hint="eastAsia"/>
          <w:highlight w:val="yellow"/>
        </w:rPr>
        <w:t>按最新的更改使用</w:t>
      </w:r>
    </w:p>
  </w:comment>
  <w:comment w:id="540" w:author="haha" w:date="2018-12-05T09:46:00Z" w:initials="h">
    <w:p w14:paraId="7775A36E" w14:textId="420997E2" w:rsidR="00F11FAF" w:rsidRDefault="00F11FAF">
      <w:pPr>
        <w:pStyle w:val="ab"/>
      </w:pPr>
      <w:r>
        <w:rPr>
          <w:rStyle w:val="aa"/>
        </w:rPr>
        <w:annotationRef/>
      </w:r>
      <w:r>
        <w:rPr>
          <w:rFonts w:hint="eastAsia"/>
        </w:rPr>
        <w:t>失效时间删除了</w:t>
      </w:r>
    </w:p>
  </w:comment>
  <w:comment w:id="875" w:author="haha" w:date="2018-12-05T09:58:00Z" w:initials="h">
    <w:p w14:paraId="0D02B884" w14:textId="35D92933" w:rsidR="00F11FAF" w:rsidRDefault="00F11FAF">
      <w:pPr>
        <w:pStyle w:val="ab"/>
      </w:pPr>
      <w:r>
        <w:rPr>
          <w:rStyle w:val="aa"/>
        </w:rPr>
        <w:annotationRef/>
      </w:r>
      <w:r>
        <w:rPr>
          <w:rFonts w:hint="eastAsia"/>
        </w:rPr>
        <w:t>拨通后默认超享借产品，不在更新数据，仅在上传外部产品后更新数据</w:t>
      </w:r>
    </w:p>
  </w:comment>
  <w:comment w:id="876" w:author="haha" w:date="2018-12-05T09:47:00Z" w:initials="h">
    <w:p w14:paraId="08AC2A37" w14:textId="60CF4CD0" w:rsidR="00F11FAF" w:rsidRDefault="00F11FAF">
      <w:pPr>
        <w:pStyle w:val="ab"/>
      </w:pPr>
      <w:r>
        <w:rPr>
          <w:rStyle w:val="aa"/>
        </w:rPr>
        <w:annotationRef/>
      </w:r>
      <w:r>
        <w:rPr>
          <w:rFonts w:hint="eastAsia"/>
        </w:rPr>
        <w:t>新增任务名称筛选 模糊查询 根据输入进行查询</w:t>
      </w:r>
    </w:p>
  </w:comment>
  <w:comment w:id="926" w:author="haha" w:date="2018-12-05T09:48:00Z" w:initials="h">
    <w:p w14:paraId="0BC2B171" w14:textId="5250C166" w:rsidR="00F11FAF" w:rsidRDefault="00F11FAF">
      <w:pPr>
        <w:pStyle w:val="ab"/>
      </w:pPr>
      <w:r>
        <w:rPr>
          <w:rStyle w:val="aa"/>
        </w:rPr>
        <w:annotationRef/>
      </w:r>
      <w:r>
        <w:rPr>
          <w:rFonts w:hint="eastAsia"/>
        </w:rPr>
        <w:t>通话时长改为通话时间</w:t>
      </w:r>
    </w:p>
  </w:comment>
  <w:comment w:id="928" w:author="haha" w:date="2018-12-05T17:43:00Z" w:initials="h">
    <w:p w14:paraId="00181343" w14:textId="26E4F83D" w:rsidR="00F11FAF" w:rsidRPr="0046046D" w:rsidRDefault="00F11FAF">
      <w:pPr>
        <w:pStyle w:val="ab"/>
        <w:rPr>
          <w:highlight w:val="yellow"/>
        </w:rPr>
      </w:pPr>
      <w:r>
        <w:rPr>
          <w:rStyle w:val="aa"/>
        </w:rPr>
        <w:annotationRef/>
      </w:r>
      <w:r>
        <w:rPr>
          <w:rFonts w:hint="eastAsia"/>
          <w:highlight w:val="yellow"/>
        </w:rPr>
        <w:t>上半部分顺序有更改，产品类型改为放款产品</w:t>
      </w:r>
    </w:p>
    <w:p w14:paraId="4C7C8672" w14:textId="7F505A7D" w:rsidR="00F11FAF" w:rsidRDefault="00F11FAF">
      <w:pPr>
        <w:pStyle w:val="ab"/>
      </w:pPr>
      <w:r>
        <w:rPr>
          <w:rFonts w:hint="eastAsia"/>
          <w:highlight w:val="yellow"/>
        </w:rPr>
        <w:t>增加</w:t>
      </w:r>
      <w:r w:rsidRPr="0046046D">
        <w:rPr>
          <w:rFonts w:hint="eastAsia"/>
          <w:highlight w:val="yellow"/>
        </w:rPr>
        <w:t>放款截图在此页面显示</w:t>
      </w:r>
    </w:p>
  </w:comment>
  <w:comment w:id="983" w:author="haha" w:date="2018-12-05T09:49:00Z" w:initials="h">
    <w:p w14:paraId="5F55D622" w14:textId="70689A25" w:rsidR="00F11FAF" w:rsidRDefault="00F11FAF">
      <w:pPr>
        <w:pStyle w:val="ab"/>
      </w:pPr>
      <w:r>
        <w:rPr>
          <w:rStyle w:val="aa"/>
        </w:rPr>
        <w:annotationRef/>
      </w:r>
      <w:r>
        <w:rPr>
          <w:rFonts w:hint="eastAsia"/>
        </w:rPr>
        <w:t xml:space="preserve">主叫号码改为分机号码 </w:t>
      </w:r>
      <w:r>
        <w:t xml:space="preserve"> </w:t>
      </w:r>
      <w:r>
        <w:rPr>
          <w:rFonts w:hint="eastAsia"/>
        </w:rPr>
        <w:t>挂机方列删除</w:t>
      </w:r>
    </w:p>
  </w:comment>
  <w:comment w:id="988" w:author="haha" w:date="2018-12-05T10:03:00Z" w:initials="h">
    <w:p w14:paraId="62C8AD5B" w14:textId="2991A7CE" w:rsidR="00F11FAF" w:rsidRDefault="00F11FAF">
      <w:pPr>
        <w:pStyle w:val="ab"/>
      </w:pPr>
      <w:r>
        <w:rPr>
          <w:rStyle w:val="aa"/>
        </w:rPr>
        <w:annotationRef/>
      </w:r>
      <w:r>
        <w:rPr>
          <w:rFonts w:hint="eastAsia"/>
        </w:rPr>
        <w:t>通话状态与工作台一致，加未拨打状态</w:t>
      </w:r>
    </w:p>
  </w:comment>
  <w:comment w:id="1023" w:author="haha" w:date="2018-12-05T17:53:00Z" w:initials="h">
    <w:p w14:paraId="3913FC39" w14:textId="18E67475" w:rsidR="00F11FAF" w:rsidRDefault="00F11FAF">
      <w:pPr>
        <w:pStyle w:val="ab"/>
      </w:pPr>
      <w:r>
        <w:rPr>
          <w:rStyle w:val="aa"/>
        </w:rPr>
        <w:annotationRef/>
      </w:r>
      <w:r>
        <w:rPr>
          <w:rFonts w:hint="eastAsia"/>
        </w:rPr>
        <w:t>这个地方是略新的需求我上一次没有标注这次看一下</w:t>
      </w:r>
    </w:p>
  </w:comment>
  <w:comment w:id="1035" w:author="haha" w:date="2018-12-05T09:50:00Z" w:initials="h">
    <w:p w14:paraId="3CE9BA4B" w14:textId="3ED46110" w:rsidR="00F11FAF" w:rsidRDefault="00F11FAF">
      <w:pPr>
        <w:pStyle w:val="ab"/>
      </w:pPr>
      <w:r>
        <w:rPr>
          <w:rStyle w:val="aa"/>
        </w:rPr>
        <w:annotationRef/>
      </w:r>
      <w:r>
        <w:rPr>
          <w:rFonts w:hint="eastAsia"/>
        </w:rPr>
        <w:t>删除为物理删除</w:t>
      </w:r>
    </w:p>
  </w:comment>
  <w:comment w:id="1060" w:author="haha" w:date="2018-12-05T09:51:00Z" w:initials="h">
    <w:p w14:paraId="16B72759" w14:textId="29D59D3B" w:rsidR="00F11FAF" w:rsidRDefault="00F11FAF">
      <w:pPr>
        <w:pStyle w:val="ab"/>
      </w:pPr>
      <w:r>
        <w:rPr>
          <w:rStyle w:val="aa"/>
        </w:rPr>
        <w:annotationRef/>
      </w:r>
      <w:r>
        <w:rPr>
          <w:rFonts w:hint="eastAsia"/>
        </w:rPr>
        <w:t>此页面删除，不是物理删除</w:t>
      </w:r>
    </w:p>
  </w:comment>
  <w:comment w:id="1188" w:author="haha" w:date="2018-12-10T18:22:00Z" w:initials="h">
    <w:p w14:paraId="6065E6CC" w14:textId="599204B2" w:rsidR="00F11FAF" w:rsidRDefault="00F11FAF">
      <w:pPr>
        <w:pStyle w:val="ab"/>
      </w:pPr>
      <w:r>
        <w:rPr>
          <w:rStyle w:val="aa"/>
        </w:rPr>
        <w:annotationRef/>
      </w:r>
      <w:r w:rsidRPr="0064107B">
        <w:rPr>
          <w:rFonts w:hint="eastAsia"/>
          <w:highlight w:val="darkGray"/>
        </w:rPr>
        <w:t>导出按钮删掉，不可导出</w:t>
      </w:r>
    </w:p>
  </w:comment>
  <w:comment w:id="1190" w:author="haha" w:date="2018-12-05T09:57:00Z" w:initials="h">
    <w:p w14:paraId="13A542E3" w14:textId="765DF165" w:rsidR="00F11FAF" w:rsidRDefault="00F11FAF">
      <w:pPr>
        <w:pStyle w:val="ab"/>
      </w:pPr>
      <w:r>
        <w:rPr>
          <w:rStyle w:val="aa"/>
        </w:rPr>
        <w:annotationRef/>
      </w:r>
      <w:r>
        <w:rPr>
          <w:rFonts w:hint="eastAsia"/>
        </w:rPr>
        <w:t>删除不是物理删除</w:t>
      </w:r>
    </w:p>
  </w:comment>
  <w:comment w:id="1202" w:author="haha" w:date="2018-12-05T10:04:00Z" w:initials="h">
    <w:p w14:paraId="6B9F9DB6" w14:textId="3E080385" w:rsidR="00F11FAF" w:rsidRDefault="00F11FAF">
      <w:pPr>
        <w:pStyle w:val="ab"/>
      </w:pPr>
      <w:r>
        <w:rPr>
          <w:rStyle w:val="aa"/>
        </w:rPr>
        <w:annotationRef/>
      </w:r>
      <w:r>
        <w:rPr>
          <w:rFonts w:hint="eastAsia"/>
        </w:rPr>
        <w:t>名单批次改为任务名称筛选</w:t>
      </w:r>
    </w:p>
  </w:comment>
  <w:comment w:id="1207" w:author="haha" w:date="2018-12-05T10:05:00Z" w:initials="h">
    <w:p w14:paraId="5615CB90" w14:textId="38D520F5" w:rsidR="00F11FAF" w:rsidRDefault="00F11FAF">
      <w:pPr>
        <w:pStyle w:val="ab"/>
      </w:pPr>
      <w:r>
        <w:rPr>
          <w:rStyle w:val="aa"/>
        </w:rPr>
        <w:annotationRef/>
      </w:r>
      <w:r>
        <w:rPr>
          <w:rFonts w:hint="eastAsia"/>
        </w:rPr>
        <w:t>通话状态与工作台一致，加未拨打状态</w:t>
      </w:r>
    </w:p>
  </w:comment>
  <w:comment w:id="1253" w:author="haha" w:date="2018-12-05T09:53:00Z" w:initials="h">
    <w:p w14:paraId="70A78664" w14:textId="75711513" w:rsidR="00F11FAF" w:rsidRDefault="00F11FAF">
      <w:pPr>
        <w:pStyle w:val="ab"/>
      </w:pPr>
      <w:r>
        <w:rPr>
          <w:rStyle w:val="aa"/>
        </w:rPr>
        <w:annotationRef/>
      </w:r>
      <w:r>
        <w:rPr>
          <w:rFonts w:hint="eastAsia"/>
        </w:rPr>
        <w:t>角色写死，页面删除不显示</w:t>
      </w:r>
    </w:p>
  </w:comment>
  <w:comment w:id="1346" w:author="haha" w:date="2018-12-11T17:53:00Z" w:initials="h">
    <w:p w14:paraId="4ABAE581" w14:textId="77777777" w:rsidR="00F11FAF" w:rsidRPr="00A02020" w:rsidRDefault="00F11FAF">
      <w:pPr>
        <w:pStyle w:val="ab"/>
        <w:rPr>
          <w:highlight w:val="darkGray"/>
        </w:rPr>
      </w:pPr>
      <w:r>
        <w:rPr>
          <w:rStyle w:val="aa"/>
        </w:rPr>
        <w:annotationRef/>
      </w:r>
      <w:r w:rsidRPr="00A02020">
        <w:rPr>
          <w:rFonts w:hint="eastAsia"/>
          <w:highlight w:val="darkGray"/>
        </w:rPr>
        <w:t>删除外呼专员：分机收回机构下</w:t>
      </w:r>
    </w:p>
    <w:p w14:paraId="5FED995B" w14:textId="77777777" w:rsidR="00F11FAF" w:rsidRPr="00A02020" w:rsidRDefault="00F11FAF">
      <w:pPr>
        <w:pStyle w:val="ab"/>
        <w:rPr>
          <w:highlight w:val="darkGray"/>
        </w:rPr>
      </w:pPr>
      <w:r w:rsidRPr="00A02020">
        <w:rPr>
          <w:rFonts w:hint="eastAsia"/>
          <w:highlight w:val="darkGray"/>
        </w:rPr>
        <w:t>删除外呼主管：提示转移外呼专员，不转移无法删除操作</w:t>
      </w:r>
    </w:p>
    <w:p w14:paraId="47A1B3B2" w14:textId="275F55B1" w:rsidR="00F11FAF" w:rsidRDefault="00F11FAF">
      <w:pPr>
        <w:pStyle w:val="ab"/>
      </w:pPr>
      <w:r w:rsidRPr="00A02020">
        <w:rPr>
          <w:rFonts w:hint="eastAsia"/>
          <w:highlight w:val="darkGray"/>
        </w:rPr>
        <w:t>删除机构管理员：分机号应该回到超级管理的大库下了，机构管理下的角色用户都是不能用了的了</w:t>
      </w:r>
    </w:p>
  </w:comment>
  <w:comment w:id="1347" w:author="haha" w:date="2018-12-05T18:36:00Z" w:initials="h">
    <w:p w14:paraId="5CBD29D3" w14:textId="31ED3BA4" w:rsidR="00F11FAF" w:rsidRPr="00756C91" w:rsidRDefault="00F11FAF">
      <w:pPr>
        <w:pStyle w:val="ab"/>
      </w:pPr>
      <w:r>
        <w:rPr>
          <w:rStyle w:val="aa"/>
        </w:rPr>
        <w:annotationRef/>
      </w:r>
      <w:r w:rsidRPr="00756C91">
        <w:rPr>
          <w:rFonts w:hint="eastAsia"/>
          <w:highlight w:val="yellow"/>
        </w:rPr>
        <w:t>机构坐席筛选更改机构角色</w:t>
      </w:r>
    </w:p>
  </w:comment>
  <w:comment w:id="1348" w:author="haha" w:date="2018-12-05T09:53:00Z" w:initials="h">
    <w:p w14:paraId="225AE76C" w14:textId="77777777" w:rsidR="00F11FAF" w:rsidRDefault="00F11FAF">
      <w:pPr>
        <w:pStyle w:val="ab"/>
      </w:pPr>
      <w:r>
        <w:rPr>
          <w:rStyle w:val="aa"/>
        </w:rPr>
        <w:annotationRef/>
      </w:r>
      <w:r>
        <w:rPr>
          <w:rFonts w:hint="eastAsia"/>
        </w:rPr>
        <w:t>当前状态列删除，操作下加随机发送密码功能</w:t>
      </w:r>
    </w:p>
    <w:p w14:paraId="0E427623" w14:textId="7C243229" w:rsidR="00F11FAF" w:rsidRPr="008B4219" w:rsidRDefault="00F11FAF">
      <w:pPr>
        <w:pStyle w:val="ab"/>
      </w:pPr>
      <w:r>
        <w:rPr>
          <w:rFonts w:hint="eastAsia"/>
        </w:rPr>
        <w:t>删除不是物理删除</w:t>
      </w:r>
    </w:p>
  </w:comment>
  <w:comment w:id="1360" w:author="haha" w:date="2018-12-06T16:00:00Z" w:initials="h">
    <w:p w14:paraId="1BF37001" w14:textId="74823F6C" w:rsidR="00F11FAF" w:rsidRDefault="00F11FAF">
      <w:pPr>
        <w:pStyle w:val="ab"/>
      </w:pPr>
      <w:r>
        <w:rPr>
          <w:rStyle w:val="aa"/>
        </w:rPr>
        <w:annotationRef/>
      </w:r>
      <w:r w:rsidRPr="008514AB">
        <w:rPr>
          <w:rFonts w:ascii="Open Sans" w:hAnsi="Open Sans" w:cs="Open Sans"/>
          <w:color w:val="333333"/>
          <w:highlight w:val="yellow"/>
          <w:shd w:val="clear" w:color="auto" w:fill="FFFFFF"/>
        </w:rPr>
        <w:t>转移主管以上的可以同级选择（转移的是专员），单个转移的话就是在编辑用户里更改上级</w:t>
      </w:r>
    </w:p>
  </w:comment>
  <w:comment w:id="1361" w:author="haha" w:date="2018-12-05T17:54:00Z" w:initials="h">
    <w:p w14:paraId="2875D1FF" w14:textId="095416AE" w:rsidR="00F11FAF" w:rsidRDefault="00F11FAF">
      <w:pPr>
        <w:pStyle w:val="ab"/>
      </w:pPr>
      <w:r>
        <w:rPr>
          <w:rStyle w:val="aa"/>
        </w:rPr>
        <w:annotationRef/>
      </w:r>
      <w:r w:rsidRPr="0046046D">
        <w:rPr>
          <w:rFonts w:hint="eastAsia"/>
          <w:highlight w:val="yellow"/>
        </w:rPr>
        <w:t>冻结是冻结账号无法登陆</w:t>
      </w:r>
    </w:p>
  </w:comment>
  <w:comment w:id="1374" w:author="haha" w:date="2018-12-11T17:58:00Z" w:initials="h">
    <w:p w14:paraId="1129AF86" w14:textId="6E15C544" w:rsidR="00F11FAF" w:rsidRDefault="00F11FAF">
      <w:pPr>
        <w:pStyle w:val="ab"/>
      </w:pPr>
      <w:r>
        <w:rPr>
          <w:rStyle w:val="aa"/>
        </w:rPr>
        <w:annotationRef/>
      </w:r>
      <w:r w:rsidRPr="00785C4C">
        <w:rPr>
          <w:rFonts w:hint="eastAsia"/>
          <w:highlight w:val="darkGray"/>
        </w:rPr>
        <w:t>输入时需要有提示语句</w:t>
      </w:r>
      <w:r>
        <w:rPr>
          <w:rFonts w:hint="eastAsia"/>
          <w:highlight w:val="darkGray"/>
        </w:rPr>
        <w:t>，在输入框显示，不显示原型上的这样</w:t>
      </w:r>
    </w:p>
  </w:comment>
  <w:comment w:id="1375" w:author="haha" w:date="2018-12-05T17:57:00Z" w:initials="h">
    <w:p w14:paraId="624808ED" w14:textId="254111DC" w:rsidR="00F11FAF" w:rsidRDefault="00F11FAF">
      <w:pPr>
        <w:pStyle w:val="ab"/>
        <w:rPr>
          <w:highlight w:val="yellow"/>
        </w:rPr>
      </w:pPr>
      <w:r>
        <w:rPr>
          <w:rStyle w:val="aa"/>
        </w:rPr>
        <w:annotationRef/>
      </w:r>
      <w:r w:rsidRPr="0046046D">
        <w:rPr>
          <w:rFonts w:hint="eastAsia"/>
          <w:highlight w:val="yellow"/>
        </w:rPr>
        <w:t>对用户编辑此页面时用户名以及所属机构</w:t>
      </w:r>
      <w:r w:rsidRPr="00A02020">
        <w:rPr>
          <w:rFonts w:hint="eastAsia"/>
          <w:b/>
          <w:color w:val="000000" w:themeColor="text1"/>
          <w:highlight w:val="yellow"/>
        </w:rPr>
        <w:t>和</w:t>
      </w:r>
      <w:r w:rsidRPr="00A02020">
        <w:rPr>
          <w:rFonts w:hint="eastAsia"/>
          <w:b/>
          <w:color w:val="FFFFFF" w:themeColor="background1"/>
          <w:highlight w:val="yellow"/>
        </w:rPr>
        <w:t>角色</w:t>
      </w:r>
      <w:r w:rsidRPr="0046046D">
        <w:rPr>
          <w:rFonts w:hint="eastAsia"/>
          <w:highlight w:val="yellow"/>
        </w:rPr>
        <w:t>不可以更改，其他可以更改</w:t>
      </w:r>
    </w:p>
    <w:p w14:paraId="52085F03" w14:textId="44F68537" w:rsidR="00F11FAF" w:rsidRPr="0046046D" w:rsidRDefault="00F11FAF">
      <w:pPr>
        <w:pStyle w:val="ab"/>
        <w:rPr>
          <w:highlight w:val="yellow"/>
        </w:rPr>
      </w:pPr>
      <w:r>
        <w:rPr>
          <w:rFonts w:hint="eastAsia"/>
          <w:highlight w:val="yellow"/>
        </w:rPr>
        <w:t>可在此页面进行单个专员的上级更改</w:t>
      </w:r>
    </w:p>
  </w:comment>
  <w:comment w:id="1446" w:author="haha" w:date="2018-12-05T17:55:00Z" w:initials="h">
    <w:p w14:paraId="5E5659B9" w14:textId="77777777" w:rsidR="00F11FAF" w:rsidRPr="0046046D" w:rsidRDefault="00F11FAF">
      <w:pPr>
        <w:pStyle w:val="ab"/>
        <w:rPr>
          <w:highlight w:val="yellow"/>
        </w:rPr>
      </w:pPr>
      <w:r>
        <w:rPr>
          <w:rStyle w:val="aa"/>
        </w:rPr>
        <w:annotationRef/>
      </w:r>
      <w:r w:rsidRPr="0046046D">
        <w:rPr>
          <w:rFonts w:hint="eastAsia"/>
          <w:highlight w:val="yellow"/>
        </w:rPr>
        <w:t>转移专员这个地方只可以选择外呼主管进行主管与主管之间的批量转移</w:t>
      </w:r>
    </w:p>
    <w:p w14:paraId="7D172899" w14:textId="77777777" w:rsidR="00F11FAF" w:rsidRPr="0046046D" w:rsidRDefault="00F11FAF">
      <w:pPr>
        <w:pStyle w:val="ab"/>
        <w:rPr>
          <w:highlight w:val="yellow"/>
        </w:rPr>
      </w:pPr>
      <w:r w:rsidRPr="0046046D">
        <w:rPr>
          <w:rFonts w:hint="eastAsia"/>
          <w:highlight w:val="yellow"/>
        </w:rPr>
        <w:t>不可以进行勾选进行单个以及多个转移</w:t>
      </w:r>
    </w:p>
    <w:p w14:paraId="20DFCCCA" w14:textId="4835C661" w:rsidR="00F11FAF" w:rsidRDefault="00F11FAF">
      <w:pPr>
        <w:pStyle w:val="ab"/>
      </w:pPr>
      <w:r w:rsidRPr="0046046D">
        <w:rPr>
          <w:rFonts w:hint="eastAsia"/>
          <w:highlight w:val="yellow"/>
        </w:rPr>
        <w:t>单个转移可以进入编辑用户更改上级</w:t>
      </w:r>
    </w:p>
  </w:comment>
  <w:comment w:id="1479" w:author="haha" w:date="2018-12-05T09:56:00Z" w:initials="h">
    <w:p w14:paraId="7AB74042" w14:textId="70E98CC8" w:rsidR="00F11FAF" w:rsidRDefault="00F11FAF">
      <w:pPr>
        <w:pStyle w:val="ab"/>
      </w:pPr>
      <w:r>
        <w:rPr>
          <w:rStyle w:val="aa"/>
        </w:rPr>
        <w:annotationRef/>
      </w:r>
      <w:r>
        <w:rPr>
          <w:rFonts w:hint="eastAsia"/>
        </w:rPr>
        <w:t>删除不是物理删除</w:t>
      </w:r>
    </w:p>
  </w:comment>
  <w:comment w:id="1539" w:author="haha" w:date="2018-12-11T17:58:00Z" w:initials="h">
    <w:p w14:paraId="58D100D7" w14:textId="69558705" w:rsidR="00F11FAF" w:rsidRDefault="00F11FAF">
      <w:pPr>
        <w:pStyle w:val="ab"/>
      </w:pPr>
      <w:r>
        <w:rPr>
          <w:rStyle w:val="aa"/>
        </w:rPr>
        <w:annotationRef/>
      </w:r>
      <w:r w:rsidRPr="00785C4C">
        <w:rPr>
          <w:rFonts w:hint="eastAsia"/>
          <w:highlight w:val="darkGray"/>
        </w:rPr>
        <w:t>输入时需要有提示语句</w:t>
      </w:r>
    </w:p>
  </w:comment>
  <w:comment w:id="1540" w:author="haha" w:date="2018-12-07T10:51:00Z" w:initials="h">
    <w:p w14:paraId="6133FC50" w14:textId="77777777" w:rsidR="00F11FAF" w:rsidRDefault="00F11FAF" w:rsidP="001B4887">
      <w:pPr>
        <w:pStyle w:val="ab"/>
      </w:pPr>
      <w:r>
        <w:rPr>
          <w:rStyle w:val="aa"/>
        </w:rPr>
        <w:annotationRef/>
      </w:r>
      <w:r w:rsidRPr="00363666">
        <w:rPr>
          <w:rFonts w:hint="eastAsia"/>
          <w:highlight w:val="darkCyan"/>
        </w:rPr>
        <w:t>合作机构改为所属机构，新加合作方，合作方是指当前新建产品所属的公司与所属机构无关，所属机构在机构管理员新建的时候默认自己机构，超级管理员可以建各个机构产品全线</w:t>
      </w:r>
      <w:r>
        <w:rPr>
          <w:rFonts w:hint="eastAsia"/>
        </w:rPr>
        <w:t>。</w:t>
      </w:r>
    </w:p>
    <w:p w14:paraId="2627D444" w14:textId="6106E960" w:rsidR="00F11FAF" w:rsidRPr="001B4887" w:rsidRDefault="00F11FAF">
      <w:pPr>
        <w:pStyle w:val="ab"/>
      </w:pPr>
    </w:p>
  </w:comment>
  <w:comment w:id="1544" w:author="haha" w:date="2018-12-05T09:55:00Z" w:initials="h">
    <w:p w14:paraId="0DA704A4" w14:textId="708EEC0F" w:rsidR="00F11FAF" w:rsidRDefault="00F11FAF">
      <w:pPr>
        <w:pStyle w:val="ab"/>
      </w:pPr>
      <w:r>
        <w:rPr>
          <w:rStyle w:val="aa"/>
        </w:rPr>
        <w:annotationRef/>
      </w:r>
      <w:r>
        <w:rPr>
          <w:rFonts w:hint="eastAsia"/>
        </w:rPr>
        <w:t>一个产品对应一个话术在此页面输入话术</w:t>
      </w:r>
    </w:p>
  </w:comment>
  <w:comment w:id="1603" w:author="haha" w:date="2018-12-05T18:34:00Z" w:initials="h">
    <w:p w14:paraId="38338C8D" w14:textId="2E371C24" w:rsidR="00F11FAF" w:rsidRDefault="00F11FAF">
      <w:pPr>
        <w:pStyle w:val="ab"/>
      </w:pPr>
      <w:r>
        <w:rPr>
          <w:rStyle w:val="aa"/>
        </w:rPr>
        <w:annotationRef/>
      </w:r>
      <w:r w:rsidRPr="00885017">
        <w:rPr>
          <w:rFonts w:hint="eastAsia"/>
          <w:highlight w:val="yellow"/>
        </w:rPr>
        <w:t>增加查询按钮</w:t>
      </w:r>
    </w:p>
  </w:comment>
  <w:comment w:id="1605" w:author="haha" w:date="2018-12-05T09:55:00Z" w:initials="h">
    <w:p w14:paraId="3602F6DB" w14:textId="79317DE2" w:rsidR="00F11FAF" w:rsidRDefault="00F11FAF">
      <w:pPr>
        <w:pStyle w:val="ab"/>
      </w:pPr>
      <w:r>
        <w:rPr>
          <w:rStyle w:val="aa"/>
        </w:rPr>
        <w:annotationRef/>
      </w:r>
      <w:r>
        <w:rPr>
          <w:rFonts w:hint="eastAsia"/>
        </w:rPr>
        <w:t xml:space="preserve">新建操作列，可编辑 停用操作 </w:t>
      </w:r>
      <w:r>
        <w:t xml:space="preserve"> </w:t>
      </w:r>
      <w:r>
        <w:rPr>
          <w:rFonts w:hint="eastAsia"/>
        </w:rPr>
        <w:t>删除不是物理删除</w:t>
      </w:r>
    </w:p>
  </w:comment>
  <w:comment w:id="1613" w:author="haha" w:date="2018-12-11T18:13:00Z" w:initials="h">
    <w:p w14:paraId="42CD1BCB" w14:textId="63E69516" w:rsidR="00F11FAF" w:rsidRDefault="00F11FAF">
      <w:pPr>
        <w:pStyle w:val="ab"/>
      </w:pPr>
      <w:r>
        <w:rPr>
          <w:rStyle w:val="aa"/>
        </w:rPr>
        <w:annotationRef/>
      </w:r>
      <w:r w:rsidRPr="005322C6">
        <w:rPr>
          <w:rFonts w:hint="eastAsia"/>
          <w:highlight w:val="darkGray"/>
        </w:rPr>
        <w:t>删除操作，机构内的所有用户不能再登录使用系统。</w:t>
      </w:r>
    </w:p>
  </w:comment>
  <w:comment w:id="1641" w:author="haha" w:date="2018-12-11T17:57:00Z" w:initials="h">
    <w:p w14:paraId="323B1ED7" w14:textId="1A4B60E5" w:rsidR="00F11FAF" w:rsidRDefault="00F11FAF">
      <w:pPr>
        <w:pStyle w:val="ab"/>
      </w:pPr>
      <w:r>
        <w:rPr>
          <w:rStyle w:val="aa"/>
        </w:rPr>
        <w:annotationRef/>
      </w:r>
      <w:r w:rsidRPr="00785C4C">
        <w:rPr>
          <w:rFonts w:hint="eastAsia"/>
          <w:highlight w:val="darkGray"/>
        </w:rPr>
        <w:t>需要有提示语句</w:t>
      </w:r>
    </w:p>
  </w:comment>
  <w:comment w:id="1689" w:author="haha" w:date="2018-12-11T17:56:00Z" w:initials="h">
    <w:p w14:paraId="6040D713" w14:textId="18BD538E" w:rsidR="00F11FAF" w:rsidRDefault="00F11FAF">
      <w:pPr>
        <w:pStyle w:val="ab"/>
      </w:pPr>
      <w:r>
        <w:rPr>
          <w:rStyle w:val="aa"/>
        </w:rPr>
        <w:annotationRef/>
      </w:r>
      <w:r w:rsidRPr="00A02020">
        <w:rPr>
          <w:rFonts w:hint="eastAsia"/>
          <w:highlight w:val="darkGray"/>
        </w:rPr>
        <w:t>提示语句在输入框显示，带*的了</w:t>
      </w:r>
      <w:r>
        <w:rPr>
          <w:rFonts w:hint="eastAsia"/>
          <w:highlight w:val="darkGray"/>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57B195" w15:done="0"/>
  <w15:commentEx w15:paraId="3B3BD968" w15:done="0"/>
  <w15:commentEx w15:paraId="791A138C" w15:done="0"/>
  <w15:commentEx w15:paraId="38EA50A8" w15:done="0"/>
  <w15:commentEx w15:paraId="12004350" w15:done="1"/>
  <w15:commentEx w15:paraId="3D117A53" w15:done="0"/>
  <w15:commentEx w15:paraId="3B7F7E02" w15:done="0"/>
  <w15:commentEx w15:paraId="032E7C2B" w15:done="0"/>
  <w15:commentEx w15:paraId="7DFF0C16" w15:done="0"/>
  <w15:commentEx w15:paraId="3D2F593E" w15:done="0"/>
  <w15:commentEx w15:paraId="58031D3C" w15:done="0"/>
  <w15:commentEx w15:paraId="0039D178" w15:done="0"/>
  <w15:commentEx w15:paraId="23356C36" w15:done="0"/>
  <w15:commentEx w15:paraId="22F079A6" w15:done="0"/>
  <w15:commentEx w15:paraId="4D9838F0" w15:done="0"/>
  <w15:commentEx w15:paraId="354F5BF9" w15:done="0"/>
  <w15:commentEx w15:paraId="65DB2DA8" w15:done="0"/>
  <w15:commentEx w15:paraId="7C8EF6F1" w15:done="0"/>
  <w15:commentEx w15:paraId="0CF5C803" w15:done="0"/>
  <w15:commentEx w15:paraId="543DA0B6" w15:done="0"/>
  <w15:commentEx w15:paraId="1B72E304" w15:done="0"/>
  <w15:commentEx w15:paraId="63A9EE71" w15:done="0"/>
  <w15:commentEx w15:paraId="372F793C" w15:done="0"/>
  <w15:commentEx w15:paraId="7775A36E" w15:done="0"/>
  <w15:commentEx w15:paraId="0D02B884" w15:done="0"/>
  <w15:commentEx w15:paraId="08AC2A37" w15:done="0"/>
  <w15:commentEx w15:paraId="0BC2B171" w15:done="0"/>
  <w15:commentEx w15:paraId="4C7C8672" w15:done="0"/>
  <w15:commentEx w15:paraId="5F55D622" w15:done="0"/>
  <w15:commentEx w15:paraId="62C8AD5B" w15:done="0"/>
  <w15:commentEx w15:paraId="3913FC39" w15:done="0"/>
  <w15:commentEx w15:paraId="3CE9BA4B" w15:done="0"/>
  <w15:commentEx w15:paraId="16B72759" w15:done="0"/>
  <w15:commentEx w15:paraId="6065E6CC" w15:done="0"/>
  <w15:commentEx w15:paraId="13A542E3" w15:done="0"/>
  <w15:commentEx w15:paraId="6B9F9DB6" w15:done="0"/>
  <w15:commentEx w15:paraId="5615CB90" w15:done="0"/>
  <w15:commentEx w15:paraId="70A78664" w15:done="0"/>
  <w15:commentEx w15:paraId="47A1B3B2" w15:done="0"/>
  <w15:commentEx w15:paraId="5CBD29D3" w15:done="0"/>
  <w15:commentEx w15:paraId="0E427623" w15:done="0"/>
  <w15:commentEx w15:paraId="1BF37001" w15:done="0"/>
  <w15:commentEx w15:paraId="2875D1FF" w15:done="0"/>
  <w15:commentEx w15:paraId="1129AF86" w15:done="0"/>
  <w15:commentEx w15:paraId="52085F03" w15:done="0"/>
  <w15:commentEx w15:paraId="20DFCCCA" w15:done="0"/>
  <w15:commentEx w15:paraId="7AB74042" w15:done="0"/>
  <w15:commentEx w15:paraId="58D100D7" w15:done="0"/>
  <w15:commentEx w15:paraId="2627D444" w15:done="0"/>
  <w15:commentEx w15:paraId="0DA704A4" w15:done="0"/>
  <w15:commentEx w15:paraId="38338C8D" w15:done="0"/>
  <w15:commentEx w15:paraId="3602F6DB" w15:done="0"/>
  <w15:commentEx w15:paraId="42CD1BCB" w15:done="0"/>
  <w15:commentEx w15:paraId="323B1ED7" w15:done="0"/>
  <w15:commentEx w15:paraId="6040D7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57B195" w16cid:durableId="1FB92FB1"/>
  <w16cid:commentId w16cid:paraId="3B3BD968" w16cid:durableId="1FB92271"/>
  <w16cid:commentId w16cid:paraId="791A138C" w16cid:durableId="1FB21BBD"/>
  <w16cid:commentId w16cid:paraId="38EA50A8" w16cid:durableId="1FB21B5C"/>
  <w16cid:commentId w16cid:paraId="12004350" w16cid:durableId="1FA67CF5"/>
  <w16cid:commentId w16cid:paraId="3D117A53" w16cid:durableId="1FB92FB6"/>
  <w16cid:commentId w16cid:paraId="3B7F7E02" w16cid:durableId="1FB28E4E"/>
  <w16cid:commentId w16cid:paraId="032E7C2B" w16cid:durableId="1FB21C24"/>
  <w16cid:commentId w16cid:paraId="7DFF0C16" w16cid:durableId="1FB3A5DD"/>
  <w16cid:commentId w16cid:paraId="3D2F593E" w16cid:durableId="1FB2206A"/>
  <w16cid:commentId w16cid:paraId="58031D3C" w16cid:durableId="1FB3A5FC"/>
  <w16cid:commentId w16cid:paraId="0039D178" w16cid:durableId="1FB4CE1B"/>
  <w16cid:commentId w16cid:paraId="23356C36" w16cid:durableId="1FB21C64"/>
  <w16cid:commentId w16cid:paraId="22F079A6" w16cid:durableId="1FB3A737"/>
  <w16cid:commentId w16cid:paraId="4D9838F0" w16cid:durableId="1FB3A6FA"/>
  <w16cid:commentId w16cid:paraId="354F5BF9" w16cid:durableId="1FB9236C"/>
  <w16cid:commentId w16cid:paraId="65DB2DA8" w16cid:durableId="1FB92FC1"/>
  <w16cid:commentId w16cid:paraId="7C8EF6F1" w16cid:durableId="1FB4FF54"/>
  <w16cid:commentId w16cid:paraId="0CF5C803" w16cid:durableId="1FB8B154"/>
  <w16cid:commentId w16cid:paraId="543DA0B6" w16cid:durableId="1FBA799B"/>
  <w16cid:commentId w16cid:paraId="1B72E304" w16cid:durableId="1FB92721"/>
  <w16cid:commentId w16cid:paraId="63A9EE71" w16cid:durableId="1FB92FC5"/>
  <w16cid:commentId w16cid:paraId="7775A36E" w16cid:durableId="1FB21CF0"/>
  <w16cid:commentId w16cid:paraId="0D02B884" w16cid:durableId="1FB21FBC"/>
  <w16cid:commentId w16cid:paraId="08AC2A37" w16cid:durableId="1FB21D4D"/>
  <w16cid:commentId w16cid:paraId="0BC2B171" w16cid:durableId="1FB21D83"/>
  <w16cid:commentId w16cid:paraId="4C7C8672" w16cid:durableId="1FB28CA8"/>
  <w16cid:commentId w16cid:paraId="5F55D622" w16cid:durableId="1FB21DBD"/>
  <w16cid:commentId w16cid:paraId="62C8AD5B" w16cid:durableId="1FB220E8"/>
  <w16cid:commentId w16cid:paraId="3913FC39" w16cid:durableId="1FB28F25"/>
  <w16cid:commentId w16cid:paraId="3CE9BA4B" w16cid:durableId="1FB21DF3"/>
  <w16cid:commentId w16cid:paraId="16B72759" w16cid:durableId="1FB21E37"/>
  <w16cid:commentId w16cid:paraId="6065E6CC" w16cid:durableId="1FB92D79"/>
  <w16cid:commentId w16cid:paraId="13A542E3" w16cid:durableId="1FB21F94"/>
  <w16cid:commentId w16cid:paraId="6B9F9DB6" w16cid:durableId="1FB22122"/>
  <w16cid:commentId w16cid:paraId="5615CB90" w16cid:durableId="1FB2215D"/>
  <w16cid:commentId w16cid:paraId="70A78664" w16cid:durableId="1FB21E7E"/>
  <w16cid:commentId w16cid:paraId="47A1B3B2" w16cid:durableId="1FBA7822"/>
  <w16cid:commentId w16cid:paraId="5CBD29D3" w16cid:durableId="1FB2995A"/>
  <w16cid:commentId w16cid:paraId="0E427623" w16cid:durableId="1FB21E9B"/>
  <w16cid:commentId w16cid:paraId="1BF37001" w16cid:durableId="1FB3C619"/>
  <w16cid:commentId w16cid:paraId="2875D1FF" w16cid:durableId="1FB28F65"/>
  <w16cid:commentId w16cid:paraId="1129AF86" w16cid:durableId="1FBA7945"/>
  <w16cid:commentId w16cid:paraId="52085F03" w16cid:durableId="1FB29006"/>
  <w16cid:commentId w16cid:paraId="20DFCCCA" w16cid:durableId="1FB28F92"/>
  <w16cid:commentId w16cid:paraId="7AB74042" w16cid:durableId="1FB21F64"/>
  <w16cid:commentId w16cid:paraId="58D100D7" w16cid:durableId="1FBA792F"/>
  <w16cid:commentId w16cid:paraId="2627D444" w16cid:durableId="1FB4CF3F"/>
  <w16cid:commentId w16cid:paraId="0DA704A4" w16cid:durableId="1FB21F0A"/>
  <w16cid:commentId w16cid:paraId="38338C8D" w16cid:durableId="1FB298CC"/>
  <w16cid:commentId w16cid:paraId="3602F6DB" w16cid:durableId="1FB21F21"/>
  <w16cid:commentId w16cid:paraId="42CD1BCB" w16cid:durableId="1FBA7CCC"/>
  <w16cid:commentId w16cid:paraId="323B1ED7" w16cid:durableId="1FBA7919"/>
  <w16cid:commentId w16cid:paraId="6040D713" w16cid:durableId="1FBA78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35F7B6" w14:textId="77777777" w:rsidR="00905BEA" w:rsidRDefault="00905BEA" w:rsidP="00156E8A">
      <w:r>
        <w:separator/>
      </w:r>
    </w:p>
  </w:endnote>
  <w:endnote w:type="continuationSeparator" w:id="0">
    <w:p w14:paraId="2A03ED8B" w14:textId="77777777" w:rsidR="00905BEA" w:rsidRDefault="00905BEA" w:rsidP="00156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686587"/>
      <w:docPartObj>
        <w:docPartGallery w:val="Page Numbers (Bottom of Page)"/>
        <w:docPartUnique/>
      </w:docPartObj>
    </w:sdtPr>
    <w:sdtContent>
      <w:sdt>
        <w:sdtPr>
          <w:id w:val="-1705238520"/>
          <w:docPartObj>
            <w:docPartGallery w:val="Page Numbers (Top of Page)"/>
            <w:docPartUnique/>
          </w:docPartObj>
        </w:sdtPr>
        <w:sdtContent>
          <w:p w14:paraId="5A826254" w14:textId="2A2CDCAE" w:rsidR="00F11FAF" w:rsidRDefault="00F11FAF">
            <w:pPr>
              <w:pStyle w:val="a6"/>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4834B3B" w14:textId="77777777" w:rsidR="00F11FAF" w:rsidRDefault="00F11FA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722F8" w14:textId="77777777" w:rsidR="00905BEA" w:rsidRDefault="00905BEA" w:rsidP="00156E8A">
      <w:r>
        <w:separator/>
      </w:r>
    </w:p>
  </w:footnote>
  <w:footnote w:type="continuationSeparator" w:id="0">
    <w:p w14:paraId="791956FD" w14:textId="77777777" w:rsidR="00905BEA" w:rsidRDefault="00905BEA" w:rsidP="00156E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B36CC"/>
    <w:multiLevelType w:val="hybridMultilevel"/>
    <w:tmpl w:val="DBEA58AC"/>
    <w:lvl w:ilvl="0" w:tplc="35E87CC4">
      <w:start w:val="1"/>
      <w:numFmt w:val="japaneseCounting"/>
      <w:lvlText w:val="%1、"/>
      <w:lvlJc w:val="left"/>
      <w:pPr>
        <w:ind w:left="540" w:hanging="540"/>
      </w:pPr>
      <w:rPr>
        <w:rFonts w:hint="default"/>
      </w:rPr>
    </w:lvl>
    <w:lvl w:ilvl="1" w:tplc="31B2E1A6">
      <w:start w:val="6"/>
      <w:numFmt w:val="japaneseCounting"/>
      <w:lvlText w:val="%2、"/>
      <w:lvlJc w:val="left"/>
      <w:pPr>
        <w:ind w:left="1140" w:hanging="720"/>
      </w:pPr>
      <w:rPr>
        <w:rFonts w:hint="default"/>
      </w:rPr>
    </w:lvl>
    <w:lvl w:ilvl="2" w:tplc="447A576A">
      <w:start w:val="8"/>
      <w:numFmt w:val="japaneseCounting"/>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FF4DBB"/>
    <w:multiLevelType w:val="hybridMultilevel"/>
    <w:tmpl w:val="4F1A27B4"/>
    <w:lvl w:ilvl="0" w:tplc="5950E3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D87555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DED13D9"/>
    <w:multiLevelType w:val="hybridMultilevel"/>
    <w:tmpl w:val="5C882E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B2E2DE7"/>
    <w:multiLevelType w:val="hybridMultilevel"/>
    <w:tmpl w:val="4F1A27B4"/>
    <w:lvl w:ilvl="0" w:tplc="5950E3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DB2591"/>
    <w:multiLevelType w:val="hybridMultilevel"/>
    <w:tmpl w:val="B28063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D575603"/>
    <w:multiLevelType w:val="hybridMultilevel"/>
    <w:tmpl w:val="DBA24E0A"/>
    <w:lvl w:ilvl="0" w:tplc="1F0A1572">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ha">
    <w15:presenceInfo w15:providerId="None" w15:userId="haha"/>
  </w15:person>
  <w15:person w15:author=" ">
    <w15:presenceInfo w15:providerId="Windows Live" w15:userId="455b89ca35dfeb5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39A"/>
    <w:rsid w:val="0000408B"/>
    <w:rsid w:val="0000488C"/>
    <w:rsid w:val="0001096D"/>
    <w:rsid w:val="00010AE0"/>
    <w:rsid w:val="00012F73"/>
    <w:rsid w:val="00015061"/>
    <w:rsid w:val="00017BF3"/>
    <w:rsid w:val="00024F67"/>
    <w:rsid w:val="000508D3"/>
    <w:rsid w:val="00061FB7"/>
    <w:rsid w:val="00063C35"/>
    <w:rsid w:val="00083912"/>
    <w:rsid w:val="000904CF"/>
    <w:rsid w:val="00093F91"/>
    <w:rsid w:val="000B7EDC"/>
    <w:rsid w:val="000E7610"/>
    <w:rsid w:val="000F2A3E"/>
    <w:rsid w:val="000F4749"/>
    <w:rsid w:val="00111AA7"/>
    <w:rsid w:val="00123AEB"/>
    <w:rsid w:val="0013714D"/>
    <w:rsid w:val="00156E8A"/>
    <w:rsid w:val="00161379"/>
    <w:rsid w:val="001614AB"/>
    <w:rsid w:val="001722E3"/>
    <w:rsid w:val="0018525D"/>
    <w:rsid w:val="00185957"/>
    <w:rsid w:val="00186094"/>
    <w:rsid w:val="0019539E"/>
    <w:rsid w:val="001B4887"/>
    <w:rsid w:val="001C0B83"/>
    <w:rsid w:val="001C1E8F"/>
    <w:rsid w:val="001C394B"/>
    <w:rsid w:val="001C4DE2"/>
    <w:rsid w:val="001F4E8D"/>
    <w:rsid w:val="001F6391"/>
    <w:rsid w:val="00201177"/>
    <w:rsid w:val="00204DE1"/>
    <w:rsid w:val="002063A6"/>
    <w:rsid w:val="00210E1F"/>
    <w:rsid w:val="002212F5"/>
    <w:rsid w:val="0022208F"/>
    <w:rsid w:val="00223BBE"/>
    <w:rsid w:val="002303CC"/>
    <w:rsid w:val="0024190C"/>
    <w:rsid w:val="00257E0D"/>
    <w:rsid w:val="00260261"/>
    <w:rsid w:val="002622B1"/>
    <w:rsid w:val="00275C40"/>
    <w:rsid w:val="00282B42"/>
    <w:rsid w:val="002848EC"/>
    <w:rsid w:val="002959EA"/>
    <w:rsid w:val="00297ABF"/>
    <w:rsid w:val="002B391C"/>
    <w:rsid w:val="002B4B13"/>
    <w:rsid w:val="002C1370"/>
    <w:rsid w:val="002C3A58"/>
    <w:rsid w:val="002C6076"/>
    <w:rsid w:val="002D18CC"/>
    <w:rsid w:val="002D20A9"/>
    <w:rsid w:val="002F4F42"/>
    <w:rsid w:val="0030408F"/>
    <w:rsid w:val="00323839"/>
    <w:rsid w:val="00340ACC"/>
    <w:rsid w:val="00344EB9"/>
    <w:rsid w:val="00362280"/>
    <w:rsid w:val="0037275A"/>
    <w:rsid w:val="00375747"/>
    <w:rsid w:val="003767BF"/>
    <w:rsid w:val="00381AF1"/>
    <w:rsid w:val="00392026"/>
    <w:rsid w:val="003B57F3"/>
    <w:rsid w:val="003B62AB"/>
    <w:rsid w:val="003C1FB0"/>
    <w:rsid w:val="003C5970"/>
    <w:rsid w:val="003D3CA6"/>
    <w:rsid w:val="003E2BDE"/>
    <w:rsid w:val="003F31BB"/>
    <w:rsid w:val="003F338A"/>
    <w:rsid w:val="003F3D70"/>
    <w:rsid w:val="003F559D"/>
    <w:rsid w:val="003F69A1"/>
    <w:rsid w:val="0040037D"/>
    <w:rsid w:val="00410C45"/>
    <w:rsid w:val="00410CC1"/>
    <w:rsid w:val="00415BBB"/>
    <w:rsid w:val="00456D54"/>
    <w:rsid w:val="0046046D"/>
    <w:rsid w:val="00483781"/>
    <w:rsid w:val="00487C34"/>
    <w:rsid w:val="0049138A"/>
    <w:rsid w:val="00495EEF"/>
    <w:rsid w:val="00496C19"/>
    <w:rsid w:val="004A52DD"/>
    <w:rsid w:val="004A5549"/>
    <w:rsid w:val="004B6013"/>
    <w:rsid w:val="004C06B1"/>
    <w:rsid w:val="004D2EAF"/>
    <w:rsid w:val="004E0379"/>
    <w:rsid w:val="004E218F"/>
    <w:rsid w:val="004E7E70"/>
    <w:rsid w:val="00506FBF"/>
    <w:rsid w:val="00510C5A"/>
    <w:rsid w:val="0052333A"/>
    <w:rsid w:val="005322C6"/>
    <w:rsid w:val="00551CFB"/>
    <w:rsid w:val="00591897"/>
    <w:rsid w:val="00595F69"/>
    <w:rsid w:val="005976B8"/>
    <w:rsid w:val="005A4F86"/>
    <w:rsid w:val="005A6993"/>
    <w:rsid w:val="005B12D0"/>
    <w:rsid w:val="005B611B"/>
    <w:rsid w:val="005C14EA"/>
    <w:rsid w:val="005C50B9"/>
    <w:rsid w:val="005C6F6D"/>
    <w:rsid w:val="005D30E1"/>
    <w:rsid w:val="005D46B8"/>
    <w:rsid w:val="005E2587"/>
    <w:rsid w:val="005E574F"/>
    <w:rsid w:val="005E5D8F"/>
    <w:rsid w:val="005F1F3A"/>
    <w:rsid w:val="005F4D53"/>
    <w:rsid w:val="006014E5"/>
    <w:rsid w:val="0061089D"/>
    <w:rsid w:val="006119C4"/>
    <w:rsid w:val="00616757"/>
    <w:rsid w:val="00617EC0"/>
    <w:rsid w:val="0062382A"/>
    <w:rsid w:val="006279EA"/>
    <w:rsid w:val="0063470C"/>
    <w:rsid w:val="0064107B"/>
    <w:rsid w:val="00650673"/>
    <w:rsid w:val="00655B56"/>
    <w:rsid w:val="006769AC"/>
    <w:rsid w:val="00681CAF"/>
    <w:rsid w:val="006829A0"/>
    <w:rsid w:val="00686670"/>
    <w:rsid w:val="0069091B"/>
    <w:rsid w:val="00692938"/>
    <w:rsid w:val="006A132A"/>
    <w:rsid w:val="006B2BFF"/>
    <w:rsid w:val="006B6119"/>
    <w:rsid w:val="006B7630"/>
    <w:rsid w:val="006C57E5"/>
    <w:rsid w:val="006D1DA0"/>
    <w:rsid w:val="006D21E4"/>
    <w:rsid w:val="006D2854"/>
    <w:rsid w:val="006D47DF"/>
    <w:rsid w:val="006E757D"/>
    <w:rsid w:val="006F13F6"/>
    <w:rsid w:val="006F35BE"/>
    <w:rsid w:val="00702DD3"/>
    <w:rsid w:val="00716BCD"/>
    <w:rsid w:val="00721966"/>
    <w:rsid w:val="0073638E"/>
    <w:rsid w:val="0073742F"/>
    <w:rsid w:val="007400E9"/>
    <w:rsid w:val="00756C91"/>
    <w:rsid w:val="00757294"/>
    <w:rsid w:val="00771A04"/>
    <w:rsid w:val="007754B2"/>
    <w:rsid w:val="007841F5"/>
    <w:rsid w:val="00785C4C"/>
    <w:rsid w:val="007B63F5"/>
    <w:rsid w:val="007C1816"/>
    <w:rsid w:val="007C3177"/>
    <w:rsid w:val="007D1DE4"/>
    <w:rsid w:val="007D324C"/>
    <w:rsid w:val="007E010A"/>
    <w:rsid w:val="007E3EAB"/>
    <w:rsid w:val="007F25C4"/>
    <w:rsid w:val="007F7097"/>
    <w:rsid w:val="00811855"/>
    <w:rsid w:val="00831288"/>
    <w:rsid w:val="00835CBA"/>
    <w:rsid w:val="0084217E"/>
    <w:rsid w:val="008514AB"/>
    <w:rsid w:val="008626D6"/>
    <w:rsid w:val="00885017"/>
    <w:rsid w:val="0089683C"/>
    <w:rsid w:val="008970AD"/>
    <w:rsid w:val="008B4219"/>
    <w:rsid w:val="008C303A"/>
    <w:rsid w:val="008D1980"/>
    <w:rsid w:val="008E66A1"/>
    <w:rsid w:val="008F4F2F"/>
    <w:rsid w:val="00905BEA"/>
    <w:rsid w:val="0092485D"/>
    <w:rsid w:val="009309BD"/>
    <w:rsid w:val="0093322F"/>
    <w:rsid w:val="0095527B"/>
    <w:rsid w:val="0096059C"/>
    <w:rsid w:val="00971AD4"/>
    <w:rsid w:val="009738B3"/>
    <w:rsid w:val="00976BE9"/>
    <w:rsid w:val="00977AF8"/>
    <w:rsid w:val="009B661F"/>
    <w:rsid w:val="009E2291"/>
    <w:rsid w:val="009F5C0D"/>
    <w:rsid w:val="00A02020"/>
    <w:rsid w:val="00A20206"/>
    <w:rsid w:val="00A24DE9"/>
    <w:rsid w:val="00A269C4"/>
    <w:rsid w:val="00A345DF"/>
    <w:rsid w:val="00A37DDD"/>
    <w:rsid w:val="00A4093D"/>
    <w:rsid w:val="00A427FD"/>
    <w:rsid w:val="00A73A33"/>
    <w:rsid w:val="00AA7554"/>
    <w:rsid w:val="00AB389C"/>
    <w:rsid w:val="00AB68ED"/>
    <w:rsid w:val="00AD5670"/>
    <w:rsid w:val="00AD5855"/>
    <w:rsid w:val="00AD6527"/>
    <w:rsid w:val="00AE556D"/>
    <w:rsid w:val="00AF300C"/>
    <w:rsid w:val="00AF542D"/>
    <w:rsid w:val="00AF54B7"/>
    <w:rsid w:val="00B02F56"/>
    <w:rsid w:val="00B1626C"/>
    <w:rsid w:val="00B23897"/>
    <w:rsid w:val="00B2672C"/>
    <w:rsid w:val="00B26A34"/>
    <w:rsid w:val="00B473F0"/>
    <w:rsid w:val="00B5018C"/>
    <w:rsid w:val="00B535BE"/>
    <w:rsid w:val="00B64D28"/>
    <w:rsid w:val="00B853E6"/>
    <w:rsid w:val="00B92612"/>
    <w:rsid w:val="00BA0CCA"/>
    <w:rsid w:val="00BB293F"/>
    <w:rsid w:val="00BB2D2F"/>
    <w:rsid w:val="00BB588B"/>
    <w:rsid w:val="00BC598D"/>
    <w:rsid w:val="00BC61CD"/>
    <w:rsid w:val="00BD1952"/>
    <w:rsid w:val="00BD1F56"/>
    <w:rsid w:val="00BD6396"/>
    <w:rsid w:val="00BE5293"/>
    <w:rsid w:val="00BE6E4D"/>
    <w:rsid w:val="00BF0438"/>
    <w:rsid w:val="00C06021"/>
    <w:rsid w:val="00C21295"/>
    <w:rsid w:val="00C221C2"/>
    <w:rsid w:val="00C51D34"/>
    <w:rsid w:val="00C73B55"/>
    <w:rsid w:val="00C959B7"/>
    <w:rsid w:val="00CA1F6A"/>
    <w:rsid w:val="00CB1B83"/>
    <w:rsid w:val="00CC3FB4"/>
    <w:rsid w:val="00CE538D"/>
    <w:rsid w:val="00D05CF0"/>
    <w:rsid w:val="00D13FD6"/>
    <w:rsid w:val="00D35702"/>
    <w:rsid w:val="00D35996"/>
    <w:rsid w:val="00D73020"/>
    <w:rsid w:val="00D75BCD"/>
    <w:rsid w:val="00D85FD8"/>
    <w:rsid w:val="00D86979"/>
    <w:rsid w:val="00DB66C0"/>
    <w:rsid w:val="00DB7FC7"/>
    <w:rsid w:val="00DC2622"/>
    <w:rsid w:val="00DD1D60"/>
    <w:rsid w:val="00DE148A"/>
    <w:rsid w:val="00DF081A"/>
    <w:rsid w:val="00DF250D"/>
    <w:rsid w:val="00E0316E"/>
    <w:rsid w:val="00E0539A"/>
    <w:rsid w:val="00E117AE"/>
    <w:rsid w:val="00E21D2B"/>
    <w:rsid w:val="00E22376"/>
    <w:rsid w:val="00E22E84"/>
    <w:rsid w:val="00E31056"/>
    <w:rsid w:val="00E312D0"/>
    <w:rsid w:val="00E421BE"/>
    <w:rsid w:val="00E428B0"/>
    <w:rsid w:val="00E460A8"/>
    <w:rsid w:val="00E476C5"/>
    <w:rsid w:val="00E53420"/>
    <w:rsid w:val="00E54D6C"/>
    <w:rsid w:val="00E54EFC"/>
    <w:rsid w:val="00E7055B"/>
    <w:rsid w:val="00E802AA"/>
    <w:rsid w:val="00E82C76"/>
    <w:rsid w:val="00E9635F"/>
    <w:rsid w:val="00EA56B9"/>
    <w:rsid w:val="00EB3C7B"/>
    <w:rsid w:val="00EB616B"/>
    <w:rsid w:val="00EC110F"/>
    <w:rsid w:val="00F01078"/>
    <w:rsid w:val="00F02D9D"/>
    <w:rsid w:val="00F02E50"/>
    <w:rsid w:val="00F11FAF"/>
    <w:rsid w:val="00F17CD8"/>
    <w:rsid w:val="00F229CC"/>
    <w:rsid w:val="00F34CC0"/>
    <w:rsid w:val="00F367BE"/>
    <w:rsid w:val="00F654B3"/>
    <w:rsid w:val="00F678A9"/>
    <w:rsid w:val="00F70D3F"/>
    <w:rsid w:val="00FA2F12"/>
    <w:rsid w:val="00FA4811"/>
    <w:rsid w:val="00FA48C8"/>
    <w:rsid w:val="00FB71F8"/>
    <w:rsid w:val="00FD0E10"/>
    <w:rsid w:val="00FE10FD"/>
    <w:rsid w:val="00FF3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D94DA"/>
  <w15:chartTrackingRefBased/>
  <w15:docId w15:val="{3C8E07AF-E8EF-4C5B-BDC0-AB6B38C3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E0539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54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54B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54B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654B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E0539A"/>
    <w:rPr>
      <w:b/>
      <w:bCs/>
      <w:kern w:val="44"/>
      <w:sz w:val="44"/>
      <w:szCs w:val="44"/>
    </w:rPr>
  </w:style>
  <w:style w:type="paragraph" w:styleId="a3">
    <w:name w:val="List Paragraph"/>
    <w:basedOn w:val="a"/>
    <w:uiPriority w:val="34"/>
    <w:qFormat/>
    <w:rsid w:val="00976BE9"/>
    <w:pPr>
      <w:ind w:firstLineChars="200" w:firstLine="420"/>
    </w:pPr>
  </w:style>
  <w:style w:type="paragraph" w:styleId="a4">
    <w:name w:val="header"/>
    <w:basedOn w:val="a"/>
    <w:link w:val="a5"/>
    <w:uiPriority w:val="99"/>
    <w:unhideWhenUsed/>
    <w:rsid w:val="00156E8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56E8A"/>
    <w:rPr>
      <w:sz w:val="18"/>
      <w:szCs w:val="18"/>
    </w:rPr>
  </w:style>
  <w:style w:type="paragraph" w:styleId="a6">
    <w:name w:val="footer"/>
    <w:basedOn w:val="a"/>
    <w:link w:val="a7"/>
    <w:uiPriority w:val="99"/>
    <w:unhideWhenUsed/>
    <w:rsid w:val="00156E8A"/>
    <w:pPr>
      <w:tabs>
        <w:tab w:val="center" w:pos="4153"/>
        <w:tab w:val="right" w:pos="8306"/>
      </w:tabs>
      <w:snapToGrid w:val="0"/>
      <w:jc w:val="left"/>
    </w:pPr>
    <w:rPr>
      <w:sz w:val="18"/>
      <w:szCs w:val="18"/>
    </w:rPr>
  </w:style>
  <w:style w:type="character" w:customStyle="1" w:styleId="a7">
    <w:name w:val="页脚 字符"/>
    <w:basedOn w:val="a0"/>
    <w:link w:val="a6"/>
    <w:uiPriority w:val="99"/>
    <w:rsid w:val="00156E8A"/>
    <w:rPr>
      <w:sz w:val="18"/>
      <w:szCs w:val="18"/>
    </w:rPr>
  </w:style>
  <w:style w:type="character" w:customStyle="1" w:styleId="20">
    <w:name w:val="标题 2 字符"/>
    <w:basedOn w:val="a0"/>
    <w:link w:val="2"/>
    <w:uiPriority w:val="9"/>
    <w:rsid w:val="00F654B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54B3"/>
    <w:rPr>
      <w:b/>
      <w:bCs/>
      <w:sz w:val="32"/>
      <w:szCs w:val="32"/>
    </w:rPr>
  </w:style>
  <w:style w:type="character" w:customStyle="1" w:styleId="40">
    <w:name w:val="标题 4 字符"/>
    <w:basedOn w:val="a0"/>
    <w:link w:val="4"/>
    <w:uiPriority w:val="9"/>
    <w:rsid w:val="00F654B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654B3"/>
    <w:rPr>
      <w:b/>
      <w:bCs/>
      <w:sz w:val="28"/>
      <w:szCs w:val="28"/>
    </w:rPr>
  </w:style>
  <w:style w:type="paragraph" w:customStyle="1" w:styleId="Axure">
    <w:name w:val="Axure表格正常文本"/>
    <w:basedOn w:val="a"/>
    <w:qFormat/>
    <w:rsid w:val="00F654B3"/>
    <w:pPr>
      <w:spacing w:before="60" w:after="60"/>
    </w:pPr>
    <w:rPr>
      <w:rFonts w:ascii="Calibri" w:eastAsia="宋体" w:hAnsi="Calibri" w:cs="Times New Roman"/>
      <w:sz w:val="16"/>
    </w:rPr>
  </w:style>
  <w:style w:type="paragraph" w:customStyle="1" w:styleId="12">
    <w:name w:val="列出段落1"/>
    <w:basedOn w:val="a"/>
    <w:uiPriority w:val="34"/>
    <w:qFormat/>
    <w:rsid w:val="00F654B3"/>
    <w:pPr>
      <w:ind w:firstLineChars="200" w:firstLine="420"/>
    </w:pPr>
    <w:rPr>
      <w:rFonts w:ascii="Calibri" w:eastAsia="宋体" w:hAnsi="Calibri" w:cs="Times New Roman"/>
    </w:rPr>
  </w:style>
  <w:style w:type="paragraph" w:styleId="a8">
    <w:name w:val="Balloon Text"/>
    <w:basedOn w:val="a"/>
    <w:link w:val="a9"/>
    <w:uiPriority w:val="99"/>
    <w:semiHidden/>
    <w:unhideWhenUsed/>
    <w:rsid w:val="00FA2F12"/>
    <w:rPr>
      <w:rFonts w:ascii="宋体" w:eastAsia="宋体"/>
      <w:sz w:val="18"/>
      <w:szCs w:val="18"/>
    </w:rPr>
  </w:style>
  <w:style w:type="character" w:customStyle="1" w:styleId="a9">
    <w:name w:val="批注框文本 字符"/>
    <w:basedOn w:val="a0"/>
    <w:link w:val="a8"/>
    <w:uiPriority w:val="99"/>
    <w:semiHidden/>
    <w:rsid w:val="00FA2F12"/>
    <w:rPr>
      <w:rFonts w:ascii="宋体" w:eastAsia="宋体"/>
      <w:sz w:val="18"/>
      <w:szCs w:val="18"/>
    </w:rPr>
  </w:style>
  <w:style w:type="character" w:styleId="aa">
    <w:name w:val="annotation reference"/>
    <w:basedOn w:val="a0"/>
    <w:uiPriority w:val="99"/>
    <w:semiHidden/>
    <w:unhideWhenUsed/>
    <w:rsid w:val="0030408F"/>
    <w:rPr>
      <w:sz w:val="21"/>
      <w:szCs w:val="21"/>
    </w:rPr>
  </w:style>
  <w:style w:type="paragraph" w:styleId="ab">
    <w:name w:val="annotation text"/>
    <w:basedOn w:val="a"/>
    <w:link w:val="ac"/>
    <w:uiPriority w:val="99"/>
    <w:semiHidden/>
    <w:unhideWhenUsed/>
    <w:rsid w:val="0030408F"/>
    <w:pPr>
      <w:jc w:val="left"/>
    </w:pPr>
  </w:style>
  <w:style w:type="character" w:customStyle="1" w:styleId="ac">
    <w:name w:val="批注文字 字符"/>
    <w:basedOn w:val="a0"/>
    <w:link w:val="ab"/>
    <w:uiPriority w:val="99"/>
    <w:semiHidden/>
    <w:rsid w:val="0030408F"/>
  </w:style>
  <w:style w:type="paragraph" w:styleId="ad">
    <w:name w:val="annotation subject"/>
    <w:basedOn w:val="ab"/>
    <w:next w:val="ab"/>
    <w:link w:val="ae"/>
    <w:uiPriority w:val="99"/>
    <w:semiHidden/>
    <w:unhideWhenUsed/>
    <w:rsid w:val="0030408F"/>
    <w:rPr>
      <w:b/>
      <w:bCs/>
    </w:rPr>
  </w:style>
  <w:style w:type="character" w:customStyle="1" w:styleId="ae">
    <w:name w:val="批注主题 字符"/>
    <w:basedOn w:val="ac"/>
    <w:link w:val="ad"/>
    <w:uiPriority w:val="99"/>
    <w:semiHidden/>
    <w:rsid w:val="0030408F"/>
    <w:rPr>
      <w:b/>
      <w:bCs/>
    </w:rPr>
  </w:style>
  <w:style w:type="paragraph" w:styleId="af">
    <w:name w:val="Revision"/>
    <w:hidden/>
    <w:uiPriority w:val="99"/>
    <w:semiHidden/>
    <w:rsid w:val="00FA48C8"/>
  </w:style>
  <w:style w:type="paragraph" w:styleId="TOC">
    <w:name w:val="TOC Heading"/>
    <w:basedOn w:val="10"/>
    <w:next w:val="a"/>
    <w:uiPriority w:val="39"/>
    <w:unhideWhenUsed/>
    <w:qFormat/>
    <w:rsid w:val="00496C1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96C19"/>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96C19"/>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96C19"/>
    <w:pPr>
      <w:widowControl/>
      <w:spacing w:after="100" w:line="259" w:lineRule="auto"/>
      <w:ind w:left="440"/>
      <w:jc w:val="left"/>
    </w:pPr>
    <w:rPr>
      <w:rFonts w:cs="Times New Roman"/>
      <w:kern w:val="0"/>
      <w:sz w:val="22"/>
    </w:rPr>
  </w:style>
  <w:style w:type="character" w:styleId="af0">
    <w:name w:val="Hyperlink"/>
    <w:basedOn w:val="a0"/>
    <w:uiPriority w:val="99"/>
    <w:unhideWhenUsed/>
    <w:rsid w:val="00496C19"/>
    <w:rPr>
      <w:color w:val="0563C1" w:themeColor="hyperlink"/>
      <w:u w:val="single"/>
    </w:rPr>
  </w:style>
  <w:style w:type="paragraph" w:customStyle="1" w:styleId="1">
    <w:name w:val="样式1"/>
    <w:basedOn w:val="2"/>
    <w:link w:val="13"/>
    <w:qFormat/>
    <w:rsid w:val="00AD5670"/>
    <w:pPr>
      <w:numPr>
        <w:numId w:val="7"/>
      </w:numPr>
    </w:pPr>
  </w:style>
  <w:style w:type="paragraph" w:styleId="af1">
    <w:name w:val="No Spacing"/>
    <w:uiPriority w:val="1"/>
    <w:qFormat/>
    <w:rsid w:val="00771A04"/>
    <w:pPr>
      <w:widowControl w:val="0"/>
      <w:jc w:val="both"/>
    </w:pPr>
  </w:style>
  <w:style w:type="character" w:customStyle="1" w:styleId="13">
    <w:name w:val="样式1 字符"/>
    <w:basedOn w:val="20"/>
    <w:link w:val="1"/>
    <w:rsid w:val="00AD5670"/>
    <w:rPr>
      <w:rFonts w:asciiTheme="majorHAnsi" w:eastAsiaTheme="majorEastAsia" w:hAnsiTheme="majorHAnsi" w:cstheme="majorBidi"/>
      <w:b/>
      <w:bCs/>
      <w:sz w:val="32"/>
      <w:szCs w:val="32"/>
    </w:rPr>
  </w:style>
  <w:style w:type="character" w:styleId="af2">
    <w:name w:val="FollowedHyperlink"/>
    <w:basedOn w:val="a0"/>
    <w:uiPriority w:val="99"/>
    <w:semiHidden/>
    <w:unhideWhenUsed/>
    <w:rsid w:val="00B501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711C9-0EE8-4EB1-BCC7-1F3747B91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2434</Words>
  <Characters>13878</Characters>
  <Application>Microsoft Office Word</Application>
  <DocSecurity>0</DocSecurity>
  <Lines>115</Lines>
  <Paragraphs>32</Paragraphs>
  <ScaleCrop>false</ScaleCrop>
  <Company/>
  <LinksUpToDate>false</LinksUpToDate>
  <CharactersWithSpaces>16280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haha</dc:creator>
  <cp:keywords/>
  <dc:description/>
  <cp:lastModifiedBy> </cp:lastModifiedBy>
  <cp:revision>13</cp:revision>
  <dcterms:created xsi:type="dcterms:W3CDTF">2018-12-11T10:24:00Z</dcterms:created>
  <dcterms:modified xsi:type="dcterms:W3CDTF">2018-12-26T06:28:00Z</dcterms:modified>
</cp:coreProperties>
</file>