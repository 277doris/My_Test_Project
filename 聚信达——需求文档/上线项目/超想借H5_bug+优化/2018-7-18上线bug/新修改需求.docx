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51428" w14:textId="77777777" w:rsidR="00C925D1" w:rsidRPr="00732A4E" w:rsidRDefault="00627FD7" w:rsidP="00732A4E">
      <w:pPr>
        <w:tabs>
          <w:tab w:val="left" w:pos="988"/>
        </w:tabs>
        <w:jc w:val="center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7月4日-7月10日需求文档</w:t>
      </w:r>
    </w:p>
    <w:p w14:paraId="17E302E6" w14:textId="77777777"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前端添加更改绑定银行卡功能</w:t>
      </w:r>
    </w:p>
    <w:p w14:paraId="7AF2E627" w14:textId="77777777" w:rsidR="0042404C" w:rsidRPr="00732A4E" w:rsidRDefault="0042404C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更改绑定银行卡功能</w:t>
      </w:r>
      <w:r w:rsidR="00F368FB" w:rsidRPr="00732A4E">
        <w:rPr>
          <w:rFonts w:ascii="微软雅黑" w:eastAsia="微软雅黑" w:hAnsi="微软雅黑" w:hint="eastAsia"/>
        </w:rPr>
        <w:t>按钮添加在H5还款页面中</w:t>
      </w:r>
      <w:r w:rsidR="0051730F" w:rsidRPr="00732A4E">
        <w:rPr>
          <w:rFonts w:ascii="微软雅黑" w:eastAsia="微软雅黑" w:hAnsi="微软雅黑" w:hint="eastAsia"/>
        </w:rPr>
        <w:t>。</w:t>
      </w:r>
      <w:ins w:id="0" w:author="dawen zhang" w:date="2018-07-05T14:02:00Z">
        <w:r w:rsidR="007C7924">
          <w:rPr>
            <w:rFonts w:ascii="微软雅黑" w:eastAsia="微软雅黑" w:hAnsi="微软雅黑" w:hint="eastAsia"/>
          </w:rPr>
          <w:t>按钮添加在“我的”菜单下。</w:t>
        </w:r>
      </w:ins>
    </w:p>
    <w:p w14:paraId="53746AA4" w14:textId="77777777" w:rsidR="0051730F" w:rsidRPr="00D87515" w:rsidRDefault="0051730F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D87515">
        <w:rPr>
          <w:rFonts w:ascii="微软雅黑" w:eastAsia="微软雅黑" w:hAnsi="微软雅黑" w:hint="eastAsia"/>
        </w:rPr>
        <w:t>更改绑定银行卡时需要客户主动输入：银行卡号、验证码。</w:t>
      </w:r>
    </w:p>
    <w:p w14:paraId="342BF4D0" w14:textId="77777777" w:rsidR="0051730F" w:rsidRPr="00732A4E" w:rsidRDefault="0051730F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目前更改绑定银行卡需要与两家三方支付进行绑定。</w:t>
      </w:r>
    </w:p>
    <w:p w14:paraId="155BA43C" w14:textId="77777777" w:rsidR="00002E4E" w:rsidRPr="00D87515" w:rsidRDefault="008E4A66" w:rsidP="00002E4E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ins w:id="1" w:author="dawen zhang" w:date="2018-07-05T11:12:00Z"/>
          <w:rFonts w:ascii="微软雅黑" w:eastAsia="微软雅黑" w:hAnsi="微软雅黑"/>
        </w:rPr>
      </w:pPr>
      <w:r w:rsidRPr="00D87515">
        <w:rPr>
          <w:rFonts w:ascii="微软雅黑" w:eastAsia="微软雅黑" w:hAnsi="微软雅黑" w:hint="eastAsia"/>
        </w:rPr>
        <w:t>点击发送验证码后，验证码按钮置灰色，不让用户重复点击，等待返回，返回成功后开始</w:t>
      </w:r>
      <w:r w:rsidRPr="00D87515">
        <w:rPr>
          <w:rFonts w:ascii="微软雅黑" w:eastAsia="微软雅黑" w:hAnsi="微软雅黑"/>
        </w:rPr>
        <w:t>120秒倒计时。</w:t>
      </w:r>
    </w:p>
    <w:p w14:paraId="77B84F03" w14:textId="77777777" w:rsidR="00002E4E" w:rsidRPr="00D87515" w:rsidRDefault="00B82FA9" w:rsidP="00002E4E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ins w:id="2" w:author="dawen zhang" w:date="2018-07-05T11:14:00Z"/>
          <w:rFonts w:ascii="微软雅黑" w:eastAsia="微软雅黑" w:hAnsi="微软雅黑"/>
        </w:rPr>
      </w:pPr>
      <w:ins w:id="3" w:author="dawen zhang" w:date="2018-07-05T11:50:00Z">
        <w:r w:rsidRPr="00D87515">
          <w:rPr>
            <w:rFonts w:ascii="微软雅黑" w:eastAsia="微软雅黑" w:hAnsi="微软雅黑" w:hint="eastAsia"/>
          </w:rPr>
          <w:t>更改绑定银行卡页面不需要</w:t>
        </w:r>
      </w:ins>
      <w:ins w:id="4" w:author="dawen zhang" w:date="2018-07-05T11:51:00Z">
        <w:r w:rsidRPr="00D87515">
          <w:rPr>
            <w:rFonts w:ascii="微软雅黑" w:eastAsia="微软雅黑" w:hAnsi="微软雅黑" w:hint="eastAsia"/>
          </w:rPr>
          <w:t>客户再次填写姓名。</w:t>
        </w:r>
      </w:ins>
    </w:p>
    <w:p w14:paraId="74BC0F49" w14:textId="77777777" w:rsidR="00002E4E" w:rsidRPr="00252BCF" w:rsidRDefault="00B82FA9" w:rsidP="00002E4E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ins w:id="5" w:author="dawen zhang" w:date="2018-07-05T11:18:00Z"/>
          <w:rFonts w:ascii="微软雅黑" w:eastAsia="微软雅黑" w:hAnsi="微软雅黑"/>
          <w:color w:val="FF0000"/>
          <w:rPrChange w:id="6" w:author="2264866101@qq.com" w:date="2018-07-09T09:48:00Z">
            <w:rPr>
              <w:ins w:id="7" w:author="dawen zhang" w:date="2018-07-05T11:18:00Z"/>
              <w:rFonts w:ascii="微软雅黑" w:eastAsia="微软雅黑" w:hAnsi="微软雅黑"/>
            </w:rPr>
          </w:rPrChange>
        </w:rPr>
      </w:pPr>
      <w:ins w:id="8" w:author="dawen zhang" w:date="2018-07-05T11:51:00Z">
        <w:r w:rsidRPr="00252BCF">
          <w:rPr>
            <w:rFonts w:ascii="微软雅黑" w:eastAsia="微软雅黑" w:hAnsi="微软雅黑" w:hint="eastAsia"/>
            <w:color w:val="FF0000"/>
            <w:rPrChange w:id="9" w:author="2264866101@qq.com" w:date="2018-07-09T09:48:00Z">
              <w:rPr>
                <w:rFonts w:ascii="微软雅黑" w:eastAsia="微软雅黑" w:hAnsi="微软雅黑" w:hint="eastAsia"/>
              </w:rPr>
            </w:rPrChange>
          </w:rPr>
          <w:t>页面最下方</w:t>
        </w:r>
      </w:ins>
      <w:ins w:id="10" w:author="dawen zhang" w:date="2018-07-05T13:58:00Z">
        <w:r w:rsidR="0010329D" w:rsidRPr="00252BCF">
          <w:rPr>
            <w:rFonts w:ascii="微软雅黑" w:eastAsia="微软雅黑" w:hAnsi="微软雅黑" w:hint="eastAsia"/>
            <w:color w:val="FF0000"/>
            <w:rPrChange w:id="11" w:author="2264866101@qq.com" w:date="2018-07-09T09:48:00Z">
              <w:rPr>
                <w:rFonts w:ascii="微软雅黑" w:eastAsia="微软雅黑" w:hAnsi="微软雅黑" w:hint="eastAsia"/>
              </w:rPr>
            </w:rPrChange>
          </w:rPr>
          <w:t>显示：绑卡不会产生任何</w:t>
        </w:r>
      </w:ins>
      <w:ins w:id="12" w:author="dawen zhang" w:date="2018-07-05T13:59:00Z">
        <w:r w:rsidR="0010329D" w:rsidRPr="00252BCF">
          <w:rPr>
            <w:rFonts w:ascii="微软雅黑" w:eastAsia="微软雅黑" w:hAnsi="微软雅黑" w:hint="eastAsia"/>
            <w:color w:val="FF0000"/>
            <w:rPrChange w:id="13" w:author="2264866101@qq.com" w:date="2018-07-09T09:48:00Z">
              <w:rPr>
                <w:rFonts w:ascii="微软雅黑" w:eastAsia="微软雅黑" w:hAnsi="微软雅黑" w:hint="eastAsia"/>
              </w:rPr>
            </w:rPrChange>
          </w:rPr>
          <w:t>费用（换行）仅用于提现与还款</w:t>
        </w:r>
      </w:ins>
    </w:p>
    <w:p w14:paraId="6DA3649E" w14:textId="77777777" w:rsidR="00E95278" w:rsidRPr="00252BCF" w:rsidRDefault="00E95278" w:rsidP="00002E4E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/>
          <w:color w:val="FF0000"/>
          <w:rPrChange w:id="14" w:author="2264866101@qq.com" w:date="2018-07-09T09:48:00Z">
            <w:rPr>
              <w:rFonts w:ascii="微软雅黑" w:eastAsia="微软雅黑" w:hAnsi="微软雅黑"/>
            </w:rPr>
          </w:rPrChange>
        </w:rPr>
      </w:pPr>
      <w:ins w:id="15" w:author="dawen zhang" w:date="2018-07-05T11:18:00Z">
        <w:r w:rsidRPr="00252BCF">
          <w:rPr>
            <w:rFonts w:ascii="微软雅黑" w:eastAsia="微软雅黑" w:hAnsi="微软雅黑" w:hint="eastAsia"/>
            <w:color w:val="FF0000"/>
            <w:rPrChange w:id="16" w:author="2264866101@qq.com" w:date="2018-07-09T09:48:00Z">
              <w:rPr>
                <w:rFonts w:ascii="微软雅黑" w:eastAsia="微软雅黑" w:hAnsi="微软雅黑" w:hint="eastAsia"/>
              </w:rPr>
            </w:rPrChange>
          </w:rPr>
          <w:t>验证码输入错误</w:t>
        </w:r>
        <w:r w:rsidRPr="00252BCF">
          <w:rPr>
            <w:rFonts w:ascii="微软雅黑" w:eastAsia="微软雅黑" w:hAnsi="微软雅黑"/>
            <w:color w:val="FF0000"/>
            <w:rPrChange w:id="17" w:author="2264866101@qq.com" w:date="2018-07-09T09:48:00Z">
              <w:rPr>
                <w:rFonts w:ascii="微软雅黑" w:eastAsia="微软雅黑" w:hAnsi="微软雅黑"/>
              </w:rPr>
            </w:rPrChange>
          </w:rPr>
          <w:t>5次</w:t>
        </w:r>
      </w:ins>
      <w:ins w:id="18" w:author="dawen zhang" w:date="2018-07-05T13:59:00Z">
        <w:r w:rsidR="0010329D" w:rsidRPr="00252BCF">
          <w:rPr>
            <w:rFonts w:ascii="微软雅黑" w:eastAsia="微软雅黑" w:hAnsi="微软雅黑"/>
            <w:color w:val="FF0000"/>
            <w:rPrChange w:id="19" w:author="2264866101@qq.com" w:date="2018-07-09T09:48:00Z">
              <w:rPr>
                <w:rFonts w:ascii="微软雅黑" w:eastAsia="微软雅黑" w:hAnsi="微软雅黑"/>
              </w:rPr>
            </w:rPrChange>
          </w:rPr>
          <w:t>/天，输入错误5次后当天不允许再次发送验证码。</w:t>
        </w:r>
      </w:ins>
    </w:p>
    <w:p w14:paraId="30580067" w14:textId="77777777" w:rsidR="0051730F" w:rsidRPr="00732A4E" w:rsidRDefault="008E4A66" w:rsidP="0051730F">
      <w:pPr>
        <w:tabs>
          <w:tab w:val="left" w:pos="988"/>
        </w:tabs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5CD2EBCC" wp14:editId="22ACE76C">
            <wp:extent cx="1545357" cy="2794861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484" cy="279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44C3" w14:textId="77777777"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账务系统报表导出功能优化</w:t>
      </w:r>
    </w:p>
    <w:p w14:paraId="139EC269" w14:textId="77777777" w:rsidR="008E4A66" w:rsidRPr="00D87515" w:rsidRDefault="008E4A66" w:rsidP="008E4A66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  <w:color w:val="FF0000"/>
          <w:rPrChange w:id="20" w:author="2264866101@qq.com" w:date="2018-07-11T09:51:00Z">
            <w:rPr>
              <w:rFonts w:ascii="微软雅黑" w:eastAsia="微软雅黑" w:hAnsi="微软雅黑"/>
            </w:rPr>
          </w:rPrChange>
        </w:rPr>
      </w:pPr>
      <w:r w:rsidRPr="00D87515">
        <w:rPr>
          <w:rFonts w:ascii="微软雅黑" w:eastAsia="微软雅黑" w:hAnsi="微软雅黑" w:hint="eastAsia"/>
          <w:color w:val="FF0000"/>
          <w:rPrChange w:id="21" w:author="2264866101@qq.com" w:date="2018-07-11T09:51:00Z">
            <w:rPr>
              <w:rFonts w:ascii="微软雅黑" w:eastAsia="微软雅黑" w:hAnsi="微软雅黑" w:hint="eastAsia"/>
            </w:rPr>
          </w:rPrChange>
        </w:rPr>
        <w:t>加入全部导出功能</w:t>
      </w:r>
    </w:p>
    <w:p w14:paraId="4C94FA41" w14:textId="77777777" w:rsidR="008E4A66" w:rsidRPr="00732A4E" w:rsidRDefault="008E4A66" w:rsidP="008E4A66">
      <w:pPr>
        <w:pStyle w:val="a3"/>
        <w:numPr>
          <w:ilvl w:val="1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点击全部导出后，按照页面筛选项导出全部数据。</w:t>
      </w:r>
    </w:p>
    <w:p w14:paraId="0A516DBA" w14:textId="77777777" w:rsidR="008E4A66" w:rsidRPr="00732A4E" w:rsidRDefault="008E4A66" w:rsidP="008E4A66">
      <w:pPr>
        <w:tabs>
          <w:tab w:val="left" w:pos="988"/>
        </w:tabs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E36ECCE" wp14:editId="7C277B1E">
            <wp:extent cx="5270500" cy="1758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B3170" w14:textId="77777777" w:rsidR="008E4A66" w:rsidRPr="00252BCF" w:rsidRDefault="008E4A66" w:rsidP="008E4A66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  <w:color w:val="FF0000"/>
          <w:rPrChange w:id="22" w:author="2264866101@qq.com" w:date="2018-07-09T09:48:00Z">
            <w:rPr>
              <w:rFonts w:ascii="微软雅黑" w:eastAsia="微软雅黑" w:hAnsi="微软雅黑"/>
            </w:rPr>
          </w:rPrChange>
        </w:rPr>
      </w:pPr>
      <w:r w:rsidRPr="00252BCF">
        <w:rPr>
          <w:rFonts w:ascii="微软雅黑" w:eastAsia="微软雅黑" w:hAnsi="微软雅黑" w:hint="eastAsia"/>
          <w:color w:val="FF0000"/>
          <w:rPrChange w:id="23" w:author="2264866101@qq.com" w:date="2018-07-09T09:48:00Z">
            <w:rPr>
              <w:rFonts w:ascii="微软雅黑" w:eastAsia="微软雅黑" w:hAnsi="微软雅黑" w:hint="eastAsia"/>
            </w:rPr>
          </w:rPrChange>
        </w:rPr>
        <w:t>导出报表表头添加：展期金额、展期次数字段。</w:t>
      </w:r>
    </w:p>
    <w:p w14:paraId="09D490B9" w14:textId="77777777" w:rsidR="008E4A66" w:rsidRPr="00732A4E" w:rsidRDefault="008E4A66" w:rsidP="008E4A66">
      <w:pPr>
        <w:tabs>
          <w:tab w:val="left" w:pos="988"/>
        </w:tabs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11AB1767" wp14:editId="6BAD744D">
            <wp:extent cx="5270500" cy="1820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C693" w14:textId="77777777" w:rsidR="00727049" w:rsidRPr="00D24934" w:rsidRDefault="00727049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  <w:rPrChange w:id="24" w:author="2264866101@qq.com" w:date="2018-07-11T18:02:00Z">
            <w:rPr>
              <w:rFonts w:ascii="微软雅黑" w:eastAsia="微软雅黑" w:hAnsi="微软雅黑"/>
            </w:rPr>
          </w:rPrChange>
        </w:rPr>
      </w:pPr>
      <w:r w:rsidRPr="00D24934">
        <w:rPr>
          <w:rFonts w:ascii="微软雅黑" w:eastAsia="微软雅黑" w:hAnsi="微软雅黑" w:hint="eastAsia"/>
          <w:rPrChange w:id="25" w:author="2264866101@qq.com" w:date="2018-07-11T18:02:00Z">
            <w:rPr>
              <w:rFonts w:ascii="微软雅黑" w:eastAsia="微软雅黑" w:hAnsi="微软雅黑" w:hint="eastAsia"/>
            </w:rPr>
          </w:rPrChange>
        </w:rPr>
        <w:t>所有金额字段，在导出后格式为数字，现在为文本格式。</w:t>
      </w:r>
    </w:p>
    <w:p w14:paraId="108EC62E" w14:textId="77777777" w:rsidR="007C7924" w:rsidRPr="00252BCF" w:rsidRDefault="007C7924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ins w:id="26" w:author="dawen zhang" w:date="2018-07-05T14:01:00Z"/>
          <w:rFonts w:ascii="微软雅黑" w:eastAsia="微软雅黑" w:hAnsi="微软雅黑"/>
          <w:color w:val="FF0000"/>
          <w:rPrChange w:id="27" w:author="2264866101@qq.com" w:date="2018-07-09T09:49:00Z">
            <w:rPr>
              <w:ins w:id="28" w:author="dawen zhang" w:date="2018-07-05T14:01:00Z"/>
              <w:rFonts w:ascii="微软雅黑" w:eastAsia="微软雅黑" w:hAnsi="微软雅黑"/>
            </w:rPr>
          </w:rPrChange>
        </w:rPr>
      </w:pPr>
      <w:ins w:id="29" w:author="dawen zhang" w:date="2018-07-05T14:01:00Z">
        <w:r w:rsidRPr="00252BCF">
          <w:rPr>
            <w:rFonts w:ascii="微软雅黑" w:eastAsia="微软雅黑" w:hAnsi="微软雅黑" w:hint="eastAsia"/>
            <w:color w:val="FF0000"/>
            <w:rPrChange w:id="30" w:author="2264866101@qq.com" w:date="2018-07-09T09:49:00Z">
              <w:rPr>
                <w:rFonts w:ascii="微软雅黑" w:eastAsia="微软雅黑" w:hAnsi="微软雅黑" w:hint="eastAsia"/>
              </w:rPr>
            </w:rPrChange>
          </w:rPr>
          <w:t>进度查询按钮从“我的”页面中移除</w:t>
        </w:r>
      </w:ins>
    </w:p>
    <w:p w14:paraId="50557ED8" w14:textId="77777777"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规则引擎迁移</w:t>
      </w:r>
    </w:p>
    <w:p w14:paraId="7AEFFDC8" w14:textId="77777777" w:rsidR="00727049" w:rsidRPr="00732A4E" w:rsidRDefault="00727049" w:rsidP="00727049">
      <w:pPr>
        <w:tabs>
          <w:tab w:val="left" w:pos="988"/>
        </w:tabs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详见规则引擎文档</w:t>
      </w:r>
    </w:p>
    <w:p w14:paraId="63E7CF46" w14:textId="77777777" w:rsidR="0083253B" w:rsidRPr="00732A4E" w:rsidRDefault="0083253B" w:rsidP="00727049">
      <w:pPr>
        <w:tabs>
          <w:tab w:val="left" w:pos="988"/>
        </w:tabs>
        <w:rPr>
          <w:rFonts w:ascii="微软雅黑" w:eastAsia="微软雅黑" w:hAnsi="微软雅黑"/>
        </w:rPr>
      </w:pPr>
    </w:p>
    <w:p w14:paraId="4F07A6BE" w14:textId="77777777" w:rsidR="0042404C" w:rsidRPr="00732A4E" w:rsidRDefault="0042404C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前端添加用户主动展期功能</w:t>
      </w:r>
    </w:p>
    <w:p w14:paraId="73949997" w14:textId="77777777" w:rsidR="00727049" w:rsidRPr="00732A4E" w:rsidRDefault="00727049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前端添加主动展期功能，客户点击展期后，</w:t>
      </w:r>
      <w:r w:rsidR="0083253B" w:rsidRPr="00732A4E">
        <w:rPr>
          <w:rFonts w:ascii="微软雅黑" w:eastAsia="微软雅黑" w:hAnsi="微软雅黑" w:hint="eastAsia"/>
        </w:rPr>
        <w:t>输入短信验证码后，</w:t>
      </w:r>
      <w:r w:rsidRPr="00732A4E">
        <w:rPr>
          <w:rFonts w:ascii="微软雅黑" w:eastAsia="微软雅黑" w:hAnsi="微软雅黑" w:hint="eastAsia"/>
        </w:rPr>
        <w:t>主动从绑定银行卡中支付200元展期费用。</w:t>
      </w:r>
    </w:p>
    <w:p w14:paraId="26D53C81" w14:textId="77777777" w:rsidR="00727049" w:rsidRPr="00252BCF" w:rsidRDefault="0083253B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  <w:color w:val="FF0000"/>
          <w:rPrChange w:id="31" w:author="2264866101@qq.com" w:date="2018-07-09T09:49:00Z">
            <w:rPr>
              <w:rFonts w:ascii="微软雅黑" w:eastAsia="微软雅黑" w:hAnsi="微软雅黑"/>
            </w:rPr>
          </w:rPrChange>
        </w:rPr>
      </w:pPr>
      <w:r w:rsidRPr="00252BCF">
        <w:rPr>
          <w:rFonts w:ascii="微软雅黑" w:eastAsia="微软雅黑" w:hAnsi="微软雅黑" w:hint="eastAsia"/>
          <w:color w:val="FF0000"/>
          <w:rPrChange w:id="32" w:author="2264866101@qq.com" w:date="2018-07-09T09:49:00Z">
            <w:rPr>
              <w:rFonts w:ascii="微软雅黑" w:eastAsia="微软雅黑" w:hAnsi="微软雅黑" w:hint="eastAsia"/>
            </w:rPr>
          </w:rPrChange>
        </w:rPr>
        <w:t>展期后更新用户还款时看到的状态、应还款时间。</w:t>
      </w:r>
    </w:p>
    <w:p w14:paraId="5D7EE413" w14:textId="77777777" w:rsidR="00732A4E" w:rsidRPr="00252BCF" w:rsidRDefault="00732A4E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  <w:color w:val="FF0000"/>
          <w:rPrChange w:id="33" w:author="2264866101@qq.com" w:date="2018-07-09T09:49:00Z">
            <w:rPr>
              <w:rFonts w:ascii="微软雅黑" w:eastAsia="微软雅黑" w:hAnsi="微软雅黑"/>
            </w:rPr>
          </w:rPrChange>
        </w:rPr>
      </w:pPr>
      <w:r w:rsidRPr="00252BCF">
        <w:rPr>
          <w:rFonts w:ascii="微软雅黑" w:eastAsia="微软雅黑" w:hAnsi="微软雅黑" w:hint="eastAsia"/>
          <w:color w:val="FF0000"/>
          <w:rPrChange w:id="34" w:author="2264866101@qq.com" w:date="2018-07-09T09:49:00Z">
            <w:rPr>
              <w:rFonts w:ascii="微软雅黑" w:eastAsia="微软雅黑" w:hAnsi="微软雅黑" w:hint="eastAsia"/>
            </w:rPr>
          </w:rPrChange>
        </w:rPr>
        <w:t>增加“我要展期”按钮</w:t>
      </w:r>
      <w:bookmarkStart w:id="35" w:name="_GoBack"/>
      <w:bookmarkEnd w:id="35"/>
    </w:p>
    <w:p w14:paraId="6800841E" w14:textId="77777777" w:rsidR="00732A4E" w:rsidRPr="00732A4E" w:rsidRDefault="00732A4E" w:rsidP="00732A4E">
      <w:pPr>
        <w:pStyle w:val="a3"/>
        <w:tabs>
          <w:tab w:val="left" w:pos="988"/>
        </w:tabs>
        <w:ind w:left="480" w:firstLineChars="0" w:firstLine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8539C6A" wp14:editId="3AA484D2">
            <wp:extent cx="1652890" cy="357850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53" cy="357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95D38" w14:textId="77777777" w:rsidR="00732A4E" w:rsidRPr="00732A4E" w:rsidRDefault="00732A4E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360黑名单对接</w:t>
      </w:r>
    </w:p>
    <w:p w14:paraId="0BDA23E2" w14:textId="77777777"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限制通过审核后36小时内必须签约</w:t>
      </w:r>
    </w:p>
    <w:p w14:paraId="4A9F565D" w14:textId="77777777" w:rsidR="00732A4E" w:rsidRPr="00732A4E" w:rsidRDefault="00732A4E" w:rsidP="00732A4E">
      <w:pPr>
        <w:pStyle w:val="a3"/>
        <w:numPr>
          <w:ilvl w:val="0"/>
          <w:numId w:val="5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审核通过后客户需要再36小时内完成签约。</w:t>
      </w:r>
    </w:p>
    <w:p w14:paraId="5DC10FA4" w14:textId="77777777" w:rsidR="00732A4E" w:rsidRPr="00732A4E" w:rsidRDefault="00732A4E" w:rsidP="00732A4E">
      <w:pPr>
        <w:pStyle w:val="a3"/>
        <w:numPr>
          <w:ilvl w:val="0"/>
          <w:numId w:val="5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36小时后，客户不能可以进行签约，需要再次进件。</w:t>
      </w:r>
    </w:p>
    <w:p w14:paraId="5281E8F5" w14:textId="77777777" w:rsidR="00732A4E" w:rsidRPr="00732A4E" w:rsidRDefault="00732A4E" w:rsidP="00732A4E">
      <w:pPr>
        <w:pStyle w:val="a3"/>
        <w:numPr>
          <w:ilvl w:val="0"/>
          <w:numId w:val="5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36小时为完成签约的客户，账务系统中显示状态“过期失效”</w:t>
      </w:r>
    </w:p>
    <w:sectPr w:rsidR="00732A4E" w:rsidRPr="00732A4E" w:rsidSect="00F506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3CB5"/>
    <w:multiLevelType w:val="hybridMultilevel"/>
    <w:tmpl w:val="0EC605FA"/>
    <w:lvl w:ilvl="0" w:tplc="E0D04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15487C"/>
    <w:multiLevelType w:val="multilevel"/>
    <w:tmpl w:val="FEA8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DC5596"/>
    <w:multiLevelType w:val="hybridMultilevel"/>
    <w:tmpl w:val="2D0C6B9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68C3A90"/>
    <w:multiLevelType w:val="hybridMultilevel"/>
    <w:tmpl w:val="E458841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E00127F"/>
    <w:multiLevelType w:val="hybridMultilevel"/>
    <w:tmpl w:val="BE76258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2264866101@qq.com">
    <w15:presenceInfo w15:providerId="Windows Live" w15:userId="455b89ca35dfeb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trackRevisions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7FD7"/>
    <w:rsid w:val="00002E4E"/>
    <w:rsid w:val="0010329D"/>
    <w:rsid w:val="00113C7B"/>
    <w:rsid w:val="00252BCF"/>
    <w:rsid w:val="0042404C"/>
    <w:rsid w:val="0051730F"/>
    <w:rsid w:val="00627FD7"/>
    <w:rsid w:val="00727049"/>
    <w:rsid w:val="00732A4E"/>
    <w:rsid w:val="007C7924"/>
    <w:rsid w:val="0083253B"/>
    <w:rsid w:val="008E4A66"/>
    <w:rsid w:val="00B82FA9"/>
    <w:rsid w:val="00C925D1"/>
    <w:rsid w:val="00D24934"/>
    <w:rsid w:val="00D87515"/>
    <w:rsid w:val="00E95278"/>
    <w:rsid w:val="00F368FB"/>
    <w:rsid w:val="00F50667"/>
    <w:rsid w:val="00F8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E33E14"/>
  <w14:defaultImageDpi w14:val="300"/>
  <w15:docId w15:val="{5DFEC131-B91C-4FD3-B872-F476BF8E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5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25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25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25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7FD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E4A66"/>
    <w:rPr>
      <w:rFonts w:ascii="Heiti SC Light" w:eastAsia="Heiti SC Light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E4A66"/>
    <w:rPr>
      <w:rFonts w:ascii="Heiti SC Light" w:eastAsia="Heiti SC Light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325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325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3253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3253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8325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83253B"/>
    <w:rPr>
      <w:rFonts w:ascii="宋体" w:eastAsia="宋体" w:hAnsi="宋体" w:cs="宋体"/>
      <w:kern w:val="0"/>
    </w:rPr>
  </w:style>
  <w:style w:type="character" w:styleId="HTML1">
    <w:name w:val="HTML Code"/>
    <w:basedOn w:val="a0"/>
    <w:uiPriority w:val="99"/>
    <w:semiHidden/>
    <w:unhideWhenUsed/>
    <w:rsid w:val="0083253B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3253B"/>
  </w:style>
  <w:style w:type="character" w:customStyle="1" w:styleId="hljs-attr">
    <w:name w:val="hljs-attr"/>
    <w:basedOn w:val="a0"/>
    <w:rsid w:val="0083253B"/>
  </w:style>
  <w:style w:type="character" w:customStyle="1" w:styleId="hljs-string">
    <w:name w:val="hljs-string"/>
    <w:basedOn w:val="a0"/>
    <w:rsid w:val="0083253B"/>
  </w:style>
  <w:style w:type="paragraph" w:styleId="a6">
    <w:name w:val="Normal (Web)"/>
    <w:basedOn w:val="a"/>
    <w:uiPriority w:val="99"/>
    <w:semiHidden/>
    <w:unhideWhenUsed/>
    <w:rsid w:val="008325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7">
    <w:name w:val="Strong"/>
    <w:basedOn w:val="a0"/>
    <w:uiPriority w:val="22"/>
    <w:qFormat/>
    <w:rsid w:val="0083253B"/>
    <w:rPr>
      <w:b/>
      <w:bCs/>
    </w:rPr>
  </w:style>
  <w:style w:type="character" w:customStyle="1" w:styleId="hljs-number">
    <w:name w:val="hljs-number"/>
    <w:basedOn w:val="a0"/>
    <w:rsid w:val="0083253B"/>
  </w:style>
  <w:style w:type="character" w:customStyle="1" w:styleId="hljs-literal">
    <w:name w:val="hljs-literal"/>
    <w:basedOn w:val="a0"/>
    <w:rsid w:val="0083253B"/>
  </w:style>
  <w:style w:type="paragraph" w:styleId="a8">
    <w:name w:val="Title"/>
    <w:basedOn w:val="a"/>
    <w:next w:val="a"/>
    <w:link w:val="a9"/>
    <w:uiPriority w:val="10"/>
    <w:qFormat/>
    <w:rsid w:val="008325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83253B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dawen zhang</dc:creator>
  <cp:keywords/>
  <dc:description/>
  <cp:lastModifiedBy>2264866101@qq.com</cp:lastModifiedBy>
  <cp:revision>9</cp:revision>
  <dcterms:created xsi:type="dcterms:W3CDTF">2018-07-05T06:00:00Z</dcterms:created>
  <dcterms:modified xsi:type="dcterms:W3CDTF">2018-07-11T10:05:00Z</dcterms:modified>
</cp:coreProperties>
</file>